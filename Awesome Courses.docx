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D4" w:rsidRDefault="00F526AB" w:rsidP="00F53006">
      <w:pPr>
        <w:jc w:val="center"/>
        <w:rPr>
          <w:sz w:val="72"/>
        </w:rPr>
      </w:pPr>
      <w:r>
        <w:rPr>
          <w:sz w:val="72"/>
        </w:rPr>
        <w:t xml:space="preserve">Awesome </w:t>
      </w:r>
      <w:r w:rsidR="00F53006" w:rsidRPr="00F53006">
        <w:rPr>
          <w:sz w:val="72"/>
        </w:rPr>
        <w:t>Resources</w:t>
      </w:r>
    </w:p>
    <w:p w:rsidR="00A12D07" w:rsidRDefault="00A12D07" w:rsidP="00A12D07"/>
    <w:p w:rsidR="00F526AB" w:rsidRDefault="00A12D07">
      <w:pPr>
        <w:pStyle w:val="TOC1"/>
        <w:tabs>
          <w:tab w:val="right" w:leader="dot" w:pos="10168"/>
        </w:tabs>
        <w:rPr>
          <w:noProof/>
        </w:rPr>
      </w:pPr>
      <w:r>
        <w:fldChar w:fldCharType="begin"/>
      </w:r>
      <w:r>
        <w:instrText xml:space="preserve"> TOC \o "1-1" \h \z \u </w:instrText>
      </w:r>
      <w:r>
        <w:fldChar w:fldCharType="separate"/>
      </w:r>
      <w:hyperlink w:anchor="_Toc494544470" w:history="1">
        <w:r w:rsidR="00F526AB" w:rsidRPr="00E0199A">
          <w:rPr>
            <w:rStyle w:val="Hyperlink"/>
            <w:noProof/>
          </w:rPr>
          <w:t>Deep Learning Math Requirement</w:t>
        </w:r>
        <w:r w:rsidR="00F526AB">
          <w:rPr>
            <w:noProof/>
            <w:webHidden/>
          </w:rPr>
          <w:tab/>
        </w:r>
        <w:r w:rsidR="00F526AB">
          <w:rPr>
            <w:noProof/>
            <w:webHidden/>
          </w:rPr>
          <w:fldChar w:fldCharType="begin"/>
        </w:r>
        <w:r w:rsidR="00F526AB">
          <w:rPr>
            <w:noProof/>
            <w:webHidden/>
          </w:rPr>
          <w:instrText xml:space="preserve"> PAGEREF _Toc494544470 \h </w:instrText>
        </w:r>
        <w:r w:rsidR="00F526AB">
          <w:rPr>
            <w:noProof/>
            <w:webHidden/>
          </w:rPr>
        </w:r>
        <w:r w:rsidR="00F526AB">
          <w:rPr>
            <w:noProof/>
            <w:webHidden/>
          </w:rPr>
          <w:fldChar w:fldCharType="separate"/>
        </w:r>
        <w:r w:rsidR="00F526AB">
          <w:rPr>
            <w:noProof/>
            <w:webHidden/>
          </w:rPr>
          <w:t>7</w:t>
        </w:r>
        <w:r w:rsidR="00F526AB">
          <w:rPr>
            <w:noProof/>
            <w:webHidden/>
          </w:rPr>
          <w:fldChar w:fldCharType="end"/>
        </w:r>
      </w:hyperlink>
    </w:p>
    <w:p w:rsidR="00F526AB" w:rsidRDefault="00F526AB">
      <w:pPr>
        <w:pStyle w:val="TOC1"/>
        <w:tabs>
          <w:tab w:val="right" w:leader="dot" w:pos="10168"/>
        </w:tabs>
        <w:rPr>
          <w:noProof/>
        </w:rPr>
      </w:pPr>
      <w:hyperlink w:anchor="_Toc494544471" w:history="1">
        <w:r w:rsidRPr="00E0199A">
          <w:rPr>
            <w:rStyle w:val="Hyperlink"/>
            <w:noProof/>
          </w:rPr>
          <w:t>Awesome Courses</w:t>
        </w:r>
        <w:r>
          <w:rPr>
            <w:noProof/>
            <w:webHidden/>
          </w:rPr>
          <w:tab/>
        </w:r>
        <w:r>
          <w:rPr>
            <w:noProof/>
            <w:webHidden/>
          </w:rPr>
          <w:fldChar w:fldCharType="begin"/>
        </w:r>
        <w:r>
          <w:rPr>
            <w:noProof/>
            <w:webHidden/>
          </w:rPr>
          <w:instrText xml:space="preserve"> PAGEREF _Toc494544471 \h </w:instrText>
        </w:r>
        <w:r>
          <w:rPr>
            <w:noProof/>
            <w:webHidden/>
          </w:rPr>
        </w:r>
        <w:r>
          <w:rPr>
            <w:noProof/>
            <w:webHidden/>
          </w:rPr>
          <w:fldChar w:fldCharType="separate"/>
        </w:r>
        <w:r>
          <w:rPr>
            <w:noProof/>
            <w:webHidden/>
          </w:rPr>
          <w:t>7</w:t>
        </w:r>
        <w:r>
          <w:rPr>
            <w:noProof/>
            <w:webHidden/>
          </w:rPr>
          <w:fldChar w:fldCharType="end"/>
        </w:r>
      </w:hyperlink>
    </w:p>
    <w:p w:rsidR="00F526AB" w:rsidRDefault="00F526AB">
      <w:pPr>
        <w:pStyle w:val="TOC1"/>
        <w:tabs>
          <w:tab w:val="right" w:leader="dot" w:pos="10168"/>
        </w:tabs>
        <w:rPr>
          <w:noProof/>
        </w:rPr>
      </w:pPr>
      <w:hyperlink w:anchor="_Toc494544472" w:history="1">
        <w:r w:rsidRPr="00E0199A">
          <w:rPr>
            <w:rStyle w:val="Hyperlink"/>
            <w:rFonts w:ascii="Segoe UI" w:hAnsi="Segoe UI" w:cs="Segoe UI"/>
            <w:noProof/>
          </w:rPr>
          <w:t>Awesome Artificial Intelligence (AI)</w:t>
        </w:r>
        <w:r>
          <w:rPr>
            <w:noProof/>
            <w:webHidden/>
          </w:rPr>
          <w:tab/>
        </w:r>
        <w:r>
          <w:rPr>
            <w:noProof/>
            <w:webHidden/>
          </w:rPr>
          <w:fldChar w:fldCharType="begin"/>
        </w:r>
        <w:r>
          <w:rPr>
            <w:noProof/>
            <w:webHidden/>
          </w:rPr>
          <w:instrText xml:space="preserve"> PAGEREF _Toc494544472 \h </w:instrText>
        </w:r>
        <w:r>
          <w:rPr>
            <w:noProof/>
            <w:webHidden/>
          </w:rPr>
        </w:r>
        <w:r>
          <w:rPr>
            <w:noProof/>
            <w:webHidden/>
          </w:rPr>
          <w:fldChar w:fldCharType="separate"/>
        </w:r>
        <w:r>
          <w:rPr>
            <w:noProof/>
            <w:webHidden/>
          </w:rPr>
          <w:t>53</w:t>
        </w:r>
        <w:r>
          <w:rPr>
            <w:noProof/>
            <w:webHidden/>
          </w:rPr>
          <w:fldChar w:fldCharType="end"/>
        </w:r>
      </w:hyperlink>
    </w:p>
    <w:p w:rsidR="00F526AB" w:rsidRDefault="00F526AB">
      <w:pPr>
        <w:pStyle w:val="TOC1"/>
        <w:tabs>
          <w:tab w:val="right" w:leader="dot" w:pos="10168"/>
        </w:tabs>
        <w:rPr>
          <w:noProof/>
        </w:rPr>
      </w:pPr>
      <w:hyperlink w:anchor="_Toc494544473" w:history="1">
        <w:r w:rsidRPr="00E0199A">
          <w:rPr>
            <w:rStyle w:val="Hyperlink"/>
            <w:rFonts w:ascii="Segoe UI" w:hAnsi="Segoe UI" w:cs="Segoe UI"/>
            <w:noProof/>
          </w:rPr>
          <w:t>Awesome Deep Learning</w:t>
        </w:r>
        <w:r>
          <w:rPr>
            <w:noProof/>
            <w:webHidden/>
          </w:rPr>
          <w:tab/>
        </w:r>
        <w:r>
          <w:rPr>
            <w:noProof/>
            <w:webHidden/>
          </w:rPr>
          <w:fldChar w:fldCharType="begin"/>
        </w:r>
        <w:r>
          <w:rPr>
            <w:noProof/>
            <w:webHidden/>
          </w:rPr>
          <w:instrText xml:space="preserve"> PAGEREF _Toc494544473 \h </w:instrText>
        </w:r>
        <w:r>
          <w:rPr>
            <w:noProof/>
            <w:webHidden/>
          </w:rPr>
        </w:r>
        <w:r>
          <w:rPr>
            <w:noProof/>
            <w:webHidden/>
          </w:rPr>
          <w:fldChar w:fldCharType="separate"/>
        </w:r>
        <w:r>
          <w:rPr>
            <w:noProof/>
            <w:webHidden/>
          </w:rPr>
          <w:t>59</w:t>
        </w:r>
        <w:r>
          <w:rPr>
            <w:noProof/>
            <w:webHidden/>
          </w:rPr>
          <w:fldChar w:fldCharType="end"/>
        </w:r>
      </w:hyperlink>
    </w:p>
    <w:p w:rsidR="00F526AB" w:rsidRDefault="00F526AB">
      <w:pPr>
        <w:pStyle w:val="TOC1"/>
        <w:tabs>
          <w:tab w:val="right" w:leader="dot" w:pos="10168"/>
        </w:tabs>
        <w:rPr>
          <w:noProof/>
        </w:rPr>
      </w:pPr>
      <w:hyperlink w:anchor="_Toc494544474" w:history="1">
        <w:r w:rsidRPr="00E0199A">
          <w:rPr>
            <w:rStyle w:val="Hyperlink"/>
            <w:rFonts w:ascii="Segoe UI" w:hAnsi="Segoe UI" w:cs="Segoe UI"/>
            <w:noProof/>
          </w:rPr>
          <w:t>Deep Learning Papers Reading Roadmap</w:t>
        </w:r>
        <w:r>
          <w:rPr>
            <w:noProof/>
            <w:webHidden/>
          </w:rPr>
          <w:tab/>
        </w:r>
        <w:r>
          <w:rPr>
            <w:noProof/>
            <w:webHidden/>
          </w:rPr>
          <w:fldChar w:fldCharType="begin"/>
        </w:r>
        <w:r>
          <w:rPr>
            <w:noProof/>
            <w:webHidden/>
          </w:rPr>
          <w:instrText xml:space="preserve"> PAGEREF _Toc494544474 \h </w:instrText>
        </w:r>
        <w:r>
          <w:rPr>
            <w:noProof/>
            <w:webHidden/>
          </w:rPr>
        </w:r>
        <w:r>
          <w:rPr>
            <w:noProof/>
            <w:webHidden/>
          </w:rPr>
          <w:fldChar w:fldCharType="separate"/>
        </w:r>
        <w:r>
          <w:rPr>
            <w:noProof/>
            <w:webHidden/>
          </w:rPr>
          <w:t>72</w:t>
        </w:r>
        <w:r>
          <w:rPr>
            <w:noProof/>
            <w:webHidden/>
          </w:rPr>
          <w:fldChar w:fldCharType="end"/>
        </w:r>
      </w:hyperlink>
    </w:p>
    <w:p w:rsidR="00F526AB" w:rsidRDefault="00F526AB">
      <w:pPr>
        <w:pStyle w:val="TOC1"/>
        <w:tabs>
          <w:tab w:val="right" w:leader="dot" w:pos="10168"/>
        </w:tabs>
        <w:rPr>
          <w:noProof/>
        </w:rPr>
      </w:pPr>
      <w:hyperlink w:anchor="_Toc494544475" w:history="1">
        <w:r w:rsidRPr="00E0199A">
          <w:rPr>
            <w:rStyle w:val="Hyperlink"/>
            <w:rFonts w:ascii="Segoe UI" w:hAnsi="Segoe UI" w:cs="Segoe UI"/>
            <w:noProof/>
          </w:rPr>
          <w:t>Machine Learning &amp; Deep Learning Tutorials</w:t>
        </w:r>
        <w:r>
          <w:rPr>
            <w:noProof/>
            <w:webHidden/>
          </w:rPr>
          <w:tab/>
        </w:r>
        <w:r>
          <w:rPr>
            <w:noProof/>
            <w:webHidden/>
          </w:rPr>
          <w:fldChar w:fldCharType="begin"/>
        </w:r>
        <w:r>
          <w:rPr>
            <w:noProof/>
            <w:webHidden/>
          </w:rPr>
          <w:instrText xml:space="preserve"> PAGEREF _Toc494544475 \h </w:instrText>
        </w:r>
        <w:r>
          <w:rPr>
            <w:noProof/>
            <w:webHidden/>
          </w:rPr>
        </w:r>
        <w:r>
          <w:rPr>
            <w:noProof/>
            <w:webHidden/>
          </w:rPr>
          <w:fldChar w:fldCharType="separate"/>
        </w:r>
        <w:r>
          <w:rPr>
            <w:noProof/>
            <w:webHidden/>
          </w:rPr>
          <w:t>85</w:t>
        </w:r>
        <w:r>
          <w:rPr>
            <w:noProof/>
            <w:webHidden/>
          </w:rPr>
          <w:fldChar w:fldCharType="end"/>
        </w:r>
      </w:hyperlink>
    </w:p>
    <w:p w:rsidR="00F526AB" w:rsidRDefault="00F526AB">
      <w:pPr>
        <w:pStyle w:val="TOC1"/>
        <w:tabs>
          <w:tab w:val="right" w:leader="dot" w:pos="10168"/>
        </w:tabs>
        <w:rPr>
          <w:noProof/>
        </w:rPr>
      </w:pPr>
      <w:hyperlink w:anchor="_Toc494544476" w:history="1">
        <w:r w:rsidRPr="00E0199A">
          <w:rPr>
            <w:rStyle w:val="Hyperlink"/>
            <w:noProof/>
            <w:shd w:val="clear" w:color="auto" w:fill="FFFFFF"/>
          </w:rPr>
          <w:t>Data science Python notebooks</w:t>
        </w:r>
        <w:r>
          <w:rPr>
            <w:noProof/>
            <w:webHidden/>
          </w:rPr>
          <w:tab/>
        </w:r>
        <w:r>
          <w:rPr>
            <w:noProof/>
            <w:webHidden/>
          </w:rPr>
          <w:fldChar w:fldCharType="begin"/>
        </w:r>
        <w:r>
          <w:rPr>
            <w:noProof/>
            <w:webHidden/>
          </w:rPr>
          <w:instrText xml:space="preserve"> PAGEREF _Toc494544476 \h </w:instrText>
        </w:r>
        <w:r>
          <w:rPr>
            <w:noProof/>
            <w:webHidden/>
          </w:rPr>
        </w:r>
        <w:r>
          <w:rPr>
            <w:noProof/>
            <w:webHidden/>
          </w:rPr>
          <w:fldChar w:fldCharType="separate"/>
        </w:r>
        <w:r>
          <w:rPr>
            <w:noProof/>
            <w:webHidden/>
          </w:rPr>
          <w:t>107</w:t>
        </w:r>
        <w:r>
          <w:rPr>
            <w:noProof/>
            <w:webHidden/>
          </w:rPr>
          <w:fldChar w:fldCharType="end"/>
        </w:r>
      </w:hyperlink>
    </w:p>
    <w:p w:rsidR="00F526AB" w:rsidRDefault="00F526AB">
      <w:pPr>
        <w:pStyle w:val="TOC1"/>
        <w:tabs>
          <w:tab w:val="right" w:leader="dot" w:pos="10168"/>
        </w:tabs>
        <w:rPr>
          <w:noProof/>
        </w:rPr>
      </w:pPr>
      <w:hyperlink w:anchor="_Toc494544477" w:history="1">
        <w:r w:rsidRPr="00E0199A">
          <w:rPr>
            <w:rStyle w:val="Hyperlink"/>
            <w:rFonts w:ascii="Segoe UI" w:hAnsi="Segoe UI" w:cs="Segoe UI"/>
            <w:noProof/>
          </w:rPr>
          <w:t>data-science-ipython-notebooks</w:t>
        </w:r>
        <w:r>
          <w:rPr>
            <w:noProof/>
            <w:webHidden/>
          </w:rPr>
          <w:tab/>
        </w:r>
        <w:r>
          <w:rPr>
            <w:noProof/>
            <w:webHidden/>
          </w:rPr>
          <w:fldChar w:fldCharType="begin"/>
        </w:r>
        <w:r>
          <w:rPr>
            <w:noProof/>
            <w:webHidden/>
          </w:rPr>
          <w:instrText xml:space="preserve"> PAGEREF _Toc494544477 \h </w:instrText>
        </w:r>
        <w:r>
          <w:rPr>
            <w:noProof/>
            <w:webHidden/>
          </w:rPr>
        </w:r>
        <w:r>
          <w:rPr>
            <w:noProof/>
            <w:webHidden/>
          </w:rPr>
          <w:fldChar w:fldCharType="separate"/>
        </w:r>
        <w:r>
          <w:rPr>
            <w:noProof/>
            <w:webHidden/>
          </w:rPr>
          <w:t>107</w:t>
        </w:r>
        <w:r>
          <w:rPr>
            <w:noProof/>
            <w:webHidden/>
          </w:rPr>
          <w:fldChar w:fldCharType="end"/>
        </w:r>
      </w:hyperlink>
    </w:p>
    <w:p w:rsidR="00F526AB" w:rsidRDefault="00F526AB">
      <w:pPr>
        <w:pStyle w:val="TOC1"/>
        <w:tabs>
          <w:tab w:val="right" w:leader="dot" w:pos="10168"/>
        </w:tabs>
        <w:rPr>
          <w:noProof/>
        </w:rPr>
      </w:pPr>
      <w:hyperlink w:anchor="_Toc494544478" w:history="1">
        <w:r w:rsidRPr="00E0199A">
          <w:rPr>
            <w:rStyle w:val="Hyperlink"/>
            <w:rFonts w:ascii="Segoe UI" w:hAnsi="Segoe UI" w:cs="Segoe UI"/>
            <w:noProof/>
          </w:rPr>
          <w:t>Awesome Machine Learning</w:t>
        </w:r>
        <w:r>
          <w:rPr>
            <w:noProof/>
            <w:webHidden/>
          </w:rPr>
          <w:tab/>
        </w:r>
        <w:r>
          <w:rPr>
            <w:noProof/>
            <w:webHidden/>
          </w:rPr>
          <w:fldChar w:fldCharType="begin"/>
        </w:r>
        <w:r>
          <w:rPr>
            <w:noProof/>
            <w:webHidden/>
          </w:rPr>
          <w:instrText xml:space="preserve"> PAGEREF _Toc494544478 \h </w:instrText>
        </w:r>
        <w:r>
          <w:rPr>
            <w:noProof/>
            <w:webHidden/>
          </w:rPr>
        </w:r>
        <w:r>
          <w:rPr>
            <w:noProof/>
            <w:webHidden/>
          </w:rPr>
          <w:fldChar w:fldCharType="separate"/>
        </w:r>
        <w:r>
          <w:rPr>
            <w:noProof/>
            <w:webHidden/>
          </w:rPr>
          <w:t>124</w:t>
        </w:r>
        <w:r>
          <w:rPr>
            <w:noProof/>
            <w:webHidden/>
          </w:rPr>
          <w:fldChar w:fldCharType="end"/>
        </w:r>
      </w:hyperlink>
    </w:p>
    <w:p w:rsidR="00F526AB" w:rsidRDefault="00F526AB">
      <w:pPr>
        <w:pStyle w:val="TOC1"/>
        <w:tabs>
          <w:tab w:val="right" w:leader="dot" w:pos="10168"/>
        </w:tabs>
        <w:rPr>
          <w:noProof/>
        </w:rPr>
      </w:pPr>
      <w:hyperlink w:anchor="_Toc494544479" w:history="1">
        <w:r w:rsidRPr="00E0199A">
          <w:rPr>
            <w:rStyle w:val="Hyperlink"/>
            <w:rFonts w:ascii="Segoe UI" w:hAnsi="Segoe UI" w:cs="Segoe UI"/>
            <w:noProof/>
          </w:rPr>
          <w:t>Awesome Public Datasets</w:t>
        </w:r>
        <w:r>
          <w:rPr>
            <w:noProof/>
            <w:webHidden/>
          </w:rPr>
          <w:tab/>
        </w:r>
        <w:r>
          <w:rPr>
            <w:noProof/>
            <w:webHidden/>
          </w:rPr>
          <w:fldChar w:fldCharType="begin"/>
        </w:r>
        <w:r>
          <w:rPr>
            <w:noProof/>
            <w:webHidden/>
          </w:rPr>
          <w:instrText xml:space="preserve"> PAGEREF _Toc494544479 \h </w:instrText>
        </w:r>
        <w:r>
          <w:rPr>
            <w:noProof/>
            <w:webHidden/>
          </w:rPr>
        </w:r>
        <w:r>
          <w:rPr>
            <w:noProof/>
            <w:webHidden/>
          </w:rPr>
          <w:fldChar w:fldCharType="separate"/>
        </w:r>
        <w:r>
          <w:rPr>
            <w:noProof/>
            <w:webHidden/>
          </w:rPr>
          <w:t>163</w:t>
        </w:r>
        <w:r>
          <w:rPr>
            <w:noProof/>
            <w:webHidden/>
          </w:rPr>
          <w:fldChar w:fldCharType="end"/>
        </w:r>
      </w:hyperlink>
    </w:p>
    <w:p w:rsidR="00F526AB" w:rsidRDefault="00F526AB">
      <w:pPr>
        <w:pStyle w:val="TOC1"/>
        <w:tabs>
          <w:tab w:val="right" w:leader="dot" w:pos="10168"/>
        </w:tabs>
        <w:rPr>
          <w:noProof/>
        </w:rPr>
      </w:pPr>
      <w:hyperlink w:anchor="_Toc494544480" w:history="1">
        <w:r w:rsidRPr="00E0199A">
          <w:rPr>
            <w:rStyle w:val="Hyperlink"/>
            <w:rFonts w:ascii="Segoe UI" w:hAnsi="Segoe UI" w:cs="Segoe UI"/>
            <w:noProof/>
          </w:rPr>
          <w:t>Awesome TensorFlow</w:t>
        </w:r>
        <w:r>
          <w:rPr>
            <w:noProof/>
            <w:webHidden/>
          </w:rPr>
          <w:tab/>
        </w:r>
        <w:r>
          <w:rPr>
            <w:noProof/>
            <w:webHidden/>
          </w:rPr>
          <w:fldChar w:fldCharType="begin"/>
        </w:r>
        <w:r>
          <w:rPr>
            <w:noProof/>
            <w:webHidden/>
          </w:rPr>
          <w:instrText xml:space="preserve"> PAGEREF _Toc494544480 \h </w:instrText>
        </w:r>
        <w:r>
          <w:rPr>
            <w:noProof/>
            <w:webHidden/>
          </w:rPr>
        </w:r>
        <w:r>
          <w:rPr>
            <w:noProof/>
            <w:webHidden/>
          </w:rPr>
          <w:fldChar w:fldCharType="separate"/>
        </w:r>
        <w:r>
          <w:rPr>
            <w:noProof/>
            <w:webHidden/>
          </w:rPr>
          <w:t>178</w:t>
        </w:r>
        <w:r>
          <w:rPr>
            <w:noProof/>
            <w:webHidden/>
          </w:rPr>
          <w:fldChar w:fldCharType="end"/>
        </w:r>
      </w:hyperlink>
    </w:p>
    <w:p w:rsidR="00F526AB" w:rsidRDefault="00F526AB">
      <w:pPr>
        <w:pStyle w:val="TOC1"/>
        <w:tabs>
          <w:tab w:val="right" w:leader="dot" w:pos="10168"/>
        </w:tabs>
        <w:rPr>
          <w:noProof/>
        </w:rPr>
      </w:pPr>
      <w:hyperlink w:anchor="_Toc494544481" w:history="1">
        <w:r w:rsidRPr="00E0199A">
          <w:rPr>
            <w:rStyle w:val="Hyperlink"/>
            <w:rFonts w:ascii="Segoe UI" w:hAnsi="Segoe UI" w:cs="Segoe UI"/>
            <w:noProof/>
          </w:rPr>
          <w:t>Awesome Mac</w:t>
        </w:r>
        <w:r>
          <w:rPr>
            <w:noProof/>
            <w:webHidden/>
          </w:rPr>
          <w:tab/>
        </w:r>
        <w:r>
          <w:rPr>
            <w:noProof/>
            <w:webHidden/>
          </w:rPr>
          <w:fldChar w:fldCharType="begin"/>
        </w:r>
        <w:r>
          <w:rPr>
            <w:noProof/>
            <w:webHidden/>
          </w:rPr>
          <w:instrText xml:space="preserve"> PAGEREF _Toc494544481 \h </w:instrText>
        </w:r>
        <w:r>
          <w:rPr>
            <w:noProof/>
            <w:webHidden/>
          </w:rPr>
        </w:r>
        <w:r>
          <w:rPr>
            <w:noProof/>
            <w:webHidden/>
          </w:rPr>
          <w:fldChar w:fldCharType="separate"/>
        </w:r>
        <w:r>
          <w:rPr>
            <w:noProof/>
            <w:webHidden/>
          </w:rPr>
          <w:t>185</w:t>
        </w:r>
        <w:r>
          <w:rPr>
            <w:noProof/>
            <w:webHidden/>
          </w:rPr>
          <w:fldChar w:fldCharType="end"/>
        </w:r>
      </w:hyperlink>
    </w:p>
    <w:p w:rsidR="00F526AB" w:rsidRDefault="00F526AB">
      <w:pPr>
        <w:pStyle w:val="TOC1"/>
        <w:tabs>
          <w:tab w:val="right" w:leader="dot" w:pos="10168"/>
        </w:tabs>
        <w:rPr>
          <w:noProof/>
        </w:rPr>
      </w:pPr>
      <w:hyperlink w:anchor="_Toc494544482" w:history="1">
        <w:r w:rsidRPr="00E0199A">
          <w:rPr>
            <w:rStyle w:val="Hyperlink"/>
            <w:rFonts w:ascii="Segoe UI" w:hAnsi="Segoe UI" w:cs="Segoe UI"/>
            <w:noProof/>
          </w:rPr>
          <w:t>Awesome Big Data</w:t>
        </w:r>
        <w:r>
          <w:rPr>
            <w:noProof/>
            <w:webHidden/>
          </w:rPr>
          <w:tab/>
        </w:r>
        <w:r>
          <w:rPr>
            <w:noProof/>
            <w:webHidden/>
          </w:rPr>
          <w:fldChar w:fldCharType="begin"/>
        </w:r>
        <w:r>
          <w:rPr>
            <w:noProof/>
            <w:webHidden/>
          </w:rPr>
          <w:instrText xml:space="preserve"> PAGEREF _Toc494544482 \h </w:instrText>
        </w:r>
        <w:r>
          <w:rPr>
            <w:noProof/>
            <w:webHidden/>
          </w:rPr>
        </w:r>
        <w:r>
          <w:rPr>
            <w:noProof/>
            <w:webHidden/>
          </w:rPr>
          <w:fldChar w:fldCharType="separate"/>
        </w:r>
        <w:r>
          <w:rPr>
            <w:noProof/>
            <w:webHidden/>
          </w:rPr>
          <w:t>215</w:t>
        </w:r>
        <w:r>
          <w:rPr>
            <w:noProof/>
            <w:webHidden/>
          </w:rPr>
          <w:fldChar w:fldCharType="end"/>
        </w:r>
      </w:hyperlink>
    </w:p>
    <w:p w:rsidR="00F526AB" w:rsidRDefault="00F526AB">
      <w:pPr>
        <w:pStyle w:val="TOC1"/>
        <w:tabs>
          <w:tab w:val="right" w:leader="dot" w:pos="10168"/>
        </w:tabs>
        <w:rPr>
          <w:noProof/>
        </w:rPr>
      </w:pPr>
      <w:hyperlink w:anchor="_Toc494544483" w:history="1">
        <w:r w:rsidRPr="00E0199A">
          <w:rPr>
            <w:rStyle w:val="Hyperlink"/>
            <w:rFonts w:ascii="Segoe UI" w:hAnsi="Segoe UI" w:cs="Segoe UI"/>
            <w:noProof/>
          </w:rPr>
          <w:t>Top-down learning path: Machine Learning for Software Engineers</w:t>
        </w:r>
        <w:r>
          <w:rPr>
            <w:noProof/>
            <w:webHidden/>
          </w:rPr>
          <w:tab/>
        </w:r>
        <w:r>
          <w:rPr>
            <w:noProof/>
            <w:webHidden/>
          </w:rPr>
          <w:fldChar w:fldCharType="begin"/>
        </w:r>
        <w:r>
          <w:rPr>
            <w:noProof/>
            <w:webHidden/>
          </w:rPr>
          <w:instrText xml:space="preserve"> PAGEREF _Toc494544483 \h </w:instrText>
        </w:r>
        <w:r>
          <w:rPr>
            <w:noProof/>
            <w:webHidden/>
          </w:rPr>
        </w:r>
        <w:r>
          <w:rPr>
            <w:noProof/>
            <w:webHidden/>
          </w:rPr>
          <w:fldChar w:fldCharType="separate"/>
        </w:r>
        <w:r>
          <w:rPr>
            <w:noProof/>
            <w:webHidden/>
          </w:rPr>
          <w:t>237</w:t>
        </w:r>
        <w:r>
          <w:rPr>
            <w:noProof/>
            <w:webHidden/>
          </w:rPr>
          <w:fldChar w:fldCharType="end"/>
        </w:r>
      </w:hyperlink>
    </w:p>
    <w:p w:rsidR="00F526AB" w:rsidRDefault="00F526AB">
      <w:pPr>
        <w:pStyle w:val="TOC1"/>
        <w:tabs>
          <w:tab w:val="right" w:leader="dot" w:pos="10168"/>
        </w:tabs>
        <w:rPr>
          <w:noProof/>
        </w:rPr>
      </w:pPr>
      <w:hyperlink w:anchor="_Toc494544484" w:history="1">
        <w:r w:rsidRPr="00E0199A">
          <w:rPr>
            <w:rStyle w:val="Hyperlink"/>
            <w:rFonts w:ascii="Segoe UI" w:hAnsi="Segoe UI" w:cs="Segoe UI"/>
            <w:noProof/>
          </w:rPr>
          <w:t>Motivation</w:t>
        </w:r>
        <w:r>
          <w:rPr>
            <w:noProof/>
            <w:webHidden/>
          </w:rPr>
          <w:tab/>
        </w:r>
        <w:r>
          <w:rPr>
            <w:noProof/>
            <w:webHidden/>
          </w:rPr>
          <w:fldChar w:fldCharType="begin"/>
        </w:r>
        <w:r>
          <w:rPr>
            <w:noProof/>
            <w:webHidden/>
          </w:rPr>
          <w:instrText xml:space="preserve"> PAGEREF _Toc494544484 \h </w:instrText>
        </w:r>
        <w:r>
          <w:rPr>
            <w:noProof/>
            <w:webHidden/>
          </w:rPr>
        </w:r>
        <w:r>
          <w:rPr>
            <w:noProof/>
            <w:webHidden/>
          </w:rPr>
          <w:fldChar w:fldCharType="separate"/>
        </w:r>
        <w:r>
          <w:rPr>
            <w:noProof/>
            <w:webHidden/>
          </w:rPr>
          <w:t>240</w:t>
        </w:r>
        <w:r>
          <w:rPr>
            <w:noProof/>
            <w:webHidden/>
          </w:rPr>
          <w:fldChar w:fldCharType="end"/>
        </w:r>
      </w:hyperlink>
    </w:p>
    <w:p w:rsidR="00F53006" w:rsidRDefault="00A12D07" w:rsidP="00F53006">
      <w:r>
        <w:fldChar w:fldCharType="end"/>
      </w:r>
    </w:p>
    <w:p w:rsidR="00322184" w:rsidRDefault="00322184" w:rsidP="00322184">
      <w:pPr>
        <w:rPr>
          <w:rStyle w:val="Hyperlink"/>
          <w:rFonts w:ascii="Arial" w:hAnsi="Arial" w:cs="Arial"/>
          <w:color w:val="0066C0"/>
          <w:sz w:val="20"/>
          <w:szCs w:val="20"/>
          <w:u w:val="none"/>
          <w:shd w:val="clear" w:color="auto" w:fill="FFFFFF"/>
        </w:rPr>
      </w:pPr>
      <w:r>
        <w:fldChar w:fldCharType="begin"/>
      </w:r>
      <w:r>
        <w:instrText xml:space="preserve"> HYPERLINK "https://www.amazon.com/Python-Machine-Learning-scikit-learn-TensorFlow/dp/1787125939/ref=sr_1_1?ie=UTF8&amp;qid=1506740210&amp;sr=8-1&amp;keywords=Python+Machine+Learning" \o "Python Machine Learning: Machine Learning and Deep Learning with Python, scikit-learn, and TensorFlow, 2nd Edition" </w:instrText>
      </w:r>
      <w:r>
        <w:fldChar w:fldCharType="separate"/>
      </w:r>
    </w:p>
    <w:p w:rsidR="008A064D" w:rsidRPr="008A064D" w:rsidRDefault="00322184" w:rsidP="008A064D">
      <w:r>
        <w:fldChar w:fldCharType="end"/>
      </w:r>
      <w:r w:rsidR="008A064D" w:rsidRPr="008A064D">
        <w:t xml:space="preserve"> Python Machine Learning: Machine Learning and Deep Learning with Python, scikit-learn, and TensorFlow, 2nd Edition</w:t>
      </w:r>
    </w:p>
    <w:p w:rsidR="008A064D" w:rsidRDefault="008A064D" w:rsidP="00C56B65"/>
    <w:p w:rsidR="008A064D" w:rsidRDefault="008A064D">
      <w:r>
        <w:br w:type="page"/>
      </w:r>
    </w:p>
    <w:p w:rsidR="00C56B65" w:rsidRDefault="00D96576" w:rsidP="00C56B65">
      <w:pPr>
        <w:rPr>
          <w:rStyle w:val="Strong"/>
          <w:rFonts w:ascii="Segoe UI" w:hAnsi="Segoe UI" w:cs="Segoe UI"/>
          <w:b w:val="0"/>
          <w:bCs w:val="0"/>
          <w:color w:val="586069"/>
          <w:sz w:val="27"/>
          <w:szCs w:val="27"/>
        </w:rPr>
      </w:pPr>
      <w:hyperlink r:id="rId8" w:history="1">
        <w:r>
          <w:rPr>
            <w:rStyle w:val="Hyperlink"/>
            <w:rFonts w:ascii="Segoe UI" w:hAnsi="Segoe UI" w:cs="Segoe UI"/>
            <w:b/>
            <w:bCs/>
            <w:color w:val="0366D6"/>
            <w:sz w:val="27"/>
            <w:szCs w:val="27"/>
          </w:rPr>
          <w:t>ty4z2008</w:t>
        </w:r>
      </w:hyperlink>
      <w:r>
        <w:rPr>
          <w:rStyle w:val="path-divider"/>
          <w:rFonts w:ascii="Segoe UI" w:hAnsi="Segoe UI" w:cs="Segoe UI"/>
          <w:b/>
          <w:bCs/>
          <w:color w:val="586069"/>
          <w:sz w:val="27"/>
          <w:szCs w:val="27"/>
        </w:rPr>
        <w:t>/</w:t>
      </w:r>
      <w:hyperlink r:id="rId9" w:history="1">
        <w:r>
          <w:rPr>
            <w:rStyle w:val="Hyperlink"/>
            <w:rFonts w:ascii="Segoe UI" w:hAnsi="Segoe UI" w:cs="Segoe UI"/>
            <w:color w:val="0366D6"/>
            <w:sz w:val="27"/>
            <w:szCs w:val="27"/>
          </w:rPr>
          <w:t>Qix</w:t>
        </w:r>
      </w:hyperlink>
      <w:r w:rsidR="00C56B65">
        <w:rPr>
          <w:rStyle w:val="Strong"/>
          <w:rFonts w:ascii="Segoe UI" w:hAnsi="Segoe UI" w:cs="Segoe UI"/>
          <w:b w:val="0"/>
          <w:bCs w:val="0"/>
          <w:color w:val="586069"/>
          <w:sz w:val="27"/>
          <w:szCs w:val="27"/>
        </w:rPr>
        <w:t xml:space="preserve">  </w:t>
      </w:r>
    </w:p>
    <w:p w:rsidR="00CE7D39" w:rsidRDefault="00D96576" w:rsidP="00C56B65">
      <w:r>
        <w:rPr>
          <w:shd w:val="clear" w:color="auto" w:fill="FFFFFF"/>
        </w:rPr>
        <w:t>Machine Learning</w:t>
      </w:r>
      <w:r>
        <w:rPr>
          <w:shd w:val="clear" w:color="auto" w:fill="FFFFFF"/>
        </w:rPr>
        <w:t>、</w:t>
      </w:r>
      <w:r>
        <w:rPr>
          <w:shd w:val="clear" w:color="auto" w:fill="FFFFFF"/>
        </w:rPr>
        <w:t>Deep Learning</w:t>
      </w:r>
      <w:r>
        <w:rPr>
          <w:shd w:val="clear" w:color="auto" w:fill="FFFFFF"/>
        </w:rPr>
        <w:t>、</w:t>
      </w:r>
      <w:r>
        <w:rPr>
          <w:shd w:val="clear" w:color="auto" w:fill="FFFFFF"/>
        </w:rPr>
        <w:t>PostgreSQL</w:t>
      </w:r>
      <w:r>
        <w:rPr>
          <w:shd w:val="clear" w:color="auto" w:fill="FFFFFF"/>
        </w:rPr>
        <w:t>、</w:t>
      </w:r>
      <w:r>
        <w:rPr>
          <w:shd w:val="clear" w:color="auto" w:fill="FFFFFF"/>
        </w:rPr>
        <w:t>Distributed System</w:t>
      </w:r>
      <w:r>
        <w:rPr>
          <w:shd w:val="clear" w:color="auto" w:fill="FFFFFF"/>
        </w:rPr>
        <w:t>、</w:t>
      </w:r>
      <w:r>
        <w:rPr>
          <w:shd w:val="clear" w:color="auto" w:fill="FFFFFF"/>
        </w:rPr>
        <w:t>Node.Js</w:t>
      </w:r>
      <w:r>
        <w:rPr>
          <w:shd w:val="clear" w:color="auto" w:fill="FFFFFF"/>
        </w:rPr>
        <w:t>、</w:t>
      </w:r>
      <w:r>
        <w:rPr>
          <w:shd w:val="clear" w:color="auto" w:fill="FFFFFF"/>
        </w:rPr>
        <w:t>Golang</w:t>
      </w:r>
    </w:p>
    <w:p w:rsidR="00CE7D39" w:rsidRDefault="0070392A" w:rsidP="002944BB">
      <w:pPr>
        <w:rPr>
          <w:rStyle w:val="Hyperlink"/>
          <w:rFonts w:ascii="Segoe UI" w:hAnsi="Segoe UI" w:cs="Segoe UI"/>
          <w:color w:val="0366D6"/>
          <w:sz w:val="27"/>
          <w:szCs w:val="27"/>
        </w:rPr>
      </w:pPr>
      <w:hyperlink r:id="rId10" w:history="1">
        <w:r w:rsidR="00CE7D39">
          <w:rPr>
            <w:rStyle w:val="Hyperlink"/>
            <w:rFonts w:ascii="Segoe UI" w:hAnsi="Segoe UI" w:cs="Segoe UI"/>
            <w:color w:val="0366D6"/>
            <w:sz w:val="27"/>
            <w:szCs w:val="27"/>
          </w:rPr>
          <w:t>terryum</w:t>
        </w:r>
      </w:hyperlink>
      <w:r w:rsidR="00CE7D39">
        <w:rPr>
          <w:rStyle w:val="path-divider"/>
          <w:rFonts w:ascii="Segoe UI" w:hAnsi="Segoe UI" w:cs="Segoe UI"/>
          <w:color w:val="586069"/>
          <w:sz w:val="27"/>
          <w:szCs w:val="27"/>
        </w:rPr>
        <w:t>/</w:t>
      </w:r>
      <w:hyperlink r:id="rId11" w:history="1">
        <w:r w:rsidR="00CE7D39">
          <w:rPr>
            <w:rStyle w:val="Hyperlink"/>
            <w:rFonts w:ascii="Segoe UI" w:hAnsi="Segoe UI" w:cs="Segoe UI"/>
            <w:color w:val="0366D6"/>
            <w:sz w:val="27"/>
            <w:szCs w:val="27"/>
          </w:rPr>
          <w:t>awesome-deep-learning-papers</w:t>
        </w:r>
      </w:hyperlink>
    </w:p>
    <w:p w:rsidR="00F4667B" w:rsidRDefault="00F4667B" w:rsidP="00F4667B">
      <w:hyperlink r:id="rId12" w:history="1">
        <w:r>
          <w:rPr>
            <w:rStyle w:val="Hyperlink"/>
            <w:rFonts w:ascii="Segoe UI" w:hAnsi="Segoe UI" w:cs="Segoe UI"/>
            <w:b/>
            <w:bCs/>
            <w:color w:val="0366D6"/>
            <w:sz w:val="27"/>
            <w:szCs w:val="27"/>
          </w:rPr>
          <w:t>sbrugman</w:t>
        </w:r>
      </w:hyperlink>
      <w:r>
        <w:rPr>
          <w:rStyle w:val="path-divider"/>
          <w:rFonts w:ascii="Segoe UI" w:hAnsi="Segoe UI" w:cs="Segoe UI"/>
          <w:b/>
          <w:bCs/>
          <w:color w:val="586069"/>
          <w:sz w:val="27"/>
          <w:szCs w:val="27"/>
        </w:rPr>
        <w:t>/</w:t>
      </w:r>
      <w:hyperlink r:id="rId13" w:history="1">
        <w:r>
          <w:rPr>
            <w:rStyle w:val="Hyperlink"/>
            <w:rFonts w:ascii="Segoe UI" w:hAnsi="Segoe UI" w:cs="Segoe UI"/>
            <w:color w:val="0366D6"/>
            <w:sz w:val="27"/>
            <w:szCs w:val="27"/>
          </w:rPr>
          <w:t>deep-learning-papers</w:t>
        </w:r>
      </w:hyperlink>
    </w:p>
    <w:p w:rsidR="00F4667B" w:rsidRDefault="00F4667B" w:rsidP="00F4667B">
      <w:pPr>
        <w:rPr>
          <w:b/>
          <w:bCs/>
          <w:sz w:val="27"/>
          <w:szCs w:val="27"/>
        </w:rPr>
      </w:pPr>
      <w:r>
        <w:rPr>
          <w:shd w:val="clear" w:color="auto" w:fill="FFFFFF"/>
        </w:rPr>
        <w:t>Papers about deep learning ordered by task, date. Current state-of-the-art papers are labelled.</w:t>
      </w:r>
    </w:p>
    <w:p w:rsidR="00735CB1" w:rsidRDefault="0070392A" w:rsidP="002944BB">
      <w:pPr>
        <w:rPr>
          <w:rFonts w:ascii="Segoe UI" w:hAnsi="Segoe UI" w:cs="Segoe UI"/>
          <w:b/>
          <w:bCs/>
          <w:color w:val="586069"/>
          <w:sz w:val="27"/>
          <w:szCs w:val="27"/>
        </w:rPr>
      </w:pPr>
      <w:hyperlink r:id="rId14" w:history="1">
        <w:r w:rsidR="00735CB1">
          <w:rPr>
            <w:rStyle w:val="Hyperlink"/>
            <w:rFonts w:ascii="Segoe UI" w:hAnsi="Segoe UI" w:cs="Segoe UI"/>
            <w:color w:val="0366D6"/>
            <w:sz w:val="27"/>
            <w:szCs w:val="27"/>
          </w:rPr>
          <w:t>eriklindernoren</w:t>
        </w:r>
      </w:hyperlink>
      <w:r w:rsidR="00735CB1">
        <w:rPr>
          <w:rStyle w:val="path-divider"/>
          <w:rFonts w:ascii="Segoe UI" w:hAnsi="Segoe UI" w:cs="Segoe UI"/>
          <w:color w:val="586069"/>
          <w:sz w:val="27"/>
          <w:szCs w:val="27"/>
        </w:rPr>
        <w:t>/</w:t>
      </w:r>
      <w:hyperlink r:id="rId15" w:history="1">
        <w:r w:rsidR="00735CB1">
          <w:rPr>
            <w:rStyle w:val="Hyperlink"/>
            <w:rFonts w:ascii="Segoe UI" w:hAnsi="Segoe UI" w:cs="Segoe UI"/>
            <w:color w:val="0366D6"/>
            <w:sz w:val="27"/>
            <w:szCs w:val="27"/>
          </w:rPr>
          <w:t>ML-From-Scratch</w:t>
        </w:r>
      </w:hyperlink>
    </w:p>
    <w:p w:rsidR="00C011DD" w:rsidRDefault="0070392A" w:rsidP="002944BB">
      <w:hyperlink r:id="rId16" w:history="1">
        <w:r w:rsidR="00D77782">
          <w:rPr>
            <w:rStyle w:val="Hyperlink"/>
            <w:rFonts w:ascii="Segoe UI" w:hAnsi="Segoe UI" w:cs="Segoe UI"/>
            <w:color w:val="0366D6"/>
            <w:sz w:val="27"/>
            <w:szCs w:val="27"/>
          </w:rPr>
          <w:t>aymericdamien</w:t>
        </w:r>
      </w:hyperlink>
      <w:r w:rsidR="00D77782">
        <w:rPr>
          <w:rStyle w:val="path-divider"/>
          <w:rFonts w:ascii="Segoe UI" w:hAnsi="Segoe UI" w:cs="Segoe UI"/>
          <w:color w:val="586069"/>
          <w:sz w:val="27"/>
          <w:szCs w:val="27"/>
        </w:rPr>
        <w:t>/</w:t>
      </w:r>
      <w:hyperlink r:id="rId17" w:history="1">
        <w:r w:rsidR="00D77782">
          <w:rPr>
            <w:rStyle w:val="Hyperlink"/>
            <w:rFonts w:ascii="Segoe UI" w:hAnsi="Segoe UI" w:cs="Segoe UI"/>
            <w:color w:val="0366D6"/>
            <w:sz w:val="27"/>
            <w:szCs w:val="27"/>
          </w:rPr>
          <w:t>TopDeepLearning</w:t>
        </w:r>
      </w:hyperlink>
      <w:r w:rsidR="00BF1FE1">
        <w:rPr>
          <w:rStyle w:val="Hyperlink"/>
          <w:rFonts w:ascii="Segoe UI" w:hAnsi="Segoe UI" w:cs="Segoe UI"/>
          <w:color w:val="0366D6"/>
          <w:sz w:val="27"/>
          <w:szCs w:val="27"/>
        </w:rPr>
        <w:t>:</w:t>
      </w:r>
    </w:p>
    <w:p w:rsidR="00D77782" w:rsidRDefault="001B1261" w:rsidP="00FB019E">
      <w:pPr>
        <w:rPr>
          <w:rFonts w:ascii="Segoe UI" w:hAnsi="Segoe UI" w:cs="Segoe UI"/>
          <w:b/>
          <w:bCs/>
          <w:color w:val="586069"/>
          <w:sz w:val="27"/>
          <w:szCs w:val="27"/>
        </w:rPr>
      </w:pPr>
      <w:r>
        <w:t xml:space="preserve">Top Deep Learning Projects: </w:t>
      </w:r>
      <w:r w:rsidRPr="00C011DD">
        <w:t xml:space="preserve"> </w:t>
      </w:r>
      <w:r w:rsidR="00BF1FE1" w:rsidRPr="00C011DD">
        <w:t>A list of popular github projects related to deep learning</w:t>
      </w:r>
    </w:p>
    <w:p w:rsidR="000E5A76" w:rsidRDefault="0070392A" w:rsidP="007E1470">
      <w:pPr>
        <w:rPr>
          <w:rStyle w:val="Hyperlink"/>
          <w:rFonts w:ascii="Segoe UI" w:hAnsi="Segoe UI" w:cs="Segoe UI"/>
          <w:color w:val="0366D6"/>
          <w:sz w:val="27"/>
          <w:szCs w:val="27"/>
        </w:rPr>
      </w:pPr>
      <w:hyperlink r:id="rId18" w:history="1">
        <w:r w:rsidR="000E5A76">
          <w:rPr>
            <w:rStyle w:val="Hyperlink"/>
            <w:rFonts w:ascii="Segoe UI" w:hAnsi="Segoe UI" w:cs="Segoe UI"/>
            <w:color w:val="0366D6"/>
            <w:sz w:val="27"/>
            <w:szCs w:val="27"/>
          </w:rPr>
          <w:t>kailashahirwar</w:t>
        </w:r>
      </w:hyperlink>
      <w:r w:rsidR="000E5A76">
        <w:rPr>
          <w:rStyle w:val="path-divider"/>
          <w:rFonts w:ascii="Segoe UI" w:hAnsi="Segoe UI" w:cs="Segoe UI"/>
          <w:color w:val="586069"/>
          <w:sz w:val="27"/>
          <w:szCs w:val="27"/>
        </w:rPr>
        <w:t>/</w:t>
      </w:r>
      <w:hyperlink r:id="rId19" w:history="1">
        <w:r w:rsidR="000E5A76">
          <w:rPr>
            <w:rStyle w:val="Hyperlink"/>
            <w:rFonts w:ascii="Segoe UI" w:hAnsi="Segoe UI" w:cs="Segoe UI"/>
            <w:color w:val="0366D6"/>
            <w:sz w:val="27"/>
            <w:szCs w:val="27"/>
          </w:rPr>
          <w:t>cheatsheets-ai</w:t>
        </w:r>
      </w:hyperlink>
    </w:p>
    <w:p w:rsidR="0070392A" w:rsidRDefault="0070392A" w:rsidP="0089245F">
      <w:hyperlink r:id="rId20" w:history="1">
        <w:r>
          <w:rPr>
            <w:rStyle w:val="Hyperlink"/>
            <w:rFonts w:ascii="Segoe UI" w:hAnsi="Segoe UI" w:cs="Segoe UI"/>
            <w:color w:val="0366D6"/>
            <w:sz w:val="30"/>
            <w:szCs w:val="30"/>
          </w:rPr>
          <w:t>Spandan-Madan/</w:t>
        </w:r>
        <w:r>
          <w:rPr>
            <w:rStyle w:val="Emphasis"/>
            <w:rFonts w:ascii="Segoe UI" w:hAnsi="Segoe UI" w:cs="Segoe UI"/>
            <w:color w:val="0366D6"/>
            <w:sz w:val="30"/>
            <w:szCs w:val="30"/>
          </w:rPr>
          <w:t>DeepLearning</w:t>
        </w:r>
        <w:r>
          <w:rPr>
            <w:rStyle w:val="Hyperlink"/>
            <w:rFonts w:ascii="Segoe UI" w:hAnsi="Segoe UI" w:cs="Segoe UI"/>
            <w:color w:val="0366D6"/>
            <w:sz w:val="30"/>
            <w:szCs w:val="30"/>
          </w:rPr>
          <w:t>Project</w:t>
        </w:r>
      </w:hyperlink>
    </w:p>
    <w:p w:rsidR="0070392A" w:rsidRDefault="0070392A" w:rsidP="007E1470">
      <w:pPr>
        <w:rPr>
          <w:shd w:val="clear" w:color="auto" w:fill="FFFFFF"/>
        </w:rPr>
      </w:pPr>
      <w:r>
        <w:rPr>
          <w:shd w:val="clear" w:color="auto" w:fill="FFFFFF"/>
        </w:rPr>
        <w:t>An in-depth machine </w:t>
      </w:r>
      <w:r>
        <w:rPr>
          <w:rStyle w:val="Emphasis"/>
          <w:rFonts w:ascii="Segoe UI" w:hAnsi="Segoe UI" w:cs="Segoe UI"/>
          <w:color w:val="586069"/>
          <w:sz w:val="21"/>
          <w:szCs w:val="21"/>
          <w:shd w:val="clear" w:color="auto" w:fill="FFFFFF"/>
        </w:rPr>
        <w:t>learning</w:t>
      </w:r>
      <w:r>
        <w:rPr>
          <w:shd w:val="clear" w:color="auto" w:fill="FFFFFF"/>
        </w:rPr>
        <w:t> tutorial introducing readers to a whole machine </w:t>
      </w:r>
      <w:r>
        <w:rPr>
          <w:rStyle w:val="Emphasis"/>
          <w:rFonts w:ascii="Segoe UI" w:hAnsi="Segoe UI" w:cs="Segoe UI"/>
          <w:color w:val="586069"/>
          <w:sz w:val="21"/>
          <w:szCs w:val="21"/>
          <w:shd w:val="clear" w:color="auto" w:fill="FFFFFF"/>
        </w:rPr>
        <w:t>learning</w:t>
      </w:r>
      <w:r>
        <w:rPr>
          <w:shd w:val="clear" w:color="auto" w:fill="FFFFFF"/>
        </w:rPr>
        <w:t> pipeline from scratch.</w:t>
      </w:r>
    </w:p>
    <w:p w:rsidR="007E1470" w:rsidRDefault="007E1470" w:rsidP="0089245F">
      <w:hyperlink r:id="rId21" w:history="1">
        <w:r>
          <w:rPr>
            <w:rStyle w:val="Hyperlink"/>
            <w:rFonts w:ascii="Segoe UI" w:hAnsi="Segoe UI" w:cs="Segoe UI"/>
            <w:b/>
            <w:bCs/>
            <w:color w:val="0366D6"/>
            <w:sz w:val="27"/>
            <w:szCs w:val="27"/>
          </w:rPr>
          <w:t>SamDeepLearning</w:t>
        </w:r>
      </w:hyperlink>
      <w:r>
        <w:rPr>
          <w:rStyle w:val="path-divider"/>
          <w:rFonts w:ascii="Segoe UI" w:hAnsi="Segoe UI" w:cs="Segoe UI"/>
          <w:b/>
          <w:bCs/>
          <w:color w:val="586069"/>
          <w:sz w:val="27"/>
          <w:szCs w:val="27"/>
        </w:rPr>
        <w:t>/</w:t>
      </w:r>
      <w:hyperlink r:id="rId22" w:history="1">
        <w:r>
          <w:rPr>
            <w:rStyle w:val="Hyperlink"/>
            <w:rFonts w:ascii="Segoe UI" w:hAnsi="Segoe UI" w:cs="Segoe UI"/>
            <w:color w:val="0366D6"/>
            <w:sz w:val="27"/>
            <w:szCs w:val="27"/>
          </w:rPr>
          <w:t>The-Terrible-Deep-Learning-List</w:t>
        </w:r>
      </w:hyperlink>
    </w:p>
    <w:p w:rsidR="00CE7D39" w:rsidRDefault="007E1470" w:rsidP="007E1470">
      <w:r>
        <w:rPr>
          <w:shd w:val="clear" w:color="auto" w:fill="FFFFFF"/>
        </w:rPr>
        <w:t>15 working examples to get you started with Deep Learning without learning any of the math.</w:t>
      </w:r>
    </w:p>
    <w:p w:rsidR="007073AE" w:rsidRDefault="007073AE" w:rsidP="0089245F">
      <w:hyperlink r:id="rId23" w:history="1">
        <w:r>
          <w:rPr>
            <w:rStyle w:val="Hyperlink"/>
            <w:rFonts w:ascii="Segoe UI" w:hAnsi="Segoe UI" w:cs="Segoe UI"/>
            <w:color w:val="0366D6"/>
            <w:sz w:val="30"/>
            <w:szCs w:val="30"/>
          </w:rPr>
          <w:t>vinta/</w:t>
        </w:r>
        <w:r>
          <w:rPr>
            <w:rStyle w:val="Emphasis"/>
            <w:rFonts w:ascii="Segoe UI" w:hAnsi="Segoe UI" w:cs="Segoe UI"/>
            <w:color w:val="0366D6"/>
            <w:sz w:val="30"/>
            <w:szCs w:val="30"/>
          </w:rPr>
          <w:t>awesome</w:t>
        </w:r>
        <w:r>
          <w:rPr>
            <w:rStyle w:val="Hyperlink"/>
            <w:rFonts w:ascii="Segoe UI" w:hAnsi="Segoe UI" w:cs="Segoe UI"/>
            <w:color w:val="0366D6"/>
            <w:sz w:val="30"/>
            <w:szCs w:val="30"/>
          </w:rPr>
          <w:t>-python</w:t>
        </w:r>
      </w:hyperlink>
    </w:p>
    <w:p w:rsidR="00A12D07" w:rsidRDefault="0030266F" w:rsidP="00342843">
      <w:pPr>
        <w:rPr>
          <w:shd w:val="clear" w:color="auto" w:fill="FFFFFF"/>
        </w:rPr>
      </w:pPr>
      <w:r>
        <w:rPr>
          <w:shd w:val="clear" w:color="auto" w:fill="FFFFFF"/>
        </w:rPr>
        <w:t>A curated list of </w:t>
      </w:r>
      <w:r>
        <w:rPr>
          <w:rStyle w:val="Emphasis"/>
          <w:rFonts w:ascii="Segoe UI" w:hAnsi="Segoe UI" w:cs="Segoe UI"/>
          <w:color w:val="586069"/>
          <w:sz w:val="21"/>
          <w:szCs w:val="21"/>
          <w:shd w:val="clear" w:color="auto" w:fill="FFFFFF"/>
        </w:rPr>
        <w:t>awesome</w:t>
      </w:r>
      <w:r>
        <w:rPr>
          <w:shd w:val="clear" w:color="auto" w:fill="FFFFFF"/>
        </w:rPr>
        <w:t> Python frameworks, libraries, software and resources</w:t>
      </w:r>
    </w:p>
    <w:p w:rsidR="00117743" w:rsidRDefault="00117743" w:rsidP="0089245F">
      <w:hyperlink r:id="rId24" w:history="1">
        <w:r>
          <w:rPr>
            <w:rStyle w:val="Hyperlink"/>
            <w:rFonts w:ascii="Segoe UI" w:hAnsi="Segoe UI" w:cs="Segoe UI"/>
            <w:b/>
            <w:bCs/>
            <w:color w:val="0366D6"/>
            <w:sz w:val="27"/>
            <w:szCs w:val="27"/>
          </w:rPr>
          <w:t>bulutyazilim</w:t>
        </w:r>
      </w:hyperlink>
      <w:r>
        <w:rPr>
          <w:rStyle w:val="path-divider"/>
          <w:rFonts w:ascii="Segoe UI" w:hAnsi="Segoe UI" w:cs="Segoe UI"/>
          <w:b/>
          <w:bCs/>
          <w:color w:val="586069"/>
          <w:sz w:val="27"/>
          <w:szCs w:val="27"/>
        </w:rPr>
        <w:t>/</w:t>
      </w:r>
      <w:hyperlink r:id="rId25" w:history="1">
        <w:r>
          <w:rPr>
            <w:rStyle w:val="Hyperlink"/>
            <w:rFonts w:ascii="Segoe UI" w:hAnsi="Segoe UI" w:cs="Segoe UI"/>
            <w:color w:val="0366D6"/>
            <w:sz w:val="27"/>
            <w:szCs w:val="27"/>
          </w:rPr>
          <w:t>awesome-datascience</w:t>
        </w:r>
      </w:hyperlink>
    </w:p>
    <w:p w:rsidR="00342843" w:rsidRDefault="004229FA" w:rsidP="004229FA">
      <w:r>
        <w:rPr>
          <w:shd w:val="clear" w:color="auto" w:fill="FFFFFF"/>
        </w:rPr>
        <w:t>An </w:t>
      </w:r>
      <w:r>
        <w:rPr>
          <w:rStyle w:val="Emphasis"/>
          <w:rFonts w:ascii="Segoe UI" w:hAnsi="Segoe UI" w:cs="Segoe UI"/>
          <w:color w:val="586069"/>
          <w:sz w:val="21"/>
          <w:szCs w:val="21"/>
          <w:shd w:val="clear" w:color="auto" w:fill="FFFFFF"/>
        </w:rPr>
        <w:t>awesome</w:t>
      </w:r>
      <w:r>
        <w:rPr>
          <w:shd w:val="clear" w:color="auto" w:fill="FFFFFF"/>
        </w:rPr>
        <w:t> Data Science repository to learn and apply for real world problems.</w:t>
      </w:r>
    </w:p>
    <w:p w:rsidR="00EF5FBE" w:rsidRDefault="001A4CDA" w:rsidP="001B6C9F">
      <w:r>
        <w:br w:type="page"/>
      </w:r>
      <w:hyperlink r:id="rId26" w:history="1">
        <w:r w:rsidR="00EF5FBE">
          <w:rPr>
            <w:rStyle w:val="Hyperlink"/>
            <w:rFonts w:ascii="Segoe UI" w:hAnsi="Segoe UI" w:cs="Segoe UI"/>
            <w:b/>
            <w:bCs/>
            <w:color w:val="0366D6"/>
            <w:sz w:val="27"/>
            <w:szCs w:val="27"/>
          </w:rPr>
          <w:t>kjw0612</w:t>
        </w:r>
      </w:hyperlink>
      <w:r w:rsidR="00EF5FBE">
        <w:rPr>
          <w:rStyle w:val="path-divider"/>
          <w:rFonts w:ascii="Segoe UI" w:hAnsi="Segoe UI" w:cs="Segoe UI"/>
          <w:b/>
          <w:bCs/>
          <w:color w:val="586069"/>
          <w:sz w:val="27"/>
          <w:szCs w:val="27"/>
        </w:rPr>
        <w:t>/</w:t>
      </w:r>
      <w:hyperlink r:id="rId27" w:history="1">
        <w:r w:rsidR="00EF5FBE">
          <w:rPr>
            <w:rStyle w:val="Hyperlink"/>
            <w:rFonts w:ascii="Segoe UI" w:hAnsi="Segoe UI" w:cs="Segoe UI"/>
            <w:color w:val="0366D6"/>
            <w:sz w:val="27"/>
            <w:szCs w:val="27"/>
          </w:rPr>
          <w:t>awesome-deep-vision</w:t>
        </w:r>
      </w:hyperlink>
    </w:p>
    <w:p w:rsidR="001A4CDA" w:rsidRDefault="001B6C9F" w:rsidP="001B6C9F">
      <w:r>
        <w:rPr>
          <w:shd w:val="clear" w:color="auto" w:fill="FFFFFF"/>
        </w:rPr>
        <w:t>A curated list of deep learning resources for computer vision</w:t>
      </w:r>
    </w:p>
    <w:p w:rsidR="001B6C9F" w:rsidRDefault="001B6C9F" w:rsidP="00F53006"/>
    <w:p w:rsidR="001B6C9F" w:rsidRDefault="001B6C9F" w:rsidP="00F53006"/>
    <w:sdt>
      <w:sdtPr>
        <w:rPr>
          <w:rFonts w:asciiTheme="minorHAnsi" w:eastAsiaTheme="minorEastAsia" w:hAnsiTheme="minorHAnsi" w:cstheme="minorBidi"/>
          <w:color w:val="auto"/>
          <w:sz w:val="22"/>
          <w:szCs w:val="22"/>
          <w:lang w:eastAsia="zh-CN"/>
        </w:rPr>
        <w:id w:val="1223181111"/>
        <w:docPartObj>
          <w:docPartGallery w:val="Table of Contents"/>
          <w:docPartUnique/>
        </w:docPartObj>
      </w:sdtPr>
      <w:sdtEndPr>
        <w:rPr>
          <w:b/>
          <w:bCs/>
          <w:noProof/>
        </w:rPr>
      </w:sdtEndPr>
      <w:sdtContent>
        <w:p w:rsidR="00231401" w:rsidRDefault="00231401">
          <w:pPr>
            <w:pStyle w:val="TOCHeading"/>
          </w:pPr>
          <w:r>
            <w:t>Contents</w:t>
          </w:r>
        </w:p>
        <w:p w:rsidR="00A76D6F" w:rsidRDefault="00231401">
          <w:pPr>
            <w:pStyle w:val="TOC1"/>
            <w:tabs>
              <w:tab w:val="right" w:leader="dot" w:pos="10168"/>
            </w:tabs>
            <w:rPr>
              <w:noProof/>
            </w:rPr>
          </w:pPr>
          <w:r>
            <w:fldChar w:fldCharType="begin"/>
          </w:r>
          <w:r>
            <w:instrText xml:space="preserve"> TOC \o "1-3" \h \z \u </w:instrText>
          </w:r>
          <w:r>
            <w:fldChar w:fldCharType="separate"/>
          </w:r>
          <w:hyperlink w:anchor="_Toc494530740" w:history="1">
            <w:r w:rsidR="00A76D6F" w:rsidRPr="00DC20FF">
              <w:rPr>
                <w:rStyle w:val="Hyperlink"/>
                <w:noProof/>
              </w:rPr>
              <w:t>Awesome Courses</w:t>
            </w:r>
            <w:r w:rsidR="00A76D6F">
              <w:rPr>
                <w:noProof/>
                <w:webHidden/>
              </w:rPr>
              <w:tab/>
            </w:r>
            <w:r w:rsidR="00A76D6F">
              <w:rPr>
                <w:noProof/>
                <w:webHidden/>
              </w:rPr>
              <w:fldChar w:fldCharType="begin"/>
            </w:r>
            <w:r w:rsidR="00A76D6F">
              <w:rPr>
                <w:noProof/>
                <w:webHidden/>
              </w:rPr>
              <w:instrText xml:space="preserve"> PAGEREF _Toc494530740 \h </w:instrText>
            </w:r>
            <w:r w:rsidR="00A76D6F">
              <w:rPr>
                <w:noProof/>
                <w:webHidden/>
              </w:rPr>
            </w:r>
            <w:r w:rsidR="00A76D6F">
              <w:rPr>
                <w:noProof/>
                <w:webHidden/>
              </w:rPr>
              <w:fldChar w:fldCharType="separate"/>
            </w:r>
            <w:r w:rsidR="00A76D6F">
              <w:rPr>
                <w:noProof/>
                <w:webHidden/>
              </w:rPr>
              <w:t>6</w:t>
            </w:r>
            <w:r w:rsidR="00A76D6F">
              <w:rPr>
                <w:noProof/>
                <w:webHidden/>
              </w:rPr>
              <w:fldChar w:fldCharType="end"/>
            </w:r>
          </w:hyperlink>
        </w:p>
        <w:p w:rsidR="00A76D6F" w:rsidRDefault="00A76D6F">
          <w:pPr>
            <w:pStyle w:val="TOC2"/>
            <w:tabs>
              <w:tab w:val="right" w:leader="dot" w:pos="10168"/>
            </w:tabs>
            <w:rPr>
              <w:noProof/>
            </w:rPr>
          </w:pPr>
          <w:hyperlink w:anchor="_Toc494530741" w:history="1">
            <w:r w:rsidRPr="00DC20FF">
              <w:rPr>
                <w:rStyle w:val="Hyperlink"/>
                <w:rFonts w:ascii="Segoe UI" w:eastAsia="Times New Roman" w:hAnsi="Segoe UI" w:cs="Segoe UI"/>
                <w:noProof/>
              </w:rPr>
              <w:t>Introduction</w:t>
            </w:r>
            <w:r>
              <w:rPr>
                <w:noProof/>
                <w:webHidden/>
              </w:rPr>
              <w:tab/>
            </w:r>
            <w:r>
              <w:rPr>
                <w:noProof/>
                <w:webHidden/>
              </w:rPr>
              <w:fldChar w:fldCharType="begin"/>
            </w:r>
            <w:r>
              <w:rPr>
                <w:noProof/>
                <w:webHidden/>
              </w:rPr>
              <w:instrText xml:space="preserve"> PAGEREF _Toc494530741 \h </w:instrText>
            </w:r>
            <w:r>
              <w:rPr>
                <w:noProof/>
                <w:webHidden/>
              </w:rPr>
            </w:r>
            <w:r>
              <w:rPr>
                <w:noProof/>
                <w:webHidden/>
              </w:rPr>
              <w:fldChar w:fldCharType="separate"/>
            </w:r>
            <w:r>
              <w:rPr>
                <w:noProof/>
                <w:webHidden/>
              </w:rPr>
              <w:t>6</w:t>
            </w:r>
            <w:r>
              <w:rPr>
                <w:noProof/>
                <w:webHidden/>
              </w:rPr>
              <w:fldChar w:fldCharType="end"/>
            </w:r>
          </w:hyperlink>
        </w:p>
        <w:p w:rsidR="00A76D6F" w:rsidRDefault="00A76D6F">
          <w:pPr>
            <w:pStyle w:val="TOC2"/>
            <w:tabs>
              <w:tab w:val="right" w:leader="dot" w:pos="10168"/>
            </w:tabs>
            <w:rPr>
              <w:noProof/>
            </w:rPr>
          </w:pPr>
          <w:hyperlink w:anchor="_Toc494530742" w:history="1">
            <w:r w:rsidRPr="00DC20FF">
              <w:rPr>
                <w:rStyle w:val="Hyperlink"/>
                <w:rFonts w:ascii="Segoe UI" w:eastAsia="Times New Roman" w:hAnsi="Segoe UI" w:cs="Segoe UI"/>
                <w:noProof/>
              </w:rPr>
              <w:t>Table of Contents</w:t>
            </w:r>
            <w:r>
              <w:rPr>
                <w:noProof/>
                <w:webHidden/>
              </w:rPr>
              <w:tab/>
            </w:r>
            <w:r>
              <w:rPr>
                <w:noProof/>
                <w:webHidden/>
              </w:rPr>
              <w:fldChar w:fldCharType="begin"/>
            </w:r>
            <w:r>
              <w:rPr>
                <w:noProof/>
                <w:webHidden/>
              </w:rPr>
              <w:instrText xml:space="preserve"> PAGEREF _Toc494530742 \h </w:instrText>
            </w:r>
            <w:r>
              <w:rPr>
                <w:noProof/>
                <w:webHidden/>
              </w:rPr>
            </w:r>
            <w:r>
              <w:rPr>
                <w:noProof/>
                <w:webHidden/>
              </w:rPr>
              <w:fldChar w:fldCharType="separate"/>
            </w:r>
            <w:r>
              <w:rPr>
                <w:noProof/>
                <w:webHidden/>
              </w:rPr>
              <w:t>6</w:t>
            </w:r>
            <w:r>
              <w:rPr>
                <w:noProof/>
                <w:webHidden/>
              </w:rPr>
              <w:fldChar w:fldCharType="end"/>
            </w:r>
          </w:hyperlink>
        </w:p>
        <w:p w:rsidR="00A76D6F" w:rsidRDefault="00A76D6F">
          <w:pPr>
            <w:pStyle w:val="TOC3"/>
            <w:tabs>
              <w:tab w:val="right" w:leader="dot" w:pos="10168"/>
            </w:tabs>
            <w:rPr>
              <w:noProof/>
            </w:rPr>
          </w:pPr>
          <w:hyperlink w:anchor="_Toc494530743" w:history="1">
            <w:r w:rsidRPr="00DC20FF">
              <w:rPr>
                <w:rStyle w:val="Hyperlink"/>
                <w:rFonts w:ascii="Segoe UI" w:eastAsia="Times New Roman" w:hAnsi="Segoe UI" w:cs="Segoe UI"/>
                <w:noProof/>
              </w:rPr>
              <w:t>Legend</w:t>
            </w:r>
            <w:r>
              <w:rPr>
                <w:noProof/>
                <w:webHidden/>
              </w:rPr>
              <w:tab/>
            </w:r>
            <w:r>
              <w:rPr>
                <w:noProof/>
                <w:webHidden/>
              </w:rPr>
              <w:fldChar w:fldCharType="begin"/>
            </w:r>
            <w:r>
              <w:rPr>
                <w:noProof/>
                <w:webHidden/>
              </w:rPr>
              <w:instrText xml:space="preserve"> PAGEREF _Toc494530743 \h </w:instrText>
            </w:r>
            <w:r>
              <w:rPr>
                <w:noProof/>
                <w:webHidden/>
              </w:rPr>
            </w:r>
            <w:r>
              <w:rPr>
                <w:noProof/>
                <w:webHidden/>
              </w:rPr>
              <w:fldChar w:fldCharType="separate"/>
            </w:r>
            <w:r>
              <w:rPr>
                <w:noProof/>
                <w:webHidden/>
              </w:rPr>
              <w:t>6</w:t>
            </w:r>
            <w:r>
              <w:rPr>
                <w:noProof/>
                <w:webHidden/>
              </w:rPr>
              <w:fldChar w:fldCharType="end"/>
            </w:r>
          </w:hyperlink>
        </w:p>
        <w:p w:rsidR="00A76D6F" w:rsidRDefault="00A76D6F">
          <w:pPr>
            <w:pStyle w:val="TOC2"/>
            <w:tabs>
              <w:tab w:val="right" w:leader="dot" w:pos="10168"/>
            </w:tabs>
            <w:rPr>
              <w:noProof/>
            </w:rPr>
          </w:pPr>
          <w:hyperlink w:anchor="_Toc494530744" w:history="1">
            <w:r w:rsidRPr="00DC20FF">
              <w:rPr>
                <w:rStyle w:val="Hyperlink"/>
                <w:rFonts w:ascii="Segoe UI" w:eastAsia="Times New Roman" w:hAnsi="Segoe UI" w:cs="Segoe UI"/>
                <w:noProof/>
              </w:rPr>
              <w:t>Courses</w:t>
            </w:r>
            <w:r>
              <w:rPr>
                <w:noProof/>
                <w:webHidden/>
              </w:rPr>
              <w:tab/>
            </w:r>
            <w:r>
              <w:rPr>
                <w:noProof/>
                <w:webHidden/>
              </w:rPr>
              <w:fldChar w:fldCharType="begin"/>
            </w:r>
            <w:r>
              <w:rPr>
                <w:noProof/>
                <w:webHidden/>
              </w:rPr>
              <w:instrText xml:space="preserve"> PAGEREF _Toc494530744 \h </w:instrText>
            </w:r>
            <w:r>
              <w:rPr>
                <w:noProof/>
                <w:webHidden/>
              </w:rPr>
            </w:r>
            <w:r>
              <w:rPr>
                <w:noProof/>
                <w:webHidden/>
              </w:rPr>
              <w:fldChar w:fldCharType="separate"/>
            </w:r>
            <w:r>
              <w:rPr>
                <w:noProof/>
                <w:webHidden/>
              </w:rPr>
              <w:t>6</w:t>
            </w:r>
            <w:r>
              <w:rPr>
                <w:noProof/>
                <w:webHidden/>
              </w:rPr>
              <w:fldChar w:fldCharType="end"/>
            </w:r>
          </w:hyperlink>
        </w:p>
        <w:p w:rsidR="00A76D6F" w:rsidRDefault="00A76D6F">
          <w:pPr>
            <w:pStyle w:val="TOC3"/>
            <w:tabs>
              <w:tab w:val="right" w:leader="dot" w:pos="10168"/>
            </w:tabs>
            <w:rPr>
              <w:noProof/>
            </w:rPr>
          </w:pPr>
          <w:hyperlink w:anchor="_Toc494530745" w:history="1">
            <w:r w:rsidRPr="00DC20FF">
              <w:rPr>
                <w:rStyle w:val="Hyperlink"/>
                <w:rFonts w:ascii="Segoe UI" w:eastAsia="Times New Roman" w:hAnsi="Segoe UI" w:cs="Segoe UI"/>
                <w:noProof/>
              </w:rPr>
              <w:t>Systems</w:t>
            </w:r>
            <w:r>
              <w:rPr>
                <w:noProof/>
                <w:webHidden/>
              </w:rPr>
              <w:tab/>
            </w:r>
            <w:r>
              <w:rPr>
                <w:noProof/>
                <w:webHidden/>
              </w:rPr>
              <w:fldChar w:fldCharType="begin"/>
            </w:r>
            <w:r>
              <w:rPr>
                <w:noProof/>
                <w:webHidden/>
              </w:rPr>
              <w:instrText xml:space="preserve"> PAGEREF _Toc494530745 \h </w:instrText>
            </w:r>
            <w:r>
              <w:rPr>
                <w:noProof/>
                <w:webHidden/>
              </w:rPr>
            </w:r>
            <w:r>
              <w:rPr>
                <w:noProof/>
                <w:webHidden/>
              </w:rPr>
              <w:fldChar w:fldCharType="separate"/>
            </w:r>
            <w:r>
              <w:rPr>
                <w:noProof/>
                <w:webHidden/>
              </w:rPr>
              <w:t>6</w:t>
            </w:r>
            <w:r>
              <w:rPr>
                <w:noProof/>
                <w:webHidden/>
              </w:rPr>
              <w:fldChar w:fldCharType="end"/>
            </w:r>
          </w:hyperlink>
        </w:p>
        <w:p w:rsidR="00A76D6F" w:rsidRDefault="00A76D6F">
          <w:pPr>
            <w:pStyle w:val="TOC3"/>
            <w:tabs>
              <w:tab w:val="right" w:leader="dot" w:pos="10168"/>
            </w:tabs>
            <w:rPr>
              <w:noProof/>
            </w:rPr>
          </w:pPr>
          <w:hyperlink w:anchor="_Toc494530746" w:history="1">
            <w:r w:rsidRPr="00DC20FF">
              <w:rPr>
                <w:rStyle w:val="Hyperlink"/>
                <w:rFonts w:ascii="Segoe UI" w:eastAsia="Times New Roman" w:hAnsi="Segoe UI" w:cs="Segoe UI"/>
                <w:noProof/>
              </w:rPr>
              <w:t>Programming Languages / Compilers</w:t>
            </w:r>
            <w:r>
              <w:rPr>
                <w:noProof/>
                <w:webHidden/>
              </w:rPr>
              <w:tab/>
            </w:r>
            <w:r>
              <w:rPr>
                <w:noProof/>
                <w:webHidden/>
              </w:rPr>
              <w:fldChar w:fldCharType="begin"/>
            </w:r>
            <w:r>
              <w:rPr>
                <w:noProof/>
                <w:webHidden/>
              </w:rPr>
              <w:instrText xml:space="preserve"> PAGEREF _Toc494530746 \h </w:instrText>
            </w:r>
            <w:r>
              <w:rPr>
                <w:noProof/>
                <w:webHidden/>
              </w:rPr>
            </w:r>
            <w:r>
              <w:rPr>
                <w:noProof/>
                <w:webHidden/>
              </w:rPr>
              <w:fldChar w:fldCharType="separate"/>
            </w:r>
            <w:r>
              <w:rPr>
                <w:noProof/>
                <w:webHidden/>
              </w:rPr>
              <w:t>13</w:t>
            </w:r>
            <w:r>
              <w:rPr>
                <w:noProof/>
                <w:webHidden/>
              </w:rPr>
              <w:fldChar w:fldCharType="end"/>
            </w:r>
          </w:hyperlink>
        </w:p>
        <w:p w:rsidR="00A76D6F" w:rsidRDefault="00A76D6F">
          <w:pPr>
            <w:pStyle w:val="TOC3"/>
            <w:tabs>
              <w:tab w:val="right" w:leader="dot" w:pos="10168"/>
            </w:tabs>
            <w:rPr>
              <w:noProof/>
            </w:rPr>
          </w:pPr>
          <w:hyperlink w:anchor="_Toc494530747" w:history="1">
            <w:r w:rsidRPr="00DC20FF">
              <w:rPr>
                <w:rStyle w:val="Hyperlink"/>
                <w:rFonts w:ascii="Segoe UI" w:eastAsia="Times New Roman" w:hAnsi="Segoe UI" w:cs="Segoe UI"/>
                <w:noProof/>
              </w:rPr>
              <w:t>Algorithms</w:t>
            </w:r>
            <w:r>
              <w:rPr>
                <w:noProof/>
                <w:webHidden/>
              </w:rPr>
              <w:tab/>
            </w:r>
            <w:r>
              <w:rPr>
                <w:noProof/>
                <w:webHidden/>
              </w:rPr>
              <w:fldChar w:fldCharType="begin"/>
            </w:r>
            <w:r>
              <w:rPr>
                <w:noProof/>
                <w:webHidden/>
              </w:rPr>
              <w:instrText xml:space="preserve"> PAGEREF _Toc494530747 \h </w:instrText>
            </w:r>
            <w:r>
              <w:rPr>
                <w:noProof/>
                <w:webHidden/>
              </w:rPr>
            </w:r>
            <w:r>
              <w:rPr>
                <w:noProof/>
                <w:webHidden/>
              </w:rPr>
              <w:fldChar w:fldCharType="separate"/>
            </w:r>
            <w:r>
              <w:rPr>
                <w:noProof/>
                <w:webHidden/>
              </w:rPr>
              <w:t>17</w:t>
            </w:r>
            <w:r>
              <w:rPr>
                <w:noProof/>
                <w:webHidden/>
              </w:rPr>
              <w:fldChar w:fldCharType="end"/>
            </w:r>
          </w:hyperlink>
        </w:p>
        <w:p w:rsidR="00A76D6F" w:rsidRDefault="00A76D6F">
          <w:pPr>
            <w:pStyle w:val="TOC3"/>
            <w:tabs>
              <w:tab w:val="right" w:leader="dot" w:pos="10168"/>
            </w:tabs>
            <w:rPr>
              <w:noProof/>
            </w:rPr>
          </w:pPr>
          <w:hyperlink w:anchor="_Toc494530748" w:history="1">
            <w:r w:rsidRPr="00DC20FF">
              <w:rPr>
                <w:rStyle w:val="Hyperlink"/>
                <w:rFonts w:ascii="Segoe UI" w:eastAsia="Times New Roman" w:hAnsi="Segoe UI" w:cs="Segoe UI"/>
                <w:noProof/>
              </w:rPr>
              <w:t>CS Theory</w:t>
            </w:r>
            <w:r>
              <w:rPr>
                <w:noProof/>
                <w:webHidden/>
              </w:rPr>
              <w:tab/>
            </w:r>
            <w:r>
              <w:rPr>
                <w:noProof/>
                <w:webHidden/>
              </w:rPr>
              <w:fldChar w:fldCharType="begin"/>
            </w:r>
            <w:r>
              <w:rPr>
                <w:noProof/>
                <w:webHidden/>
              </w:rPr>
              <w:instrText xml:space="preserve"> PAGEREF _Toc494530748 \h </w:instrText>
            </w:r>
            <w:r>
              <w:rPr>
                <w:noProof/>
                <w:webHidden/>
              </w:rPr>
            </w:r>
            <w:r>
              <w:rPr>
                <w:noProof/>
                <w:webHidden/>
              </w:rPr>
              <w:fldChar w:fldCharType="separate"/>
            </w:r>
            <w:r>
              <w:rPr>
                <w:noProof/>
                <w:webHidden/>
              </w:rPr>
              <w:t>21</w:t>
            </w:r>
            <w:r>
              <w:rPr>
                <w:noProof/>
                <w:webHidden/>
              </w:rPr>
              <w:fldChar w:fldCharType="end"/>
            </w:r>
          </w:hyperlink>
        </w:p>
        <w:p w:rsidR="00A76D6F" w:rsidRDefault="00A76D6F">
          <w:pPr>
            <w:pStyle w:val="TOC3"/>
            <w:tabs>
              <w:tab w:val="right" w:leader="dot" w:pos="10168"/>
            </w:tabs>
            <w:rPr>
              <w:noProof/>
            </w:rPr>
          </w:pPr>
          <w:hyperlink w:anchor="_Toc494530749" w:history="1">
            <w:r w:rsidRPr="00DC20FF">
              <w:rPr>
                <w:rStyle w:val="Hyperlink"/>
                <w:rFonts w:ascii="Segoe UI" w:eastAsia="Times New Roman" w:hAnsi="Segoe UI" w:cs="Segoe UI"/>
                <w:noProof/>
              </w:rPr>
              <w:t>Introduction to CS</w:t>
            </w:r>
            <w:r>
              <w:rPr>
                <w:noProof/>
                <w:webHidden/>
              </w:rPr>
              <w:tab/>
            </w:r>
            <w:r>
              <w:rPr>
                <w:noProof/>
                <w:webHidden/>
              </w:rPr>
              <w:fldChar w:fldCharType="begin"/>
            </w:r>
            <w:r>
              <w:rPr>
                <w:noProof/>
                <w:webHidden/>
              </w:rPr>
              <w:instrText xml:space="preserve"> PAGEREF _Toc494530749 \h </w:instrText>
            </w:r>
            <w:r>
              <w:rPr>
                <w:noProof/>
                <w:webHidden/>
              </w:rPr>
            </w:r>
            <w:r>
              <w:rPr>
                <w:noProof/>
                <w:webHidden/>
              </w:rPr>
              <w:fldChar w:fldCharType="separate"/>
            </w:r>
            <w:r>
              <w:rPr>
                <w:noProof/>
                <w:webHidden/>
              </w:rPr>
              <w:t>24</w:t>
            </w:r>
            <w:r>
              <w:rPr>
                <w:noProof/>
                <w:webHidden/>
              </w:rPr>
              <w:fldChar w:fldCharType="end"/>
            </w:r>
          </w:hyperlink>
        </w:p>
        <w:p w:rsidR="00A76D6F" w:rsidRDefault="00A76D6F">
          <w:pPr>
            <w:pStyle w:val="TOC3"/>
            <w:tabs>
              <w:tab w:val="right" w:leader="dot" w:pos="10168"/>
            </w:tabs>
            <w:rPr>
              <w:noProof/>
            </w:rPr>
          </w:pPr>
          <w:hyperlink w:anchor="_Toc494530750" w:history="1">
            <w:r w:rsidRPr="00DC20FF">
              <w:rPr>
                <w:rStyle w:val="Hyperlink"/>
                <w:rFonts w:ascii="Segoe UI" w:eastAsia="Times New Roman" w:hAnsi="Segoe UI" w:cs="Segoe UI"/>
                <w:noProof/>
              </w:rPr>
              <w:t>Machine Learning</w:t>
            </w:r>
            <w:r>
              <w:rPr>
                <w:noProof/>
                <w:webHidden/>
              </w:rPr>
              <w:tab/>
            </w:r>
            <w:r>
              <w:rPr>
                <w:noProof/>
                <w:webHidden/>
              </w:rPr>
              <w:fldChar w:fldCharType="begin"/>
            </w:r>
            <w:r>
              <w:rPr>
                <w:noProof/>
                <w:webHidden/>
              </w:rPr>
              <w:instrText xml:space="preserve"> PAGEREF _Toc494530750 \h </w:instrText>
            </w:r>
            <w:r>
              <w:rPr>
                <w:noProof/>
                <w:webHidden/>
              </w:rPr>
            </w:r>
            <w:r>
              <w:rPr>
                <w:noProof/>
                <w:webHidden/>
              </w:rPr>
              <w:fldChar w:fldCharType="separate"/>
            </w:r>
            <w:r>
              <w:rPr>
                <w:noProof/>
                <w:webHidden/>
              </w:rPr>
              <w:t>28</w:t>
            </w:r>
            <w:r>
              <w:rPr>
                <w:noProof/>
                <w:webHidden/>
              </w:rPr>
              <w:fldChar w:fldCharType="end"/>
            </w:r>
          </w:hyperlink>
        </w:p>
        <w:p w:rsidR="00A76D6F" w:rsidRDefault="00A76D6F">
          <w:pPr>
            <w:pStyle w:val="TOC3"/>
            <w:tabs>
              <w:tab w:val="right" w:leader="dot" w:pos="10168"/>
            </w:tabs>
            <w:rPr>
              <w:noProof/>
            </w:rPr>
          </w:pPr>
          <w:hyperlink w:anchor="_Toc494530751" w:history="1">
            <w:r w:rsidRPr="00DC20FF">
              <w:rPr>
                <w:rStyle w:val="Hyperlink"/>
                <w:rFonts w:ascii="Segoe UI" w:eastAsia="Times New Roman" w:hAnsi="Segoe UI" w:cs="Segoe UI"/>
                <w:noProof/>
              </w:rPr>
              <w:t>Security</w:t>
            </w:r>
            <w:r>
              <w:rPr>
                <w:noProof/>
                <w:webHidden/>
              </w:rPr>
              <w:tab/>
            </w:r>
            <w:r>
              <w:rPr>
                <w:noProof/>
                <w:webHidden/>
              </w:rPr>
              <w:fldChar w:fldCharType="begin"/>
            </w:r>
            <w:r>
              <w:rPr>
                <w:noProof/>
                <w:webHidden/>
              </w:rPr>
              <w:instrText xml:space="preserve"> PAGEREF _Toc494530751 \h </w:instrText>
            </w:r>
            <w:r>
              <w:rPr>
                <w:noProof/>
                <w:webHidden/>
              </w:rPr>
            </w:r>
            <w:r>
              <w:rPr>
                <w:noProof/>
                <w:webHidden/>
              </w:rPr>
              <w:fldChar w:fldCharType="separate"/>
            </w:r>
            <w:r>
              <w:rPr>
                <w:noProof/>
                <w:webHidden/>
              </w:rPr>
              <w:t>34</w:t>
            </w:r>
            <w:r>
              <w:rPr>
                <w:noProof/>
                <w:webHidden/>
              </w:rPr>
              <w:fldChar w:fldCharType="end"/>
            </w:r>
          </w:hyperlink>
        </w:p>
        <w:p w:rsidR="00A76D6F" w:rsidRDefault="00A76D6F">
          <w:pPr>
            <w:pStyle w:val="TOC3"/>
            <w:tabs>
              <w:tab w:val="right" w:leader="dot" w:pos="10168"/>
            </w:tabs>
            <w:rPr>
              <w:noProof/>
            </w:rPr>
          </w:pPr>
          <w:hyperlink w:anchor="_Toc494530752" w:history="1">
            <w:r w:rsidRPr="00DC20FF">
              <w:rPr>
                <w:rStyle w:val="Hyperlink"/>
                <w:rFonts w:ascii="Segoe UI" w:eastAsia="Times New Roman" w:hAnsi="Segoe UI" w:cs="Segoe UI"/>
                <w:noProof/>
              </w:rPr>
              <w:t>Artificial Intelligence</w:t>
            </w:r>
            <w:r>
              <w:rPr>
                <w:noProof/>
                <w:webHidden/>
              </w:rPr>
              <w:tab/>
            </w:r>
            <w:r>
              <w:rPr>
                <w:noProof/>
                <w:webHidden/>
              </w:rPr>
              <w:fldChar w:fldCharType="begin"/>
            </w:r>
            <w:r>
              <w:rPr>
                <w:noProof/>
                <w:webHidden/>
              </w:rPr>
              <w:instrText xml:space="preserve"> PAGEREF _Toc494530752 \h </w:instrText>
            </w:r>
            <w:r>
              <w:rPr>
                <w:noProof/>
                <w:webHidden/>
              </w:rPr>
            </w:r>
            <w:r>
              <w:rPr>
                <w:noProof/>
                <w:webHidden/>
              </w:rPr>
              <w:fldChar w:fldCharType="separate"/>
            </w:r>
            <w:r>
              <w:rPr>
                <w:noProof/>
                <w:webHidden/>
              </w:rPr>
              <w:t>36</w:t>
            </w:r>
            <w:r>
              <w:rPr>
                <w:noProof/>
                <w:webHidden/>
              </w:rPr>
              <w:fldChar w:fldCharType="end"/>
            </w:r>
          </w:hyperlink>
        </w:p>
        <w:p w:rsidR="00A76D6F" w:rsidRDefault="00A76D6F">
          <w:pPr>
            <w:pStyle w:val="TOC3"/>
            <w:tabs>
              <w:tab w:val="right" w:leader="dot" w:pos="10168"/>
            </w:tabs>
            <w:rPr>
              <w:noProof/>
            </w:rPr>
          </w:pPr>
          <w:hyperlink w:anchor="_Toc494530753" w:history="1">
            <w:r w:rsidRPr="00DC20FF">
              <w:rPr>
                <w:rStyle w:val="Hyperlink"/>
                <w:rFonts w:ascii="Segoe UI" w:eastAsia="Times New Roman" w:hAnsi="Segoe UI" w:cs="Segoe UI"/>
                <w:noProof/>
              </w:rPr>
              <w:t>Computer Graphics</w:t>
            </w:r>
            <w:r>
              <w:rPr>
                <w:noProof/>
                <w:webHidden/>
              </w:rPr>
              <w:tab/>
            </w:r>
            <w:r>
              <w:rPr>
                <w:noProof/>
                <w:webHidden/>
              </w:rPr>
              <w:fldChar w:fldCharType="begin"/>
            </w:r>
            <w:r>
              <w:rPr>
                <w:noProof/>
                <w:webHidden/>
              </w:rPr>
              <w:instrText xml:space="preserve"> PAGEREF _Toc494530753 \h </w:instrText>
            </w:r>
            <w:r>
              <w:rPr>
                <w:noProof/>
                <w:webHidden/>
              </w:rPr>
            </w:r>
            <w:r>
              <w:rPr>
                <w:noProof/>
                <w:webHidden/>
              </w:rPr>
              <w:fldChar w:fldCharType="separate"/>
            </w:r>
            <w:r>
              <w:rPr>
                <w:noProof/>
                <w:webHidden/>
              </w:rPr>
              <w:t>37</w:t>
            </w:r>
            <w:r>
              <w:rPr>
                <w:noProof/>
                <w:webHidden/>
              </w:rPr>
              <w:fldChar w:fldCharType="end"/>
            </w:r>
          </w:hyperlink>
        </w:p>
        <w:p w:rsidR="00A76D6F" w:rsidRDefault="00A76D6F">
          <w:pPr>
            <w:pStyle w:val="TOC3"/>
            <w:tabs>
              <w:tab w:val="right" w:leader="dot" w:pos="10168"/>
            </w:tabs>
            <w:rPr>
              <w:noProof/>
            </w:rPr>
          </w:pPr>
          <w:hyperlink w:anchor="_Toc494530754" w:history="1">
            <w:r w:rsidRPr="00DC20FF">
              <w:rPr>
                <w:rStyle w:val="Hyperlink"/>
                <w:rFonts w:ascii="Segoe UI" w:eastAsia="Times New Roman" w:hAnsi="Segoe UI" w:cs="Segoe UI"/>
                <w:noProof/>
              </w:rPr>
              <w:t>Misc</w:t>
            </w:r>
            <w:r>
              <w:rPr>
                <w:noProof/>
                <w:webHidden/>
              </w:rPr>
              <w:tab/>
            </w:r>
            <w:r>
              <w:rPr>
                <w:noProof/>
                <w:webHidden/>
              </w:rPr>
              <w:fldChar w:fldCharType="begin"/>
            </w:r>
            <w:r>
              <w:rPr>
                <w:noProof/>
                <w:webHidden/>
              </w:rPr>
              <w:instrText xml:space="preserve"> PAGEREF _Toc494530754 \h </w:instrText>
            </w:r>
            <w:r>
              <w:rPr>
                <w:noProof/>
                <w:webHidden/>
              </w:rPr>
            </w:r>
            <w:r>
              <w:rPr>
                <w:noProof/>
                <w:webHidden/>
              </w:rPr>
              <w:fldChar w:fldCharType="separate"/>
            </w:r>
            <w:r>
              <w:rPr>
                <w:noProof/>
                <w:webHidden/>
              </w:rPr>
              <w:t>39</w:t>
            </w:r>
            <w:r>
              <w:rPr>
                <w:noProof/>
                <w:webHidden/>
              </w:rPr>
              <w:fldChar w:fldCharType="end"/>
            </w:r>
          </w:hyperlink>
        </w:p>
        <w:p w:rsidR="00A76D6F" w:rsidRDefault="00A76D6F">
          <w:pPr>
            <w:pStyle w:val="TOC1"/>
            <w:tabs>
              <w:tab w:val="right" w:leader="dot" w:pos="10168"/>
            </w:tabs>
            <w:rPr>
              <w:noProof/>
            </w:rPr>
          </w:pPr>
          <w:hyperlink w:anchor="_Toc494530755" w:history="1">
            <w:r w:rsidRPr="00DC20FF">
              <w:rPr>
                <w:rStyle w:val="Hyperlink"/>
                <w:rFonts w:ascii="Segoe UI" w:hAnsi="Segoe UI" w:cs="Segoe UI"/>
                <w:noProof/>
              </w:rPr>
              <w:t>Awesome Artificial Intelligence (AI)</w:t>
            </w:r>
            <w:r>
              <w:rPr>
                <w:noProof/>
                <w:webHidden/>
              </w:rPr>
              <w:tab/>
            </w:r>
            <w:r>
              <w:rPr>
                <w:noProof/>
                <w:webHidden/>
              </w:rPr>
              <w:fldChar w:fldCharType="begin"/>
            </w:r>
            <w:r>
              <w:rPr>
                <w:noProof/>
                <w:webHidden/>
              </w:rPr>
              <w:instrText xml:space="preserve"> PAGEREF _Toc494530755 \h </w:instrText>
            </w:r>
            <w:r>
              <w:rPr>
                <w:noProof/>
                <w:webHidden/>
              </w:rPr>
            </w:r>
            <w:r>
              <w:rPr>
                <w:noProof/>
                <w:webHidden/>
              </w:rPr>
              <w:fldChar w:fldCharType="separate"/>
            </w:r>
            <w:r>
              <w:rPr>
                <w:noProof/>
                <w:webHidden/>
              </w:rPr>
              <w:t>45</w:t>
            </w:r>
            <w:r>
              <w:rPr>
                <w:noProof/>
                <w:webHidden/>
              </w:rPr>
              <w:fldChar w:fldCharType="end"/>
            </w:r>
          </w:hyperlink>
        </w:p>
        <w:p w:rsidR="00A76D6F" w:rsidRDefault="00A76D6F">
          <w:pPr>
            <w:pStyle w:val="TOC2"/>
            <w:tabs>
              <w:tab w:val="right" w:leader="dot" w:pos="10168"/>
            </w:tabs>
            <w:rPr>
              <w:noProof/>
            </w:rPr>
          </w:pPr>
          <w:hyperlink w:anchor="_Toc494530756" w:history="1">
            <w:r w:rsidRPr="00DC20FF">
              <w:rPr>
                <w:rStyle w:val="Hyperlink"/>
                <w:rFonts w:ascii="Segoe UI" w:hAnsi="Segoe UI" w:cs="Segoe UI"/>
                <w:noProof/>
              </w:rPr>
              <w:t>Contents</w:t>
            </w:r>
            <w:r>
              <w:rPr>
                <w:noProof/>
                <w:webHidden/>
              </w:rPr>
              <w:tab/>
            </w:r>
            <w:r>
              <w:rPr>
                <w:noProof/>
                <w:webHidden/>
              </w:rPr>
              <w:fldChar w:fldCharType="begin"/>
            </w:r>
            <w:r>
              <w:rPr>
                <w:noProof/>
                <w:webHidden/>
              </w:rPr>
              <w:instrText xml:space="preserve"> PAGEREF _Toc494530756 \h </w:instrText>
            </w:r>
            <w:r>
              <w:rPr>
                <w:noProof/>
                <w:webHidden/>
              </w:rPr>
            </w:r>
            <w:r>
              <w:rPr>
                <w:noProof/>
                <w:webHidden/>
              </w:rPr>
              <w:fldChar w:fldCharType="separate"/>
            </w:r>
            <w:r>
              <w:rPr>
                <w:noProof/>
                <w:webHidden/>
              </w:rPr>
              <w:t>45</w:t>
            </w:r>
            <w:r>
              <w:rPr>
                <w:noProof/>
                <w:webHidden/>
              </w:rPr>
              <w:fldChar w:fldCharType="end"/>
            </w:r>
          </w:hyperlink>
        </w:p>
        <w:p w:rsidR="00A76D6F" w:rsidRDefault="00A76D6F">
          <w:pPr>
            <w:pStyle w:val="TOC2"/>
            <w:tabs>
              <w:tab w:val="right" w:leader="dot" w:pos="10168"/>
            </w:tabs>
            <w:rPr>
              <w:noProof/>
            </w:rPr>
          </w:pPr>
          <w:hyperlink w:anchor="_Toc494530757" w:history="1">
            <w:r w:rsidRPr="00DC20FF">
              <w:rPr>
                <w:rStyle w:val="Hyperlink"/>
                <w:rFonts w:ascii="Segoe UI" w:hAnsi="Segoe UI" w:cs="Segoe UI"/>
                <w:noProof/>
              </w:rPr>
              <w:t>Courses</w:t>
            </w:r>
            <w:r>
              <w:rPr>
                <w:noProof/>
                <w:webHidden/>
              </w:rPr>
              <w:tab/>
            </w:r>
            <w:r>
              <w:rPr>
                <w:noProof/>
                <w:webHidden/>
              </w:rPr>
              <w:fldChar w:fldCharType="begin"/>
            </w:r>
            <w:r>
              <w:rPr>
                <w:noProof/>
                <w:webHidden/>
              </w:rPr>
              <w:instrText xml:space="preserve"> PAGEREF _Toc494530757 \h </w:instrText>
            </w:r>
            <w:r>
              <w:rPr>
                <w:noProof/>
                <w:webHidden/>
              </w:rPr>
            </w:r>
            <w:r>
              <w:rPr>
                <w:noProof/>
                <w:webHidden/>
              </w:rPr>
              <w:fldChar w:fldCharType="separate"/>
            </w:r>
            <w:r>
              <w:rPr>
                <w:noProof/>
                <w:webHidden/>
              </w:rPr>
              <w:t>46</w:t>
            </w:r>
            <w:r>
              <w:rPr>
                <w:noProof/>
                <w:webHidden/>
              </w:rPr>
              <w:fldChar w:fldCharType="end"/>
            </w:r>
          </w:hyperlink>
        </w:p>
        <w:p w:rsidR="00A76D6F" w:rsidRDefault="00A76D6F">
          <w:pPr>
            <w:pStyle w:val="TOC2"/>
            <w:tabs>
              <w:tab w:val="right" w:leader="dot" w:pos="10168"/>
            </w:tabs>
            <w:rPr>
              <w:noProof/>
            </w:rPr>
          </w:pPr>
          <w:hyperlink w:anchor="_Toc494530758" w:history="1">
            <w:r w:rsidRPr="00DC20FF">
              <w:rPr>
                <w:rStyle w:val="Hyperlink"/>
                <w:rFonts w:ascii="Segoe UI" w:hAnsi="Segoe UI" w:cs="Segoe UI"/>
                <w:noProof/>
              </w:rPr>
              <w:t>Books</w:t>
            </w:r>
            <w:r>
              <w:rPr>
                <w:noProof/>
                <w:webHidden/>
              </w:rPr>
              <w:tab/>
            </w:r>
            <w:r>
              <w:rPr>
                <w:noProof/>
                <w:webHidden/>
              </w:rPr>
              <w:fldChar w:fldCharType="begin"/>
            </w:r>
            <w:r>
              <w:rPr>
                <w:noProof/>
                <w:webHidden/>
              </w:rPr>
              <w:instrText xml:space="preserve"> PAGEREF _Toc494530758 \h </w:instrText>
            </w:r>
            <w:r>
              <w:rPr>
                <w:noProof/>
                <w:webHidden/>
              </w:rPr>
            </w:r>
            <w:r>
              <w:rPr>
                <w:noProof/>
                <w:webHidden/>
              </w:rPr>
              <w:fldChar w:fldCharType="separate"/>
            </w:r>
            <w:r>
              <w:rPr>
                <w:noProof/>
                <w:webHidden/>
              </w:rPr>
              <w:t>46</w:t>
            </w:r>
            <w:r>
              <w:rPr>
                <w:noProof/>
                <w:webHidden/>
              </w:rPr>
              <w:fldChar w:fldCharType="end"/>
            </w:r>
          </w:hyperlink>
        </w:p>
        <w:p w:rsidR="00A76D6F" w:rsidRDefault="00A76D6F">
          <w:pPr>
            <w:pStyle w:val="TOC2"/>
            <w:tabs>
              <w:tab w:val="right" w:leader="dot" w:pos="10168"/>
            </w:tabs>
            <w:rPr>
              <w:noProof/>
            </w:rPr>
          </w:pPr>
          <w:hyperlink w:anchor="_Toc494530759" w:history="1">
            <w:r w:rsidRPr="00DC20FF">
              <w:rPr>
                <w:rStyle w:val="Hyperlink"/>
                <w:rFonts w:ascii="Segoe UI" w:hAnsi="Segoe UI" w:cs="Segoe UI"/>
                <w:noProof/>
              </w:rPr>
              <w:t>Programming</w:t>
            </w:r>
            <w:r>
              <w:rPr>
                <w:noProof/>
                <w:webHidden/>
              </w:rPr>
              <w:tab/>
            </w:r>
            <w:r>
              <w:rPr>
                <w:noProof/>
                <w:webHidden/>
              </w:rPr>
              <w:fldChar w:fldCharType="begin"/>
            </w:r>
            <w:r>
              <w:rPr>
                <w:noProof/>
                <w:webHidden/>
              </w:rPr>
              <w:instrText xml:space="preserve"> PAGEREF _Toc494530759 \h </w:instrText>
            </w:r>
            <w:r>
              <w:rPr>
                <w:noProof/>
                <w:webHidden/>
              </w:rPr>
            </w:r>
            <w:r>
              <w:rPr>
                <w:noProof/>
                <w:webHidden/>
              </w:rPr>
              <w:fldChar w:fldCharType="separate"/>
            </w:r>
            <w:r>
              <w:rPr>
                <w:noProof/>
                <w:webHidden/>
              </w:rPr>
              <w:t>47</w:t>
            </w:r>
            <w:r>
              <w:rPr>
                <w:noProof/>
                <w:webHidden/>
              </w:rPr>
              <w:fldChar w:fldCharType="end"/>
            </w:r>
          </w:hyperlink>
        </w:p>
        <w:p w:rsidR="00A76D6F" w:rsidRDefault="00A76D6F">
          <w:pPr>
            <w:pStyle w:val="TOC2"/>
            <w:tabs>
              <w:tab w:val="right" w:leader="dot" w:pos="10168"/>
            </w:tabs>
            <w:rPr>
              <w:noProof/>
            </w:rPr>
          </w:pPr>
          <w:hyperlink w:anchor="_Toc494530760" w:history="1">
            <w:r w:rsidRPr="00DC20FF">
              <w:rPr>
                <w:rStyle w:val="Hyperlink"/>
                <w:rFonts w:ascii="Segoe UI" w:hAnsi="Segoe UI" w:cs="Segoe UI"/>
                <w:noProof/>
              </w:rPr>
              <w:t>Philosophy</w:t>
            </w:r>
            <w:r>
              <w:rPr>
                <w:noProof/>
                <w:webHidden/>
              </w:rPr>
              <w:tab/>
            </w:r>
            <w:r>
              <w:rPr>
                <w:noProof/>
                <w:webHidden/>
              </w:rPr>
              <w:fldChar w:fldCharType="begin"/>
            </w:r>
            <w:r>
              <w:rPr>
                <w:noProof/>
                <w:webHidden/>
              </w:rPr>
              <w:instrText xml:space="preserve"> PAGEREF _Toc494530760 \h </w:instrText>
            </w:r>
            <w:r>
              <w:rPr>
                <w:noProof/>
                <w:webHidden/>
              </w:rPr>
            </w:r>
            <w:r>
              <w:rPr>
                <w:noProof/>
                <w:webHidden/>
              </w:rPr>
              <w:fldChar w:fldCharType="separate"/>
            </w:r>
            <w:r>
              <w:rPr>
                <w:noProof/>
                <w:webHidden/>
              </w:rPr>
              <w:t>47</w:t>
            </w:r>
            <w:r>
              <w:rPr>
                <w:noProof/>
                <w:webHidden/>
              </w:rPr>
              <w:fldChar w:fldCharType="end"/>
            </w:r>
          </w:hyperlink>
        </w:p>
        <w:p w:rsidR="00A76D6F" w:rsidRDefault="00A76D6F">
          <w:pPr>
            <w:pStyle w:val="TOC2"/>
            <w:tabs>
              <w:tab w:val="right" w:leader="dot" w:pos="10168"/>
            </w:tabs>
            <w:rPr>
              <w:noProof/>
            </w:rPr>
          </w:pPr>
          <w:hyperlink w:anchor="_Toc494530761" w:history="1">
            <w:r w:rsidRPr="00DC20FF">
              <w:rPr>
                <w:rStyle w:val="Hyperlink"/>
                <w:rFonts w:ascii="Segoe UI" w:hAnsi="Segoe UI" w:cs="Segoe UI"/>
                <w:noProof/>
              </w:rPr>
              <w:t>Free Content</w:t>
            </w:r>
            <w:r>
              <w:rPr>
                <w:noProof/>
                <w:webHidden/>
              </w:rPr>
              <w:tab/>
            </w:r>
            <w:r>
              <w:rPr>
                <w:noProof/>
                <w:webHidden/>
              </w:rPr>
              <w:fldChar w:fldCharType="begin"/>
            </w:r>
            <w:r>
              <w:rPr>
                <w:noProof/>
                <w:webHidden/>
              </w:rPr>
              <w:instrText xml:space="preserve"> PAGEREF _Toc494530761 \h </w:instrText>
            </w:r>
            <w:r>
              <w:rPr>
                <w:noProof/>
                <w:webHidden/>
              </w:rPr>
            </w:r>
            <w:r>
              <w:rPr>
                <w:noProof/>
                <w:webHidden/>
              </w:rPr>
              <w:fldChar w:fldCharType="separate"/>
            </w:r>
            <w:r>
              <w:rPr>
                <w:noProof/>
                <w:webHidden/>
              </w:rPr>
              <w:t>47</w:t>
            </w:r>
            <w:r>
              <w:rPr>
                <w:noProof/>
                <w:webHidden/>
              </w:rPr>
              <w:fldChar w:fldCharType="end"/>
            </w:r>
          </w:hyperlink>
        </w:p>
        <w:p w:rsidR="00A76D6F" w:rsidRDefault="00A76D6F">
          <w:pPr>
            <w:pStyle w:val="TOC2"/>
            <w:tabs>
              <w:tab w:val="right" w:leader="dot" w:pos="10168"/>
            </w:tabs>
            <w:rPr>
              <w:noProof/>
            </w:rPr>
          </w:pPr>
          <w:hyperlink w:anchor="_Toc494530762" w:history="1">
            <w:r w:rsidRPr="00DC20FF">
              <w:rPr>
                <w:rStyle w:val="Hyperlink"/>
                <w:rFonts w:ascii="Segoe UI" w:hAnsi="Segoe UI" w:cs="Segoe UI"/>
                <w:noProof/>
              </w:rPr>
              <w:t>Code</w:t>
            </w:r>
            <w:r>
              <w:rPr>
                <w:noProof/>
                <w:webHidden/>
              </w:rPr>
              <w:tab/>
            </w:r>
            <w:r>
              <w:rPr>
                <w:noProof/>
                <w:webHidden/>
              </w:rPr>
              <w:fldChar w:fldCharType="begin"/>
            </w:r>
            <w:r>
              <w:rPr>
                <w:noProof/>
                <w:webHidden/>
              </w:rPr>
              <w:instrText xml:space="preserve"> PAGEREF _Toc494530762 \h </w:instrText>
            </w:r>
            <w:r>
              <w:rPr>
                <w:noProof/>
                <w:webHidden/>
              </w:rPr>
            </w:r>
            <w:r>
              <w:rPr>
                <w:noProof/>
                <w:webHidden/>
              </w:rPr>
              <w:fldChar w:fldCharType="separate"/>
            </w:r>
            <w:r>
              <w:rPr>
                <w:noProof/>
                <w:webHidden/>
              </w:rPr>
              <w:t>48</w:t>
            </w:r>
            <w:r>
              <w:rPr>
                <w:noProof/>
                <w:webHidden/>
              </w:rPr>
              <w:fldChar w:fldCharType="end"/>
            </w:r>
          </w:hyperlink>
        </w:p>
        <w:p w:rsidR="00A76D6F" w:rsidRDefault="00A76D6F">
          <w:pPr>
            <w:pStyle w:val="TOC2"/>
            <w:tabs>
              <w:tab w:val="right" w:leader="dot" w:pos="10168"/>
            </w:tabs>
            <w:rPr>
              <w:noProof/>
            </w:rPr>
          </w:pPr>
          <w:hyperlink w:anchor="_Toc494530763" w:history="1">
            <w:r w:rsidRPr="00DC20FF">
              <w:rPr>
                <w:rStyle w:val="Hyperlink"/>
                <w:rFonts w:ascii="Segoe UI" w:hAnsi="Segoe UI" w:cs="Segoe UI"/>
                <w:noProof/>
              </w:rPr>
              <w:t>Videos</w:t>
            </w:r>
            <w:r>
              <w:rPr>
                <w:noProof/>
                <w:webHidden/>
              </w:rPr>
              <w:tab/>
            </w:r>
            <w:r>
              <w:rPr>
                <w:noProof/>
                <w:webHidden/>
              </w:rPr>
              <w:fldChar w:fldCharType="begin"/>
            </w:r>
            <w:r>
              <w:rPr>
                <w:noProof/>
                <w:webHidden/>
              </w:rPr>
              <w:instrText xml:space="preserve"> PAGEREF _Toc494530763 \h </w:instrText>
            </w:r>
            <w:r>
              <w:rPr>
                <w:noProof/>
                <w:webHidden/>
              </w:rPr>
            </w:r>
            <w:r>
              <w:rPr>
                <w:noProof/>
                <w:webHidden/>
              </w:rPr>
              <w:fldChar w:fldCharType="separate"/>
            </w:r>
            <w:r>
              <w:rPr>
                <w:noProof/>
                <w:webHidden/>
              </w:rPr>
              <w:t>48</w:t>
            </w:r>
            <w:r>
              <w:rPr>
                <w:noProof/>
                <w:webHidden/>
              </w:rPr>
              <w:fldChar w:fldCharType="end"/>
            </w:r>
          </w:hyperlink>
        </w:p>
        <w:p w:rsidR="00A76D6F" w:rsidRDefault="00A76D6F">
          <w:pPr>
            <w:pStyle w:val="TOC2"/>
            <w:tabs>
              <w:tab w:val="right" w:leader="dot" w:pos="10168"/>
            </w:tabs>
            <w:rPr>
              <w:noProof/>
            </w:rPr>
          </w:pPr>
          <w:hyperlink w:anchor="_Toc494530764" w:history="1">
            <w:r w:rsidRPr="00DC20FF">
              <w:rPr>
                <w:rStyle w:val="Hyperlink"/>
                <w:rFonts w:ascii="Segoe UI" w:hAnsi="Segoe UI" w:cs="Segoe UI"/>
                <w:noProof/>
              </w:rPr>
              <w:t>Learning</w:t>
            </w:r>
            <w:r>
              <w:rPr>
                <w:noProof/>
                <w:webHidden/>
              </w:rPr>
              <w:tab/>
            </w:r>
            <w:r>
              <w:rPr>
                <w:noProof/>
                <w:webHidden/>
              </w:rPr>
              <w:fldChar w:fldCharType="begin"/>
            </w:r>
            <w:r>
              <w:rPr>
                <w:noProof/>
                <w:webHidden/>
              </w:rPr>
              <w:instrText xml:space="preserve"> PAGEREF _Toc494530764 \h </w:instrText>
            </w:r>
            <w:r>
              <w:rPr>
                <w:noProof/>
                <w:webHidden/>
              </w:rPr>
            </w:r>
            <w:r>
              <w:rPr>
                <w:noProof/>
                <w:webHidden/>
              </w:rPr>
              <w:fldChar w:fldCharType="separate"/>
            </w:r>
            <w:r>
              <w:rPr>
                <w:noProof/>
                <w:webHidden/>
              </w:rPr>
              <w:t>48</w:t>
            </w:r>
            <w:r>
              <w:rPr>
                <w:noProof/>
                <w:webHidden/>
              </w:rPr>
              <w:fldChar w:fldCharType="end"/>
            </w:r>
          </w:hyperlink>
        </w:p>
        <w:p w:rsidR="00A76D6F" w:rsidRDefault="00A76D6F">
          <w:pPr>
            <w:pStyle w:val="TOC2"/>
            <w:tabs>
              <w:tab w:val="right" w:leader="dot" w:pos="10168"/>
            </w:tabs>
            <w:rPr>
              <w:noProof/>
            </w:rPr>
          </w:pPr>
          <w:hyperlink w:anchor="_Toc494530765" w:history="1">
            <w:r w:rsidRPr="00DC20FF">
              <w:rPr>
                <w:rStyle w:val="Hyperlink"/>
                <w:rFonts w:ascii="Segoe UI" w:hAnsi="Segoe UI" w:cs="Segoe UI"/>
                <w:noProof/>
              </w:rPr>
              <w:t>Organizations</w:t>
            </w:r>
            <w:r>
              <w:rPr>
                <w:noProof/>
                <w:webHidden/>
              </w:rPr>
              <w:tab/>
            </w:r>
            <w:r>
              <w:rPr>
                <w:noProof/>
                <w:webHidden/>
              </w:rPr>
              <w:fldChar w:fldCharType="begin"/>
            </w:r>
            <w:r>
              <w:rPr>
                <w:noProof/>
                <w:webHidden/>
              </w:rPr>
              <w:instrText xml:space="preserve"> PAGEREF _Toc494530765 \h </w:instrText>
            </w:r>
            <w:r>
              <w:rPr>
                <w:noProof/>
                <w:webHidden/>
              </w:rPr>
            </w:r>
            <w:r>
              <w:rPr>
                <w:noProof/>
                <w:webHidden/>
              </w:rPr>
              <w:fldChar w:fldCharType="separate"/>
            </w:r>
            <w:r>
              <w:rPr>
                <w:noProof/>
                <w:webHidden/>
              </w:rPr>
              <w:t>49</w:t>
            </w:r>
            <w:r>
              <w:rPr>
                <w:noProof/>
                <w:webHidden/>
              </w:rPr>
              <w:fldChar w:fldCharType="end"/>
            </w:r>
          </w:hyperlink>
        </w:p>
        <w:p w:rsidR="00A76D6F" w:rsidRDefault="00A76D6F">
          <w:pPr>
            <w:pStyle w:val="TOC2"/>
            <w:tabs>
              <w:tab w:val="right" w:leader="dot" w:pos="10168"/>
            </w:tabs>
            <w:rPr>
              <w:noProof/>
            </w:rPr>
          </w:pPr>
          <w:hyperlink w:anchor="_Toc494530766" w:history="1">
            <w:r w:rsidRPr="00DC20FF">
              <w:rPr>
                <w:rStyle w:val="Hyperlink"/>
                <w:rFonts w:ascii="Segoe UI" w:hAnsi="Segoe UI" w:cs="Segoe UI"/>
                <w:noProof/>
              </w:rPr>
              <w:t>Journals</w:t>
            </w:r>
            <w:r>
              <w:rPr>
                <w:noProof/>
                <w:webHidden/>
              </w:rPr>
              <w:tab/>
            </w:r>
            <w:r>
              <w:rPr>
                <w:noProof/>
                <w:webHidden/>
              </w:rPr>
              <w:fldChar w:fldCharType="begin"/>
            </w:r>
            <w:r>
              <w:rPr>
                <w:noProof/>
                <w:webHidden/>
              </w:rPr>
              <w:instrText xml:space="preserve"> PAGEREF _Toc494530766 \h </w:instrText>
            </w:r>
            <w:r>
              <w:rPr>
                <w:noProof/>
                <w:webHidden/>
              </w:rPr>
            </w:r>
            <w:r>
              <w:rPr>
                <w:noProof/>
                <w:webHidden/>
              </w:rPr>
              <w:fldChar w:fldCharType="separate"/>
            </w:r>
            <w:r>
              <w:rPr>
                <w:noProof/>
                <w:webHidden/>
              </w:rPr>
              <w:t>49</w:t>
            </w:r>
            <w:r>
              <w:rPr>
                <w:noProof/>
                <w:webHidden/>
              </w:rPr>
              <w:fldChar w:fldCharType="end"/>
            </w:r>
          </w:hyperlink>
        </w:p>
        <w:p w:rsidR="00A76D6F" w:rsidRDefault="00A76D6F">
          <w:pPr>
            <w:pStyle w:val="TOC2"/>
            <w:tabs>
              <w:tab w:val="right" w:leader="dot" w:pos="10168"/>
            </w:tabs>
            <w:rPr>
              <w:noProof/>
            </w:rPr>
          </w:pPr>
          <w:hyperlink w:anchor="_Toc494530767" w:history="1">
            <w:r w:rsidRPr="00DC20FF">
              <w:rPr>
                <w:rStyle w:val="Hyperlink"/>
                <w:rFonts w:ascii="Segoe UI" w:hAnsi="Segoe UI" w:cs="Segoe UI"/>
                <w:noProof/>
              </w:rPr>
              <w:t>Competitions</w:t>
            </w:r>
            <w:r>
              <w:rPr>
                <w:noProof/>
                <w:webHidden/>
              </w:rPr>
              <w:tab/>
            </w:r>
            <w:r>
              <w:rPr>
                <w:noProof/>
                <w:webHidden/>
              </w:rPr>
              <w:fldChar w:fldCharType="begin"/>
            </w:r>
            <w:r>
              <w:rPr>
                <w:noProof/>
                <w:webHidden/>
              </w:rPr>
              <w:instrText xml:space="preserve"> PAGEREF _Toc494530767 \h </w:instrText>
            </w:r>
            <w:r>
              <w:rPr>
                <w:noProof/>
                <w:webHidden/>
              </w:rPr>
            </w:r>
            <w:r>
              <w:rPr>
                <w:noProof/>
                <w:webHidden/>
              </w:rPr>
              <w:fldChar w:fldCharType="separate"/>
            </w:r>
            <w:r>
              <w:rPr>
                <w:noProof/>
                <w:webHidden/>
              </w:rPr>
              <w:t>50</w:t>
            </w:r>
            <w:r>
              <w:rPr>
                <w:noProof/>
                <w:webHidden/>
              </w:rPr>
              <w:fldChar w:fldCharType="end"/>
            </w:r>
          </w:hyperlink>
        </w:p>
        <w:p w:rsidR="00A76D6F" w:rsidRDefault="00A76D6F">
          <w:pPr>
            <w:pStyle w:val="TOC2"/>
            <w:tabs>
              <w:tab w:val="right" w:leader="dot" w:pos="10168"/>
            </w:tabs>
            <w:rPr>
              <w:noProof/>
            </w:rPr>
          </w:pPr>
          <w:hyperlink w:anchor="_Toc494530768" w:history="1">
            <w:r w:rsidRPr="00DC20FF">
              <w:rPr>
                <w:rStyle w:val="Hyperlink"/>
                <w:rFonts w:ascii="Segoe UI" w:hAnsi="Segoe UI" w:cs="Segoe UI"/>
                <w:noProof/>
              </w:rPr>
              <w:t>Movies</w:t>
            </w:r>
            <w:r>
              <w:rPr>
                <w:noProof/>
                <w:webHidden/>
              </w:rPr>
              <w:tab/>
            </w:r>
            <w:r>
              <w:rPr>
                <w:noProof/>
                <w:webHidden/>
              </w:rPr>
              <w:fldChar w:fldCharType="begin"/>
            </w:r>
            <w:r>
              <w:rPr>
                <w:noProof/>
                <w:webHidden/>
              </w:rPr>
              <w:instrText xml:space="preserve"> PAGEREF _Toc494530768 \h </w:instrText>
            </w:r>
            <w:r>
              <w:rPr>
                <w:noProof/>
                <w:webHidden/>
              </w:rPr>
            </w:r>
            <w:r>
              <w:rPr>
                <w:noProof/>
                <w:webHidden/>
              </w:rPr>
              <w:fldChar w:fldCharType="separate"/>
            </w:r>
            <w:r>
              <w:rPr>
                <w:noProof/>
                <w:webHidden/>
              </w:rPr>
              <w:t>50</w:t>
            </w:r>
            <w:r>
              <w:rPr>
                <w:noProof/>
                <w:webHidden/>
              </w:rPr>
              <w:fldChar w:fldCharType="end"/>
            </w:r>
          </w:hyperlink>
        </w:p>
        <w:p w:rsidR="00A76D6F" w:rsidRDefault="00A76D6F">
          <w:pPr>
            <w:pStyle w:val="TOC2"/>
            <w:tabs>
              <w:tab w:val="right" w:leader="dot" w:pos="10168"/>
            </w:tabs>
            <w:rPr>
              <w:noProof/>
            </w:rPr>
          </w:pPr>
          <w:hyperlink w:anchor="_Toc494530769" w:history="1">
            <w:r w:rsidRPr="00DC20FF">
              <w:rPr>
                <w:rStyle w:val="Hyperlink"/>
                <w:rFonts w:ascii="Segoe UI" w:hAnsi="Segoe UI" w:cs="Segoe UI"/>
                <w:noProof/>
              </w:rPr>
              <w:t>Misc</w:t>
            </w:r>
            <w:r>
              <w:rPr>
                <w:noProof/>
                <w:webHidden/>
              </w:rPr>
              <w:tab/>
            </w:r>
            <w:r>
              <w:rPr>
                <w:noProof/>
                <w:webHidden/>
              </w:rPr>
              <w:fldChar w:fldCharType="begin"/>
            </w:r>
            <w:r>
              <w:rPr>
                <w:noProof/>
                <w:webHidden/>
              </w:rPr>
              <w:instrText xml:space="preserve"> PAGEREF _Toc494530769 \h </w:instrText>
            </w:r>
            <w:r>
              <w:rPr>
                <w:noProof/>
                <w:webHidden/>
              </w:rPr>
            </w:r>
            <w:r>
              <w:rPr>
                <w:noProof/>
                <w:webHidden/>
              </w:rPr>
              <w:fldChar w:fldCharType="separate"/>
            </w:r>
            <w:r>
              <w:rPr>
                <w:noProof/>
                <w:webHidden/>
              </w:rPr>
              <w:t>50</w:t>
            </w:r>
            <w:r>
              <w:rPr>
                <w:noProof/>
                <w:webHidden/>
              </w:rPr>
              <w:fldChar w:fldCharType="end"/>
            </w:r>
          </w:hyperlink>
        </w:p>
        <w:p w:rsidR="00A76D6F" w:rsidRDefault="00A76D6F">
          <w:pPr>
            <w:pStyle w:val="TOC1"/>
            <w:tabs>
              <w:tab w:val="right" w:leader="dot" w:pos="10168"/>
            </w:tabs>
            <w:rPr>
              <w:noProof/>
            </w:rPr>
          </w:pPr>
          <w:hyperlink w:anchor="_Toc494530770" w:history="1">
            <w:r w:rsidRPr="00DC20FF">
              <w:rPr>
                <w:rStyle w:val="Hyperlink"/>
                <w:rFonts w:ascii="Segoe UI" w:hAnsi="Segoe UI" w:cs="Segoe UI"/>
                <w:noProof/>
              </w:rPr>
              <w:t>Awesome Deep Learning</w:t>
            </w:r>
            <w:r>
              <w:rPr>
                <w:noProof/>
                <w:webHidden/>
              </w:rPr>
              <w:tab/>
            </w:r>
            <w:r>
              <w:rPr>
                <w:noProof/>
                <w:webHidden/>
              </w:rPr>
              <w:fldChar w:fldCharType="begin"/>
            </w:r>
            <w:r>
              <w:rPr>
                <w:noProof/>
                <w:webHidden/>
              </w:rPr>
              <w:instrText xml:space="preserve"> PAGEREF _Toc494530770 \h </w:instrText>
            </w:r>
            <w:r>
              <w:rPr>
                <w:noProof/>
                <w:webHidden/>
              </w:rPr>
            </w:r>
            <w:r>
              <w:rPr>
                <w:noProof/>
                <w:webHidden/>
              </w:rPr>
              <w:fldChar w:fldCharType="separate"/>
            </w:r>
            <w:r>
              <w:rPr>
                <w:noProof/>
                <w:webHidden/>
              </w:rPr>
              <w:t>50</w:t>
            </w:r>
            <w:r>
              <w:rPr>
                <w:noProof/>
                <w:webHidden/>
              </w:rPr>
              <w:fldChar w:fldCharType="end"/>
            </w:r>
          </w:hyperlink>
        </w:p>
        <w:p w:rsidR="00A76D6F" w:rsidRDefault="00A76D6F">
          <w:pPr>
            <w:pStyle w:val="TOC2"/>
            <w:tabs>
              <w:tab w:val="right" w:leader="dot" w:pos="10168"/>
            </w:tabs>
            <w:rPr>
              <w:noProof/>
            </w:rPr>
          </w:pPr>
          <w:hyperlink w:anchor="_Toc494530771" w:history="1">
            <w:r w:rsidRPr="00DC20FF">
              <w:rPr>
                <w:rStyle w:val="Hyperlink"/>
                <w:rFonts w:ascii="Segoe UI" w:hAnsi="Segoe UI" w:cs="Segoe UI"/>
                <w:noProof/>
              </w:rPr>
              <w:t>Table of Contents</w:t>
            </w:r>
            <w:r>
              <w:rPr>
                <w:noProof/>
                <w:webHidden/>
              </w:rPr>
              <w:tab/>
            </w:r>
            <w:r>
              <w:rPr>
                <w:noProof/>
                <w:webHidden/>
              </w:rPr>
              <w:fldChar w:fldCharType="begin"/>
            </w:r>
            <w:r>
              <w:rPr>
                <w:noProof/>
                <w:webHidden/>
              </w:rPr>
              <w:instrText xml:space="preserve"> PAGEREF _Toc494530771 \h </w:instrText>
            </w:r>
            <w:r>
              <w:rPr>
                <w:noProof/>
                <w:webHidden/>
              </w:rPr>
            </w:r>
            <w:r>
              <w:rPr>
                <w:noProof/>
                <w:webHidden/>
              </w:rPr>
              <w:fldChar w:fldCharType="separate"/>
            </w:r>
            <w:r>
              <w:rPr>
                <w:noProof/>
                <w:webHidden/>
              </w:rPr>
              <w:t>50</w:t>
            </w:r>
            <w:r>
              <w:rPr>
                <w:noProof/>
                <w:webHidden/>
              </w:rPr>
              <w:fldChar w:fldCharType="end"/>
            </w:r>
          </w:hyperlink>
        </w:p>
        <w:p w:rsidR="00A76D6F" w:rsidRDefault="00A76D6F">
          <w:pPr>
            <w:pStyle w:val="TOC3"/>
            <w:tabs>
              <w:tab w:val="right" w:leader="dot" w:pos="10168"/>
            </w:tabs>
            <w:rPr>
              <w:noProof/>
            </w:rPr>
          </w:pPr>
          <w:hyperlink w:anchor="_Toc494530772" w:history="1">
            <w:r w:rsidRPr="00DC20FF">
              <w:rPr>
                <w:rStyle w:val="Hyperlink"/>
                <w:rFonts w:ascii="Segoe UI" w:hAnsi="Segoe UI" w:cs="Segoe UI"/>
                <w:noProof/>
              </w:rPr>
              <w:t>Free Online Books</w:t>
            </w:r>
            <w:r>
              <w:rPr>
                <w:noProof/>
                <w:webHidden/>
              </w:rPr>
              <w:tab/>
            </w:r>
            <w:r>
              <w:rPr>
                <w:noProof/>
                <w:webHidden/>
              </w:rPr>
              <w:fldChar w:fldCharType="begin"/>
            </w:r>
            <w:r>
              <w:rPr>
                <w:noProof/>
                <w:webHidden/>
              </w:rPr>
              <w:instrText xml:space="preserve"> PAGEREF _Toc494530772 \h </w:instrText>
            </w:r>
            <w:r>
              <w:rPr>
                <w:noProof/>
                <w:webHidden/>
              </w:rPr>
            </w:r>
            <w:r>
              <w:rPr>
                <w:noProof/>
                <w:webHidden/>
              </w:rPr>
              <w:fldChar w:fldCharType="separate"/>
            </w:r>
            <w:r>
              <w:rPr>
                <w:noProof/>
                <w:webHidden/>
              </w:rPr>
              <w:t>51</w:t>
            </w:r>
            <w:r>
              <w:rPr>
                <w:noProof/>
                <w:webHidden/>
              </w:rPr>
              <w:fldChar w:fldCharType="end"/>
            </w:r>
          </w:hyperlink>
        </w:p>
        <w:p w:rsidR="00A76D6F" w:rsidRDefault="00A76D6F">
          <w:pPr>
            <w:pStyle w:val="TOC3"/>
            <w:tabs>
              <w:tab w:val="right" w:leader="dot" w:pos="10168"/>
            </w:tabs>
            <w:rPr>
              <w:noProof/>
            </w:rPr>
          </w:pPr>
          <w:hyperlink w:anchor="_Toc494530773" w:history="1">
            <w:r w:rsidRPr="00DC20FF">
              <w:rPr>
                <w:rStyle w:val="Hyperlink"/>
                <w:rFonts w:ascii="Segoe UI" w:hAnsi="Segoe UI" w:cs="Segoe UI"/>
                <w:noProof/>
              </w:rPr>
              <w:t>Courses</w:t>
            </w:r>
            <w:r>
              <w:rPr>
                <w:noProof/>
                <w:webHidden/>
              </w:rPr>
              <w:tab/>
            </w:r>
            <w:r>
              <w:rPr>
                <w:noProof/>
                <w:webHidden/>
              </w:rPr>
              <w:fldChar w:fldCharType="begin"/>
            </w:r>
            <w:r>
              <w:rPr>
                <w:noProof/>
                <w:webHidden/>
              </w:rPr>
              <w:instrText xml:space="preserve"> PAGEREF _Toc494530773 \h </w:instrText>
            </w:r>
            <w:r>
              <w:rPr>
                <w:noProof/>
                <w:webHidden/>
              </w:rPr>
            </w:r>
            <w:r>
              <w:rPr>
                <w:noProof/>
                <w:webHidden/>
              </w:rPr>
              <w:fldChar w:fldCharType="separate"/>
            </w:r>
            <w:r>
              <w:rPr>
                <w:noProof/>
                <w:webHidden/>
              </w:rPr>
              <w:t>51</w:t>
            </w:r>
            <w:r>
              <w:rPr>
                <w:noProof/>
                <w:webHidden/>
              </w:rPr>
              <w:fldChar w:fldCharType="end"/>
            </w:r>
          </w:hyperlink>
        </w:p>
        <w:p w:rsidR="00A76D6F" w:rsidRDefault="00A76D6F">
          <w:pPr>
            <w:pStyle w:val="TOC3"/>
            <w:tabs>
              <w:tab w:val="right" w:leader="dot" w:pos="10168"/>
            </w:tabs>
            <w:rPr>
              <w:noProof/>
            </w:rPr>
          </w:pPr>
          <w:hyperlink w:anchor="_Toc494530774" w:history="1">
            <w:r w:rsidRPr="00DC20FF">
              <w:rPr>
                <w:rStyle w:val="Hyperlink"/>
                <w:rFonts w:ascii="Segoe UI" w:hAnsi="Segoe UI" w:cs="Segoe UI"/>
                <w:noProof/>
              </w:rPr>
              <w:t>Videos and Lectures</w:t>
            </w:r>
            <w:r>
              <w:rPr>
                <w:noProof/>
                <w:webHidden/>
              </w:rPr>
              <w:tab/>
            </w:r>
            <w:r>
              <w:rPr>
                <w:noProof/>
                <w:webHidden/>
              </w:rPr>
              <w:fldChar w:fldCharType="begin"/>
            </w:r>
            <w:r>
              <w:rPr>
                <w:noProof/>
                <w:webHidden/>
              </w:rPr>
              <w:instrText xml:space="preserve"> PAGEREF _Toc494530774 \h </w:instrText>
            </w:r>
            <w:r>
              <w:rPr>
                <w:noProof/>
                <w:webHidden/>
              </w:rPr>
            </w:r>
            <w:r>
              <w:rPr>
                <w:noProof/>
                <w:webHidden/>
              </w:rPr>
              <w:fldChar w:fldCharType="separate"/>
            </w:r>
            <w:r>
              <w:rPr>
                <w:noProof/>
                <w:webHidden/>
              </w:rPr>
              <w:t>52</w:t>
            </w:r>
            <w:r>
              <w:rPr>
                <w:noProof/>
                <w:webHidden/>
              </w:rPr>
              <w:fldChar w:fldCharType="end"/>
            </w:r>
          </w:hyperlink>
        </w:p>
        <w:p w:rsidR="00A76D6F" w:rsidRDefault="00A76D6F">
          <w:pPr>
            <w:pStyle w:val="TOC3"/>
            <w:tabs>
              <w:tab w:val="right" w:leader="dot" w:pos="10168"/>
            </w:tabs>
            <w:rPr>
              <w:noProof/>
            </w:rPr>
          </w:pPr>
          <w:hyperlink w:anchor="_Toc494530775" w:history="1">
            <w:r w:rsidRPr="00DC20FF">
              <w:rPr>
                <w:rStyle w:val="Hyperlink"/>
                <w:rFonts w:ascii="Segoe UI" w:hAnsi="Segoe UI" w:cs="Segoe UI"/>
                <w:noProof/>
              </w:rPr>
              <w:t>Papers</w:t>
            </w:r>
            <w:r>
              <w:rPr>
                <w:noProof/>
                <w:webHidden/>
              </w:rPr>
              <w:tab/>
            </w:r>
            <w:r>
              <w:rPr>
                <w:noProof/>
                <w:webHidden/>
              </w:rPr>
              <w:fldChar w:fldCharType="begin"/>
            </w:r>
            <w:r>
              <w:rPr>
                <w:noProof/>
                <w:webHidden/>
              </w:rPr>
              <w:instrText xml:space="preserve"> PAGEREF _Toc494530775 \h </w:instrText>
            </w:r>
            <w:r>
              <w:rPr>
                <w:noProof/>
                <w:webHidden/>
              </w:rPr>
            </w:r>
            <w:r>
              <w:rPr>
                <w:noProof/>
                <w:webHidden/>
              </w:rPr>
              <w:fldChar w:fldCharType="separate"/>
            </w:r>
            <w:r>
              <w:rPr>
                <w:noProof/>
                <w:webHidden/>
              </w:rPr>
              <w:t>53</w:t>
            </w:r>
            <w:r>
              <w:rPr>
                <w:noProof/>
                <w:webHidden/>
              </w:rPr>
              <w:fldChar w:fldCharType="end"/>
            </w:r>
          </w:hyperlink>
        </w:p>
        <w:p w:rsidR="00A76D6F" w:rsidRDefault="00A76D6F">
          <w:pPr>
            <w:pStyle w:val="TOC3"/>
            <w:tabs>
              <w:tab w:val="right" w:leader="dot" w:pos="10168"/>
            </w:tabs>
            <w:rPr>
              <w:noProof/>
            </w:rPr>
          </w:pPr>
          <w:hyperlink w:anchor="_Toc494530776" w:history="1">
            <w:r w:rsidRPr="00DC20FF">
              <w:rPr>
                <w:rStyle w:val="Hyperlink"/>
                <w:rFonts w:ascii="Segoe UI" w:hAnsi="Segoe UI" w:cs="Segoe UI"/>
                <w:noProof/>
              </w:rPr>
              <w:t>Tutorials</w:t>
            </w:r>
            <w:r>
              <w:rPr>
                <w:noProof/>
                <w:webHidden/>
              </w:rPr>
              <w:tab/>
            </w:r>
            <w:r>
              <w:rPr>
                <w:noProof/>
                <w:webHidden/>
              </w:rPr>
              <w:fldChar w:fldCharType="begin"/>
            </w:r>
            <w:r>
              <w:rPr>
                <w:noProof/>
                <w:webHidden/>
              </w:rPr>
              <w:instrText xml:space="preserve"> PAGEREF _Toc494530776 \h </w:instrText>
            </w:r>
            <w:r>
              <w:rPr>
                <w:noProof/>
                <w:webHidden/>
              </w:rPr>
            </w:r>
            <w:r>
              <w:rPr>
                <w:noProof/>
                <w:webHidden/>
              </w:rPr>
              <w:fldChar w:fldCharType="separate"/>
            </w:r>
            <w:r>
              <w:rPr>
                <w:noProof/>
                <w:webHidden/>
              </w:rPr>
              <w:t>54</w:t>
            </w:r>
            <w:r>
              <w:rPr>
                <w:noProof/>
                <w:webHidden/>
              </w:rPr>
              <w:fldChar w:fldCharType="end"/>
            </w:r>
          </w:hyperlink>
        </w:p>
        <w:p w:rsidR="00A76D6F" w:rsidRDefault="00A76D6F">
          <w:pPr>
            <w:pStyle w:val="TOC2"/>
            <w:tabs>
              <w:tab w:val="right" w:leader="dot" w:pos="10168"/>
            </w:tabs>
            <w:rPr>
              <w:noProof/>
            </w:rPr>
          </w:pPr>
          <w:hyperlink w:anchor="_Toc494530777" w:history="1">
            <w:r w:rsidRPr="00DC20FF">
              <w:rPr>
                <w:rStyle w:val="Hyperlink"/>
                <w:rFonts w:ascii="Segoe UI" w:hAnsi="Segoe UI" w:cs="Segoe UI"/>
                <w:noProof/>
              </w:rPr>
              <w:t>Researchers</w:t>
            </w:r>
            <w:r>
              <w:rPr>
                <w:noProof/>
                <w:webHidden/>
              </w:rPr>
              <w:tab/>
            </w:r>
            <w:r>
              <w:rPr>
                <w:noProof/>
                <w:webHidden/>
              </w:rPr>
              <w:fldChar w:fldCharType="begin"/>
            </w:r>
            <w:r>
              <w:rPr>
                <w:noProof/>
                <w:webHidden/>
              </w:rPr>
              <w:instrText xml:space="preserve"> PAGEREF _Toc494530777 \h </w:instrText>
            </w:r>
            <w:r>
              <w:rPr>
                <w:noProof/>
                <w:webHidden/>
              </w:rPr>
            </w:r>
            <w:r>
              <w:rPr>
                <w:noProof/>
                <w:webHidden/>
              </w:rPr>
              <w:fldChar w:fldCharType="separate"/>
            </w:r>
            <w:r>
              <w:rPr>
                <w:noProof/>
                <w:webHidden/>
              </w:rPr>
              <w:t>54</w:t>
            </w:r>
            <w:r>
              <w:rPr>
                <w:noProof/>
                <w:webHidden/>
              </w:rPr>
              <w:fldChar w:fldCharType="end"/>
            </w:r>
          </w:hyperlink>
        </w:p>
        <w:p w:rsidR="00A76D6F" w:rsidRDefault="00A76D6F">
          <w:pPr>
            <w:pStyle w:val="TOC3"/>
            <w:tabs>
              <w:tab w:val="right" w:leader="dot" w:pos="10168"/>
            </w:tabs>
            <w:rPr>
              <w:noProof/>
            </w:rPr>
          </w:pPr>
          <w:hyperlink w:anchor="_Toc494530778" w:history="1">
            <w:r w:rsidRPr="00DC20FF">
              <w:rPr>
                <w:rStyle w:val="Hyperlink"/>
                <w:rFonts w:ascii="Segoe UI" w:hAnsi="Segoe UI" w:cs="Segoe UI"/>
                <w:noProof/>
              </w:rPr>
              <w:t>WebSites</w:t>
            </w:r>
            <w:r>
              <w:rPr>
                <w:noProof/>
                <w:webHidden/>
              </w:rPr>
              <w:tab/>
            </w:r>
            <w:r>
              <w:rPr>
                <w:noProof/>
                <w:webHidden/>
              </w:rPr>
              <w:fldChar w:fldCharType="begin"/>
            </w:r>
            <w:r>
              <w:rPr>
                <w:noProof/>
                <w:webHidden/>
              </w:rPr>
              <w:instrText xml:space="preserve"> PAGEREF _Toc494530778 \h </w:instrText>
            </w:r>
            <w:r>
              <w:rPr>
                <w:noProof/>
                <w:webHidden/>
              </w:rPr>
            </w:r>
            <w:r>
              <w:rPr>
                <w:noProof/>
                <w:webHidden/>
              </w:rPr>
              <w:fldChar w:fldCharType="separate"/>
            </w:r>
            <w:r>
              <w:rPr>
                <w:noProof/>
                <w:webHidden/>
              </w:rPr>
              <w:t>55</w:t>
            </w:r>
            <w:r>
              <w:rPr>
                <w:noProof/>
                <w:webHidden/>
              </w:rPr>
              <w:fldChar w:fldCharType="end"/>
            </w:r>
          </w:hyperlink>
        </w:p>
        <w:p w:rsidR="00A76D6F" w:rsidRDefault="00A76D6F">
          <w:pPr>
            <w:pStyle w:val="TOC3"/>
            <w:tabs>
              <w:tab w:val="right" w:leader="dot" w:pos="10168"/>
            </w:tabs>
            <w:rPr>
              <w:noProof/>
            </w:rPr>
          </w:pPr>
          <w:hyperlink w:anchor="_Toc494530779" w:history="1">
            <w:r w:rsidRPr="00DC20FF">
              <w:rPr>
                <w:rStyle w:val="Hyperlink"/>
                <w:rFonts w:ascii="Segoe UI" w:hAnsi="Segoe UI" w:cs="Segoe UI"/>
                <w:noProof/>
              </w:rPr>
              <w:t>Datasets</w:t>
            </w:r>
            <w:r>
              <w:rPr>
                <w:noProof/>
                <w:webHidden/>
              </w:rPr>
              <w:tab/>
            </w:r>
            <w:r>
              <w:rPr>
                <w:noProof/>
                <w:webHidden/>
              </w:rPr>
              <w:fldChar w:fldCharType="begin"/>
            </w:r>
            <w:r>
              <w:rPr>
                <w:noProof/>
                <w:webHidden/>
              </w:rPr>
              <w:instrText xml:space="preserve"> PAGEREF _Toc494530779 \h </w:instrText>
            </w:r>
            <w:r>
              <w:rPr>
                <w:noProof/>
                <w:webHidden/>
              </w:rPr>
            </w:r>
            <w:r>
              <w:rPr>
                <w:noProof/>
                <w:webHidden/>
              </w:rPr>
              <w:fldChar w:fldCharType="separate"/>
            </w:r>
            <w:r>
              <w:rPr>
                <w:noProof/>
                <w:webHidden/>
              </w:rPr>
              <w:t>56</w:t>
            </w:r>
            <w:r>
              <w:rPr>
                <w:noProof/>
                <w:webHidden/>
              </w:rPr>
              <w:fldChar w:fldCharType="end"/>
            </w:r>
          </w:hyperlink>
        </w:p>
        <w:p w:rsidR="00A76D6F" w:rsidRDefault="00A76D6F">
          <w:pPr>
            <w:pStyle w:val="TOC3"/>
            <w:tabs>
              <w:tab w:val="right" w:leader="dot" w:pos="10168"/>
            </w:tabs>
            <w:rPr>
              <w:noProof/>
            </w:rPr>
          </w:pPr>
          <w:hyperlink w:anchor="_Toc494530780" w:history="1">
            <w:r w:rsidRPr="00DC20FF">
              <w:rPr>
                <w:rStyle w:val="Hyperlink"/>
                <w:rFonts w:ascii="Segoe UI" w:hAnsi="Segoe UI" w:cs="Segoe UI"/>
                <w:noProof/>
              </w:rPr>
              <w:t>Frameworks</w:t>
            </w:r>
            <w:r>
              <w:rPr>
                <w:noProof/>
                <w:webHidden/>
              </w:rPr>
              <w:tab/>
            </w:r>
            <w:r>
              <w:rPr>
                <w:noProof/>
                <w:webHidden/>
              </w:rPr>
              <w:fldChar w:fldCharType="begin"/>
            </w:r>
            <w:r>
              <w:rPr>
                <w:noProof/>
                <w:webHidden/>
              </w:rPr>
              <w:instrText xml:space="preserve"> PAGEREF _Toc494530780 \h </w:instrText>
            </w:r>
            <w:r>
              <w:rPr>
                <w:noProof/>
                <w:webHidden/>
              </w:rPr>
            </w:r>
            <w:r>
              <w:rPr>
                <w:noProof/>
                <w:webHidden/>
              </w:rPr>
              <w:fldChar w:fldCharType="separate"/>
            </w:r>
            <w:r>
              <w:rPr>
                <w:noProof/>
                <w:webHidden/>
              </w:rPr>
              <w:t>60</w:t>
            </w:r>
            <w:r>
              <w:rPr>
                <w:noProof/>
                <w:webHidden/>
              </w:rPr>
              <w:fldChar w:fldCharType="end"/>
            </w:r>
          </w:hyperlink>
        </w:p>
        <w:p w:rsidR="00A76D6F" w:rsidRDefault="00A76D6F">
          <w:pPr>
            <w:pStyle w:val="TOC3"/>
            <w:tabs>
              <w:tab w:val="right" w:leader="dot" w:pos="10168"/>
            </w:tabs>
            <w:rPr>
              <w:noProof/>
            </w:rPr>
          </w:pPr>
          <w:hyperlink w:anchor="_Toc494530781" w:history="1">
            <w:r w:rsidRPr="00DC20FF">
              <w:rPr>
                <w:rStyle w:val="Hyperlink"/>
                <w:rFonts w:ascii="Segoe UI" w:hAnsi="Segoe UI" w:cs="Segoe UI"/>
                <w:noProof/>
              </w:rPr>
              <w:t>Miscellaneous</w:t>
            </w:r>
            <w:r>
              <w:rPr>
                <w:noProof/>
                <w:webHidden/>
              </w:rPr>
              <w:tab/>
            </w:r>
            <w:r>
              <w:rPr>
                <w:noProof/>
                <w:webHidden/>
              </w:rPr>
              <w:fldChar w:fldCharType="begin"/>
            </w:r>
            <w:r>
              <w:rPr>
                <w:noProof/>
                <w:webHidden/>
              </w:rPr>
              <w:instrText xml:space="preserve"> PAGEREF _Toc494530781 \h </w:instrText>
            </w:r>
            <w:r>
              <w:rPr>
                <w:noProof/>
                <w:webHidden/>
              </w:rPr>
            </w:r>
            <w:r>
              <w:rPr>
                <w:noProof/>
                <w:webHidden/>
              </w:rPr>
              <w:fldChar w:fldCharType="separate"/>
            </w:r>
            <w:r>
              <w:rPr>
                <w:noProof/>
                <w:webHidden/>
              </w:rPr>
              <w:t>61</w:t>
            </w:r>
            <w:r>
              <w:rPr>
                <w:noProof/>
                <w:webHidden/>
              </w:rPr>
              <w:fldChar w:fldCharType="end"/>
            </w:r>
          </w:hyperlink>
        </w:p>
        <w:p w:rsidR="00A76D6F" w:rsidRDefault="00A76D6F">
          <w:pPr>
            <w:pStyle w:val="TOC1"/>
            <w:tabs>
              <w:tab w:val="right" w:leader="dot" w:pos="10168"/>
            </w:tabs>
            <w:rPr>
              <w:noProof/>
            </w:rPr>
          </w:pPr>
          <w:hyperlink w:anchor="_Toc494530782" w:history="1">
            <w:r w:rsidRPr="00DC20FF">
              <w:rPr>
                <w:rStyle w:val="Hyperlink"/>
                <w:rFonts w:ascii="Segoe UI" w:hAnsi="Segoe UI" w:cs="Segoe UI"/>
                <w:noProof/>
              </w:rPr>
              <w:t>Deep Learning Papers Reading Roadmap</w:t>
            </w:r>
            <w:r>
              <w:rPr>
                <w:noProof/>
                <w:webHidden/>
              </w:rPr>
              <w:tab/>
            </w:r>
            <w:r>
              <w:rPr>
                <w:noProof/>
                <w:webHidden/>
              </w:rPr>
              <w:fldChar w:fldCharType="begin"/>
            </w:r>
            <w:r>
              <w:rPr>
                <w:noProof/>
                <w:webHidden/>
              </w:rPr>
              <w:instrText xml:space="preserve"> PAGEREF _Toc494530782 \h </w:instrText>
            </w:r>
            <w:r>
              <w:rPr>
                <w:noProof/>
                <w:webHidden/>
              </w:rPr>
            </w:r>
            <w:r>
              <w:rPr>
                <w:noProof/>
                <w:webHidden/>
              </w:rPr>
              <w:fldChar w:fldCharType="separate"/>
            </w:r>
            <w:r>
              <w:rPr>
                <w:noProof/>
                <w:webHidden/>
              </w:rPr>
              <w:t>63</w:t>
            </w:r>
            <w:r>
              <w:rPr>
                <w:noProof/>
                <w:webHidden/>
              </w:rPr>
              <w:fldChar w:fldCharType="end"/>
            </w:r>
          </w:hyperlink>
        </w:p>
        <w:p w:rsidR="00A76D6F" w:rsidRDefault="00A76D6F">
          <w:pPr>
            <w:pStyle w:val="TOC2"/>
            <w:tabs>
              <w:tab w:val="right" w:leader="dot" w:pos="10168"/>
            </w:tabs>
            <w:rPr>
              <w:noProof/>
            </w:rPr>
          </w:pPr>
          <w:hyperlink w:anchor="_Toc494530783" w:history="1">
            <w:r w:rsidRPr="00DC20FF">
              <w:rPr>
                <w:rStyle w:val="Hyperlink"/>
                <w:noProof/>
              </w:rPr>
              <w:t>1 Deep Learning History and Basics</w:t>
            </w:r>
            <w:r>
              <w:rPr>
                <w:noProof/>
                <w:webHidden/>
              </w:rPr>
              <w:tab/>
            </w:r>
            <w:r>
              <w:rPr>
                <w:noProof/>
                <w:webHidden/>
              </w:rPr>
              <w:fldChar w:fldCharType="begin"/>
            </w:r>
            <w:r>
              <w:rPr>
                <w:noProof/>
                <w:webHidden/>
              </w:rPr>
              <w:instrText xml:space="preserve"> PAGEREF _Toc494530783 \h </w:instrText>
            </w:r>
            <w:r>
              <w:rPr>
                <w:noProof/>
                <w:webHidden/>
              </w:rPr>
            </w:r>
            <w:r>
              <w:rPr>
                <w:noProof/>
                <w:webHidden/>
              </w:rPr>
              <w:fldChar w:fldCharType="separate"/>
            </w:r>
            <w:r>
              <w:rPr>
                <w:noProof/>
                <w:webHidden/>
              </w:rPr>
              <w:t>63</w:t>
            </w:r>
            <w:r>
              <w:rPr>
                <w:noProof/>
                <w:webHidden/>
              </w:rPr>
              <w:fldChar w:fldCharType="end"/>
            </w:r>
          </w:hyperlink>
        </w:p>
        <w:p w:rsidR="00A76D6F" w:rsidRDefault="00A76D6F">
          <w:pPr>
            <w:pStyle w:val="TOC2"/>
            <w:tabs>
              <w:tab w:val="right" w:leader="dot" w:pos="10168"/>
            </w:tabs>
            <w:rPr>
              <w:noProof/>
            </w:rPr>
          </w:pPr>
          <w:hyperlink w:anchor="_Toc494530784" w:history="1">
            <w:r w:rsidRPr="00DC20FF">
              <w:rPr>
                <w:rStyle w:val="Hyperlink"/>
                <w:rFonts w:ascii="Segoe UI" w:hAnsi="Segoe UI" w:cs="Segoe UI"/>
                <w:noProof/>
              </w:rPr>
              <w:t>1.0 Book</w:t>
            </w:r>
            <w:r>
              <w:rPr>
                <w:noProof/>
                <w:webHidden/>
              </w:rPr>
              <w:tab/>
            </w:r>
            <w:r>
              <w:rPr>
                <w:noProof/>
                <w:webHidden/>
              </w:rPr>
              <w:fldChar w:fldCharType="begin"/>
            </w:r>
            <w:r>
              <w:rPr>
                <w:noProof/>
                <w:webHidden/>
              </w:rPr>
              <w:instrText xml:space="preserve"> PAGEREF _Toc494530784 \h </w:instrText>
            </w:r>
            <w:r>
              <w:rPr>
                <w:noProof/>
                <w:webHidden/>
              </w:rPr>
            </w:r>
            <w:r>
              <w:rPr>
                <w:noProof/>
                <w:webHidden/>
              </w:rPr>
              <w:fldChar w:fldCharType="separate"/>
            </w:r>
            <w:r>
              <w:rPr>
                <w:noProof/>
                <w:webHidden/>
              </w:rPr>
              <w:t>63</w:t>
            </w:r>
            <w:r>
              <w:rPr>
                <w:noProof/>
                <w:webHidden/>
              </w:rPr>
              <w:fldChar w:fldCharType="end"/>
            </w:r>
          </w:hyperlink>
        </w:p>
        <w:p w:rsidR="00A76D6F" w:rsidRDefault="00A76D6F">
          <w:pPr>
            <w:pStyle w:val="TOC2"/>
            <w:tabs>
              <w:tab w:val="right" w:leader="dot" w:pos="10168"/>
            </w:tabs>
            <w:rPr>
              <w:noProof/>
            </w:rPr>
          </w:pPr>
          <w:hyperlink w:anchor="_Toc494530785" w:history="1">
            <w:r w:rsidRPr="00DC20FF">
              <w:rPr>
                <w:rStyle w:val="Hyperlink"/>
                <w:rFonts w:ascii="Segoe UI" w:hAnsi="Segoe UI" w:cs="Segoe UI"/>
                <w:noProof/>
              </w:rPr>
              <w:t>1.1 Survey</w:t>
            </w:r>
            <w:r>
              <w:rPr>
                <w:noProof/>
                <w:webHidden/>
              </w:rPr>
              <w:tab/>
            </w:r>
            <w:r>
              <w:rPr>
                <w:noProof/>
                <w:webHidden/>
              </w:rPr>
              <w:fldChar w:fldCharType="begin"/>
            </w:r>
            <w:r>
              <w:rPr>
                <w:noProof/>
                <w:webHidden/>
              </w:rPr>
              <w:instrText xml:space="preserve"> PAGEREF _Toc494530785 \h </w:instrText>
            </w:r>
            <w:r>
              <w:rPr>
                <w:noProof/>
                <w:webHidden/>
              </w:rPr>
            </w:r>
            <w:r>
              <w:rPr>
                <w:noProof/>
                <w:webHidden/>
              </w:rPr>
              <w:fldChar w:fldCharType="separate"/>
            </w:r>
            <w:r>
              <w:rPr>
                <w:noProof/>
                <w:webHidden/>
              </w:rPr>
              <w:t>63</w:t>
            </w:r>
            <w:r>
              <w:rPr>
                <w:noProof/>
                <w:webHidden/>
              </w:rPr>
              <w:fldChar w:fldCharType="end"/>
            </w:r>
          </w:hyperlink>
        </w:p>
        <w:p w:rsidR="00A76D6F" w:rsidRDefault="00A76D6F">
          <w:pPr>
            <w:pStyle w:val="TOC2"/>
            <w:tabs>
              <w:tab w:val="right" w:leader="dot" w:pos="10168"/>
            </w:tabs>
            <w:rPr>
              <w:noProof/>
            </w:rPr>
          </w:pPr>
          <w:hyperlink w:anchor="_Toc494530786" w:history="1">
            <w:r w:rsidRPr="00DC20FF">
              <w:rPr>
                <w:rStyle w:val="Hyperlink"/>
                <w:rFonts w:ascii="Segoe UI" w:hAnsi="Segoe UI" w:cs="Segoe UI"/>
                <w:noProof/>
              </w:rPr>
              <w:t>1.2 Deep Belief Network(DBN)(Milestone of Deep Learning Eve)</w:t>
            </w:r>
            <w:r>
              <w:rPr>
                <w:noProof/>
                <w:webHidden/>
              </w:rPr>
              <w:tab/>
            </w:r>
            <w:r>
              <w:rPr>
                <w:noProof/>
                <w:webHidden/>
              </w:rPr>
              <w:fldChar w:fldCharType="begin"/>
            </w:r>
            <w:r>
              <w:rPr>
                <w:noProof/>
                <w:webHidden/>
              </w:rPr>
              <w:instrText xml:space="preserve"> PAGEREF _Toc494530786 \h </w:instrText>
            </w:r>
            <w:r>
              <w:rPr>
                <w:noProof/>
                <w:webHidden/>
              </w:rPr>
            </w:r>
            <w:r>
              <w:rPr>
                <w:noProof/>
                <w:webHidden/>
              </w:rPr>
              <w:fldChar w:fldCharType="separate"/>
            </w:r>
            <w:r>
              <w:rPr>
                <w:noProof/>
                <w:webHidden/>
              </w:rPr>
              <w:t>63</w:t>
            </w:r>
            <w:r>
              <w:rPr>
                <w:noProof/>
                <w:webHidden/>
              </w:rPr>
              <w:fldChar w:fldCharType="end"/>
            </w:r>
          </w:hyperlink>
        </w:p>
        <w:p w:rsidR="00A76D6F" w:rsidRDefault="00A76D6F">
          <w:pPr>
            <w:pStyle w:val="TOC2"/>
            <w:tabs>
              <w:tab w:val="right" w:leader="dot" w:pos="10168"/>
            </w:tabs>
            <w:rPr>
              <w:noProof/>
            </w:rPr>
          </w:pPr>
          <w:hyperlink w:anchor="_Toc494530787" w:history="1">
            <w:r w:rsidRPr="00DC20FF">
              <w:rPr>
                <w:rStyle w:val="Hyperlink"/>
                <w:rFonts w:ascii="Segoe UI" w:hAnsi="Segoe UI" w:cs="Segoe UI"/>
                <w:noProof/>
              </w:rPr>
              <w:t>1.3 ImageNet Evolution</w:t>
            </w:r>
            <w:r w:rsidRPr="00DC20FF">
              <w:rPr>
                <w:rStyle w:val="Hyperlink"/>
                <w:rFonts w:ascii="微软雅黑" w:eastAsia="微软雅黑" w:hAnsi="微软雅黑" w:cs="微软雅黑" w:hint="eastAsia"/>
                <w:noProof/>
              </w:rPr>
              <w:t>（</w:t>
            </w:r>
            <w:r w:rsidRPr="00DC20FF">
              <w:rPr>
                <w:rStyle w:val="Hyperlink"/>
                <w:rFonts w:ascii="Segoe UI" w:hAnsi="Segoe UI" w:cs="Segoe UI"/>
                <w:noProof/>
              </w:rPr>
              <w:t>Deep Learning broke out from here</w:t>
            </w:r>
            <w:r w:rsidRPr="00DC20FF">
              <w:rPr>
                <w:rStyle w:val="Hyperlink"/>
                <w:rFonts w:ascii="微软雅黑" w:eastAsia="微软雅黑" w:hAnsi="微软雅黑" w:cs="微软雅黑" w:hint="eastAsia"/>
                <w:noProof/>
              </w:rPr>
              <w:t>）</w:t>
            </w:r>
            <w:r>
              <w:rPr>
                <w:noProof/>
                <w:webHidden/>
              </w:rPr>
              <w:tab/>
            </w:r>
            <w:r>
              <w:rPr>
                <w:noProof/>
                <w:webHidden/>
              </w:rPr>
              <w:fldChar w:fldCharType="begin"/>
            </w:r>
            <w:r>
              <w:rPr>
                <w:noProof/>
                <w:webHidden/>
              </w:rPr>
              <w:instrText xml:space="preserve"> PAGEREF _Toc494530787 \h </w:instrText>
            </w:r>
            <w:r>
              <w:rPr>
                <w:noProof/>
                <w:webHidden/>
              </w:rPr>
            </w:r>
            <w:r>
              <w:rPr>
                <w:noProof/>
                <w:webHidden/>
              </w:rPr>
              <w:fldChar w:fldCharType="separate"/>
            </w:r>
            <w:r>
              <w:rPr>
                <w:noProof/>
                <w:webHidden/>
              </w:rPr>
              <w:t>64</w:t>
            </w:r>
            <w:r>
              <w:rPr>
                <w:noProof/>
                <w:webHidden/>
              </w:rPr>
              <w:fldChar w:fldCharType="end"/>
            </w:r>
          </w:hyperlink>
        </w:p>
        <w:p w:rsidR="00A76D6F" w:rsidRDefault="00A76D6F">
          <w:pPr>
            <w:pStyle w:val="TOC2"/>
            <w:tabs>
              <w:tab w:val="right" w:leader="dot" w:pos="10168"/>
            </w:tabs>
            <w:rPr>
              <w:noProof/>
            </w:rPr>
          </w:pPr>
          <w:hyperlink w:anchor="_Toc494530788" w:history="1">
            <w:r w:rsidRPr="00DC20FF">
              <w:rPr>
                <w:rStyle w:val="Hyperlink"/>
                <w:rFonts w:ascii="Segoe UI" w:hAnsi="Segoe UI" w:cs="Segoe UI"/>
                <w:noProof/>
              </w:rPr>
              <w:t>1.4 Speech Recognition Evolution</w:t>
            </w:r>
            <w:r>
              <w:rPr>
                <w:noProof/>
                <w:webHidden/>
              </w:rPr>
              <w:tab/>
            </w:r>
            <w:r>
              <w:rPr>
                <w:noProof/>
                <w:webHidden/>
              </w:rPr>
              <w:fldChar w:fldCharType="begin"/>
            </w:r>
            <w:r>
              <w:rPr>
                <w:noProof/>
                <w:webHidden/>
              </w:rPr>
              <w:instrText xml:space="preserve"> PAGEREF _Toc494530788 \h </w:instrText>
            </w:r>
            <w:r>
              <w:rPr>
                <w:noProof/>
                <w:webHidden/>
              </w:rPr>
            </w:r>
            <w:r>
              <w:rPr>
                <w:noProof/>
                <w:webHidden/>
              </w:rPr>
              <w:fldChar w:fldCharType="separate"/>
            </w:r>
            <w:r>
              <w:rPr>
                <w:noProof/>
                <w:webHidden/>
              </w:rPr>
              <w:t>64</w:t>
            </w:r>
            <w:r>
              <w:rPr>
                <w:noProof/>
                <w:webHidden/>
              </w:rPr>
              <w:fldChar w:fldCharType="end"/>
            </w:r>
          </w:hyperlink>
        </w:p>
        <w:p w:rsidR="00A76D6F" w:rsidRDefault="00A76D6F">
          <w:pPr>
            <w:pStyle w:val="TOC2"/>
            <w:tabs>
              <w:tab w:val="right" w:leader="dot" w:pos="10168"/>
            </w:tabs>
            <w:rPr>
              <w:noProof/>
            </w:rPr>
          </w:pPr>
          <w:hyperlink w:anchor="_Toc494530789" w:history="1">
            <w:r w:rsidRPr="00DC20FF">
              <w:rPr>
                <w:rStyle w:val="Hyperlink"/>
                <w:rFonts w:ascii="Segoe UI" w:hAnsi="Segoe UI" w:cs="Segoe UI"/>
                <w:noProof/>
              </w:rPr>
              <w:t>2.1 Model</w:t>
            </w:r>
            <w:r>
              <w:rPr>
                <w:noProof/>
                <w:webHidden/>
              </w:rPr>
              <w:tab/>
            </w:r>
            <w:r>
              <w:rPr>
                <w:noProof/>
                <w:webHidden/>
              </w:rPr>
              <w:fldChar w:fldCharType="begin"/>
            </w:r>
            <w:r>
              <w:rPr>
                <w:noProof/>
                <w:webHidden/>
              </w:rPr>
              <w:instrText xml:space="preserve"> PAGEREF _Toc494530789 \h </w:instrText>
            </w:r>
            <w:r>
              <w:rPr>
                <w:noProof/>
                <w:webHidden/>
              </w:rPr>
            </w:r>
            <w:r>
              <w:rPr>
                <w:noProof/>
                <w:webHidden/>
              </w:rPr>
              <w:fldChar w:fldCharType="separate"/>
            </w:r>
            <w:r>
              <w:rPr>
                <w:noProof/>
                <w:webHidden/>
              </w:rPr>
              <w:t>65</w:t>
            </w:r>
            <w:r>
              <w:rPr>
                <w:noProof/>
                <w:webHidden/>
              </w:rPr>
              <w:fldChar w:fldCharType="end"/>
            </w:r>
          </w:hyperlink>
        </w:p>
        <w:p w:rsidR="00A76D6F" w:rsidRDefault="00A76D6F">
          <w:pPr>
            <w:pStyle w:val="TOC2"/>
            <w:tabs>
              <w:tab w:val="right" w:leader="dot" w:pos="10168"/>
            </w:tabs>
            <w:rPr>
              <w:noProof/>
            </w:rPr>
          </w:pPr>
          <w:hyperlink w:anchor="_Toc494530790" w:history="1">
            <w:r w:rsidRPr="00DC20FF">
              <w:rPr>
                <w:rStyle w:val="Hyperlink"/>
                <w:rFonts w:ascii="Segoe UI" w:hAnsi="Segoe UI" w:cs="Segoe UI"/>
                <w:noProof/>
              </w:rPr>
              <w:t>2.2 Optimization</w:t>
            </w:r>
            <w:r>
              <w:rPr>
                <w:noProof/>
                <w:webHidden/>
              </w:rPr>
              <w:tab/>
            </w:r>
            <w:r>
              <w:rPr>
                <w:noProof/>
                <w:webHidden/>
              </w:rPr>
              <w:fldChar w:fldCharType="begin"/>
            </w:r>
            <w:r>
              <w:rPr>
                <w:noProof/>
                <w:webHidden/>
              </w:rPr>
              <w:instrText xml:space="preserve"> PAGEREF _Toc494530790 \h </w:instrText>
            </w:r>
            <w:r>
              <w:rPr>
                <w:noProof/>
                <w:webHidden/>
              </w:rPr>
            </w:r>
            <w:r>
              <w:rPr>
                <w:noProof/>
                <w:webHidden/>
              </w:rPr>
              <w:fldChar w:fldCharType="separate"/>
            </w:r>
            <w:r>
              <w:rPr>
                <w:noProof/>
                <w:webHidden/>
              </w:rPr>
              <w:t>65</w:t>
            </w:r>
            <w:r>
              <w:rPr>
                <w:noProof/>
                <w:webHidden/>
              </w:rPr>
              <w:fldChar w:fldCharType="end"/>
            </w:r>
          </w:hyperlink>
        </w:p>
        <w:p w:rsidR="00A76D6F" w:rsidRDefault="00A76D6F">
          <w:pPr>
            <w:pStyle w:val="TOC2"/>
            <w:tabs>
              <w:tab w:val="right" w:leader="dot" w:pos="10168"/>
            </w:tabs>
            <w:rPr>
              <w:noProof/>
            </w:rPr>
          </w:pPr>
          <w:hyperlink w:anchor="_Toc494530791" w:history="1">
            <w:r w:rsidRPr="00DC20FF">
              <w:rPr>
                <w:rStyle w:val="Hyperlink"/>
                <w:rFonts w:ascii="Segoe UI" w:hAnsi="Segoe UI" w:cs="Segoe UI"/>
                <w:noProof/>
              </w:rPr>
              <w:t>2.3 Unsupervised Learning / Deep Generative Model</w:t>
            </w:r>
            <w:r>
              <w:rPr>
                <w:noProof/>
                <w:webHidden/>
              </w:rPr>
              <w:tab/>
            </w:r>
            <w:r>
              <w:rPr>
                <w:noProof/>
                <w:webHidden/>
              </w:rPr>
              <w:fldChar w:fldCharType="begin"/>
            </w:r>
            <w:r>
              <w:rPr>
                <w:noProof/>
                <w:webHidden/>
              </w:rPr>
              <w:instrText xml:space="preserve"> PAGEREF _Toc494530791 \h </w:instrText>
            </w:r>
            <w:r>
              <w:rPr>
                <w:noProof/>
                <w:webHidden/>
              </w:rPr>
            </w:r>
            <w:r>
              <w:rPr>
                <w:noProof/>
                <w:webHidden/>
              </w:rPr>
              <w:fldChar w:fldCharType="separate"/>
            </w:r>
            <w:r>
              <w:rPr>
                <w:noProof/>
                <w:webHidden/>
              </w:rPr>
              <w:t>66</w:t>
            </w:r>
            <w:r>
              <w:rPr>
                <w:noProof/>
                <w:webHidden/>
              </w:rPr>
              <w:fldChar w:fldCharType="end"/>
            </w:r>
          </w:hyperlink>
        </w:p>
        <w:p w:rsidR="00A76D6F" w:rsidRDefault="00A76D6F">
          <w:pPr>
            <w:pStyle w:val="TOC2"/>
            <w:tabs>
              <w:tab w:val="right" w:leader="dot" w:pos="10168"/>
            </w:tabs>
            <w:rPr>
              <w:noProof/>
            </w:rPr>
          </w:pPr>
          <w:hyperlink w:anchor="_Toc494530792" w:history="1">
            <w:r w:rsidRPr="00DC20FF">
              <w:rPr>
                <w:rStyle w:val="Hyperlink"/>
                <w:rFonts w:ascii="Segoe UI" w:hAnsi="Segoe UI" w:cs="Segoe UI"/>
                <w:noProof/>
              </w:rPr>
              <w:t>2.4 RNN / Sequence-to-Sequence Model</w:t>
            </w:r>
            <w:r>
              <w:rPr>
                <w:noProof/>
                <w:webHidden/>
              </w:rPr>
              <w:tab/>
            </w:r>
            <w:r>
              <w:rPr>
                <w:noProof/>
                <w:webHidden/>
              </w:rPr>
              <w:fldChar w:fldCharType="begin"/>
            </w:r>
            <w:r>
              <w:rPr>
                <w:noProof/>
                <w:webHidden/>
              </w:rPr>
              <w:instrText xml:space="preserve"> PAGEREF _Toc494530792 \h </w:instrText>
            </w:r>
            <w:r>
              <w:rPr>
                <w:noProof/>
                <w:webHidden/>
              </w:rPr>
            </w:r>
            <w:r>
              <w:rPr>
                <w:noProof/>
                <w:webHidden/>
              </w:rPr>
              <w:fldChar w:fldCharType="separate"/>
            </w:r>
            <w:r>
              <w:rPr>
                <w:noProof/>
                <w:webHidden/>
              </w:rPr>
              <w:t>66</w:t>
            </w:r>
            <w:r>
              <w:rPr>
                <w:noProof/>
                <w:webHidden/>
              </w:rPr>
              <w:fldChar w:fldCharType="end"/>
            </w:r>
          </w:hyperlink>
        </w:p>
        <w:p w:rsidR="00A76D6F" w:rsidRDefault="00A76D6F">
          <w:pPr>
            <w:pStyle w:val="TOC2"/>
            <w:tabs>
              <w:tab w:val="right" w:leader="dot" w:pos="10168"/>
            </w:tabs>
            <w:rPr>
              <w:noProof/>
            </w:rPr>
          </w:pPr>
          <w:hyperlink w:anchor="_Toc494530793" w:history="1">
            <w:r w:rsidRPr="00DC20FF">
              <w:rPr>
                <w:rStyle w:val="Hyperlink"/>
                <w:rFonts w:ascii="Segoe UI" w:hAnsi="Segoe UI" w:cs="Segoe UI"/>
                <w:noProof/>
              </w:rPr>
              <w:t>2.5 Neural Turing Machine</w:t>
            </w:r>
            <w:r>
              <w:rPr>
                <w:noProof/>
                <w:webHidden/>
              </w:rPr>
              <w:tab/>
            </w:r>
            <w:r>
              <w:rPr>
                <w:noProof/>
                <w:webHidden/>
              </w:rPr>
              <w:fldChar w:fldCharType="begin"/>
            </w:r>
            <w:r>
              <w:rPr>
                <w:noProof/>
                <w:webHidden/>
              </w:rPr>
              <w:instrText xml:space="preserve"> PAGEREF _Toc494530793 \h </w:instrText>
            </w:r>
            <w:r>
              <w:rPr>
                <w:noProof/>
                <w:webHidden/>
              </w:rPr>
            </w:r>
            <w:r>
              <w:rPr>
                <w:noProof/>
                <w:webHidden/>
              </w:rPr>
              <w:fldChar w:fldCharType="separate"/>
            </w:r>
            <w:r>
              <w:rPr>
                <w:noProof/>
                <w:webHidden/>
              </w:rPr>
              <w:t>67</w:t>
            </w:r>
            <w:r>
              <w:rPr>
                <w:noProof/>
                <w:webHidden/>
              </w:rPr>
              <w:fldChar w:fldCharType="end"/>
            </w:r>
          </w:hyperlink>
        </w:p>
        <w:p w:rsidR="00A76D6F" w:rsidRDefault="00A76D6F">
          <w:pPr>
            <w:pStyle w:val="TOC2"/>
            <w:tabs>
              <w:tab w:val="right" w:leader="dot" w:pos="10168"/>
            </w:tabs>
            <w:rPr>
              <w:noProof/>
            </w:rPr>
          </w:pPr>
          <w:hyperlink w:anchor="_Toc494530794" w:history="1">
            <w:r w:rsidRPr="00DC20FF">
              <w:rPr>
                <w:rStyle w:val="Hyperlink"/>
                <w:rFonts w:ascii="Segoe UI" w:hAnsi="Segoe UI" w:cs="Segoe UI"/>
                <w:noProof/>
              </w:rPr>
              <w:t>2.6 Deep Reinforcement Learning</w:t>
            </w:r>
            <w:r>
              <w:rPr>
                <w:noProof/>
                <w:webHidden/>
              </w:rPr>
              <w:tab/>
            </w:r>
            <w:r>
              <w:rPr>
                <w:noProof/>
                <w:webHidden/>
              </w:rPr>
              <w:fldChar w:fldCharType="begin"/>
            </w:r>
            <w:r>
              <w:rPr>
                <w:noProof/>
                <w:webHidden/>
              </w:rPr>
              <w:instrText xml:space="preserve"> PAGEREF _Toc494530794 \h </w:instrText>
            </w:r>
            <w:r>
              <w:rPr>
                <w:noProof/>
                <w:webHidden/>
              </w:rPr>
            </w:r>
            <w:r>
              <w:rPr>
                <w:noProof/>
                <w:webHidden/>
              </w:rPr>
              <w:fldChar w:fldCharType="separate"/>
            </w:r>
            <w:r>
              <w:rPr>
                <w:noProof/>
                <w:webHidden/>
              </w:rPr>
              <w:t>67</w:t>
            </w:r>
            <w:r>
              <w:rPr>
                <w:noProof/>
                <w:webHidden/>
              </w:rPr>
              <w:fldChar w:fldCharType="end"/>
            </w:r>
          </w:hyperlink>
        </w:p>
        <w:p w:rsidR="00A76D6F" w:rsidRDefault="00A76D6F">
          <w:pPr>
            <w:pStyle w:val="TOC2"/>
            <w:tabs>
              <w:tab w:val="right" w:leader="dot" w:pos="10168"/>
            </w:tabs>
            <w:rPr>
              <w:noProof/>
            </w:rPr>
          </w:pPr>
          <w:hyperlink w:anchor="_Toc494530795" w:history="1">
            <w:r w:rsidRPr="00DC20FF">
              <w:rPr>
                <w:rStyle w:val="Hyperlink"/>
                <w:rFonts w:ascii="Segoe UI" w:hAnsi="Segoe UI" w:cs="Segoe UI"/>
                <w:noProof/>
              </w:rPr>
              <w:t>2.7 Deep Transfer Learning / Lifelong Learning / especially for RL</w:t>
            </w:r>
            <w:r>
              <w:rPr>
                <w:noProof/>
                <w:webHidden/>
              </w:rPr>
              <w:tab/>
            </w:r>
            <w:r>
              <w:rPr>
                <w:noProof/>
                <w:webHidden/>
              </w:rPr>
              <w:fldChar w:fldCharType="begin"/>
            </w:r>
            <w:r>
              <w:rPr>
                <w:noProof/>
                <w:webHidden/>
              </w:rPr>
              <w:instrText xml:space="preserve"> PAGEREF _Toc494530795 \h </w:instrText>
            </w:r>
            <w:r>
              <w:rPr>
                <w:noProof/>
                <w:webHidden/>
              </w:rPr>
            </w:r>
            <w:r>
              <w:rPr>
                <w:noProof/>
                <w:webHidden/>
              </w:rPr>
              <w:fldChar w:fldCharType="separate"/>
            </w:r>
            <w:r>
              <w:rPr>
                <w:noProof/>
                <w:webHidden/>
              </w:rPr>
              <w:t>68</w:t>
            </w:r>
            <w:r>
              <w:rPr>
                <w:noProof/>
                <w:webHidden/>
              </w:rPr>
              <w:fldChar w:fldCharType="end"/>
            </w:r>
          </w:hyperlink>
        </w:p>
        <w:p w:rsidR="00A76D6F" w:rsidRDefault="00A76D6F">
          <w:pPr>
            <w:pStyle w:val="TOC2"/>
            <w:tabs>
              <w:tab w:val="right" w:leader="dot" w:pos="10168"/>
            </w:tabs>
            <w:rPr>
              <w:noProof/>
            </w:rPr>
          </w:pPr>
          <w:hyperlink w:anchor="_Toc494530796" w:history="1">
            <w:r w:rsidRPr="00DC20FF">
              <w:rPr>
                <w:rStyle w:val="Hyperlink"/>
                <w:rFonts w:ascii="Segoe UI" w:hAnsi="Segoe UI" w:cs="Segoe UI"/>
                <w:noProof/>
              </w:rPr>
              <w:t>2.8 One Shot Deep Learning</w:t>
            </w:r>
            <w:r>
              <w:rPr>
                <w:noProof/>
                <w:webHidden/>
              </w:rPr>
              <w:tab/>
            </w:r>
            <w:r>
              <w:rPr>
                <w:noProof/>
                <w:webHidden/>
              </w:rPr>
              <w:fldChar w:fldCharType="begin"/>
            </w:r>
            <w:r>
              <w:rPr>
                <w:noProof/>
                <w:webHidden/>
              </w:rPr>
              <w:instrText xml:space="preserve"> PAGEREF _Toc494530796 \h </w:instrText>
            </w:r>
            <w:r>
              <w:rPr>
                <w:noProof/>
                <w:webHidden/>
              </w:rPr>
            </w:r>
            <w:r>
              <w:rPr>
                <w:noProof/>
                <w:webHidden/>
              </w:rPr>
              <w:fldChar w:fldCharType="separate"/>
            </w:r>
            <w:r>
              <w:rPr>
                <w:noProof/>
                <w:webHidden/>
              </w:rPr>
              <w:t>68</w:t>
            </w:r>
            <w:r>
              <w:rPr>
                <w:noProof/>
                <w:webHidden/>
              </w:rPr>
              <w:fldChar w:fldCharType="end"/>
            </w:r>
          </w:hyperlink>
        </w:p>
        <w:p w:rsidR="00A76D6F" w:rsidRDefault="00A76D6F">
          <w:pPr>
            <w:pStyle w:val="TOC2"/>
            <w:tabs>
              <w:tab w:val="right" w:leader="dot" w:pos="10168"/>
            </w:tabs>
            <w:rPr>
              <w:noProof/>
            </w:rPr>
          </w:pPr>
          <w:hyperlink w:anchor="_Toc494530797" w:history="1">
            <w:r w:rsidRPr="00DC20FF">
              <w:rPr>
                <w:rStyle w:val="Hyperlink"/>
                <w:noProof/>
              </w:rPr>
              <w:t>3 Applications</w:t>
            </w:r>
            <w:r>
              <w:rPr>
                <w:noProof/>
                <w:webHidden/>
              </w:rPr>
              <w:tab/>
            </w:r>
            <w:r>
              <w:rPr>
                <w:noProof/>
                <w:webHidden/>
              </w:rPr>
              <w:fldChar w:fldCharType="begin"/>
            </w:r>
            <w:r>
              <w:rPr>
                <w:noProof/>
                <w:webHidden/>
              </w:rPr>
              <w:instrText xml:space="preserve"> PAGEREF _Toc494530797 \h </w:instrText>
            </w:r>
            <w:r>
              <w:rPr>
                <w:noProof/>
                <w:webHidden/>
              </w:rPr>
            </w:r>
            <w:r>
              <w:rPr>
                <w:noProof/>
                <w:webHidden/>
              </w:rPr>
              <w:fldChar w:fldCharType="separate"/>
            </w:r>
            <w:r>
              <w:rPr>
                <w:noProof/>
                <w:webHidden/>
              </w:rPr>
              <w:t>69</w:t>
            </w:r>
            <w:r>
              <w:rPr>
                <w:noProof/>
                <w:webHidden/>
              </w:rPr>
              <w:fldChar w:fldCharType="end"/>
            </w:r>
          </w:hyperlink>
        </w:p>
        <w:p w:rsidR="00A76D6F" w:rsidRDefault="00A76D6F">
          <w:pPr>
            <w:pStyle w:val="TOC2"/>
            <w:tabs>
              <w:tab w:val="right" w:leader="dot" w:pos="10168"/>
            </w:tabs>
            <w:rPr>
              <w:noProof/>
            </w:rPr>
          </w:pPr>
          <w:hyperlink w:anchor="_Toc494530798" w:history="1">
            <w:r w:rsidRPr="00DC20FF">
              <w:rPr>
                <w:rStyle w:val="Hyperlink"/>
                <w:rFonts w:ascii="Segoe UI" w:hAnsi="Segoe UI" w:cs="Segoe UI"/>
                <w:noProof/>
              </w:rPr>
              <w:t>3.1 NLP(Natural Language Processing)</w:t>
            </w:r>
            <w:r>
              <w:rPr>
                <w:noProof/>
                <w:webHidden/>
              </w:rPr>
              <w:tab/>
            </w:r>
            <w:r>
              <w:rPr>
                <w:noProof/>
                <w:webHidden/>
              </w:rPr>
              <w:fldChar w:fldCharType="begin"/>
            </w:r>
            <w:r>
              <w:rPr>
                <w:noProof/>
                <w:webHidden/>
              </w:rPr>
              <w:instrText xml:space="preserve"> PAGEREF _Toc494530798 \h </w:instrText>
            </w:r>
            <w:r>
              <w:rPr>
                <w:noProof/>
                <w:webHidden/>
              </w:rPr>
            </w:r>
            <w:r>
              <w:rPr>
                <w:noProof/>
                <w:webHidden/>
              </w:rPr>
              <w:fldChar w:fldCharType="separate"/>
            </w:r>
            <w:r>
              <w:rPr>
                <w:noProof/>
                <w:webHidden/>
              </w:rPr>
              <w:t>69</w:t>
            </w:r>
            <w:r>
              <w:rPr>
                <w:noProof/>
                <w:webHidden/>
              </w:rPr>
              <w:fldChar w:fldCharType="end"/>
            </w:r>
          </w:hyperlink>
        </w:p>
        <w:p w:rsidR="00A76D6F" w:rsidRDefault="00A76D6F">
          <w:pPr>
            <w:pStyle w:val="TOC2"/>
            <w:tabs>
              <w:tab w:val="right" w:leader="dot" w:pos="10168"/>
            </w:tabs>
            <w:rPr>
              <w:noProof/>
            </w:rPr>
          </w:pPr>
          <w:hyperlink w:anchor="_Toc494530799" w:history="1">
            <w:r w:rsidRPr="00DC20FF">
              <w:rPr>
                <w:rStyle w:val="Hyperlink"/>
                <w:rFonts w:ascii="Segoe UI" w:hAnsi="Segoe UI" w:cs="Segoe UI"/>
                <w:noProof/>
              </w:rPr>
              <w:t>3.2 Object Detection</w:t>
            </w:r>
            <w:r>
              <w:rPr>
                <w:noProof/>
                <w:webHidden/>
              </w:rPr>
              <w:tab/>
            </w:r>
            <w:r>
              <w:rPr>
                <w:noProof/>
                <w:webHidden/>
              </w:rPr>
              <w:fldChar w:fldCharType="begin"/>
            </w:r>
            <w:r>
              <w:rPr>
                <w:noProof/>
                <w:webHidden/>
              </w:rPr>
              <w:instrText xml:space="preserve"> PAGEREF _Toc494530799 \h </w:instrText>
            </w:r>
            <w:r>
              <w:rPr>
                <w:noProof/>
                <w:webHidden/>
              </w:rPr>
            </w:r>
            <w:r>
              <w:rPr>
                <w:noProof/>
                <w:webHidden/>
              </w:rPr>
              <w:fldChar w:fldCharType="separate"/>
            </w:r>
            <w:r>
              <w:rPr>
                <w:noProof/>
                <w:webHidden/>
              </w:rPr>
              <w:t>69</w:t>
            </w:r>
            <w:r>
              <w:rPr>
                <w:noProof/>
                <w:webHidden/>
              </w:rPr>
              <w:fldChar w:fldCharType="end"/>
            </w:r>
          </w:hyperlink>
        </w:p>
        <w:p w:rsidR="00A76D6F" w:rsidRDefault="00A76D6F">
          <w:pPr>
            <w:pStyle w:val="TOC2"/>
            <w:tabs>
              <w:tab w:val="right" w:leader="dot" w:pos="10168"/>
            </w:tabs>
            <w:rPr>
              <w:noProof/>
            </w:rPr>
          </w:pPr>
          <w:hyperlink w:anchor="_Toc494530800" w:history="1">
            <w:r w:rsidRPr="00DC20FF">
              <w:rPr>
                <w:rStyle w:val="Hyperlink"/>
                <w:rFonts w:ascii="Segoe UI" w:hAnsi="Segoe UI" w:cs="Segoe UI"/>
                <w:noProof/>
              </w:rPr>
              <w:t>3.3 Visual Tracking</w:t>
            </w:r>
            <w:r>
              <w:rPr>
                <w:noProof/>
                <w:webHidden/>
              </w:rPr>
              <w:tab/>
            </w:r>
            <w:r>
              <w:rPr>
                <w:noProof/>
                <w:webHidden/>
              </w:rPr>
              <w:fldChar w:fldCharType="begin"/>
            </w:r>
            <w:r>
              <w:rPr>
                <w:noProof/>
                <w:webHidden/>
              </w:rPr>
              <w:instrText xml:space="preserve"> PAGEREF _Toc494530800 \h </w:instrText>
            </w:r>
            <w:r>
              <w:rPr>
                <w:noProof/>
                <w:webHidden/>
              </w:rPr>
            </w:r>
            <w:r>
              <w:rPr>
                <w:noProof/>
                <w:webHidden/>
              </w:rPr>
              <w:fldChar w:fldCharType="separate"/>
            </w:r>
            <w:r>
              <w:rPr>
                <w:noProof/>
                <w:webHidden/>
              </w:rPr>
              <w:t>70</w:t>
            </w:r>
            <w:r>
              <w:rPr>
                <w:noProof/>
                <w:webHidden/>
              </w:rPr>
              <w:fldChar w:fldCharType="end"/>
            </w:r>
          </w:hyperlink>
        </w:p>
        <w:p w:rsidR="00A76D6F" w:rsidRDefault="00A76D6F">
          <w:pPr>
            <w:pStyle w:val="TOC2"/>
            <w:tabs>
              <w:tab w:val="right" w:leader="dot" w:pos="10168"/>
            </w:tabs>
            <w:rPr>
              <w:noProof/>
            </w:rPr>
          </w:pPr>
          <w:hyperlink w:anchor="_Toc494530801" w:history="1">
            <w:r w:rsidRPr="00DC20FF">
              <w:rPr>
                <w:rStyle w:val="Hyperlink"/>
                <w:rFonts w:ascii="Segoe UI" w:hAnsi="Segoe UI" w:cs="Segoe UI"/>
                <w:noProof/>
              </w:rPr>
              <w:t>3.4 Image Caption</w:t>
            </w:r>
            <w:r>
              <w:rPr>
                <w:noProof/>
                <w:webHidden/>
              </w:rPr>
              <w:tab/>
            </w:r>
            <w:r>
              <w:rPr>
                <w:noProof/>
                <w:webHidden/>
              </w:rPr>
              <w:fldChar w:fldCharType="begin"/>
            </w:r>
            <w:r>
              <w:rPr>
                <w:noProof/>
                <w:webHidden/>
              </w:rPr>
              <w:instrText xml:space="preserve"> PAGEREF _Toc494530801 \h </w:instrText>
            </w:r>
            <w:r>
              <w:rPr>
                <w:noProof/>
                <w:webHidden/>
              </w:rPr>
            </w:r>
            <w:r>
              <w:rPr>
                <w:noProof/>
                <w:webHidden/>
              </w:rPr>
              <w:fldChar w:fldCharType="separate"/>
            </w:r>
            <w:r>
              <w:rPr>
                <w:noProof/>
                <w:webHidden/>
              </w:rPr>
              <w:t>70</w:t>
            </w:r>
            <w:r>
              <w:rPr>
                <w:noProof/>
                <w:webHidden/>
              </w:rPr>
              <w:fldChar w:fldCharType="end"/>
            </w:r>
          </w:hyperlink>
        </w:p>
        <w:p w:rsidR="00A76D6F" w:rsidRDefault="00A76D6F">
          <w:pPr>
            <w:pStyle w:val="TOC2"/>
            <w:tabs>
              <w:tab w:val="right" w:leader="dot" w:pos="10168"/>
            </w:tabs>
            <w:rPr>
              <w:noProof/>
            </w:rPr>
          </w:pPr>
          <w:hyperlink w:anchor="_Toc494530802" w:history="1">
            <w:r w:rsidRPr="00DC20FF">
              <w:rPr>
                <w:rStyle w:val="Hyperlink"/>
                <w:rFonts w:ascii="Segoe UI" w:hAnsi="Segoe UI" w:cs="Segoe UI"/>
                <w:noProof/>
              </w:rPr>
              <w:t>3.5 Machine Translation</w:t>
            </w:r>
            <w:r>
              <w:rPr>
                <w:noProof/>
                <w:webHidden/>
              </w:rPr>
              <w:tab/>
            </w:r>
            <w:r>
              <w:rPr>
                <w:noProof/>
                <w:webHidden/>
              </w:rPr>
              <w:fldChar w:fldCharType="begin"/>
            </w:r>
            <w:r>
              <w:rPr>
                <w:noProof/>
                <w:webHidden/>
              </w:rPr>
              <w:instrText xml:space="preserve"> PAGEREF _Toc494530802 \h </w:instrText>
            </w:r>
            <w:r>
              <w:rPr>
                <w:noProof/>
                <w:webHidden/>
              </w:rPr>
            </w:r>
            <w:r>
              <w:rPr>
                <w:noProof/>
                <w:webHidden/>
              </w:rPr>
              <w:fldChar w:fldCharType="separate"/>
            </w:r>
            <w:r>
              <w:rPr>
                <w:noProof/>
                <w:webHidden/>
              </w:rPr>
              <w:t>71</w:t>
            </w:r>
            <w:r>
              <w:rPr>
                <w:noProof/>
                <w:webHidden/>
              </w:rPr>
              <w:fldChar w:fldCharType="end"/>
            </w:r>
          </w:hyperlink>
        </w:p>
        <w:p w:rsidR="00A76D6F" w:rsidRDefault="00A76D6F">
          <w:pPr>
            <w:pStyle w:val="TOC2"/>
            <w:tabs>
              <w:tab w:val="right" w:leader="dot" w:pos="10168"/>
            </w:tabs>
            <w:rPr>
              <w:noProof/>
            </w:rPr>
          </w:pPr>
          <w:hyperlink w:anchor="_Toc494530803" w:history="1">
            <w:r w:rsidRPr="00DC20FF">
              <w:rPr>
                <w:rStyle w:val="Hyperlink"/>
                <w:rFonts w:ascii="Segoe UI" w:hAnsi="Segoe UI" w:cs="Segoe UI"/>
                <w:noProof/>
              </w:rPr>
              <w:t>3.6 Robotics</w:t>
            </w:r>
            <w:r>
              <w:rPr>
                <w:noProof/>
                <w:webHidden/>
              </w:rPr>
              <w:tab/>
            </w:r>
            <w:r>
              <w:rPr>
                <w:noProof/>
                <w:webHidden/>
              </w:rPr>
              <w:fldChar w:fldCharType="begin"/>
            </w:r>
            <w:r>
              <w:rPr>
                <w:noProof/>
                <w:webHidden/>
              </w:rPr>
              <w:instrText xml:space="preserve"> PAGEREF _Toc494530803 \h </w:instrText>
            </w:r>
            <w:r>
              <w:rPr>
                <w:noProof/>
                <w:webHidden/>
              </w:rPr>
            </w:r>
            <w:r>
              <w:rPr>
                <w:noProof/>
                <w:webHidden/>
              </w:rPr>
              <w:fldChar w:fldCharType="separate"/>
            </w:r>
            <w:r>
              <w:rPr>
                <w:noProof/>
                <w:webHidden/>
              </w:rPr>
              <w:t>72</w:t>
            </w:r>
            <w:r>
              <w:rPr>
                <w:noProof/>
                <w:webHidden/>
              </w:rPr>
              <w:fldChar w:fldCharType="end"/>
            </w:r>
          </w:hyperlink>
        </w:p>
        <w:p w:rsidR="00A76D6F" w:rsidRDefault="00A76D6F">
          <w:pPr>
            <w:pStyle w:val="TOC2"/>
            <w:tabs>
              <w:tab w:val="right" w:leader="dot" w:pos="10168"/>
            </w:tabs>
            <w:rPr>
              <w:noProof/>
            </w:rPr>
          </w:pPr>
          <w:hyperlink w:anchor="_Toc494530804" w:history="1">
            <w:r w:rsidRPr="00DC20FF">
              <w:rPr>
                <w:rStyle w:val="Hyperlink"/>
                <w:rFonts w:ascii="Segoe UI" w:hAnsi="Segoe UI" w:cs="Segoe UI"/>
                <w:noProof/>
              </w:rPr>
              <w:t>3.7 Art</w:t>
            </w:r>
            <w:r>
              <w:rPr>
                <w:noProof/>
                <w:webHidden/>
              </w:rPr>
              <w:tab/>
            </w:r>
            <w:r>
              <w:rPr>
                <w:noProof/>
                <w:webHidden/>
              </w:rPr>
              <w:fldChar w:fldCharType="begin"/>
            </w:r>
            <w:r>
              <w:rPr>
                <w:noProof/>
                <w:webHidden/>
              </w:rPr>
              <w:instrText xml:space="preserve"> PAGEREF _Toc494530804 \h </w:instrText>
            </w:r>
            <w:r>
              <w:rPr>
                <w:noProof/>
                <w:webHidden/>
              </w:rPr>
            </w:r>
            <w:r>
              <w:rPr>
                <w:noProof/>
                <w:webHidden/>
              </w:rPr>
              <w:fldChar w:fldCharType="separate"/>
            </w:r>
            <w:r>
              <w:rPr>
                <w:noProof/>
                <w:webHidden/>
              </w:rPr>
              <w:t>72</w:t>
            </w:r>
            <w:r>
              <w:rPr>
                <w:noProof/>
                <w:webHidden/>
              </w:rPr>
              <w:fldChar w:fldCharType="end"/>
            </w:r>
          </w:hyperlink>
        </w:p>
        <w:p w:rsidR="00A76D6F" w:rsidRDefault="00A76D6F">
          <w:pPr>
            <w:pStyle w:val="TOC2"/>
            <w:tabs>
              <w:tab w:val="right" w:leader="dot" w:pos="10168"/>
            </w:tabs>
            <w:rPr>
              <w:noProof/>
            </w:rPr>
          </w:pPr>
          <w:hyperlink w:anchor="_Toc494530805" w:history="1">
            <w:r w:rsidRPr="00DC20FF">
              <w:rPr>
                <w:rStyle w:val="Hyperlink"/>
                <w:rFonts w:ascii="Segoe UI" w:hAnsi="Segoe UI" w:cs="Segoe UI"/>
                <w:noProof/>
              </w:rPr>
              <w:t>3.8 Object Segmentation</w:t>
            </w:r>
            <w:r>
              <w:rPr>
                <w:noProof/>
                <w:webHidden/>
              </w:rPr>
              <w:tab/>
            </w:r>
            <w:r>
              <w:rPr>
                <w:noProof/>
                <w:webHidden/>
              </w:rPr>
              <w:fldChar w:fldCharType="begin"/>
            </w:r>
            <w:r>
              <w:rPr>
                <w:noProof/>
                <w:webHidden/>
              </w:rPr>
              <w:instrText xml:space="preserve"> PAGEREF _Toc494530805 \h </w:instrText>
            </w:r>
            <w:r>
              <w:rPr>
                <w:noProof/>
                <w:webHidden/>
              </w:rPr>
            </w:r>
            <w:r>
              <w:rPr>
                <w:noProof/>
                <w:webHidden/>
              </w:rPr>
              <w:fldChar w:fldCharType="separate"/>
            </w:r>
            <w:r>
              <w:rPr>
                <w:noProof/>
                <w:webHidden/>
              </w:rPr>
              <w:t>73</w:t>
            </w:r>
            <w:r>
              <w:rPr>
                <w:noProof/>
                <w:webHidden/>
              </w:rPr>
              <w:fldChar w:fldCharType="end"/>
            </w:r>
          </w:hyperlink>
        </w:p>
        <w:p w:rsidR="00A76D6F" w:rsidRDefault="00A76D6F">
          <w:pPr>
            <w:pStyle w:val="TOC1"/>
            <w:tabs>
              <w:tab w:val="right" w:leader="dot" w:pos="10168"/>
            </w:tabs>
            <w:rPr>
              <w:noProof/>
            </w:rPr>
          </w:pPr>
          <w:hyperlink w:anchor="_Toc494530806" w:history="1">
            <w:r w:rsidRPr="00DC20FF">
              <w:rPr>
                <w:rStyle w:val="Hyperlink"/>
                <w:rFonts w:ascii="Segoe UI" w:hAnsi="Segoe UI" w:cs="Segoe UI"/>
                <w:noProof/>
              </w:rPr>
              <w:t>Machine Learning &amp; Deep Learning Tutorials</w:t>
            </w:r>
            <w:r>
              <w:rPr>
                <w:noProof/>
                <w:webHidden/>
              </w:rPr>
              <w:tab/>
            </w:r>
            <w:r>
              <w:rPr>
                <w:noProof/>
                <w:webHidden/>
              </w:rPr>
              <w:fldChar w:fldCharType="begin"/>
            </w:r>
            <w:r>
              <w:rPr>
                <w:noProof/>
                <w:webHidden/>
              </w:rPr>
              <w:instrText xml:space="preserve"> PAGEREF _Toc494530806 \h </w:instrText>
            </w:r>
            <w:r>
              <w:rPr>
                <w:noProof/>
                <w:webHidden/>
              </w:rPr>
            </w:r>
            <w:r>
              <w:rPr>
                <w:noProof/>
                <w:webHidden/>
              </w:rPr>
              <w:fldChar w:fldCharType="separate"/>
            </w:r>
            <w:r>
              <w:rPr>
                <w:noProof/>
                <w:webHidden/>
              </w:rPr>
              <w:t>74</w:t>
            </w:r>
            <w:r>
              <w:rPr>
                <w:noProof/>
                <w:webHidden/>
              </w:rPr>
              <w:fldChar w:fldCharType="end"/>
            </w:r>
          </w:hyperlink>
        </w:p>
        <w:p w:rsidR="00A76D6F" w:rsidRDefault="00A76D6F">
          <w:pPr>
            <w:pStyle w:val="TOC2"/>
            <w:tabs>
              <w:tab w:val="right" w:leader="dot" w:pos="10168"/>
            </w:tabs>
            <w:rPr>
              <w:noProof/>
            </w:rPr>
          </w:pPr>
          <w:hyperlink w:anchor="_Toc494530807" w:history="1">
            <w:r w:rsidRPr="00DC20FF">
              <w:rPr>
                <w:rStyle w:val="Hyperlink"/>
                <w:rFonts w:ascii="Segoe UI" w:hAnsi="Segoe UI" w:cs="Segoe UI"/>
                <w:noProof/>
              </w:rPr>
              <w:t>Contents</w:t>
            </w:r>
            <w:r>
              <w:rPr>
                <w:noProof/>
                <w:webHidden/>
              </w:rPr>
              <w:tab/>
            </w:r>
            <w:r>
              <w:rPr>
                <w:noProof/>
                <w:webHidden/>
              </w:rPr>
              <w:fldChar w:fldCharType="begin"/>
            </w:r>
            <w:r>
              <w:rPr>
                <w:noProof/>
                <w:webHidden/>
              </w:rPr>
              <w:instrText xml:space="preserve"> PAGEREF _Toc494530807 \h </w:instrText>
            </w:r>
            <w:r>
              <w:rPr>
                <w:noProof/>
                <w:webHidden/>
              </w:rPr>
            </w:r>
            <w:r>
              <w:rPr>
                <w:noProof/>
                <w:webHidden/>
              </w:rPr>
              <w:fldChar w:fldCharType="separate"/>
            </w:r>
            <w:r>
              <w:rPr>
                <w:noProof/>
                <w:webHidden/>
              </w:rPr>
              <w:t>74</w:t>
            </w:r>
            <w:r>
              <w:rPr>
                <w:noProof/>
                <w:webHidden/>
              </w:rPr>
              <w:fldChar w:fldCharType="end"/>
            </w:r>
          </w:hyperlink>
        </w:p>
        <w:p w:rsidR="00A76D6F" w:rsidRDefault="00A76D6F">
          <w:pPr>
            <w:pStyle w:val="TOC2"/>
            <w:tabs>
              <w:tab w:val="right" w:leader="dot" w:pos="10168"/>
            </w:tabs>
            <w:rPr>
              <w:noProof/>
            </w:rPr>
          </w:pPr>
          <w:hyperlink w:anchor="_Toc494530808" w:history="1">
            <w:r w:rsidRPr="00DC20FF">
              <w:rPr>
                <w:rStyle w:val="Hyperlink"/>
                <w:rFonts w:ascii="Segoe UI" w:hAnsi="Segoe UI" w:cs="Segoe UI"/>
                <w:noProof/>
              </w:rPr>
              <w:t>Miscellaneous</w:t>
            </w:r>
            <w:r>
              <w:rPr>
                <w:noProof/>
                <w:webHidden/>
              </w:rPr>
              <w:tab/>
            </w:r>
            <w:r>
              <w:rPr>
                <w:noProof/>
                <w:webHidden/>
              </w:rPr>
              <w:fldChar w:fldCharType="begin"/>
            </w:r>
            <w:r>
              <w:rPr>
                <w:noProof/>
                <w:webHidden/>
              </w:rPr>
              <w:instrText xml:space="preserve"> PAGEREF _Toc494530808 \h </w:instrText>
            </w:r>
            <w:r>
              <w:rPr>
                <w:noProof/>
                <w:webHidden/>
              </w:rPr>
            </w:r>
            <w:r>
              <w:rPr>
                <w:noProof/>
                <w:webHidden/>
              </w:rPr>
              <w:fldChar w:fldCharType="separate"/>
            </w:r>
            <w:r>
              <w:rPr>
                <w:noProof/>
                <w:webHidden/>
              </w:rPr>
              <w:t>75</w:t>
            </w:r>
            <w:r>
              <w:rPr>
                <w:noProof/>
                <w:webHidden/>
              </w:rPr>
              <w:fldChar w:fldCharType="end"/>
            </w:r>
          </w:hyperlink>
        </w:p>
        <w:p w:rsidR="00A76D6F" w:rsidRDefault="00A76D6F">
          <w:pPr>
            <w:pStyle w:val="TOC2"/>
            <w:tabs>
              <w:tab w:val="right" w:leader="dot" w:pos="10168"/>
            </w:tabs>
            <w:rPr>
              <w:noProof/>
            </w:rPr>
          </w:pPr>
          <w:hyperlink w:anchor="_Toc494530809" w:history="1">
            <w:r w:rsidRPr="00DC20FF">
              <w:rPr>
                <w:rStyle w:val="Hyperlink"/>
                <w:rFonts w:ascii="Segoe UI" w:hAnsi="Segoe UI" w:cs="Segoe UI"/>
                <w:noProof/>
              </w:rPr>
              <w:t>Interview Resources</w:t>
            </w:r>
            <w:r>
              <w:rPr>
                <w:noProof/>
                <w:webHidden/>
              </w:rPr>
              <w:tab/>
            </w:r>
            <w:r>
              <w:rPr>
                <w:noProof/>
                <w:webHidden/>
              </w:rPr>
              <w:fldChar w:fldCharType="begin"/>
            </w:r>
            <w:r>
              <w:rPr>
                <w:noProof/>
                <w:webHidden/>
              </w:rPr>
              <w:instrText xml:space="preserve"> PAGEREF _Toc494530809 \h </w:instrText>
            </w:r>
            <w:r>
              <w:rPr>
                <w:noProof/>
                <w:webHidden/>
              </w:rPr>
            </w:r>
            <w:r>
              <w:rPr>
                <w:noProof/>
                <w:webHidden/>
              </w:rPr>
              <w:fldChar w:fldCharType="separate"/>
            </w:r>
            <w:r>
              <w:rPr>
                <w:noProof/>
                <w:webHidden/>
              </w:rPr>
              <w:t>76</w:t>
            </w:r>
            <w:r>
              <w:rPr>
                <w:noProof/>
                <w:webHidden/>
              </w:rPr>
              <w:fldChar w:fldCharType="end"/>
            </w:r>
          </w:hyperlink>
        </w:p>
        <w:p w:rsidR="00A76D6F" w:rsidRDefault="00A76D6F">
          <w:pPr>
            <w:pStyle w:val="TOC2"/>
            <w:tabs>
              <w:tab w:val="right" w:leader="dot" w:pos="10168"/>
            </w:tabs>
            <w:rPr>
              <w:noProof/>
            </w:rPr>
          </w:pPr>
          <w:hyperlink w:anchor="_Toc494530810" w:history="1">
            <w:r w:rsidRPr="00DC20FF">
              <w:rPr>
                <w:rStyle w:val="Hyperlink"/>
                <w:rFonts w:ascii="Segoe UI" w:hAnsi="Segoe UI" w:cs="Segoe UI"/>
                <w:noProof/>
              </w:rPr>
              <w:t>Artificial Intelligence</w:t>
            </w:r>
            <w:r>
              <w:rPr>
                <w:noProof/>
                <w:webHidden/>
              </w:rPr>
              <w:tab/>
            </w:r>
            <w:r>
              <w:rPr>
                <w:noProof/>
                <w:webHidden/>
              </w:rPr>
              <w:fldChar w:fldCharType="begin"/>
            </w:r>
            <w:r>
              <w:rPr>
                <w:noProof/>
                <w:webHidden/>
              </w:rPr>
              <w:instrText xml:space="preserve"> PAGEREF _Toc494530810 \h </w:instrText>
            </w:r>
            <w:r>
              <w:rPr>
                <w:noProof/>
                <w:webHidden/>
              </w:rPr>
            </w:r>
            <w:r>
              <w:rPr>
                <w:noProof/>
                <w:webHidden/>
              </w:rPr>
              <w:fldChar w:fldCharType="separate"/>
            </w:r>
            <w:r>
              <w:rPr>
                <w:noProof/>
                <w:webHidden/>
              </w:rPr>
              <w:t>76</w:t>
            </w:r>
            <w:r>
              <w:rPr>
                <w:noProof/>
                <w:webHidden/>
              </w:rPr>
              <w:fldChar w:fldCharType="end"/>
            </w:r>
          </w:hyperlink>
        </w:p>
        <w:p w:rsidR="00A76D6F" w:rsidRDefault="00A76D6F">
          <w:pPr>
            <w:pStyle w:val="TOC2"/>
            <w:tabs>
              <w:tab w:val="right" w:leader="dot" w:pos="10168"/>
            </w:tabs>
            <w:rPr>
              <w:noProof/>
            </w:rPr>
          </w:pPr>
          <w:hyperlink w:anchor="_Toc494530811" w:history="1">
            <w:r w:rsidRPr="00DC20FF">
              <w:rPr>
                <w:rStyle w:val="Hyperlink"/>
                <w:rFonts w:ascii="Segoe UI" w:hAnsi="Segoe UI" w:cs="Segoe UI"/>
                <w:noProof/>
              </w:rPr>
              <w:t>Genetic Algorithms</w:t>
            </w:r>
            <w:r>
              <w:rPr>
                <w:noProof/>
                <w:webHidden/>
              </w:rPr>
              <w:tab/>
            </w:r>
            <w:r>
              <w:rPr>
                <w:noProof/>
                <w:webHidden/>
              </w:rPr>
              <w:fldChar w:fldCharType="begin"/>
            </w:r>
            <w:r>
              <w:rPr>
                <w:noProof/>
                <w:webHidden/>
              </w:rPr>
              <w:instrText xml:space="preserve"> PAGEREF _Toc494530811 \h </w:instrText>
            </w:r>
            <w:r>
              <w:rPr>
                <w:noProof/>
                <w:webHidden/>
              </w:rPr>
            </w:r>
            <w:r>
              <w:rPr>
                <w:noProof/>
                <w:webHidden/>
              </w:rPr>
              <w:fldChar w:fldCharType="separate"/>
            </w:r>
            <w:r>
              <w:rPr>
                <w:noProof/>
                <w:webHidden/>
              </w:rPr>
              <w:t>76</w:t>
            </w:r>
            <w:r>
              <w:rPr>
                <w:noProof/>
                <w:webHidden/>
              </w:rPr>
              <w:fldChar w:fldCharType="end"/>
            </w:r>
          </w:hyperlink>
        </w:p>
        <w:p w:rsidR="00A76D6F" w:rsidRDefault="00A76D6F">
          <w:pPr>
            <w:pStyle w:val="TOC2"/>
            <w:tabs>
              <w:tab w:val="right" w:leader="dot" w:pos="10168"/>
            </w:tabs>
            <w:rPr>
              <w:noProof/>
            </w:rPr>
          </w:pPr>
          <w:hyperlink w:anchor="_Toc494530812" w:history="1">
            <w:r w:rsidRPr="00DC20FF">
              <w:rPr>
                <w:rStyle w:val="Hyperlink"/>
                <w:rFonts w:ascii="Segoe UI" w:hAnsi="Segoe UI" w:cs="Segoe UI"/>
                <w:noProof/>
              </w:rPr>
              <w:t>Statistics</w:t>
            </w:r>
            <w:r>
              <w:rPr>
                <w:noProof/>
                <w:webHidden/>
              </w:rPr>
              <w:tab/>
            </w:r>
            <w:r>
              <w:rPr>
                <w:noProof/>
                <w:webHidden/>
              </w:rPr>
              <w:fldChar w:fldCharType="begin"/>
            </w:r>
            <w:r>
              <w:rPr>
                <w:noProof/>
                <w:webHidden/>
              </w:rPr>
              <w:instrText xml:space="preserve"> PAGEREF _Toc494530812 \h </w:instrText>
            </w:r>
            <w:r>
              <w:rPr>
                <w:noProof/>
                <w:webHidden/>
              </w:rPr>
            </w:r>
            <w:r>
              <w:rPr>
                <w:noProof/>
                <w:webHidden/>
              </w:rPr>
              <w:fldChar w:fldCharType="separate"/>
            </w:r>
            <w:r>
              <w:rPr>
                <w:noProof/>
                <w:webHidden/>
              </w:rPr>
              <w:t>77</w:t>
            </w:r>
            <w:r>
              <w:rPr>
                <w:noProof/>
                <w:webHidden/>
              </w:rPr>
              <w:fldChar w:fldCharType="end"/>
            </w:r>
          </w:hyperlink>
        </w:p>
        <w:p w:rsidR="00A76D6F" w:rsidRDefault="00A76D6F">
          <w:pPr>
            <w:pStyle w:val="TOC2"/>
            <w:tabs>
              <w:tab w:val="right" w:leader="dot" w:pos="10168"/>
            </w:tabs>
            <w:rPr>
              <w:noProof/>
            </w:rPr>
          </w:pPr>
          <w:hyperlink w:anchor="_Toc494530813" w:history="1">
            <w:r w:rsidRPr="00DC20FF">
              <w:rPr>
                <w:rStyle w:val="Hyperlink"/>
                <w:rFonts w:ascii="Segoe UI" w:hAnsi="Segoe UI" w:cs="Segoe UI"/>
                <w:noProof/>
              </w:rPr>
              <w:t>Useful Blogs</w:t>
            </w:r>
            <w:r>
              <w:rPr>
                <w:noProof/>
                <w:webHidden/>
              </w:rPr>
              <w:tab/>
            </w:r>
            <w:r>
              <w:rPr>
                <w:noProof/>
                <w:webHidden/>
              </w:rPr>
              <w:fldChar w:fldCharType="begin"/>
            </w:r>
            <w:r>
              <w:rPr>
                <w:noProof/>
                <w:webHidden/>
              </w:rPr>
              <w:instrText xml:space="preserve"> PAGEREF _Toc494530813 \h </w:instrText>
            </w:r>
            <w:r>
              <w:rPr>
                <w:noProof/>
                <w:webHidden/>
              </w:rPr>
            </w:r>
            <w:r>
              <w:rPr>
                <w:noProof/>
                <w:webHidden/>
              </w:rPr>
              <w:fldChar w:fldCharType="separate"/>
            </w:r>
            <w:r>
              <w:rPr>
                <w:noProof/>
                <w:webHidden/>
              </w:rPr>
              <w:t>77</w:t>
            </w:r>
            <w:r>
              <w:rPr>
                <w:noProof/>
                <w:webHidden/>
              </w:rPr>
              <w:fldChar w:fldCharType="end"/>
            </w:r>
          </w:hyperlink>
        </w:p>
        <w:p w:rsidR="00A76D6F" w:rsidRDefault="00A76D6F">
          <w:pPr>
            <w:pStyle w:val="TOC2"/>
            <w:tabs>
              <w:tab w:val="right" w:leader="dot" w:pos="10168"/>
            </w:tabs>
            <w:rPr>
              <w:noProof/>
            </w:rPr>
          </w:pPr>
          <w:hyperlink w:anchor="_Toc494530814" w:history="1">
            <w:r w:rsidRPr="00DC20FF">
              <w:rPr>
                <w:rStyle w:val="Hyperlink"/>
                <w:rFonts w:ascii="Segoe UI" w:hAnsi="Segoe UI" w:cs="Segoe UI"/>
                <w:noProof/>
              </w:rPr>
              <w:t>Resources on Quora</w:t>
            </w:r>
            <w:r>
              <w:rPr>
                <w:noProof/>
                <w:webHidden/>
              </w:rPr>
              <w:tab/>
            </w:r>
            <w:r>
              <w:rPr>
                <w:noProof/>
                <w:webHidden/>
              </w:rPr>
              <w:fldChar w:fldCharType="begin"/>
            </w:r>
            <w:r>
              <w:rPr>
                <w:noProof/>
                <w:webHidden/>
              </w:rPr>
              <w:instrText xml:space="preserve"> PAGEREF _Toc494530814 \h </w:instrText>
            </w:r>
            <w:r>
              <w:rPr>
                <w:noProof/>
                <w:webHidden/>
              </w:rPr>
            </w:r>
            <w:r>
              <w:rPr>
                <w:noProof/>
                <w:webHidden/>
              </w:rPr>
              <w:fldChar w:fldCharType="separate"/>
            </w:r>
            <w:r>
              <w:rPr>
                <w:noProof/>
                <w:webHidden/>
              </w:rPr>
              <w:t>78</w:t>
            </w:r>
            <w:r>
              <w:rPr>
                <w:noProof/>
                <w:webHidden/>
              </w:rPr>
              <w:fldChar w:fldCharType="end"/>
            </w:r>
          </w:hyperlink>
        </w:p>
        <w:p w:rsidR="00A76D6F" w:rsidRDefault="00A76D6F">
          <w:pPr>
            <w:pStyle w:val="TOC2"/>
            <w:tabs>
              <w:tab w:val="right" w:leader="dot" w:pos="10168"/>
            </w:tabs>
            <w:rPr>
              <w:noProof/>
            </w:rPr>
          </w:pPr>
          <w:hyperlink w:anchor="_Toc494530815" w:history="1">
            <w:r w:rsidRPr="00DC20FF">
              <w:rPr>
                <w:rStyle w:val="Hyperlink"/>
                <w:rFonts w:ascii="Segoe UI" w:hAnsi="Segoe UI" w:cs="Segoe UI"/>
                <w:noProof/>
              </w:rPr>
              <w:t>Kaggle Competitions WriteUp</w:t>
            </w:r>
            <w:r>
              <w:rPr>
                <w:noProof/>
                <w:webHidden/>
              </w:rPr>
              <w:tab/>
            </w:r>
            <w:r>
              <w:rPr>
                <w:noProof/>
                <w:webHidden/>
              </w:rPr>
              <w:fldChar w:fldCharType="begin"/>
            </w:r>
            <w:r>
              <w:rPr>
                <w:noProof/>
                <w:webHidden/>
              </w:rPr>
              <w:instrText xml:space="preserve"> PAGEREF _Toc494530815 \h </w:instrText>
            </w:r>
            <w:r>
              <w:rPr>
                <w:noProof/>
                <w:webHidden/>
              </w:rPr>
            </w:r>
            <w:r>
              <w:rPr>
                <w:noProof/>
                <w:webHidden/>
              </w:rPr>
              <w:fldChar w:fldCharType="separate"/>
            </w:r>
            <w:r>
              <w:rPr>
                <w:noProof/>
                <w:webHidden/>
              </w:rPr>
              <w:t>78</w:t>
            </w:r>
            <w:r>
              <w:rPr>
                <w:noProof/>
                <w:webHidden/>
              </w:rPr>
              <w:fldChar w:fldCharType="end"/>
            </w:r>
          </w:hyperlink>
        </w:p>
        <w:p w:rsidR="00A76D6F" w:rsidRDefault="00A76D6F">
          <w:pPr>
            <w:pStyle w:val="TOC2"/>
            <w:tabs>
              <w:tab w:val="right" w:leader="dot" w:pos="10168"/>
            </w:tabs>
            <w:rPr>
              <w:noProof/>
            </w:rPr>
          </w:pPr>
          <w:hyperlink w:anchor="_Toc494530816" w:history="1">
            <w:r w:rsidRPr="00DC20FF">
              <w:rPr>
                <w:rStyle w:val="Hyperlink"/>
                <w:rFonts w:ascii="Segoe UI" w:hAnsi="Segoe UI" w:cs="Segoe UI"/>
                <w:noProof/>
              </w:rPr>
              <w:t>Cheat Sheets</w:t>
            </w:r>
            <w:r>
              <w:rPr>
                <w:noProof/>
                <w:webHidden/>
              </w:rPr>
              <w:tab/>
            </w:r>
            <w:r>
              <w:rPr>
                <w:noProof/>
                <w:webHidden/>
              </w:rPr>
              <w:fldChar w:fldCharType="begin"/>
            </w:r>
            <w:r>
              <w:rPr>
                <w:noProof/>
                <w:webHidden/>
              </w:rPr>
              <w:instrText xml:space="preserve"> PAGEREF _Toc494530816 \h </w:instrText>
            </w:r>
            <w:r>
              <w:rPr>
                <w:noProof/>
                <w:webHidden/>
              </w:rPr>
            </w:r>
            <w:r>
              <w:rPr>
                <w:noProof/>
                <w:webHidden/>
              </w:rPr>
              <w:fldChar w:fldCharType="separate"/>
            </w:r>
            <w:r>
              <w:rPr>
                <w:noProof/>
                <w:webHidden/>
              </w:rPr>
              <w:t>79</w:t>
            </w:r>
            <w:r>
              <w:rPr>
                <w:noProof/>
                <w:webHidden/>
              </w:rPr>
              <w:fldChar w:fldCharType="end"/>
            </w:r>
          </w:hyperlink>
        </w:p>
        <w:p w:rsidR="00A76D6F" w:rsidRDefault="00A76D6F">
          <w:pPr>
            <w:pStyle w:val="TOC2"/>
            <w:tabs>
              <w:tab w:val="right" w:leader="dot" w:pos="10168"/>
            </w:tabs>
            <w:rPr>
              <w:noProof/>
            </w:rPr>
          </w:pPr>
          <w:hyperlink w:anchor="_Toc494530817" w:history="1">
            <w:r w:rsidRPr="00DC20FF">
              <w:rPr>
                <w:rStyle w:val="Hyperlink"/>
                <w:rFonts w:ascii="Segoe UI" w:hAnsi="Segoe UI" w:cs="Segoe UI"/>
                <w:noProof/>
              </w:rPr>
              <w:t>Classification</w:t>
            </w:r>
            <w:r>
              <w:rPr>
                <w:noProof/>
                <w:webHidden/>
              </w:rPr>
              <w:tab/>
            </w:r>
            <w:r>
              <w:rPr>
                <w:noProof/>
                <w:webHidden/>
              </w:rPr>
              <w:fldChar w:fldCharType="begin"/>
            </w:r>
            <w:r>
              <w:rPr>
                <w:noProof/>
                <w:webHidden/>
              </w:rPr>
              <w:instrText xml:space="preserve"> PAGEREF _Toc494530817 \h </w:instrText>
            </w:r>
            <w:r>
              <w:rPr>
                <w:noProof/>
                <w:webHidden/>
              </w:rPr>
            </w:r>
            <w:r>
              <w:rPr>
                <w:noProof/>
                <w:webHidden/>
              </w:rPr>
              <w:fldChar w:fldCharType="separate"/>
            </w:r>
            <w:r>
              <w:rPr>
                <w:noProof/>
                <w:webHidden/>
              </w:rPr>
              <w:t>79</w:t>
            </w:r>
            <w:r>
              <w:rPr>
                <w:noProof/>
                <w:webHidden/>
              </w:rPr>
              <w:fldChar w:fldCharType="end"/>
            </w:r>
          </w:hyperlink>
        </w:p>
        <w:p w:rsidR="00A76D6F" w:rsidRDefault="00A76D6F">
          <w:pPr>
            <w:pStyle w:val="TOC2"/>
            <w:tabs>
              <w:tab w:val="right" w:leader="dot" w:pos="10168"/>
            </w:tabs>
            <w:rPr>
              <w:noProof/>
            </w:rPr>
          </w:pPr>
          <w:hyperlink w:anchor="_Toc494530818" w:history="1">
            <w:r w:rsidRPr="00DC20FF">
              <w:rPr>
                <w:rStyle w:val="Hyperlink"/>
                <w:rFonts w:ascii="Segoe UI" w:hAnsi="Segoe UI" w:cs="Segoe UI"/>
                <w:noProof/>
              </w:rPr>
              <w:t>Linear Regression</w:t>
            </w:r>
            <w:r>
              <w:rPr>
                <w:noProof/>
                <w:webHidden/>
              </w:rPr>
              <w:tab/>
            </w:r>
            <w:r>
              <w:rPr>
                <w:noProof/>
                <w:webHidden/>
              </w:rPr>
              <w:fldChar w:fldCharType="begin"/>
            </w:r>
            <w:r>
              <w:rPr>
                <w:noProof/>
                <w:webHidden/>
              </w:rPr>
              <w:instrText xml:space="preserve"> PAGEREF _Toc494530818 \h </w:instrText>
            </w:r>
            <w:r>
              <w:rPr>
                <w:noProof/>
                <w:webHidden/>
              </w:rPr>
            </w:r>
            <w:r>
              <w:rPr>
                <w:noProof/>
                <w:webHidden/>
              </w:rPr>
              <w:fldChar w:fldCharType="separate"/>
            </w:r>
            <w:r>
              <w:rPr>
                <w:noProof/>
                <w:webHidden/>
              </w:rPr>
              <w:t>79</w:t>
            </w:r>
            <w:r>
              <w:rPr>
                <w:noProof/>
                <w:webHidden/>
              </w:rPr>
              <w:fldChar w:fldCharType="end"/>
            </w:r>
          </w:hyperlink>
        </w:p>
        <w:p w:rsidR="00A76D6F" w:rsidRDefault="00A76D6F">
          <w:pPr>
            <w:pStyle w:val="TOC2"/>
            <w:tabs>
              <w:tab w:val="right" w:leader="dot" w:pos="10168"/>
            </w:tabs>
            <w:rPr>
              <w:noProof/>
            </w:rPr>
          </w:pPr>
          <w:hyperlink w:anchor="_Toc494530819" w:history="1">
            <w:r w:rsidRPr="00DC20FF">
              <w:rPr>
                <w:rStyle w:val="Hyperlink"/>
                <w:rFonts w:ascii="Segoe UI" w:hAnsi="Segoe UI" w:cs="Segoe UI"/>
                <w:noProof/>
              </w:rPr>
              <w:t>Logistic Regression</w:t>
            </w:r>
            <w:r>
              <w:rPr>
                <w:noProof/>
                <w:webHidden/>
              </w:rPr>
              <w:tab/>
            </w:r>
            <w:r>
              <w:rPr>
                <w:noProof/>
                <w:webHidden/>
              </w:rPr>
              <w:fldChar w:fldCharType="begin"/>
            </w:r>
            <w:r>
              <w:rPr>
                <w:noProof/>
                <w:webHidden/>
              </w:rPr>
              <w:instrText xml:space="preserve"> PAGEREF _Toc494530819 \h </w:instrText>
            </w:r>
            <w:r>
              <w:rPr>
                <w:noProof/>
                <w:webHidden/>
              </w:rPr>
            </w:r>
            <w:r>
              <w:rPr>
                <w:noProof/>
                <w:webHidden/>
              </w:rPr>
              <w:fldChar w:fldCharType="separate"/>
            </w:r>
            <w:r>
              <w:rPr>
                <w:noProof/>
                <w:webHidden/>
              </w:rPr>
              <w:t>80</w:t>
            </w:r>
            <w:r>
              <w:rPr>
                <w:noProof/>
                <w:webHidden/>
              </w:rPr>
              <w:fldChar w:fldCharType="end"/>
            </w:r>
          </w:hyperlink>
        </w:p>
        <w:p w:rsidR="00A76D6F" w:rsidRDefault="00A76D6F">
          <w:pPr>
            <w:pStyle w:val="TOC2"/>
            <w:tabs>
              <w:tab w:val="right" w:leader="dot" w:pos="10168"/>
            </w:tabs>
            <w:rPr>
              <w:noProof/>
            </w:rPr>
          </w:pPr>
          <w:hyperlink w:anchor="_Toc494530820" w:history="1">
            <w:r w:rsidRPr="00DC20FF">
              <w:rPr>
                <w:rStyle w:val="Hyperlink"/>
                <w:rFonts w:ascii="Segoe UI" w:hAnsi="Segoe UI" w:cs="Segoe UI"/>
                <w:noProof/>
              </w:rPr>
              <w:t>Model Validation using Resampling</w:t>
            </w:r>
            <w:r>
              <w:rPr>
                <w:noProof/>
                <w:webHidden/>
              </w:rPr>
              <w:tab/>
            </w:r>
            <w:r>
              <w:rPr>
                <w:noProof/>
                <w:webHidden/>
              </w:rPr>
              <w:fldChar w:fldCharType="begin"/>
            </w:r>
            <w:r>
              <w:rPr>
                <w:noProof/>
                <w:webHidden/>
              </w:rPr>
              <w:instrText xml:space="preserve"> PAGEREF _Toc494530820 \h </w:instrText>
            </w:r>
            <w:r>
              <w:rPr>
                <w:noProof/>
                <w:webHidden/>
              </w:rPr>
            </w:r>
            <w:r>
              <w:rPr>
                <w:noProof/>
                <w:webHidden/>
              </w:rPr>
              <w:fldChar w:fldCharType="separate"/>
            </w:r>
            <w:r>
              <w:rPr>
                <w:noProof/>
                <w:webHidden/>
              </w:rPr>
              <w:t>80</w:t>
            </w:r>
            <w:r>
              <w:rPr>
                <w:noProof/>
                <w:webHidden/>
              </w:rPr>
              <w:fldChar w:fldCharType="end"/>
            </w:r>
          </w:hyperlink>
        </w:p>
        <w:p w:rsidR="00A76D6F" w:rsidRDefault="00A76D6F">
          <w:pPr>
            <w:pStyle w:val="TOC2"/>
            <w:tabs>
              <w:tab w:val="right" w:leader="dot" w:pos="10168"/>
            </w:tabs>
            <w:rPr>
              <w:noProof/>
            </w:rPr>
          </w:pPr>
          <w:hyperlink w:anchor="_Toc494530821" w:history="1">
            <w:r w:rsidRPr="00DC20FF">
              <w:rPr>
                <w:rStyle w:val="Hyperlink"/>
                <w:rFonts w:ascii="Segoe UI" w:hAnsi="Segoe UI" w:cs="Segoe UI"/>
                <w:noProof/>
              </w:rPr>
              <w:t>Deep Learning</w:t>
            </w:r>
            <w:r>
              <w:rPr>
                <w:noProof/>
                <w:webHidden/>
              </w:rPr>
              <w:tab/>
            </w:r>
            <w:r>
              <w:rPr>
                <w:noProof/>
                <w:webHidden/>
              </w:rPr>
              <w:fldChar w:fldCharType="begin"/>
            </w:r>
            <w:r>
              <w:rPr>
                <w:noProof/>
                <w:webHidden/>
              </w:rPr>
              <w:instrText xml:space="preserve"> PAGEREF _Toc494530821 \h </w:instrText>
            </w:r>
            <w:r>
              <w:rPr>
                <w:noProof/>
                <w:webHidden/>
              </w:rPr>
            </w:r>
            <w:r>
              <w:rPr>
                <w:noProof/>
                <w:webHidden/>
              </w:rPr>
              <w:fldChar w:fldCharType="separate"/>
            </w:r>
            <w:r>
              <w:rPr>
                <w:noProof/>
                <w:webHidden/>
              </w:rPr>
              <w:t>81</w:t>
            </w:r>
            <w:r>
              <w:rPr>
                <w:noProof/>
                <w:webHidden/>
              </w:rPr>
              <w:fldChar w:fldCharType="end"/>
            </w:r>
          </w:hyperlink>
        </w:p>
        <w:p w:rsidR="00A76D6F" w:rsidRDefault="00A76D6F">
          <w:pPr>
            <w:pStyle w:val="TOC2"/>
            <w:tabs>
              <w:tab w:val="right" w:leader="dot" w:pos="10168"/>
            </w:tabs>
            <w:rPr>
              <w:noProof/>
            </w:rPr>
          </w:pPr>
          <w:hyperlink w:anchor="_Toc494530822" w:history="1">
            <w:r w:rsidRPr="00DC20FF">
              <w:rPr>
                <w:rStyle w:val="Hyperlink"/>
                <w:rFonts w:ascii="Segoe UI" w:hAnsi="Segoe UI" w:cs="Segoe UI"/>
                <w:noProof/>
              </w:rPr>
              <w:t>Natural Language Processing</w:t>
            </w:r>
            <w:r>
              <w:rPr>
                <w:noProof/>
                <w:webHidden/>
              </w:rPr>
              <w:tab/>
            </w:r>
            <w:r>
              <w:rPr>
                <w:noProof/>
                <w:webHidden/>
              </w:rPr>
              <w:fldChar w:fldCharType="begin"/>
            </w:r>
            <w:r>
              <w:rPr>
                <w:noProof/>
                <w:webHidden/>
              </w:rPr>
              <w:instrText xml:space="preserve"> PAGEREF _Toc494530822 \h </w:instrText>
            </w:r>
            <w:r>
              <w:rPr>
                <w:noProof/>
                <w:webHidden/>
              </w:rPr>
            </w:r>
            <w:r>
              <w:rPr>
                <w:noProof/>
                <w:webHidden/>
              </w:rPr>
              <w:fldChar w:fldCharType="separate"/>
            </w:r>
            <w:r>
              <w:rPr>
                <w:noProof/>
                <w:webHidden/>
              </w:rPr>
              <w:t>86</w:t>
            </w:r>
            <w:r>
              <w:rPr>
                <w:noProof/>
                <w:webHidden/>
              </w:rPr>
              <w:fldChar w:fldCharType="end"/>
            </w:r>
          </w:hyperlink>
        </w:p>
        <w:p w:rsidR="00A76D6F" w:rsidRDefault="00A76D6F">
          <w:pPr>
            <w:pStyle w:val="TOC2"/>
            <w:tabs>
              <w:tab w:val="right" w:leader="dot" w:pos="10168"/>
            </w:tabs>
            <w:rPr>
              <w:noProof/>
            </w:rPr>
          </w:pPr>
          <w:hyperlink w:anchor="_Toc494530823" w:history="1">
            <w:r w:rsidRPr="00DC20FF">
              <w:rPr>
                <w:rStyle w:val="Hyperlink"/>
                <w:rFonts w:ascii="Segoe UI" w:hAnsi="Segoe UI" w:cs="Segoe UI"/>
                <w:noProof/>
              </w:rPr>
              <w:t>Computer Vision</w:t>
            </w:r>
            <w:r>
              <w:rPr>
                <w:noProof/>
                <w:webHidden/>
              </w:rPr>
              <w:tab/>
            </w:r>
            <w:r>
              <w:rPr>
                <w:noProof/>
                <w:webHidden/>
              </w:rPr>
              <w:fldChar w:fldCharType="begin"/>
            </w:r>
            <w:r>
              <w:rPr>
                <w:noProof/>
                <w:webHidden/>
              </w:rPr>
              <w:instrText xml:space="preserve"> PAGEREF _Toc494530823 \h </w:instrText>
            </w:r>
            <w:r>
              <w:rPr>
                <w:noProof/>
                <w:webHidden/>
              </w:rPr>
            </w:r>
            <w:r>
              <w:rPr>
                <w:noProof/>
                <w:webHidden/>
              </w:rPr>
              <w:fldChar w:fldCharType="separate"/>
            </w:r>
            <w:r>
              <w:rPr>
                <w:noProof/>
                <w:webHidden/>
              </w:rPr>
              <w:t>88</w:t>
            </w:r>
            <w:r>
              <w:rPr>
                <w:noProof/>
                <w:webHidden/>
              </w:rPr>
              <w:fldChar w:fldCharType="end"/>
            </w:r>
          </w:hyperlink>
        </w:p>
        <w:p w:rsidR="00A76D6F" w:rsidRDefault="00A76D6F">
          <w:pPr>
            <w:pStyle w:val="TOC2"/>
            <w:tabs>
              <w:tab w:val="right" w:leader="dot" w:pos="10168"/>
            </w:tabs>
            <w:rPr>
              <w:noProof/>
            </w:rPr>
          </w:pPr>
          <w:hyperlink w:anchor="_Toc494530824" w:history="1">
            <w:r w:rsidRPr="00DC20FF">
              <w:rPr>
                <w:rStyle w:val="Hyperlink"/>
                <w:rFonts w:ascii="Segoe UI" w:hAnsi="Segoe UI" w:cs="Segoe UI"/>
                <w:noProof/>
              </w:rPr>
              <w:t>Support Vector Machine</w:t>
            </w:r>
            <w:r>
              <w:rPr>
                <w:noProof/>
                <w:webHidden/>
              </w:rPr>
              <w:tab/>
            </w:r>
            <w:r>
              <w:rPr>
                <w:noProof/>
                <w:webHidden/>
              </w:rPr>
              <w:fldChar w:fldCharType="begin"/>
            </w:r>
            <w:r>
              <w:rPr>
                <w:noProof/>
                <w:webHidden/>
              </w:rPr>
              <w:instrText xml:space="preserve"> PAGEREF _Toc494530824 \h </w:instrText>
            </w:r>
            <w:r>
              <w:rPr>
                <w:noProof/>
                <w:webHidden/>
              </w:rPr>
            </w:r>
            <w:r>
              <w:rPr>
                <w:noProof/>
                <w:webHidden/>
              </w:rPr>
              <w:fldChar w:fldCharType="separate"/>
            </w:r>
            <w:r>
              <w:rPr>
                <w:noProof/>
                <w:webHidden/>
              </w:rPr>
              <w:t>88</w:t>
            </w:r>
            <w:r>
              <w:rPr>
                <w:noProof/>
                <w:webHidden/>
              </w:rPr>
              <w:fldChar w:fldCharType="end"/>
            </w:r>
          </w:hyperlink>
        </w:p>
        <w:p w:rsidR="00A76D6F" w:rsidRDefault="00A76D6F">
          <w:pPr>
            <w:pStyle w:val="TOC2"/>
            <w:tabs>
              <w:tab w:val="right" w:leader="dot" w:pos="10168"/>
            </w:tabs>
            <w:rPr>
              <w:noProof/>
            </w:rPr>
          </w:pPr>
          <w:hyperlink w:anchor="_Toc494530825" w:history="1">
            <w:r w:rsidRPr="00DC20FF">
              <w:rPr>
                <w:rStyle w:val="Hyperlink"/>
                <w:rFonts w:ascii="Segoe UI" w:hAnsi="Segoe UI" w:cs="Segoe UI"/>
                <w:noProof/>
              </w:rPr>
              <w:t>Reinforcement Learning</w:t>
            </w:r>
            <w:r>
              <w:rPr>
                <w:noProof/>
                <w:webHidden/>
              </w:rPr>
              <w:tab/>
            </w:r>
            <w:r>
              <w:rPr>
                <w:noProof/>
                <w:webHidden/>
              </w:rPr>
              <w:fldChar w:fldCharType="begin"/>
            </w:r>
            <w:r>
              <w:rPr>
                <w:noProof/>
                <w:webHidden/>
              </w:rPr>
              <w:instrText xml:space="preserve"> PAGEREF _Toc494530825 \h </w:instrText>
            </w:r>
            <w:r>
              <w:rPr>
                <w:noProof/>
                <w:webHidden/>
              </w:rPr>
            </w:r>
            <w:r>
              <w:rPr>
                <w:noProof/>
                <w:webHidden/>
              </w:rPr>
              <w:fldChar w:fldCharType="separate"/>
            </w:r>
            <w:r>
              <w:rPr>
                <w:noProof/>
                <w:webHidden/>
              </w:rPr>
              <w:t>89</w:t>
            </w:r>
            <w:r>
              <w:rPr>
                <w:noProof/>
                <w:webHidden/>
              </w:rPr>
              <w:fldChar w:fldCharType="end"/>
            </w:r>
          </w:hyperlink>
        </w:p>
        <w:p w:rsidR="00A76D6F" w:rsidRDefault="00A76D6F">
          <w:pPr>
            <w:pStyle w:val="TOC2"/>
            <w:tabs>
              <w:tab w:val="right" w:leader="dot" w:pos="10168"/>
            </w:tabs>
            <w:rPr>
              <w:noProof/>
            </w:rPr>
          </w:pPr>
          <w:hyperlink w:anchor="_Toc494530826" w:history="1">
            <w:r w:rsidRPr="00DC20FF">
              <w:rPr>
                <w:rStyle w:val="Hyperlink"/>
                <w:rFonts w:ascii="Segoe UI" w:hAnsi="Segoe UI" w:cs="Segoe UI"/>
                <w:noProof/>
              </w:rPr>
              <w:t>Decision Trees</w:t>
            </w:r>
            <w:r>
              <w:rPr>
                <w:noProof/>
                <w:webHidden/>
              </w:rPr>
              <w:tab/>
            </w:r>
            <w:r>
              <w:rPr>
                <w:noProof/>
                <w:webHidden/>
              </w:rPr>
              <w:fldChar w:fldCharType="begin"/>
            </w:r>
            <w:r>
              <w:rPr>
                <w:noProof/>
                <w:webHidden/>
              </w:rPr>
              <w:instrText xml:space="preserve"> PAGEREF _Toc494530826 \h </w:instrText>
            </w:r>
            <w:r>
              <w:rPr>
                <w:noProof/>
                <w:webHidden/>
              </w:rPr>
            </w:r>
            <w:r>
              <w:rPr>
                <w:noProof/>
                <w:webHidden/>
              </w:rPr>
              <w:fldChar w:fldCharType="separate"/>
            </w:r>
            <w:r>
              <w:rPr>
                <w:noProof/>
                <w:webHidden/>
              </w:rPr>
              <w:t>89</w:t>
            </w:r>
            <w:r>
              <w:rPr>
                <w:noProof/>
                <w:webHidden/>
              </w:rPr>
              <w:fldChar w:fldCharType="end"/>
            </w:r>
          </w:hyperlink>
        </w:p>
        <w:p w:rsidR="00A76D6F" w:rsidRDefault="00A76D6F">
          <w:pPr>
            <w:pStyle w:val="TOC2"/>
            <w:tabs>
              <w:tab w:val="right" w:leader="dot" w:pos="10168"/>
            </w:tabs>
            <w:rPr>
              <w:noProof/>
            </w:rPr>
          </w:pPr>
          <w:hyperlink w:anchor="_Toc494530827" w:history="1">
            <w:r w:rsidRPr="00DC20FF">
              <w:rPr>
                <w:rStyle w:val="Hyperlink"/>
                <w:rFonts w:ascii="Segoe UI" w:hAnsi="Segoe UI" w:cs="Segoe UI"/>
                <w:noProof/>
              </w:rPr>
              <w:t>Random Forest / Bagging</w:t>
            </w:r>
            <w:r>
              <w:rPr>
                <w:noProof/>
                <w:webHidden/>
              </w:rPr>
              <w:tab/>
            </w:r>
            <w:r>
              <w:rPr>
                <w:noProof/>
                <w:webHidden/>
              </w:rPr>
              <w:fldChar w:fldCharType="begin"/>
            </w:r>
            <w:r>
              <w:rPr>
                <w:noProof/>
                <w:webHidden/>
              </w:rPr>
              <w:instrText xml:space="preserve"> PAGEREF _Toc494530827 \h </w:instrText>
            </w:r>
            <w:r>
              <w:rPr>
                <w:noProof/>
                <w:webHidden/>
              </w:rPr>
            </w:r>
            <w:r>
              <w:rPr>
                <w:noProof/>
                <w:webHidden/>
              </w:rPr>
              <w:fldChar w:fldCharType="separate"/>
            </w:r>
            <w:r>
              <w:rPr>
                <w:noProof/>
                <w:webHidden/>
              </w:rPr>
              <w:t>91</w:t>
            </w:r>
            <w:r>
              <w:rPr>
                <w:noProof/>
                <w:webHidden/>
              </w:rPr>
              <w:fldChar w:fldCharType="end"/>
            </w:r>
          </w:hyperlink>
        </w:p>
        <w:p w:rsidR="00A76D6F" w:rsidRDefault="00A76D6F">
          <w:pPr>
            <w:pStyle w:val="TOC2"/>
            <w:tabs>
              <w:tab w:val="right" w:leader="dot" w:pos="10168"/>
            </w:tabs>
            <w:rPr>
              <w:noProof/>
            </w:rPr>
          </w:pPr>
          <w:hyperlink w:anchor="_Toc494530828" w:history="1">
            <w:r w:rsidRPr="00DC20FF">
              <w:rPr>
                <w:rStyle w:val="Hyperlink"/>
                <w:rFonts w:ascii="Segoe UI" w:hAnsi="Segoe UI" w:cs="Segoe UI"/>
                <w:noProof/>
              </w:rPr>
              <w:t>Boosting</w:t>
            </w:r>
            <w:r>
              <w:rPr>
                <w:noProof/>
                <w:webHidden/>
              </w:rPr>
              <w:tab/>
            </w:r>
            <w:r>
              <w:rPr>
                <w:noProof/>
                <w:webHidden/>
              </w:rPr>
              <w:fldChar w:fldCharType="begin"/>
            </w:r>
            <w:r>
              <w:rPr>
                <w:noProof/>
                <w:webHidden/>
              </w:rPr>
              <w:instrText xml:space="preserve"> PAGEREF _Toc494530828 \h </w:instrText>
            </w:r>
            <w:r>
              <w:rPr>
                <w:noProof/>
                <w:webHidden/>
              </w:rPr>
            </w:r>
            <w:r>
              <w:rPr>
                <w:noProof/>
                <w:webHidden/>
              </w:rPr>
              <w:fldChar w:fldCharType="separate"/>
            </w:r>
            <w:r>
              <w:rPr>
                <w:noProof/>
                <w:webHidden/>
              </w:rPr>
              <w:t>91</w:t>
            </w:r>
            <w:r>
              <w:rPr>
                <w:noProof/>
                <w:webHidden/>
              </w:rPr>
              <w:fldChar w:fldCharType="end"/>
            </w:r>
          </w:hyperlink>
        </w:p>
        <w:p w:rsidR="00A76D6F" w:rsidRDefault="00A76D6F">
          <w:pPr>
            <w:pStyle w:val="TOC2"/>
            <w:tabs>
              <w:tab w:val="right" w:leader="dot" w:pos="10168"/>
            </w:tabs>
            <w:rPr>
              <w:noProof/>
            </w:rPr>
          </w:pPr>
          <w:hyperlink w:anchor="_Toc494530829" w:history="1">
            <w:r w:rsidRPr="00DC20FF">
              <w:rPr>
                <w:rStyle w:val="Hyperlink"/>
                <w:rFonts w:ascii="Segoe UI" w:hAnsi="Segoe UI" w:cs="Segoe UI"/>
                <w:noProof/>
              </w:rPr>
              <w:t>Ensembles</w:t>
            </w:r>
            <w:r>
              <w:rPr>
                <w:noProof/>
                <w:webHidden/>
              </w:rPr>
              <w:tab/>
            </w:r>
            <w:r>
              <w:rPr>
                <w:noProof/>
                <w:webHidden/>
              </w:rPr>
              <w:fldChar w:fldCharType="begin"/>
            </w:r>
            <w:r>
              <w:rPr>
                <w:noProof/>
                <w:webHidden/>
              </w:rPr>
              <w:instrText xml:space="preserve"> PAGEREF _Toc494530829 \h </w:instrText>
            </w:r>
            <w:r>
              <w:rPr>
                <w:noProof/>
                <w:webHidden/>
              </w:rPr>
            </w:r>
            <w:r>
              <w:rPr>
                <w:noProof/>
                <w:webHidden/>
              </w:rPr>
              <w:fldChar w:fldCharType="separate"/>
            </w:r>
            <w:r>
              <w:rPr>
                <w:noProof/>
                <w:webHidden/>
              </w:rPr>
              <w:t>92</w:t>
            </w:r>
            <w:r>
              <w:rPr>
                <w:noProof/>
                <w:webHidden/>
              </w:rPr>
              <w:fldChar w:fldCharType="end"/>
            </w:r>
          </w:hyperlink>
        </w:p>
        <w:p w:rsidR="00A76D6F" w:rsidRDefault="00A76D6F">
          <w:pPr>
            <w:pStyle w:val="TOC2"/>
            <w:tabs>
              <w:tab w:val="right" w:leader="dot" w:pos="10168"/>
            </w:tabs>
            <w:rPr>
              <w:noProof/>
            </w:rPr>
          </w:pPr>
          <w:hyperlink w:anchor="_Toc494530830" w:history="1">
            <w:r w:rsidRPr="00DC20FF">
              <w:rPr>
                <w:rStyle w:val="Hyperlink"/>
                <w:rFonts w:ascii="Segoe UI" w:hAnsi="Segoe UI" w:cs="Segoe UI"/>
                <w:noProof/>
              </w:rPr>
              <w:t>Stacking Models</w:t>
            </w:r>
            <w:r>
              <w:rPr>
                <w:noProof/>
                <w:webHidden/>
              </w:rPr>
              <w:tab/>
            </w:r>
            <w:r>
              <w:rPr>
                <w:noProof/>
                <w:webHidden/>
              </w:rPr>
              <w:fldChar w:fldCharType="begin"/>
            </w:r>
            <w:r>
              <w:rPr>
                <w:noProof/>
                <w:webHidden/>
              </w:rPr>
              <w:instrText xml:space="preserve"> PAGEREF _Toc494530830 \h </w:instrText>
            </w:r>
            <w:r>
              <w:rPr>
                <w:noProof/>
                <w:webHidden/>
              </w:rPr>
            </w:r>
            <w:r>
              <w:rPr>
                <w:noProof/>
                <w:webHidden/>
              </w:rPr>
              <w:fldChar w:fldCharType="separate"/>
            </w:r>
            <w:r>
              <w:rPr>
                <w:noProof/>
                <w:webHidden/>
              </w:rPr>
              <w:t>93</w:t>
            </w:r>
            <w:r>
              <w:rPr>
                <w:noProof/>
                <w:webHidden/>
              </w:rPr>
              <w:fldChar w:fldCharType="end"/>
            </w:r>
          </w:hyperlink>
        </w:p>
        <w:p w:rsidR="00A76D6F" w:rsidRDefault="00A76D6F">
          <w:pPr>
            <w:pStyle w:val="TOC2"/>
            <w:tabs>
              <w:tab w:val="right" w:leader="dot" w:pos="10168"/>
            </w:tabs>
            <w:rPr>
              <w:noProof/>
            </w:rPr>
          </w:pPr>
          <w:hyperlink w:anchor="_Toc494530831" w:history="1">
            <w:r w:rsidRPr="00DC20FF">
              <w:rPr>
                <w:rStyle w:val="Hyperlink"/>
                <w:rFonts w:ascii="Segoe UI" w:hAnsi="Segoe UI" w:cs="Segoe UI"/>
                <w:noProof/>
              </w:rPr>
              <w:t>Vapnik–Chervonenkis Dimension</w:t>
            </w:r>
            <w:r>
              <w:rPr>
                <w:noProof/>
                <w:webHidden/>
              </w:rPr>
              <w:tab/>
            </w:r>
            <w:r>
              <w:rPr>
                <w:noProof/>
                <w:webHidden/>
              </w:rPr>
              <w:fldChar w:fldCharType="begin"/>
            </w:r>
            <w:r>
              <w:rPr>
                <w:noProof/>
                <w:webHidden/>
              </w:rPr>
              <w:instrText xml:space="preserve"> PAGEREF _Toc494530831 \h </w:instrText>
            </w:r>
            <w:r>
              <w:rPr>
                <w:noProof/>
                <w:webHidden/>
              </w:rPr>
            </w:r>
            <w:r>
              <w:rPr>
                <w:noProof/>
                <w:webHidden/>
              </w:rPr>
              <w:fldChar w:fldCharType="separate"/>
            </w:r>
            <w:r>
              <w:rPr>
                <w:noProof/>
                <w:webHidden/>
              </w:rPr>
              <w:t>93</w:t>
            </w:r>
            <w:r>
              <w:rPr>
                <w:noProof/>
                <w:webHidden/>
              </w:rPr>
              <w:fldChar w:fldCharType="end"/>
            </w:r>
          </w:hyperlink>
        </w:p>
        <w:p w:rsidR="00A76D6F" w:rsidRDefault="00A76D6F">
          <w:pPr>
            <w:pStyle w:val="TOC2"/>
            <w:tabs>
              <w:tab w:val="right" w:leader="dot" w:pos="10168"/>
            </w:tabs>
            <w:rPr>
              <w:noProof/>
            </w:rPr>
          </w:pPr>
          <w:hyperlink w:anchor="_Toc494530832" w:history="1">
            <w:r w:rsidRPr="00DC20FF">
              <w:rPr>
                <w:rStyle w:val="Hyperlink"/>
                <w:rFonts w:ascii="Segoe UI" w:hAnsi="Segoe UI" w:cs="Segoe UI"/>
                <w:noProof/>
              </w:rPr>
              <w:t>Bayesian Machine Learning</w:t>
            </w:r>
            <w:r>
              <w:rPr>
                <w:noProof/>
                <w:webHidden/>
              </w:rPr>
              <w:tab/>
            </w:r>
            <w:r>
              <w:rPr>
                <w:noProof/>
                <w:webHidden/>
              </w:rPr>
              <w:fldChar w:fldCharType="begin"/>
            </w:r>
            <w:r>
              <w:rPr>
                <w:noProof/>
                <w:webHidden/>
              </w:rPr>
              <w:instrText xml:space="preserve"> PAGEREF _Toc494530832 \h </w:instrText>
            </w:r>
            <w:r>
              <w:rPr>
                <w:noProof/>
                <w:webHidden/>
              </w:rPr>
            </w:r>
            <w:r>
              <w:rPr>
                <w:noProof/>
                <w:webHidden/>
              </w:rPr>
              <w:fldChar w:fldCharType="separate"/>
            </w:r>
            <w:r>
              <w:rPr>
                <w:noProof/>
                <w:webHidden/>
              </w:rPr>
              <w:t>93</w:t>
            </w:r>
            <w:r>
              <w:rPr>
                <w:noProof/>
                <w:webHidden/>
              </w:rPr>
              <w:fldChar w:fldCharType="end"/>
            </w:r>
          </w:hyperlink>
        </w:p>
        <w:p w:rsidR="00A76D6F" w:rsidRDefault="00A76D6F">
          <w:pPr>
            <w:pStyle w:val="TOC2"/>
            <w:tabs>
              <w:tab w:val="right" w:leader="dot" w:pos="10168"/>
            </w:tabs>
            <w:rPr>
              <w:noProof/>
            </w:rPr>
          </w:pPr>
          <w:hyperlink w:anchor="_Toc494530833" w:history="1">
            <w:r w:rsidRPr="00DC20FF">
              <w:rPr>
                <w:rStyle w:val="Hyperlink"/>
                <w:rFonts w:ascii="Segoe UI" w:hAnsi="Segoe UI" w:cs="Segoe UI"/>
                <w:noProof/>
              </w:rPr>
              <w:t>Semi Supervised Learning</w:t>
            </w:r>
            <w:r>
              <w:rPr>
                <w:noProof/>
                <w:webHidden/>
              </w:rPr>
              <w:tab/>
            </w:r>
            <w:r>
              <w:rPr>
                <w:noProof/>
                <w:webHidden/>
              </w:rPr>
              <w:fldChar w:fldCharType="begin"/>
            </w:r>
            <w:r>
              <w:rPr>
                <w:noProof/>
                <w:webHidden/>
              </w:rPr>
              <w:instrText xml:space="preserve"> PAGEREF _Toc494530833 \h </w:instrText>
            </w:r>
            <w:r>
              <w:rPr>
                <w:noProof/>
                <w:webHidden/>
              </w:rPr>
            </w:r>
            <w:r>
              <w:rPr>
                <w:noProof/>
                <w:webHidden/>
              </w:rPr>
              <w:fldChar w:fldCharType="separate"/>
            </w:r>
            <w:r>
              <w:rPr>
                <w:noProof/>
                <w:webHidden/>
              </w:rPr>
              <w:t>94</w:t>
            </w:r>
            <w:r>
              <w:rPr>
                <w:noProof/>
                <w:webHidden/>
              </w:rPr>
              <w:fldChar w:fldCharType="end"/>
            </w:r>
          </w:hyperlink>
        </w:p>
        <w:p w:rsidR="00A76D6F" w:rsidRDefault="00A76D6F">
          <w:pPr>
            <w:pStyle w:val="TOC2"/>
            <w:tabs>
              <w:tab w:val="right" w:leader="dot" w:pos="10168"/>
            </w:tabs>
            <w:rPr>
              <w:noProof/>
            </w:rPr>
          </w:pPr>
          <w:hyperlink w:anchor="_Toc494530834" w:history="1">
            <w:r w:rsidRPr="00DC20FF">
              <w:rPr>
                <w:rStyle w:val="Hyperlink"/>
                <w:rFonts w:ascii="Segoe UI" w:hAnsi="Segoe UI" w:cs="Segoe UI"/>
                <w:noProof/>
              </w:rPr>
              <w:t>Optimization</w:t>
            </w:r>
            <w:r>
              <w:rPr>
                <w:noProof/>
                <w:webHidden/>
              </w:rPr>
              <w:tab/>
            </w:r>
            <w:r>
              <w:rPr>
                <w:noProof/>
                <w:webHidden/>
              </w:rPr>
              <w:fldChar w:fldCharType="begin"/>
            </w:r>
            <w:r>
              <w:rPr>
                <w:noProof/>
                <w:webHidden/>
              </w:rPr>
              <w:instrText xml:space="preserve"> PAGEREF _Toc494530834 \h </w:instrText>
            </w:r>
            <w:r>
              <w:rPr>
                <w:noProof/>
                <w:webHidden/>
              </w:rPr>
            </w:r>
            <w:r>
              <w:rPr>
                <w:noProof/>
                <w:webHidden/>
              </w:rPr>
              <w:fldChar w:fldCharType="separate"/>
            </w:r>
            <w:r>
              <w:rPr>
                <w:noProof/>
                <w:webHidden/>
              </w:rPr>
              <w:t>94</w:t>
            </w:r>
            <w:r>
              <w:rPr>
                <w:noProof/>
                <w:webHidden/>
              </w:rPr>
              <w:fldChar w:fldCharType="end"/>
            </w:r>
          </w:hyperlink>
        </w:p>
        <w:p w:rsidR="00A76D6F" w:rsidRDefault="00A76D6F">
          <w:pPr>
            <w:pStyle w:val="TOC2"/>
            <w:tabs>
              <w:tab w:val="right" w:leader="dot" w:pos="10168"/>
            </w:tabs>
            <w:rPr>
              <w:noProof/>
            </w:rPr>
          </w:pPr>
          <w:hyperlink w:anchor="_Toc494530835" w:history="1">
            <w:r w:rsidRPr="00DC20FF">
              <w:rPr>
                <w:rStyle w:val="Hyperlink"/>
                <w:rFonts w:ascii="Segoe UI" w:hAnsi="Segoe UI" w:cs="Segoe UI"/>
                <w:noProof/>
              </w:rPr>
              <w:t>Other Tutorials</w:t>
            </w:r>
            <w:r>
              <w:rPr>
                <w:noProof/>
                <w:webHidden/>
              </w:rPr>
              <w:tab/>
            </w:r>
            <w:r>
              <w:rPr>
                <w:noProof/>
                <w:webHidden/>
              </w:rPr>
              <w:fldChar w:fldCharType="begin"/>
            </w:r>
            <w:r>
              <w:rPr>
                <w:noProof/>
                <w:webHidden/>
              </w:rPr>
              <w:instrText xml:space="preserve"> PAGEREF _Toc494530835 \h </w:instrText>
            </w:r>
            <w:r>
              <w:rPr>
                <w:noProof/>
                <w:webHidden/>
              </w:rPr>
            </w:r>
            <w:r>
              <w:rPr>
                <w:noProof/>
                <w:webHidden/>
              </w:rPr>
              <w:fldChar w:fldCharType="separate"/>
            </w:r>
            <w:r>
              <w:rPr>
                <w:noProof/>
                <w:webHidden/>
              </w:rPr>
              <w:t>94</w:t>
            </w:r>
            <w:r>
              <w:rPr>
                <w:noProof/>
                <w:webHidden/>
              </w:rPr>
              <w:fldChar w:fldCharType="end"/>
            </w:r>
          </w:hyperlink>
        </w:p>
        <w:p w:rsidR="00A76D6F" w:rsidRDefault="00A76D6F">
          <w:pPr>
            <w:pStyle w:val="TOC1"/>
            <w:tabs>
              <w:tab w:val="right" w:leader="dot" w:pos="10168"/>
            </w:tabs>
            <w:rPr>
              <w:noProof/>
            </w:rPr>
          </w:pPr>
          <w:hyperlink w:anchor="_Toc494530836" w:history="1">
            <w:r w:rsidRPr="00DC20FF">
              <w:rPr>
                <w:rStyle w:val="Hyperlink"/>
                <w:noProof/>
                <w:shd w:val="clear" w:color="auto" w:fill="FFFFFF"/>
              </w:rPr>
              <w:t>Data science Python notebooks</w:t>
            </w:r>
            <w:r>
              <w:rPr>
                <w:noProof/>
                <w:webHidden/>
              </w:rPr>
              <w:tab/>
            </w:r>
            <w:r>
              <w:rPr>
                <w:noProof/>
                <w:webHidden/>
              </w:rPr>
              <w:fldChar w:fldCharType="begin"/>
            </w:r>
            <w:r>
              <w:rPr>
                <w:noProof/>
                <w:webHidden/>
              </w:rPr>
              <w:instrText xml:space="preserve"> PAGEREF _Toc494530836 \h </w:instrText>
            </w:r>
            <w:r>
              <w:rPr>
                <w:noProof/>
                <w:webHidden/>
              </w:rPr>
            </w:r>
            <w:r>
              <w:rPr>
                <w:noProof/>
                <w:webHidden/>
              </w:rPr>
              <w:fldChar w:fldCharType="separate"/>
            </w:r>
            <w:r>
              <w:rPr>
                <w:noProof/>
                <w:webHidden/>
              </w:rPr>
              <w:t>95</w:t>
            </w:r>
            <w:r>
              <w:rPr>
                <w:noProof/>
                <w:webHidden/>
              </w:rPr>
              <w:fldChar w:fldCharType="end"/>
            </w:r>
          </w:hyperlink>
        </w:p>
        <w:p w:rsidR="00A76D6F" w:rsidRDefault="00A76D6F">
          <w:pPr>
            <w:pStyle w:val="TOC1"/>
            <w:tabs>
              <w:tab w:val="right" w:leader="dot" w:pos="10168"/>
            </w:tabs>
            <w:rPr>
              <w:noProof/>
            </w:rPr>
          </w:pPr>
          <w:hyperlink w:anchor="_Toc494530837" w:history="1">
            <w:r w:rsidRPr="00DC20FF">
              <w:rPr>
                <w:rStyle w:val="Hyperlink"/>
                <w:rFonts w:ascii="Segoe UI" w:hAnsi="Segoe UI" w:cs="Segoe UI"/>
                <w:noProof/>
              </w:rPr>
              <w:t>data-science-ipython-notebooks</w:t>
            </w:r>
            <w:r>
              <w:rPr>
                <w:noProof/>
                <w:webHidden/>
              </w:rPr>
              <w:tab/>
            </w:r>
            <w:r>
              <w:rPr>
                <w:noProof/>
                <w:webHidden/>
              </w:rPr>
              <w:fldChar w:fldCharType="begin"/>
            </w:r>
            <w:r>
              <w:rPr>
                <w:noProof/>
                <w:webHidden/>
              </w:rPr>
              <w:instrText xml:space="preserve"> PAGEREF _Toc494530837 \h </w:instrText>
            </w:r>
            <w:r>
              <w:rPr>
                <w:noProof/>
                <w:webHidden/>
              </w:rPr>
            </w:r>
            <w:r>
              <w:rPr>
                <w:noProof/>
                <w:webHidden/>
              </w:rPr>
              <w:fldChar w:fldCharType="separate"/>
            </w:r>
            <w:r>
              <w:rPr>
                <w:noProof/>
                <w:webHidden/>
              </w:rPr>
              <w:t>95</w:t>
            </w:r>
            <w:r>
              <w:rPr>
                <w:noProof/>
                <w:webHidden/>
              </w:rPr>
              <w:fldChar w:fldCharType="end"/>
            </w:r>
          </w:hyperlink>
        </w:p>
        <w:p w:rsidR="00A76D6F" w:rsidRDefault="00A76D6F">
          <w:pPr>
            <w:pStyle w:val="TOC2"/>
            <w:tabs>
              <w:tab w:val="right" w:leader="dot" w:pos="10168"/>
            </w:tabs>
            <w:rPr>
              <w:noProof/>
            </w:rPr>
          </w:pPr>
          <w:hyperlink w:anchor="_Toc494530838" w:history="1">
            <w:r w:rsidRPr="00DC20FF">
              <w:rPr>
                <w:rStyle w:val="Hyperlink"/>
                <w:rFonts w:ascii="Segoe UI" w:hAnsi="Segoe UI" w:cs="Segoe UI"/>
                <w:noProof/>
              </w:rPr>
              <w:t>Index</w:t>
            </w:r>
            <w:r>
              <w:rPr>
                <w:noProof/>
                <w:webHidden/>
              </w:rPr>
              <w:tab/>
            </w:r>
            <w:r>
              <w:rPr>
                <w:noProof/>
                <w:webHidden/>
              </w:rPr>
              <w:fldChar w:fldCharType="begin"/>
            </w:r>
            <w:r>
              <w:rPr>
                <w:noProof/>
                <w:webHidden/>
              </w:rPr>
              <w:instrText xml:space="preserve"> PAGEREF _Toc494530838 \h </w:instrText>
            </w:r>
            <w:r>
              <w:rPr>
                <w:noProof/>
                <w:webHidden/>
              </w:rPr>
            </w:r>
            <w:r>
              <w:rPr>
                <w:noProof/>
                <w:webHidden/>
              </w:rPr>
              <w:fldChar w:fldCharType="separate"/>
            </w:r>
            <w:r>
              <w:rPr>
                <w:noProof/>
                <w:webHidden/>
              </w:rPr>
              <w:t>95</w:t>
            </w:r>
            <w:r>
              <w:rPr>
                <w:noProof/>
                <w:webHidden/>
              </w:rPr>
              <w:fldChar w:fldCharType="end"/>
            </w:r>
          </w:hyperlink>
        </w:p>
        <w:p w:rsidR="00A76D6F" w:rsidRDefault="00A76D6F">
          <w:pPr>
            <w:pStyle w:val="TOC2"/>
            <w:tabs>
              <w:tab w:val="right" w:leader="dot" w:pos="10168"/>
            </w:tabs>
            <w:rPr>
              <w:noProof/>
            </w:rPr>
          </w:pPr>
          <w:hyperlink w:anchor="_Toc494530839" w:history="1">
            <w:r w:rsidRPr="00DC20FF">
              <w:rPr>
                <w:rStyle w:val="Hyperlink"/>
                <w:rFonts w:ascii="Segoe UI" w:hAnsi="Segoe UI" w:cs="Segoe UI"/>
                <w:noProof/>
              </w:rPr>
              <w:t>deep-learning</w:t>
            </w:r>
            <w:r>
              <w:rPr>
                <w:noProof/>
                <w:webHidden/>
              </w:rPr>
              <w:tab/>
            </w:r>
            <w:r>
              <w:rPr>
                <w:noProof/>
                <w:webHidden/>
              </w:rPr>
              <w:fldChar w:fldCharType="begin"/>
            </w:r>
            <w:r>
              <w:rPr>
                <w:noProof/>
                <w:webHidden/>
              </w:rPr>
              <w:instrText xml:space="preserve"> PAGEREF _Toc494530839 \h </w:instrText>
            </w:r>
            <w:r>
              <w:rPr>
                <w:noProof/>
                <w:webHidden/>
              </w:rPr>
            </w:r>
            <w:r>
              <w:rPr>
                <w:noProof/>
                <w:webHidden/>
              </w:rPr>
              <w:fldChar w:fldCharType="separate"/>
            </w:r>
            <w:r>
              <w:rPr>
                <w:noProof/>
                <w:webHidden/>
              </w:rPr>
              <w:t>96</w:t>
            </w:r>
            <w:r>
              <w:rPr>
                <w:noProof/>
                <w:webHidden/>
              </w:rPr>
              <w:fldChar w:fldCharType="end"/>
            </w:r>
          </w:hyperlink>
        </w:p>
        <w:p w:rsidR="00A76D6F" w:rsidRDefault="00A76D6F">
          <w:pPr>
            <w:pStyle w:val="TOC3"/>
            <w:tabs>
              <w:tab w:val="right" w:leader="dot" w:pos="10168"/>
            </w:tabs>
            <w:rPr>
              <w:noProof/>
            </w:rPr>
          </w:pPr>
          <w:hyperlink w:anchor="_Toc494530840" w:history="1">
            <w:r w:rsidRPr="00DC20FF">
              <w:rPr>
                <w:rStyle w:val="Hyperlink"/>
                <w:rFonts w:ascii="Segoe UI" w:hAnsi="Segoe UI" w:cs="Segoe UI"/>
                <w:noProof/>
              </w:rPr>
              <w:t>tensor-flow-tutorials</w:t>
            </w:r>
            <w:r>
              <w:rPr>
                <w:noProof/>
                <w:webHidden/>
              </w:rPr>
              <w:tab/>
            </w:r>
            <w:r>
              <w:rPr>
                <w:noProof/>
                <w:webHidden/>
              </w:rPr>
              <w:fldChar w:fldCharType="begin"/>
            </w:r>
            <w:r>
              <w:rPr>
                <w:noProof/>
                <w:webHidden/>
              </w:rPr>
              <w:instrText xml:space="preserve"> PAGEREF _Toc494530840 \h </w:instrText>
            </w:r>
            <w:r>
              <w:rPr>
                <w:noProof/>
                <w:webHidden/>
              </w:rPr>
            </w:r>
            <w:r>
              <w:rPr>
                <w:noProof/>
                <w:webHidden/>
              </w:rPr>
              <w:fldChar w:fldCharType="separate"/>
            </w:r>
            <w:r>
              <w:rPr>
                <w:noProof/>
                <w:webHidden/>
              </w:rPr>
              <w:t>96</w:t>
            </w:r>
            <w:r>
              <w:rPr>
                <w:noProof/>
                <w:webHidden/>
              </w:rPr>
              <w:fldChar w:fldCharType="end"/>
            </w:r>
          </w:hyperlink>
        </w:p>
        <w:p w:rsidR="00A76D6F" w:rsidRDefault="00A76D6F">
          <w:pPr>
            <w:pStyle w:val="TOC3"/>
            <w:tabs>
              <w:tab w:val="right" w:leader="dot" w:pos="10168"/>
            </w:tabs>
            <w:rPr>
              <w:noProof/>
            </w:rPr>
          </w:pPr>
          <w:hyperlink w:anchor="_Toc494530841" w:history="1">
            <w:r w:rsidRPr="00DC20FF">
              <w:rPr>
                <w:rStyle w:val="Hyperlink"/>
                <w:rFonts w:ascii="Segoe UI" w:hAnsi="Segoe UI" w:cs="Segoe UI"/>
                <w:noProof/>
              </w:rPr>
              <w:t>tensor-flow-exercises</w:t>
            </w:r>
            <w:r>
              <w:rPr>
                <w:noProof/>
                <w:webHidden/>
              </w:rPr>
              <w:tab/>
            </w:r>
            <w:r>
              <w:rPr>
                <w:noProof/>
                <w:webHidden/>
              </w:rPr>
              <w:fldChar w:fldCharType="begin"/>
            </w:r>
            <w:r>
              <w:rPr>
                <w:noProof/>
                <w:webHidden/>
              </w:rPr>
              <w:instrText xml:space="preserve"> PAGEREF _Toc494530841 \h </w:instrText>
            </w:r>
            <w:r>
              <w:rPr>
                <w:noProof/>
                <w:webHidden/>
              </w:rPr>
            </w:r>
            <w:r>
              <w:rPr>
                <w:noProof/>
                <w:webHidden/>
              </w:rPr>
              <w:fldChar w:fldCharType="separate"/>
            </w:r>
            <w:r>
              <w:rPr>
                <w:noProof/>
                <w:webHidden/>
              </w:rPr>
              <w:t>97</w:t>
            </w:r>
            <w:r>
              <w:rPr>
                <w:noProof/>
                <w:webHidden/>
              </w:rPr>
              <w:fldChar w:fldCharType="end"/>
            </w:r>
          </w:hyperlink>
        </w:p>
        <w:p w:rsidR="00A76D6F" w:rsidRDefault="00A76D6F">
          <w:pPr>
            <w:pStyle w:val="TOC3"/>
            <w:tabs>
              <w:tab w:val="right" w:leader="dot" w:pos="10168"/>
            </w:tabs>
            <w:rPr>
              <w:noProof/>
            </w:rPr>
          </w:pPr>
          <w:hyperlink w:anchor="_Toc494530842" w:history="1">
            <w:r w:rsidRPr="00DC20FF">
              <w:rPr>
                <w:rStyle w:val="Hyperlink"/>
                <w:rFonts w:ascii="Segoe UI" w:hAnsi="Segoe UI" w:cs="Segoe UI"/>
                <w:noProof/>
              </w:rPr>
              <w:t>theano-tutorials</w:t>
            </w:r>
            <w:r>
              <w:rPr>
                <w:noProof/>
                <w:webHidden/>
              </w:rPr>
              <w:tab/>
            </w:r>
            <w:r>
              <w:rPr>
                <w:noProof/>
                <w:webHidden/>
              </w:rPr>
              <w:fldChar w:fldCharType="begin"/>
            </w:r>
            <w:r>
              <w:rPr>
                <w:noProof/>
                <w:webHidden/>
              </w:rPr>
              <w:instrText xml:space="preserve"> PAGEREF _Toc494530842 \h </w:instrText>
            </w:r>
            <w:r>
              <w:rPr>
                <w:noProof/>
                <w:webHidden/>
              </w:rPr>
            </w:r>
            <w:r>
              <w:rPr>
                <w:noProof/>
                <w:webHidden/>
              </w:rPr>
              <w:fldChar w:fldCharType="separate"/>
            </w:r>
            <w:r>
              <w:rPr>
                <w:noProof/>
                <w:webHidden/>
              </w:rPr>
              <w:t>97</w:t>
            </w:r>
            <w:r>
              <w:rPr>
                <w:noProof/>
                <w:webHidden/>
              </w:rPr>
              <w:fldChar w:fldCharType="end"/>
            </w:r>
          </w:hyperlink>
        </w:p>
        <w:p w:rsidR="00A76D6F" w:rsidRDefault="00A76D6F">
          <w:pPr>
            <w:pStyle w:val="TOC3"/>
            <w:tabs>
              <w:tab w:val="right" w:leader="dot" w:pos="10168"/>
            </w:tabs>
            <w:rPr>
              <w:noProof/>
            </w:rPr>
          </w:pPr>
          <w:hyperlink w:anchor="_Toc494530843" w:history="1">
            <w:r w:rsidRPr="00DC20FF">
              <w:rPr>
                <w:rStyle w:val="Hyperlink"/>
                <w:rFonts w:ascii="Segoe UI" w:hAnsi="Segoe UI" w:cs="Segoe UI"/>
                <w:noProof/>
              </w:rPr>
              <w:t>keras-tutorials</w:t>
            </w:r>
            <w:r>
              <w:rPr>
                <w:noProof/>
                <w:webHidden/>
              </w:rPr>
              <w:tab/>
            </w:r>
            <w:r>
              <w:rPr>
                <w:noProof/>
                <w:webHidden/>
              </w:rPr>
              <w:fldChar w:fldCharType="begin"/>
            </w:r>
            <w:r>
              <w:rPr>
                <w:noProof/>
                <w:webHidden/>
              </w:rPr>
              <w:instrText xml:space="preserve"> PAGEREF _Toc494530843 \h </w:instrText>
            </w:r>
            <w:r>
              <w:rPr>
                <w:noProof/>
                <w:webHidden/>
              </w:rPr>
            </w:r>
            <w:r>
              <w:rPr>
                <w:noProof/>
                <w:webHidden/>
              </w:rPr>
              <w:fldChar w:fldCharType="separate"/>
            </w:r>
            <w:r>
              <w:rPr>
                <w:noProof/>
                <w:webHidden/>
              </w:rPr>
              <w:t>98</w:t>
            </w:r>
            <w:r>
              <w:rPr>
                <w:noProof/>
                <w:webHidden/>
              </w:rPr>
              <w:fldChar w:fldCharType="end"/>
            </w:r>
          </w:hyperlink>
        </w:p>
        <w:p w:rsidR="00A76D6F" w:rsidRDefault="00A76D6F">
          <w:pPr>
            <w:pStyle w:val="TOC3"/>
            <w:tabs>
              <w:tab w:val="right" w:leader="dot" w:pos="10168"/>
            </w:tabs>
            <w:rPr>
              <w:noProof/>
            </w:rPr>
          </w:pPr>
          <w:hyperlink w:anchor="_Toc494530844" w:history="1">
            <w:r w:rsidRPr="00DC20FF">
              <w:rPr>
                <w:rStyle w:val="Hyperlink"/>
                <w:rFonts w:ascii="Segoe UI" w:hAnsi="Segoe UI" w:cs="Segoe UI"/>
                <w:noProof/>
              </w:rPr>
              <w:t>deep-learning-misc</w:t>
            </w:r>
            <w:r>
              <w:rPr>
                <w:noProof/>
                <w:webHidden/>
              </w:rPr>
              <w:tab/>
            </w:r>
            <w:r>
              <w:rPr>
                <w:noProof/>
                <w:webHidden/>
              </w:rPr>
              <w:fldChar w:fldCharType="begin"/>
            </w:r>
            <w:r>
              <w:rPr>
                <w:noProof/>
                <w:webHidden/>
              </w:rPr>
              <w:instrText xml:space="preserve"> PAGEREF _Toc494530844 \h </w:instrText>
            </w:r>
            <w:r>
              <w:rPr>
                <w:noProof/>
                <w:webHidden/>
              </w:rPr>
            </w:r>
            <w:r>
              <w:rPr>
                <w:noProof/>
                <w:webHidden/>
              </w:rPr>
              <w:fldChar w:fldCharType="separate"/>
            </w:r>
            <w:r>
              <w:rPr>
                <w:noProof/>
                <w:webHidden/>
              </w:rPr>
              <w:t>99</w:t>
            </w:r>
            <w:r>
              <w:rPr>
                <w:noProof/>
                <w:webHidden/>
              </w:rPr>
              <w:fldChar w:fldCharType="end"/>
            </w:r>
          </w:hyperlink>
        </w:p>
        <w:p w:rsidR="00A76D6F" w:rsidRDefault="00A76D6F">
          <w:pPr>
            <w:pStyle w:val="TOC2"/>
            <w:tabs>
              <w:tab w:val="right" w:leader="dot" w:pos="10168"/>
            </w:tabs>
            <w:rPr>
              <w:noProof/>
            </w:rPr>
          </w:pPr>
          <w:hyperlink w:anchor="_Toc494530845" w:history="1">
            <w:r w:rsidRPr="00DC20FF">
              <w:rPr>
                <w:rStyle w:val="Hyperlink"/>
                <w:rFonts w:ascii="Segoe UI" w:hAnsi="Segoe UI" w:cs="Segoe UI"/>
                <w:noProof/>
              </w:rPr>
              <w:t>scikit-learn</w:t>
            </w:r>
            <w:r>
              <w:rPr>
                <w:noProof/>
                <w:webHidden/>
              </w:rPr>
              <w:tab/>
            </w:r>
            <w:r>
              <w:rPr>
                <w:noProof/>
                <w:webHidden/>
              </w:rPr>
              <w:fldChar w:fldCharType="begin"/>
            </w:r>
            <w:r>
              <w:rPr>
                <w:noProof/>
                <w:webHidden/>
              </w:rPr>
              <w:instrText xml:space="preserve"> PAGEREF _Toc494530845 \h </w:instrText>
            </w:r>
            <w:r>
              <w:rPr>
                <w:noProof/>
                <w:webHidden/>
              </w:rPr>
            </w:r>
            <w:r>
              <w:rPr>
                <w:noProof/>
                <w:webHidden/>
              </w:rPr>
              <w:fldChar w:fldCharType="separate"/>
            </w:r>
            <w:r>
              <w:rPr>
                <w:noProof/>
                <w:webHidden/>
              </w:rPr>
              <w:t>99</w:t>
            </w:r>
            <w:r>
              <w:rPr>
                <w:noProof/>
                <w:webHidden/>
              </w:rPr>
              <w:fldChar w:fldCharType="end"/>
            </w:r>
          </w:hyperlink>
        </w:p>
        <w:p w:rsidR="00A76D6F" w:rsidRDefault="00A76D6F">
          <w:pPr>
            <w:pStyle w:val="TOC2"/>
            <w:tabs>
              <w:tab w:val="right" w:leader="dot" w:pos="10168"/>
            </w:tabs>
            <w:rPr>
              <w:noProof/>
            </w:rPr>
          </w:pPr>
          <w:hyperlink w:anchor="_Toc494530846" w:history="1">
            <w:r w:rsidRPr="00DC20FF">
              <w:rPr>
                <w:rStyle w:val="Hyperlink"/>
                <w:rFonts w:ascii="Segoe UI" w:hAnsi="Segoe UI" w:cs="Segoe UI"/>
                <w:noProof/>
              </w:rPr>
              <w:t>statistical-inference-scipy</w:t>
            </w:r>
            <w:r>
              <w:rPr>
                <w:noProof/>
                <w:webHidden/>
              </w:rPr>
              <w:tab/>
            </w:r>
            <w:r>
              <w:rPr>
                <w:noProof/>
                <w:webHidden/>
              </w:rPr>
              <w:fldChar w:fldCharType="begin"/>
            </w:r>
            <w:r>
              <w:rPr>
                <w:noProof/>
                <w:webHidden/>
              </w:rPr>
              <w:instrText xml:space="preserve"> PAGEREF _Toc494530846 \h </w:instrText>
            </w:r>
            <w:r>
              <w:rPr>
                <w:noProof/>
                <w:webHidden/>
              </w:rPr>
            </w:r>
            <w:r>
              <w:rPr>
                <w:noProof/>
                <w:webHidden/>
              </w:rPr>
              <w:fldChar w:fldCharType="separate"/>
            </w:r>
            <w:r>
              <w:rPr>
                <w:noProof/>
                <w:webHidden/>
              </w:rPr>
              <w:t>100</w:t>
            </w:r>
            <w:r>
              <w:rPr>
                <w:noProof/>
                <w:webHidden/>
              </w:rPr>
              <w:fldChar w:fldCharType="end"/>
            </w:r>
          </w:hyperlink>
        </w:p>
        <w:p w:rsidR="00A76D6F" w:rsidRDefault="00A76D6F">
          <w:pPr>
            <w:pStyle w:val="TOC2"/>
            <w:tabs>
              <w:tab w:val="right" w:leader="dot" w:pos="10168"/>
            </w:tabs>
            <w:rPr>
              <w:noProof/>
            </w:rPr>
          </w:pPr>
          <w:hyperlink w:anchor="_Toc494530847" w:history="1">
            <w:r w:rsidRPr="00DC20FF">
              <w:rPr>
                <w:rStyle w:val="Hyperlink"/>
                <w:rFonts w:ascii="Segoe UI" w:hAnsi="Segoe UI" w:cs="Segoe UI"/>
                <w:noProof/>
              </w:rPr>
              <w:t>pandas</w:t>
            </w:r>
            <w:r>
              <w:rPr>
                <w:noProof/>
                <w:webHidden/>
              </w:rPr>
              <w:tab/>
            </w:r>
            <w:r>
              <w:rPr>
                <w:noProof/>
                <w:webHidden/>
              </w:rPr>
              <w:fldChar w:fldCharType="begin"/>
            </w:r>
            <w:r>
              <w:rPr>
                <w:noProof/>
                <w:webHidden/>
              </w:rPr>
              <w:instrText xml:space="preserve"> PAGEREF _Toc494530847 \h </w:instrText>
            </w:r>
            <w:r>
              <w:rPr>
                <w:noProof/>
                <w:webHidden/>
              </w:rPr>
            </w:r>
            <w:r>
              <w:rPr>
                <w:noProof/>
                <w:webHidden/>
              </w:rPr>
              <w:fldChar w:fldCharType="separate"/>
            </w:r>
            <w:r>
              <w:rPr>
                <w:noProof/>
                <w:webHidden/>
              </w:rPr>
              <w:t>101</w:t>
            </w:r>
            <w:r>
              <w:rPr>
                <w:noProof/>
                <w:webHidden/>
              </w:rPr>
              <w:fldChar w:fldCharType="end"/>
            </w:r>
          </w:hyperlink>
        </w:p>
        <w:p w:rsidR="00A76D6F" w:rsidRDefault="00A76D6F">
          <w:pPr>
            <w:pStyle w:val="TOC2"/>
            <w:tabs>
              <w:tab w:val="right" w:leader="dot" w:pos="10168"/>
            </w:tabs>
            <w:rPr>
              <w:noProof/>
            </w:rPr>
          </w:pPr>
          <w:hyperlink w:anchor="_Toc494530848" w:history="1">
            <w:r w:rsidRPr="00DC20FF">
              <w:rPr>
                <w:rStyle w:val="Hyperlink"/>
                <w:rFonts w:ascii="Segoe UI" w:hAnsi="Segoe UI" w:cs="Segoe UI"/>
                <w:noProof/>
              </w:rPr>
              <w:t>matplotlib</w:t>
            </w:r>
            <w:r>
              <w:rPr>
                <w:noProof/>
                <w:webHidden/>
              </w:rPr>
              <w:tab/>
            </w:r>
            <w:r>
              <w:rPr>
                <w:noProof/>
                <w:webHidden/>
              </w:rPr>
              <w:fldChar w:fldCharType="begin"/>
            </w:r>
            <w:r>
              <w:rPr>
                <w:noProof/>
                <w:webHidden/>
              </w:rPr>
              <w:instrText xml:space="preserve"> PAGEREF _Toc494530848 \h </w:instrText>
            </w:r>
            <w:r>
              <w:rPr>
                <w:noProof/>
                <w:webHidden/>
              </w:rPr>
            </w:r>
            <w:r>
              <w:rPr>
                <w:noProof/>
                <w:webHidden/>
              </w:rPr>
              <w:fldChar w:fldCharType="separate"/>
            </w:r>
            <w:r>
              <w:rPr>
                <w:noProof/>
                <w:webHidden/>
              </w:rPr>
              <w:t>102</w:t>
            </w:r>
            <w:r>
              <w:rPr>
                <w:noProof/>
                <w:webHidden/>
              </w:rPr>
              <w:fldChar w:fldCharType="end"/>
            </w:r>
          </w:hyperlink>
        </w:p>
        <w:p w:rsidR="00A76D6F" w:rsidRDefault="00A76D6F">
          <w:pPr>
            <w:pStyle w:val="TOC2"/>
            <w:tabs>
              <w:tab w:val="right" w:leader="dot" w:pos="10168"/>
            </w:tabs>
            <w:rPr>
              <w:noProof/>
            </w:rPr>
          </w:pPr>
          <w:hyperlink w:anchor="_Toc494530849" w:history="1">
            <w:r w:rsidRPr="00DC20FF">
              <w:rPr>
                <w:rStyle w:val="Hyperlink"/>
                <w:rFonts w:ascii="Segoe UI" w:hAnsi="Segoe UI" w:cs="Segoe UI"/>
                <w:noProof/>
              </w:rPr>
              <w:t>numpy</w:t>
            </w:r>
            <w:r>
              <w:rPr>
                <w:noProof/>
                <w:webHidden/>
              </w:rPr>
              <w:tab/>
            </w:r>
            <w:r>
              <w:rPr>
                <w:noProof/>
                <w:webHidden/>
              </w:rPr>
              <w:fldChar w:fldCharType="begin"/>
            </w:r>
            <w:r>
              <w:rPr>
                <w:noProof/>
                <w:webHidden/>
              </w:rPr>
              <w:instrText xml:space="preserve"> PAGEREF _Toc494530849 \h </w:instrText>
            </w:r>
            <w:r>
              <w:rPr>
                <w:noProof/>
                <w:webHidden/>
              </w:rPr>
            </w:r>
            <w:r>
              <w:rPr>
                <w:noProof/>
                <w:webHidden/>
              </w:rPr>
              <w:fldChar w:fldCharType="separate"/>
            </w:r>
            <w:r>
              <w:rPr>
                <w:noProof/>
                <w:webHidden/>
              </w:rPr>
              <w:t>103</w:t>
            </w:r>
            <w:r>
              <w:rPr>
                <w:noProof/>
                <w:webHidden/>
              </w:rPr>
              <w:fldChar w:fldCharType="end"/>
            </w:r>
          </w:hyperlink>
        </w:p>
        <w:p w:rsidR="00A76D6F" w:rsidRDefault="00A76D6F">
          <w:pPr>
            <w:pStyle w:val="TOC2"/>
            <w:tabs>
              <w:tab w:val="right" w:leader="dot" w:pos="10168"/>
            </w:tabs>
            <w:rPr>
              <w:noProof/>
            </w:rPr>
          </w:pPr>
          <w:hyperlink w:anchor="_Toc494530850" w:history="1">
            <w:r w:rsidRPr="00DC20FF">
              <w:rPr>
                <w:rStyle w:val="Hyperlink"/>
                <w:rFonts w:ascii="Segoe UI" w:hAnsi="Segoe UI" w:cs="Segoe UI"/>
                <w:noProof/>
              </w:rPr>
              <w:t>python-data</w:t>
            </w:r>
            <w:r>
              <w:rPr>
                <w:noProof/>
                <w:webHidden/>
              </w:rPr>
              <w:tab/>
            </w:r>
            <w:r>
              <w:rPr>
                <w:noProof/>
                <w:webHidden/>
              </w:rPr>
              <w:fldChar w:fldCharType="begin"/>
            </w:r>
            <w:r>
              <w:rPr>
                <w:noProof/>
                <w:webHidden/>
              </w:rPr>
              <w:instrText xml:space="preserve"> PAGEREF _Toc494530850 \h </w:instrText>
            </w:r>
            <w:r>
              <w:rPr>
                <w:noProof/>
                <w:webHidden/>
              </w:rPr>
            </w:r>
            <w:r>
              <w:rPr>
                <w:noProof/>
                <w:webHidden/>
              </w:rPr>
              <w:fldChar w:fldCharType="separate"/>
            </w:r>
            <w:r>
              <w:rPr>
                <w:noProof/>
                <w:webHidden/>
              </w:rPr>
              <w:t>104</w:t>
            </w:r>
            <w:r>
              <w:rPr>
                <w:noProof/>
                <w:webHidden/>
              </w:rPr>
              <w:fldChar w:fldCharType="end"/>
            </w:r>
          </w:hyperlink>
        </w:p>
        <w:p w:rsidR="00A76D6F" w:rsidRDefault="00A76D6F">
          <w:pPr>
            <w:pStyle w:val="TOC2"/>
            <w:tabs>
              <w:tab w:val="right" w:leader="dot" w:pos="10168"/>
            </w:tabs>
            <w:rPr>
              <w:noProof/>
            </w:rPr>
          </w:pPr>
          <w:hyperlink w:anchor="_Toc494530851" w:history="1">
            <w:r w:rsidRPr="00DC20FF">
              <w:rPr>
                <w:rStyle w:val="Hyperlink"/>
                <w:rFonts w:ascii="Segoe UI" w:hAnsi="Segoe UI" w:cs="Segoe UI"/>
                <w:noProof/>
              </w:rPr>
              <w:t>kaggle-and-business-analyses</w:t>
            </w:r>
            <w:r>
              <w:rPr>
                <w:noProof/>
                <w:webHidden/>
              </w:rPr>
              <w:tab/>
            </w:r>
            <w:r>
              <w:rPr>
                <w:noProof/>
                <w:webHidden/>
              </w:rPr>
              <w:fldChar w:fldCharType="begin"/>
            </w:r>
            <w:r>
              <w:rPr>
                <w:noProof/>
                <w:webHidden/>
              </w:rPr>
              <w:instrText xml:space="preserve"> PAGEREF _Toc494530851 \h </w:instrText>
            </w:r>
            <w:r>
              <w:rPr>
                <w:noProof/>
                <w:webHidden/>
              </w:rPr>
            </w:r>
            <w:r>
              <w:rPr>
                <w:noProof/>
                <w:webHidden/>
              </w:rPr>
              <w:fldChar w:fldCharType="separate"/>
            </w:r>
            <w:r>
              <w:rPr>
                <w:noProof/>
                <w:webHidden/>
              </w:rPr>
              <w:t>105</w:t>
            </w:r>
            <w:r>
              <w:rPr>
                <w:noProof/>
                <w:webHidden/>
              </w:rPr>
              <w:fldChar w:fldCharType="end"/>
            </w:r>
          </w:hyperlink>
        </w:p>
        <w:p w:rsidR="00A76D6F" w:rsidRDefault="00A76D6F">
          <w:pPr>
            <w:pStyle w:val="TOC2"/>
            <w:tabs>
              <w:tab w:val="right" w:leader="dot" w:pos="10168"/>
            </w:tabs>
            <w:rPr>
              <w:noProof/>
            </w:rPr>
          </w:pPr>
          <w:hyperlink w:anchor="_Toc494530852" w:history="1">
            <w:r w:rsidRPr="00DC20FF">
              <w:rPr>
                <w:rStyle w:val="Hyperlink"/>
                <w:rFonts w:ascii="Segoe UI" w:hAnsi="Segoe UI" w:cs="Segoe UI"/>
                <w:noProof/>
              </w:rPr>
              <w:t>spark</w:t>
            </w:r>
            <w:r>
              <w:rPr>
                <w:noProof/>
                <w:webHidden/>
              </w:rPr>
              <w:tab/>
            </w:r>
            <w:r>
              <w:rPr>
                <w:noProof/>
                <w:webHidden/>
              </w:rPr>
              <w:fldChar w:fldCharType="begin"/>
            </w:r>
            <w:r>
              <w:rPr>
                <w:noProof/>
                <w:webHidden/>
              </w:rPr>
              <w:instrText xml:space="preserve"> PAGEREF _Toc494530852 \h </w:instrText>
            </w:r>
            <w:r>
              <w:rPr>
                <w:noProof/>
                <w:webHidden/>
              </w:rPr>
            </w:r>
            <w:r>
              <w:rPr>
                <w:noProof/>
                <w:webHidden/>
              </w:rPr>
              <w:fldChar w:fldCharType="separate"/>
            </w:r>
            <w:r>
              <w:rPr>
                <w:noProof/>
                <w:webHidden/>
              </w:rPr>
              <w:t>106</w:t>
            </w:r>
            <w:r>
              <w:rPr>
                <w:noProof/>
                <w:webHidden/>
              </w:rPr>
              <w:fldChar w:fldCharType="end"/>
            </w:r>
          </w:hyperlink>
        </w:p>
        <w:p w:rsidR="00A76D6F" w:rsidRDefault="00A76D6F">
          <w:pPr>
            <w:pStyle w:val="TOC2"/>
            <w:tabs>
              <w:tab w:val="right" w:leader="dot" w:pos="10168"/>
            </w:tabs>
            <w:rPr>
              <w:noProof/>
            </w:rPr>
          </w:pPr>
          <w:hyperlink w:anchor="_Toc494530853" w:history="1">
            <w:r w:rsidRPr="00DC20FF">
              <w:rPr>
                <w:rStyle w:val="Hyperlink"/>
                <w:rFonts w:ascii="Segoe UI" w:hAnsi="Segoe UI" w:cs="Segoe UI"/>
                <w:noProof/>
              </w:rPr>
              <w:t>mapreduce-python</w:t>
            </w:r>
            <w:r>
              <w:rPr>
                <w:noProof/>
                <w:webHidden/>
              </w:rPr>
              <w:tab/>
            </w:r>
            <w:r>
              <w:rPr>
                <w:noProof/>
                <w:webHidden/>
              </w:rPr>
              <w:fldChar w:fldCharType="begin"/>
            </w:r>
            <w:r>
              <w:rPr>
                <w:noProof/>
                <w:webHidden/>
              </w:rPr>
              <w:instrText xml:space="preserve"> PAGEREF _Toc494530853 \h </w:instrText>
            </w:r>
            <w:r>
              <w:rPr>
                <w:noProof/>
                <w:webHidden/>
              </w:rPr>
            </w:r>
            <w:r>
              <w:rPr>
                <w:noProof/>
                <w:webHidden/>
              </w:rPr>
              <w:fldChar w:fldCharType="separate"/>
            </w:r>
            <w:r>
              <w:rPr>
                <w:noProof/>
                <w:webHidden/>
              </w:rPr>
              <w:t>106</w:t>
            </w:r>
            <w:r>
              <w:rPr>
                <w:noProof/>
                <w:webHidden/>
              </w:rPr>
              <w:fldChar w:fldCharType="end"/>
            </w:r>
          </w:hyperlink>
        </w:p>
        <w:p w:rsidR="00A76D6F" w:rsidRDefault="00A76D6F">
          <w:pPr>
            <w:pStyle w:val="TOC2"/>
            <w:tabs>
              <w:tab w:val="right" w:leader="dot" w:pos="10168"/>
            </w:tabs>
            <w:rPr>
              <w:noProof/>
            </w:rPr>
          </w:pPr>
          <w:hyperlink w:anchor="_Toc494530854" w:history="1">
            <w:r w:rsidRPr="00DC20FF">
              <w:rPr>
                <w:rStyle w:val="Hyperlink"/>
                <w:rFonts w:ascii="Segoe UI" w:hAnsi="Segoe UI" w:cs="Segoe UI"/>
                <w:noProof/>
              </w:rPr>
              <w:t>aws</w:t>
            </w:r>
            <w:r>
              <w:rPr>
                <w:noProof/>
                <w:webHidden/>
              </w:rPr>
              <w:tab/>
            </w:r>
            <w:r>
              <w:rPr>
                <w:noProof/>
                <w:webHidden/>
              </w:rPr>
              <w:fldChar w:fldCharType="begin"/>
            </w:r>
            <w:r>
              <w:rPr>
                <w:noProof/>
                <w:webHidden/>
              </w:rPr>
              <w:instrText xml:space="preserve"> PAGEREF _Toc494530854 \h </w:instrText>
            </w:r>
            <w:r>
              <w:rPr>
                <w:noProof/>
                <w:webHidden/>
              </w:rPr>
            </w:r>
            <w:r>
              <w:rPr>
                <w:noProof/>
                <w:webHidden/>
              </w:rPr>
              <w:fldChar w:fldCharType="separate"/>
            </w:r>
            <w:r>
              <w:rPr>
                <w:noProof/>
                <w:webHidden/>
              </w:rPr>
              <w:t>106</w:t>
            </w:r>
            <w:r>
              <w:rPr>
                <w:noProof/>
                <w:webHidden/>
              </w:rPr>
              <w:fldChar w:fldCharType="end"/>
            </w:r>
          </w:hyperlink>
        </w:p>
        <w:p w:rsidR="00A76D6F" w:rsidRDefault="00A76D6F">
          <w:pPr>
            <w:pStyle w:val="TOC2"/>
            <w:tabs>
              <w:tab w:val="right" w:leader="dot" w:pos="10168"/>
            </w:tabs>
            <w:rPr>
              <w:noProof/>
            </w:rPr>
          </w:pPr>
          <w:hyperlink w:anchor="_Toc494530855" w:history="1">
            <w:r w:rsidRPr="00DC20FF">
              <w:rPr>
                <w:rStyle w:val="Hyperlink"/>
                <w:rFonts w:ascii="Segoe UI" w:hAnsi="Segoe UI" w:cs="Segoe UI"/>
                <w:noProof/>
              </w:rPr>
              <w:t>commands</w:t>
            </w:r>
            <w:r>
              <w:rPr>
                <w:noProof/>
                <w:webHidden/>
              </w:rPr>
              <w:tab/>
            </w:r>
            <w:r>
              <w:rPr>
                <w:noProof/>
                <w:webHidden/>
              </w:rPr>
              <w:fldChar w:fldCharType="begin"/>
            </w:r>
            <w:r>
              <w:rPr>
                <w:noProof/>
                <w:webHidden/>
              </w:rPr>
              <w:instrText xml:space="preserve"> PAGEREF _Toc494530855 \h </w:instrText>
            </w:r>
            <w:r>
              <w:rPr>
                <w:noProof/>
                <w:webHidden/>
              </w:rPr>
            </w:r>
            <w:r>
              <w:rPr>
                <w:noProof/>
                <w:webHidden/>
              </w:rPr>
              <w:fldChar w:fldCharType="separate"/>
            </w:r>
            <w:r>
              <w:rPr>
                <w:noProof/>
                <w:webHidden/>
              </w:rPr>
              <w:t>107</w:t>
            </w:r>
            <w:r>
              <w:rPr>
                <w:noProof/>
                <w:webHidden/>
              </w:rPr>
              <w:fldChar w:fldCharType="end"/>
            </w:r>
          </w:hyperlink>
        </w:p>
        <w:p w:rsidR="00A76D6F" w:rsidRDefault="00A76D6F">
          <w:pPr>
            <w:pStyle w:val="TOC2"/>
            <w:tabs>
              <w:tab w:val="right" w:leader="dot" w:pos="10168"/>
            </w:tabs>
            <w:rPr>
              <w:noProof/>
            </w:rPr>
          </w:pPr>
          <w:hyperlink w:anchor="_Toc494530856" w:history="1">
            <w:r w:rsidRPr="00DC20FF">
              <w:rPr>
                <w:rStyle w:val="Hyperlink"/>
                <w:rFonts w:ascii="Segoe UI" w:hAnsi="Segoe UI" w:cs="Segoe UI"/>
                <w:noProof/>
              </w:rPr>
              <w:t>misc</w:t>
            </w:r>
            <w:r>
              <w:rPr>
                <w:noProof/>
                <w:webHidden/>
              </w:rPr>
              <w:tab/>
            </w:r>
            <w:r>
              <w:rPr>
                <w:noProof/>
                <w:webHidden/>
              </w:rPr>
              <w:fldChar w:fldCharType="begin"/>
            </w:r>
            <w:r>
              <w:rPr>
                <w:noProof/>
                <w:webHidden/>
              </w:rPr>
              <w:instrText xml:space="preserve"> PAGEREF _Toc494530856 \h </w:instrText>
            </w:r>
            <w:r>
              <w:rPr>
                <w:noProof/>
                <w:webHidden/>
              </w:rPr>
            </w:r>
            <w:r>
              <w:rPr>
                <w:noProof/>
                <w:webHidden/>
              </w:rPr>
              <w:fldChar w:fldCharType="separate"/>
            </w:r>
            <w:r>
              <w:rPr>
                <w:noProof/>
                <w:webHidden/>
              </w:rPr>
              <w:t>108</w:t>
            </w:r>
            <w:r>
              <w:rPr>
                <w:noProof/>
                <w:webHidden/>
              </w:rPr>
              <w:fldChar w:fldCharType="end"/>
            </w:r>
          </w:hyperlink>
        </w:p>
        <w:p w:rsidR="00A76D6F" w:rsidRDefault="00A76D6F">
          <w:pPr>
            <w:pStyle w:val="TOC2"/>
            <w:tabs>
              <w:tab w:val="right" w:leader="dot" w:pos="10168"/>
            </w:tabs>
            <w:rPr>
              <w:noProof/>
            </w:rPr>
          </w:pPr>
          <w:hyperlink w:anchor="_Toc494530857" w:history="1">
            <w:r w:rsidRPr="00DC20FF">
              <w:rPr>
                <w:rStyle w:val="Hyperlink"/>
                <w:rFonts w:ascii="Segoe UI" w:hAnsi="Segoe UI" w:cs="Segoe UI"/>
                <w:noProof/>
              </w:rPr>
              <w:t>notebook-installation</w:t>
            </w:r>
            <w:r>
              <w:rPr>
                <w:noProof/>
                <w:webHidden/>
              </w:rPr>
              <w:tab/>
            </w:r>
            <w:r>
              <w:rPr>
                <w:noProof/>
                <w:webHidden/>
              </w:rPr>
              <w:fldChar w:fldCharType="begin"/>
            </w:r>
            <w:r>
              <w:rPr>
                <w:noProof/>
                <w:webHidden/>
              </w:rPr>
              <w:instrText xml:space="preserve"> PAGEREF _Toc494530857 \h </w:instrText>
            </w:r>
            <w:r>
              <w:rPr>
                <w:noProof/>
                <w:webHidden/>
              </w:rPr>
            </w:r>
            <w:r>
              <w:rPr>
                <w:noProof/>
                <w:webHidden/>
              </w:rPr>
              <w:fldChar w:fldCharType="separate"/>
            </w:r>
            <w:r>
              <w:rPr>
                <w:noProof/>
                <w:webHidden/>
              </w:rPr>
              <w:t>108</w:t>
            </w:r>
            <w:r>
              <w:rPr>
                <w:noProof/>
                <w:webHidden/>
              </w:rPr>
              <w:fldChar w:fldCharType="end"/>
            </w:r>
          </w:hyperlink>
        </w:p>
        <w:p w:rsidR="00A76D6F" w:rsidRDefault="00A76D6F">
          <w:pPr>
            <w:pStyle w:val="TOC3"/>
            <w:tabs>
              <w:tab w:val="right" w:leader="dot" w:pos="10168"/>
            </w:tabs>
            <w:rPr>
              <w:noProof/>
            </w:rPr>
          </w:pPr>
          <w:hyperlink w:anchor="_Toc494530858" w:history="1">
            <w:r w:rsidRPr="00DC20FF">
              <w:rPr>
                <w:rStyle w:val="Hyperlink"/>
                <w:rFonts w:ascii="Segoe UI" w:hAnsi="Segoe UI" w:cs="Segoe UI"/>
                <w:noProof/>
              </w:rPr>
              <w:t>anaconda</w:t>
            </w:r>
            <w:r>
              <w:rPr>
                <w:noProof/>
                <w:webHidden/>
              </w:rPr>
              <w:tab/>
            </w:r>
            <w:r>
              <w:rPr>
                <w:noProof/>
                <w:webHidden/>
              </w:rPr>
              <w:fldChar w:fldCharType="begin"/>
            </w:r>
            <w:r>
              <w:rPr>
                <w:noProof/>
                <w:webHidden/>
              </w:rPr>
              <w:instrText xml:space="preserve"> PAGEREF _Toc494530858 \h </w:instrText>
            </w:r>
            <w:r>
              <w:rPr>
                <w:noProof/>
                <w:webHidden/>
              </w:rPr>
            </w:r>
            <w:r>
              <w:rPr>
                <w:noProof/>
                <w:webHidden/>
              </w:rPr>
              <w:fldChar w:fldCharType="separate"/>
            </w:r>
            <w:r>
              <w:rPr>
                <w:noProof/>
                <w:webHidden/>
              </w:rPr>
              <w:t>108</w:t>
            </w:r>
            <w:r>
              <w:rPr>
                <w:noProof/>
                <w:webHidden/>
              </w:rPr>
              <w:fldChar w:fldCharType="end"/>
            </w:r>
          </w:hyperlink>
        </w:p>
        <w:p w:rsidR="00A76D6F" w:rsidRDefault="00A76D6F">
          <w:pPr>
            <w:pStyle w:val="TOC3"/>
            <w:tabs>
              <w:tab w:val="right" w:leader="dot" w:pos="10168"/>
            </w:tabs>
            <w:rPr>
              <w:noProof/>
            </w:rPr>
          </w:pPr>
          <w:hyperlink w:anchor="_Toc494530859" w:history="1">
            <w:r w:rsidRPr="00DC20FF">
              <w:rPr>
                <w:rStyle w:val="Hyperlink"/>
                <w:rFonts w:ascii="Segoe UI" w:hAnsi="Segoe UI" w:cs="Segoe UI"/>
                <w:noProof/>
              </w:rPr>
              <w:t>dev-setup</w:t>
            </w:r>
            <w:r>
              <w:rPr>
                <w:noProof/>
                <w:webHidden/>
              </w:rPr>
              <w:tab/>
            </w:r>
            <w:r>
              <w:rPr>
                <w:noProof/>
                <w:webHidden/>
              </w:rPr>
              <w:fldChar w:fldCharType="begin"/>
            </w:r>
            <w:r>
              <w:rPr>
                <w:noProof/>
                <w:webHidden/>
              </w:rPr>
              <w:instrText xml:space="preserve"> PAGEREF _Toc494530859 \h </w:instrText>
            </w:r>
            <w:r>
              <w:rPr>
                <w:noProof/>
                <w:webHidden/>
              </w:rPr>
            </w:r>
            <w:r>
              <w:rPr>
                <w:noProof/>
                <w:webHidden/>
              </w:rPr>
              <w:fldChar w:fldCharType="separate"/>
            </w:r>
            <w:r>
              <w:rPr>
                <w:noProof/>
                <w:webHidden/>
              </w:rPr>
              <w:t>109</w:t>
            </w:r>
            <w:r>
              <w:rPr>
                <w:noProof/>
                <w:webHidden/>
              </w:rPr>
              <w:fldChar w:fldCharType="end"/>
            </w:r>
          </w:hyperlink>
        </w:p>
        <w:p w:rsidR="00A76D6F" w:rsidRDefault="00A76D6F">
          <w:pPr>
            <w:pStyle w:val="TOC3"/>
            <w:tabs>
              <w:tab w:val="right" w:leader="dot" w:pos="10168"/>
            </w:tabs>
            <w:rPr>
              <w:noProof/>
            </w:rPr>
          </w:pPr>
          <w:hyperlink w:anchor="_Toc494530860" w:history="1">
            <w:r w:rsidRPr="00DC20FF">
              <w:rPr>
                <w:rStyle w:val="Hyperlink"/>
                <w:rFonts w:ascii="Segoe UI" w:hAnsi="Segoe UI" w:cs="Segoe UI"/>
                <w:noProof/>
              </w:rPr>
              <w:t>running-notebooks</w:t>
            </w:r>
            <w:r>
              <w:rPr>
                <w:noProof/>
                <w:webHidden/>
              </w:rPr>
              <w:tab/>
            </w:r>
            <w:r>
              <w:rPr>
                <w:noProof/>
                <w:webHidden/>
              </w:rPr>
              <w:fldChar w:fldCharType="begin"/>
            </w:r>
            <w:r>
              <w:rPr>
                <w:noProof/>
                <w:webHidden/>
              </w:rPr>
              <w:instrText xml:space="preserve"> PAGEREF _Toc494530860 \h </w:instrText>
            </w:r>
            <w:r>
              <w:rPr>
                <w:noProof/>
                <w:webHidden/>
              </w:rPr>
            </w:r>
            <w:r>
              <w:rPr>
                <w:noProof/>
                <w:webHidden/>
              </w:rPr>
              <w:fldChar w:fldCharType="separate"/>
            </w:r>
            <w:r>
              <w:rPr>
                <w:noProof/>
                <w:webHidden/>
              </w:rPr>
              <w:t>109</w:t>
            </w:r>
            <w:r>
              <w:rPr>
                <w:noProof/>
                <w:webHidden/>
              </w:rPr>
              <w:fldChar w:fldCharType="end"/>
            </w:r>
          </w:hyperlink>
        </w:p>
        <w:p w:rsidR="00A76D6F" w:rsidRDefault="00A76D6F">
          <w:pPr>
            <w:pStyle w:val="TOC2"/>
            <w:tabs>
              <w:tab w:val="right" w:leader="dot" w:pos="10168"/>
            </w:tabs>
            <w:rPr>
              <w:noProof/>
            </w:rPr>
          </w:pPr>
          <w:hyperlink w:anchor="_Toc494530861" w:history="1">
            <w:r w:rsidRPr="00DC20FF">
              <w:rPr>
                <w:rStyle w:val="Hyperlink"/>
                <w:rFonts w:ascii="Segoe UI" w:hAnsi="Segoe UI" w:cs="Segoe UI"/>
                <w:noProof/>
              </w:rPr>
              <w:t>credits</w:t>
            </w:r>
            <w:r>
              <w:rPr>
                <w:noProof/>
                <w:webHidden/>
              </w:rPr>
              <w:tab/>
            </w:r>
            <w:r>
              <w:rPr>
                <w:noProof/>
                <w:webHidden/>
              </w:rPr>
              <w:fldChar w:fldCharType="begin"/>
            </w:r>
            <w:r>
              <w:rPr>
                <w:noProof/>
                <w:webHidden/>
              </w:rPr>
              <w:instrText xml:space="preserve"> PAGEREF _Toc494530861 \h </w:instrText>
            </w:r>
            <w:r>
              <w:rPr>
                <w:noProof/>
                <w:webHidden/>
              </w:rPr>
            </w:r>
            <w:r>
              <w:rPr>
                <w:noProof/>
                <w:webHidden/>
              </w:rPr>
              <w:fldChar w:fldCharType="separate"/>
            </w:r>
            <w:r>
              <w:rPr>
                <w:noProof/>
                <w:webHidden/>
              </w:rPr>
              <w:t>109</w:t>
            </w:r>
            <w:r>
              <w:rPr>
                <w:noProof/>
                <w:webHidden/>
              </w:rPr>
              <w:fldChar w:fldCharType="end"/>
            </w:r>
          </w:hyperlink>
        </w:p>
        <w:p w:rsidR="00231401" w:rsidRDefault="00231401">
          <w:r>
            <w:rPr>
              <w:b/>
              <w:bCs/>
              <w:noProof/>
            </w:rPr>
            <w:fldChar w:fldCharType="end"/>
          </w:r>
        </w:p>
      </w:sdtContent>
    </w:sdt>
    <w:p w:rsidR="00231401" w:rsidRDefault="00231401">
      <w:r>
        <w:br w:type="page"/>
      </w:r>
    </w:p>
    <w:p w:rsidR="00F53006" w:rsidRPr="001F7D44" w:rsidRDefault="00BD3C63" w:rsidP="001F7D44">
      <w:pPr>
        <w:pStyle w:val="Heading1"/>
        <w:rPr>
          <w:sz w:val="50"/>
        </w:rPr>
      </w:pPr>
      <w:bookmarkStart w:id="0" w:name="_Toc494544470"/>
      <w:r w:rsidRPr="001F7D44">
        <w:rPr>
          <w:sz w:val="50"/>
        </w:rPr>
        <w:t>Deep Learning Math Requirement</w:t>
      </w:r>
      <w:bookmarkEnd w:id="0"/>
    </w:p>
    <w:p w:rsidR="00CE3D25" w:rsidRPr="001F7D44" w:rsidRDefault="00CE3D25"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Linear algebra</w:t>
      </w:r>
    </w:p>
    <w:p w:rsidR="00CE3D25" w:rsidRPr="001F7D44" w:rsidRDefault="00CE3D25"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Multi-variable (vector) calculus</w:t>
      </w:r>
    </w:p>
    <w:p w:rsidR="00CE3D25" w:rsidRPr="001F7D44" w:rsidRDefault="00CE3D25"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Probability and statistics</w:t>
      </w:r>
    </w:p>
    <w:p w:rsidR="00CE3D25" w:rsidRPr="001F7D44" w:rsidRDefault="00CE3D25"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Basic optimization</w:t>
      </w:r>
    </w:p>
    <w:p w:rsidR="00CE3D25" w:rsidRPr="001F7D44" w:rsidRDefault="004B39B7"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hAnsi="Georgia"/>
          <w:b/>
          <w:bCs/>
          <w:color w:val="333333"/>
          <w:sz w:val="25"/>
          <w:szCs w:val="23"/>
        </w:rPr>
        <w:t>S</w:t>
      </w:r>
      <w:r w:rsidR="00CE3D25" w:rsidRPr="001F7D44">
        <w:rPr>
          <w:rFonts w:ascii="Georgia" w:hAnsi="Georgia"/>
          <w:b/>
          <w:bCs/>
          <w:color w:val="333333"/>
          <w:sz w:val="25"/>
          <w:szCs w:val="23"/>
        </w:rPr>
        <w:t>tatistics</w:t>
      </w:r>
    </w:p>
    <w:p w:rsidR="004B39B7" w:rsidRPr="001F7D44" w:rsidRDefault="004B39B7"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hAnsi="Georgia"/>
          <w:b/>
          <w:bCs/>
          <w:color w:val="333333"/>
          <w:sz w:val="25"/>
          <w:szCs w:val="23"/>
        </w:rPr>
        <w:t>differential calculus</w:t>
      </w:r>
      <w:r w:rsidRPr="001F7D44">
        <w:rPr>
          <w:rFonts w:ascii="Georgia" w:hAnsi="Georgia"/>
          <w:color w:val="333333"/>
          <w:sz w:val="25"/>
          <w:szCs w:val="23"/>
        </w:rPr>
        <w:t> </w:t>
      </w:r>
    </w:p>
    <w:p w:rsidR="00983779" w:rsidRPr="001F7D44" w:rsidRDefault="00983779" w:rsidP="00CE3D25">
      <w:pPr>
        <w:numPr>
          <w:ilvl w:val="0"/>
          <w:numId w:val="316"/>
        </w:numPr>
        <w:spacing w:after="0" w:line="240" w:lineRule="auto"/>
        <w:ind w:left="480" w:right="480"/>
        <w:rPr>
          <w:rFonts w:ascii="Georgia" w:eastAsia="Times New Roman" w:hAnsi="Georgia" w:cs="Times New Roman"/>
          <w:color w:val="333333"/>
          <w:sz w:val="25"/>
          <w:szCs w:val="23"/>
        </w:rPr>
      </w:pPr>
      <w:r w:rsidRPr="001F7D44">
        <w:rPr>
          <w:rFonts w:ascii="Georgia" w:hAnsi="Georgia"/>
          <w:b/>
          <w:bCs/>
          <w:color w:val="333333"/>
          <w:sz w:val="25"/>
          <w:szCs w:val="23"/>
        </w:rPr>
        <w:t>numeral optimization</w:t>
      </w:r>
    </w:p>
    <w:p w:rsidR="00EE0FB2" w:rsidRPr="001F7D44" w:rsidRDefault="00EE0FB2" w:rsidP="00EE0FB2">
      <w:pPr>
        <w:numPr>
          <w:ilvl w:val="0"/>
          <w:numId w:val="316"/>
        </w:numPr>
        <w:spacing w:after="0" w:line="240" w:lineRule="auto"/>
        <w:ind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Probability and Statistics (for linear and logistic regressions and the maximum likelihood estimator)</w:t>
      </w:r>
    </w:p>
    <w:p w:rsidR="00EE0FB2" w:rsidRPr="001F7D44" w:rsidRDefault="00EE0FB2" w:rsidP="00EE0FB2">
      <w:pPr>
        <w:numPr>
          <w:ilvl w:val="0"/>
          <w:numId w:val="316"/>
        </w:numPr>
        <w:spacing w:after="0" w:line="240" w:lineRule="auto"/>
        <w:ind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Multivariate Calculus (for all the partial derivatives and chain rules in back propagation)</w:t>
      </w:r>
    </w:p>
    <w:p w:rsidR="00EE0FB2" w:rsidRPr="001F7D44" w:rsidRDefault="00EE0FB2" w:rsidP="00EE0FB2">
      <w:pPr>
        <w:numPr>
          <w:ilvl w:val="0"/>
          <w:numId w:val="316"/>
        </w:numPr>
        <w:spacing w:after="0" w:line="240" w:lineRule="auto"/>
        <w:ind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Convex Optimization (for stochastic gradient descent)</w:t>
      </w:r>
    </w:p>
    <w:p w:rsidR="00EE0FB2" w:rsidRPr="001F7D44" w:rsidRDefault="00EE0FB2" w:rsidP="00EE0FB2">
      <w:pPr>
        <w:numPr>
          <w:ilvl w:val="0"/>
          <w:numId w:val="316"/>
        </w:numPr>
        <w:spacing w:after="0" w:line="240" w:lineRule="auto"/>
        <w:ind w:right="480"/>
        <w:rPr>
          <w:rFonts w:ascii="Georgia" w:eastAsia="Times New Roman" w:hAnsi="Georgia" w:cs="Times New Roman"/>
          <w:color w:val="333333"/>
          <w:sz w:val="25"/>
          <w:szCs w:val="23"/>
        </w:rPr>
      </w:pPr>
      <w:r w:rsidRPr="001F7D44">
        <w:rPr>
          <w:rFonts w:ascii="Georgia" w:eastAsia="Times New Roman" w:hAnsi="Georgia" w:cs="Times New Roman"/>
          <w:color w:val="333333"/>
          <w:sz w:val="25"/>
          <w:szCs w:val="23"/>
        </w:rPr>
        <w:t xml:space="preserve">Linear </w:t>
      </w:r>
      <w:proofErr w:type="gramStart"/>
      <w:r w:rsidRPr="001F7D44">
        <w:rPr>
          <w:rFonts w:ascii="Georgia" w:eastAsia="Times New Roman" w:hAnsi="Georgia" w:cs="Times New Roman"/>
          <w:color w:val="333333"/>
          <w:sz w:val="25"/>
          <w:szCs w:val="23"/>
        </w:rPr>
        <w:t>Algebra(</w:t>
      </w:r>
      <w:proofErr w:type="gramEnd"/>
      <w:r w:rsidRPr="001F7D44">
        <w:rPr>
          <w:rFonts w:ascii="Georgia" w:eastAsia="Times New Roman" w:hAnsi="Georgia" w:cs="Times New Roman"/>
          <w:color w:val="333333"/>
          <w:sz w:val="25"/>
          <w:szCs w:val="23"/>
        </w:rPr>
        <w:t>this is a must for machine learning in general, to be comfortable with the feature matrix, matrix notation etc)</w:t>
      </w:r>
    </w:p>
    <w:p w:rsidR="00EE0FB2" w:rsidRPr="001F7D44" w:rsidRDefault="00EE0FB2" w:rsidP="00EE0FB2">
      <w:pPr>
        <w:numPr>
          <w:ilvl w:val="0"/>
          <w:numId w:val="316"/>
        </w:numPr>
        <w:shd w:val="clear" w:color="auto" w:fill="FFFFFF"/>
        <w:spacing w:after="120" w:line="240" w:lineRule="auto"/>
        <w:textAlignment w:val="baseline"/>
        <w:rPr>
          <w:rFonts w:ascii="inherit" w:eastAsia="Times New Roman" w:hAnsi="inherit" w:cs="Arial"/>
          <w:color w:val="242729"/>
          <w:sz w:val="24"/>
          <w:szCs w:val="23"/>
        </w:rPr>
      </w:pPr>
      <w:r w:rsidRPr="001F7D44">
        <w:rPr>
          <w:rFonts w:ascii="inherit" w:eastAsia="Times New Roman" w:hAnsi="inherit" w:cs="Arial"/>
          <w:color w:val="242729"/>
          <w:sz w:val="24"/>
          <w:szCs w:val="23"/>
        </w:rPr>
        <w:t>Calculus (I, II and III)</w:t>
      </w:r>
    </w:p>
    <w:p w:rsidR="00EE0FB2" w:rsidRPr="001F7D44" w:rsidRDefault="00EE0FB2" w:rsidP="00EE0FB2">
      <w:pPr>
        <w:numPr>
          <w:ilvl w:val="0"/>
          <w:numId w:val="316"/>
        </w:numPr>
        <w:shd w:val="clear" w:color="auto" w:fill="FFFFFF"/>
        <w:spacing w:after="120" w:line="240" w:lineRule="auto"/>
        <w:textAlignment w:val="baseline"/>
        <w:rPr>
          <w:rFonts w:ascii="inherit" w:eastAsia="Times New Roman" w:hAnsi="inherit" w:cs="Arial"/>
          <w:color w:val="242729"/>
          <w:sz w:val="24"/>
          <w:szCs w:val="23"/>
        </w:rPr>
      </w:pPr>
      <w:r w:rsidRPr="001F7D44">
        <w:rPr>
          <w:rFonts w:ascii="inherit" w:eastAsia="Times New Roman" w:hAnsi="inherit" w:cs="Arial"/>
          <w:color w:val="242729"/>
          <w:sz w:val="24"/>
          <w:szCs w:val="23"/>
        </w:rPr>
        <w:t>Differential Equations</w:t>
      </w:r>
    </w:p>
    <w:p w:rsidR="00EE0FB2" w:rsidRPr="001F7D44" w:rsidRDefault="00EE0FB2" w:rsidP="00EE0FB2">
      <w:pPr>
        <w:numPr>
          <w:ilvl w:val="0"/>
          <w:numId w:val="316"/>
        </w:numPr>
        <w:shd w:val="clear" w:color="auto" w:fill="FFFFFF"/>
        <w:spacing w:after="120" w:line="240" w:lineRule="auto"/>
        <w:textAlignment w:val="baseline"/>
        <w:rPr>
          <w:rFonts w:ascii="inherit" w:eastAsia="Times New Roman" w:hAnsi="inherit" w:cs="Arial"/>
          <w:color w:val="242729"/>
          <w:sz w:val="24"/>
          <w:szCs w:val="23"/>
        </w:rPr>
      </w:pPr>
      <w:r w:rsidRPr="001F7D44">
        <w:rPr>
          <w:rFonts w:ascii="inherit" w:eastAsia="Times New Roman" w:hAnsi="inherit" w:cs="Arial"/>
          <w:color w:val="242729"/>
          <w:sz w:val="24"/>
          <w:szCs w:val="23"/>
        </w:rPr>
        <w:t>Linear Algebra</w:t>
      </w:r>
    </w:p>
    <w:p w:rsidR="00EE0FB2" w:rsidRPr="001F7D44" w:rsidRDefault="00EE0FB2" w:rsidP="00D237C4">
      <w:pPr>
        <w:numPr>
          <w:ilvl w:val="0"/>
          <w:numId w:val="316"/>
        </w:numPr>
        <w:shd w:val="clear" w:color="auto" w:fill="FFFFFF"/>
        <w:spacing w:after="0" w:line="240" w:lineRule="auto"/>
        <w:ind w:left="480" w:right="480"/>
        <w:textAlignment w:val="baseline"/>
        <w:rPr>
          <w:rFonts w:ascii="Georgia" w:eastAsia="Times New Roman" w:hAnsi="Georgia" w:cs="Times New Roman"/>
          <w:color w:val="333333"/>
          <w:sz w:val="25"/>
          <w:szCs w:val="23"/>
        </w:rPr>
      </w:pPr>
      <w:r w:rsidRPr="001F7D44">
        <w:rPr>
          <w:rFonts w:ascii="inherit" w:eastAsia="Times New Roman" w:hAnsi="inherit" w:cs="Arial"/>
          <w:color w:val="242729"/>
          <w:sz w:val="24"/>
          <w:szCs w:val="23"/>
        </w:rPr>
        <w:t xml:space="preserve">Statistics </w:t>
      </w:r>
      <w:r w:rsidR="00937493" w:rsidRPr="001F7D44">
        <w:rPr>
          <w:rFonts w:ascii="inherit" w:eastAsia="Times New Roman" w:hAnsi="inherit" w:cs="Arial"/>
          <w:color w:val="242729"/>
          <w:sz w:val="24"/>
          <w:szCs w:val="23"/>
        </w:rPr>
        <w:t xml:space="preserve">&amp; </w:t>
      </w:r>
      <w:r w:rsidR="00937493" w:rsidRPr="001F7D44">
        <w:rPr>
          <w:rStyle w:val="Strong"/>
          <w:rFonts w:ascii="Verdana" w:hAnsi="Verdana"/>
          <w:color w:val="222222"/>
          <w:sz w:val="23"/>
          <w:szCs w:val="21"/>
          <w:shd w:val="clear" w:color="auto" w:fill="FFFFFF"/>
        </w:rPr>
        <w:t>probability</w:t>
      </w:r>
      <w:r w:rsidR="00937493" w:rsidRPr="001F7D44">
        <w:rPr>
          <w:rFonts w:ascii="inherit" w:eastAsia="Times New Roman" w:hAnsi="inherit" w:cs="Arial"/>
          <w:color w:val="242729"/>
          <w:sz w:val="24"/>
          <w:szCs w:val="23"/>
        </w:rPr>
        <w:t xml:space="preserve"> </w:t>
      </w:r>
      <w:r w:rsidRPr="001F7D44">
        <w:rPr>
          <w:rFonts w:ascii="inherit" w:eastAsia="Times New Roman" w:hAnsi="inherit" w:cs="Arial"/>
          <w:color w:val="242729"/>
          <w:sz w:val="24"/>
          <w:szCs w:val="23"/>
        </w:rPr>
        <w:t>(or a good covering of Bayes)</w:t>
      </w:r>
    </w:p>
    <w:p w:rsidR="00BD3C63" w:rsidRPr="001F7D44" w:rsidRDefault="00BD3C63" w:rsidP="009B6BD4">
      <w:pPr>
        <w:rPr>
          <w:sz w:val="24"/>
        </w:rPr>
      </w:pPr>
    </w:p>
    <w:p w:rsidR="00BD3C63" w:rsidRPr="001F7D44" w:rsidRDefault="00BD3C63" w:rsidP="009B6BD4">
      <w:pPr>
        <w:rPr>
          <w:sz w:val="24"/>
        </w:rPr>
      </w:pPr>
    </w:p>
    <w:p w:rsidR="00FF7351" w:rsidRPr="001F7D44" w:rsidRDefault="00FF7351" w:rsidP="00BD3C63">
      <w:pPr>
        <w:pStyle w:val="Heading1"/>
        <w:rPr>
          <w:sz w:val="50"/>
        </w:rPr>
      </w:pPr>
      <w:bookmarkStart w:id="1" w:name="_Toc494530740"/>
      <w:bookmarkStart w:id="2" w:name="_Toc494544471"/>
      <w:r w:rsidRPr="001F7D44">
        <w:rPr>
          <w:sz w:val="50"/>
        </w:rPr>
        <w:t>Awesome Courses</w:t>
      </w:r>
      <w:bookmarkEnd w:id="1"/>
      <w:bookmarkEnd w:id="2"/>
    </w:p>
    <w:p w:rsidR="00D23E15" w:rsidRPr="001F7D44" w:rsidRDefault="00D23E15" w:rsidP="00852F4F">
      <w:pPr>
        <w:jc w:val="center"/>
        <w:rPr>
          <w:sz w:val="24"/>
        </w:rPr>
      </w:pPr>
      <w:r w:rsidRPr="001F7D44">
        <w:rPr>
          <w:sz w:val="24"/>
        </w:rPr>
        <w:t>https://github.com/prakhar1989/awesome-courses</w:t>
      </w:r>
    </w:p>
    <w:p w:rsidR="00FF7351" w:rsidRPr="001F7D44" w:rsidRDefault="00FF7351" w:rsidP="00FF7351">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3" w:name="_Toc494530741"/>
      <w:r w:rsidRPr="001F7D44">
        <w:rPr>
          <w:rFonts w:ascii="Segoe UI" w:eastAsia="Times New Roman" w:hAnsi="Segoe UI" w:cs="Segoe UI"/>
          <w:b/>
          <w:bCs/>
          <w:color w:val="24292E"/>
          <w:sz w:val="36"/>
          <w:szCs w:val="36"/>
        </w:rPr>
        <w:t>Introduction</w:t>
      </w:r>
      <w:bookmarkEnd w:id="3"/>
    </w:p>
    <w:p w:rsidR="00FF7351" w:rsidRPr="001F7D44" w:rsidRDefault="00FF7351" w:rsidP="00FF7351">
      <w:pPr>
        <w:spacing w:after="240"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There is a lot of </w:t>
      </w:r>
      <w:del w:id="4" w:author="Unknown">
        <w:r w:rsidRPr="001F7D44">
          <w:rPr>
            <w:rFonts w:ascii="Segoe UI" w:eastAsia="Times New Roman" w:hAnsi="Segoe UI" w:cs="Segoe UI"/>
            <w:color w:val="24292E"/>
            <w:sz w:val="24"/>
            <w:szCs w:val="24"/>
          </w:rPr>
          <w:delText>hidden</w:delText>
        </w:r>
      </w:del>
      <w:r w:rsidRPr="001F7D44">
        <w:rPr>
          <w:rFonts w:ascii="Segoe UI" w:eastAsia="Times New Roman" w:hAnsi="Segoe UI" w:cs="Segoe UI"/>
          <w:color w:val="24292E"/>
          <w:sz w:val="24"/>
          <w:szCs w:val="24"/>
        </w:rPr>
        <w:t> treasure lying within university pages scattered across the internet. This list is an attempt to bring to light those awesome courses which make their high-quality material i.e. assignments, lectures, notes, readings &amp; examinations available online for free.</w:t>
      </w:r>
    </w:p>
    <w:p w:rsidR="00FF7351" w:rsidRPr="001F7D44" w:rsidRDefault="00FF7351" w:rsidP="00FF7351">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5" w:name="_Toc494530742"/>
      <w:r w:rsidRPr="001F7D44">
        <w:rPr>
          <w:rFonts w:ascii="Segoe UI" w:eastAsia="Times New Roman" w:hAnsi="Segoe UI" w:cs="Segoe UI"/>
          <w:b/>
          <w:bCs/>
          <w:color w:val="24292E"/>
          <w:sz w:val="36"/>
          <w:szCs w:val="36"/>
        </w:rPr>
        <w:t>Table of Contents</w:t>
      </w:r>
      <w:bookmarkEnd w:id="5"/>
    </w:p>
    <w:p w:rsidR="00FF7351" w:rsidRPr="001F7D44" w:rsidRDefault="0070392A" w:rsidP="00C06FD0">
      <w:pPr>
        <w:numPr>
          <w:ilvl w:val="0"/>
          <w:numId w:val="1"/>
        </w:numPr>
        <w:spacing w:before="100" w:beforeAutospacing="1" w:after="100" w:afterAutospacing="1" w:line="240" w:lineRule="auto"/>
        <w:rPr>
          <w:rFonts w:ascii="Segoe UI" w:eastAsia="Times New Roman" w:hAnsi="Segoe UI" w:cs="Segoe UI"/>
          <w:color w:val="24292E"/>
          <w:sz w:val="24"/>
          <w:szCs w:val="24"/>
        </w:rPr>
      </w:pPr>
      <w:hyperlink r:id="rId28" w:anchor="algorithms" w:history="1">
        <w:r w:rsidR="00FF7351" w:rsidRPr="001F7D44">
          <w:rPr>
            <w:rFonts w:ascii="Segoe UI" w:eastAsia="Times New Roman" w:hAnsi="Segoe UI" w:cs="Segoe UI"/>
            <w:color w:val="0366D6"/>
            <w:sz w:val="24"/>
            <w:szCs w:val="24"/>
            <w:u w:val="single"/>
          </w:rPr>
          <w:t>Algorithms</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29" w:anchor="artificial-intelligence" w:history="1">
        <w:r w:rsidR="00FF7351" w:rsidRPr="001F7D44">
          <w:rPr>
            <w:rFonts w:ascii="Segoe UI" w:eastAsia="Times New Roman" w:hAnsi="Segoe UI" w:cs="Segoe UI"/>
            <w:color w:val="0366D6"/>
            <w:sz w:val="24"/>
            <w:szCs w:val="24"/>
            <w:u w:val="single"/>
          </w:rPr>
          <w:t>Artificial Intelligence</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0" w:anchor="computer-graphics" w:history="1">
        <w:r w:rsidR="00FF7351" w:rsidRPr="001F7D44">
          <w:rPr>
            <w:rFonts w:ascii="Segoe UI" w:eastAsia="Times New Roman" w:hAnsi="Segoe UI" w:cs="Segoe UI"/>
            <w:color w:val="0366D6"/>
            <w:sz w:val="24"/>
            <w:szCs w:val="24"/>
            <w:u w:val="single"/>
          </w:rPr>
          <w:t>Computer Graphics</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1" w:anchor="cs-theory" w:history="1">
        <w:r w:rsidR="00FF7351" w:rsidRPr="001F7D44">
          <w:rPr>
            <w:rFonts w:ascii="Segoe UI" w:eastAsia="Times New Roman" w:hAnsi="Segoe UI" w:cs="Segoe UI"/>
            <w:color w:val="0366D6"/>
            <w:sz w:val="24"/>
            <w:szCs w:val="24"/>
            <w:u w:val="single"/>
          </w:rPr>
          <w:t>CS Theory</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2" w:anchor="introduction-to-cs" w:history="1">
        <w:r w:rsidR="00FF7351" w:rsidRPr="001F7D44">
          <w:rPr>
            <w:rFonts w:ascii="Segoe UI" w:eastAsia="Times New Roman" w:hAnsi="Segoe UI" w:cs="Segoe UI"/>
            <w:color w:val="0366D6"/>
            <w:sz w:val="24"/>
            <w:szCs w:val="24"/>
            <w:u w:val="single"/>
          </w:rPr>
          <w:t>Introduction to CS</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3" w:anchor="machine-learning" w:history="1">
        <w:r w:rsidR="00FF7351" w:rsidRPr="001F7D44">
          <w:rPr>
            <w:rFonts w:ascii="Segoe UI" w:eastAsia="Times New Roman" w:hAnsi="Segoe UI" w:cs="Segoe UI"/>
            <w:color w:val="0366D6"/>
            <w:sz w:val="24"/>
            <w:szCs w:val="24"/>
            <w:u w:val="single"/>
          </w:rPr>
          <w:t>Machine Learning</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4" w:anchor="misc" w:history="1">
        <w:r w:rsidR="00FF7351" w:rsidRPr="001F7D44">
          <w:rPr>
            <w:rFonts w:ascii="Segoe UI" w:eastAsia="Times New Roman" w:hAnsi="Segoe UI" w:cs="Segoe UI"/>
            <w:color w:val="0366D6"/>
            <w:sz w:val="24"/>
            <w:szCs w:val="24"/>
            <w:u w:val="single"/>
          </w:rPr>
          <w:t>Misc</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5" w:anchor="programming-languages--compilers" w:history="1">
        <w:r w:rsidR="00FF7351" w:rsidRPr="001F7D44">
          <w:rPr>
            <w:rFonts w:ascii="Segoe UI" w:eastAsia="Times New Roman" w:hAnsi="Segoe UI" w:cs="Segoe UI"/>
            <w:color w:val="0366D6"/>
            <w:sz w:val="24"/>
            <w:szCs w:val="24"/>
            <w:u w:val="single"/>
          </w:rPr>
          <w:t>Programming Languages / Compilers</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6" w:anchor="security" w:history="1">
        <w:r w:rsidR="00FF7351" w:rsidRPr="001F7D44">
          <w:rPr>
            <w:rFonts w:ascii="Segoe UI" w:eastAsia="Times New Roman" w:hAnsi="Segoe UI" w:cs="Segoe UI"/>
            <w:color w:val="0366D6"/>
            <w:sz w:val="24"/>
            <w:szCs w:val="24"/>
            <w:u w:val="single"/>
          </w:rPr>
          <w:t>Security</w:t>
        </w:r>
      </w:hyperlink>
    </w:p>
    <w:p w:rsidR="00FF7351" w:rsidRPr="001F7D44" w:rsidRDefault="0070392A" w:rsidP="00C06FD0">
      <w:pPr>
        <w:numPr>
          <w:ilvl w:val="0"/>
          <w:numId w:val="1"/>
        </w:numPr>
        <w:spacing w:before="60" w:after="100" w:afterAutospacing="1" w:line="240" w:lineRule="auto"/>
        <w:rPr>
          <w:rFonts w:ascii="Segoe UI" w:eastAsia="Times New Roman" w:hAnsi="Segoe UI" w:cs="Segoe UI"/>
          <w:color w:val="24292E"/>
          <w:sz w:val="24"/>
          <w:szCs w:val="24"/>
        </w:rPr>
      </w:pPr>
      <w:hyperlink r:id="rId37" w:anchor="systems" w:history="1">
        <w:r w:rsidR="00FF7351" w:rsidRPr="001F7D44">
          <w:rPr>
            <w:rFonts w:ascii="Segoe UI" w:eastAsia="Times New Roman" w:hAnsi="Segoe UI" w:cs="Segoe UI"/>
            <w:color w:val="0366D6"/>
            <w:sz w:val="24"/>
            <w:szCs w:val="24"/>
            <w:u w:val="single"/>
          </w:rPr>
          <w:t>Systems</w:t>
        </w:r>
      </w:hyperlink>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6" w:name="_Toc494530743"/>
      <w:r w:rsidRPr="001F7D44">
        <w:rPr>
          <w:rFonts w:ascii="Segoe UI" w:eastAsia="Times New Roman" w:hAnsi="Segoe UI" w:cs="Segoe UI"/>
          <w:b/>
          <w:bCs/>
          <w:color w:val="24292E"/>
          <w:sz w:val="30"/>
          <w:szCs w:val="30"/>
        </w:rPr>
        <w:t>Legend</w:t>
      </w:r>
      <w:bookmarkEnd w:id="6"/>
    </w:p>
    <w:p w:rsidR="00FF7351" w:rsidRPr="001F7D44" w:rsidRDefault="00FF7351" w:rsidP="00C06FD0">
      <w:pPr>
        <w:numPr>
          <w:ilvl w:val="0"/>
          <w:numId w:val="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noProof/>
          <w:color w:val="0366D6"/>
          <w:sz w:val="24"/>
          <w:szCs w:val="24"/>
        </w:rPr>
        <w:drawing>
          <wp:inline distT="0" distB="0" distL="0" distR="0">
            <wp:extent cx="189865" cy="189865"/>
            <wp:effectExtent l="0" t="0" r="635" b="635"/>
            <wp:docPr id="1064" name="Picture 106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1F7D44">
        <w:rPr>
          <w:rFonts w:ascii="Segoe UI" w:eastAsia="Times New Roman" w:hAnsi="Segoe UI" w:cs="Segoe UI"/>
          <w:color w:val="24292E"/>
          <w:sz w:val="24"/>
          <w:szCs w:val="24"/>
        </w:rPr>
        <w:t> - Lecture Videos</w:t>
      </w:r>
    </w:p>
    <w:p w:rsidR="00FF7351" w:rsidRPr="001F7D44" w:rsidRDefault="00FF7351" w:rsidP="00C06FD0">
      <w:pPr>
        <w:numPr>
          <w:ilvl w:val="0"/>
          <w:numId w:val="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noProof/>
          <w:color w:val="0366D6"/>
          <w:sz w:val="24"/>
          <w:szCs w:val="24"/>
        </w:rPr>
        <w:drawing>
          <wp:inline distT="0" distB="0" distL="0" distR="0">
            <wp:extent cx="189865" cy="189865"/>
            <wp:effectExtent l="0" t="0" r="635" b="635"/>
            <wp:docPr id="1063" name="Picture 106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1F7D44">
        <w:rPr>
          <w:rFonts w:ascii="Segoe UI" w:eastAsia="Times New Roman" w:hAnsi="Segoe UI" w:cs="Segoe UI"/>
          <w:color w:val="24292E"/>
          <w:sz w:val="24"/>
          <w:szCs w:val="24"/>
        </w:rPr>
        <w:t> - Lecture Notes</w:t>
      </w:r>
    </w:p>
    <w:p w:rsidR="00FF7351" w:rsidRPr="001F7D44" w:rsidRDefault="00FF7351" w:rsidP="00C06FD0">
      <w:pPr>
        <w:numPr>
          <w:ilvl w:val="0"/>
          <w:numId w:val="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noProof/>
          <w:color w:val="0366D6"/>
          <w:sz w:val="24"/>
          <w:szCs w:val="24"/>
        </w:rPr>
        <w:drawing>
          <wp:inline distT="0" distB="0" distL="0" distR="0">
            <wp:extent cx="189865" cy="189865"/>
            <wp:effectExtent l="0" t="0" r="635" b="635"/>
            <wp:docPr id="1062" name="Picture 106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1F7D44">
        <w:rPr>
          <w:rFonts w:ascii="Segoe UI" w:eastAsia="Times New Roman" w:hAnsi="Segoe UI" w:cs="Segoe UI"/>
          <w:color w:val="24292E"/>
          <w:sz w:val="24"/>
          <w:szCs w:val="24"/>
        </w:rPr>
        <w:t> - Assignments / Labs</w:t>
      </w:r>
    </w:p>
    <w:p w:rsidR="00FF7351" w:rsidRPr="001F7D44" w:rsidRDefault="00FF7351" w:rsidP="00C06FD0">
      <w:pPr>
        <w:numPr>
          <w:ilvl w:val="0"/>
          <w:numId w:val="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noProof/>
          <w:color w:val="0366D6"/>
          <w:sz w:val="24"/>
          <w:szCs w:val="24"/>
        </w:rPr>
        <w:drawing>
          <wp:inline distT="0" distB="0" distL="0" distR="0">
            <wp:extent cx="189865" cy="189865"/>
            <wp:effectExtent l="0" t="0" r="635" b="635"/>
            <wp:docPr id="1061" name="Picture 106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Pr="001F7D44">
        <w:rPr>
          <w:rFonts w:ascii="Segoe UI" w:eastAsia="Times New Roman" w:hAnsi="Segoe UI" w:cs="Segoe UI"/>
          <w:color w:val="24292E"/>
          <w:sz w:val="24"/>
          <w:szCs w:val="24"/>
        </w:rPr>
        <w:t> - Readings</w:t>
      </w:r>
    </w:p>
    <w:p w:rsidR="00FF7351" w:rsidRPr="001F7D44" w:rsidRDefault="00FF7351" w:rsidP="00FF7351">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7" w:name="_Toc494530744"/>
      <w:r w:rsidRPr="001F7D44">
        <w:rPr>
          <w:rFonts w:ascii="Segoe UI" w:eastAsia="Times New Roman" w:hAnsi="Segoe UI" w:cs="Segoe UI"/>
          <w:b/>
          <w:bCs/>
          <w:color w:val="24292E"/>
          <w:sz w:val="36"/>
          <w:szCs w:val="36"/>
        </w:rPr>
        <w:t>Courses</w:t>
      </w:r>
      <w:bookmarkEnd w:id="7"/>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8" w:name="_Toc494530745"/>
      <w:r w:rsidRPr="001F7D44">
        <w:rPr>
          <w:rFonts w:ascii="Segoe UI" w:eastAsia="Times New Roman" w:hAnsi="Segoe UI" w:cs="Segoe UI"/>
          <w:b/>
          <w:bCs/>
          <w:color w:val="24292E"/>
          <w:sz w:val="30"/>
          <w:szCs w:val="30"/>
        </w:rPr>
        <w:t>Systems</w:t>
      </w:r>
      <w:bookmarkEnd w:id="8"/>
    </w:p>
    <w:p w:rsidR="00FF7351" w:rsidRPr="001F7D44" w:rsidRDefault="0070392A" w:rsidP="00C06FD0">
      <w:pPr>
        <w:numPr>
          <w:ilvl w:val="0"/>
          <w:numId w:val="3"/>
        </w:numPr>
        <w:spacing w:before="100" w:beforeAutospacing="1" w:after="100" w:afterAutospacing="1" w:line="240" w:lineRule="auto"/>
        <w:rPr>
          <w:rFonts w:ascii="Segoe UI" w:eastAsia="Times New Roman" w:hAnsi="Segoe UI" w:cs="Segoe UI"/>
          <w:color w:val="24292E"/>
          <w:sz w:val="24"/>
          <w:szCs w:val="24"/>
        </w:rPr>
      </w:pPr>
      <w:hyperlink r:id="rId46" w:history="1">
        <w:r w:rsidR="00FF7351" w:rsidRPr="001F7D44">
          <w:rPr>
            <w:rFonts w:ascii="Segoe UI" w:eastAsia="Times New Roman" w:hAnsi="Segoe UI" w:cs="Segoe UI"/>
            <w:color w:val="0366D6"/>
            <w:sz w:val="24"/>
            <w:szCs w:val="24"/>
            <w:u w:val="single"/>
          </w:rPr>
          <w:t>CS 61C</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Great Ideas in Computer Architecture (Machine Structures)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60" name="Picture 106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9" name="Picture 105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8" name="Picture 105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7" name="Picture 105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subjects covered in this course include: C and assembly language programming, translation of high-level programs into machine language, computer organization, caches, performance measurement, parallelism, CPU design, warehouse-scale computing, and related topics.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47"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48" w:anchor="Calendar"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49" w:anchor="Resources" w:history="1">
        <w:r w:rsidR="00FF7351" w:rsidRPr="001F7D44">
          <w:rPr>
            <w:rFonts w:ascii="Segoe UI" w:eastAsia="Times New Roman" w:hAnsi="Segoe UI" w:cs="Segoe UI"/>
            <w:color w:val="0366D6"/>
            <w:sz w:val="24"/>
            <w:szCs w:val="24"/>
            <w:u w:val="single"/>
          </w:rPr>
          <w:t>Resources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0" w:history="1">
        <w:r w:rsidR="00FF7351" w:rsidRPr="001F7D44">
          <w:rPr>
            <w:rFonts w:ascii="Segoe UI" w:eastAsia="Times New Roman" w:hAnsi="Segoe UI" w:cs="Segoe UI"/>
            <w:color w:val="0366D6"/>
            <w:sz w:val="24"/>
            <w:szCs w:val="24"/>
            <w:u w:val="single"/>
          </w:rPr>
          <w:t>Old Exams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51" w:history="1">
        <w:r w:rsidR="00FF7351" w:rsidRPr="001F7D44">
          <w:rPr>
            <w:rFonts w:ascii="Segoe UI" w:eastAsia="Times New Roman" w:hAnsi="Segoe UI" w:cs="Segoe UI"/>
            <w:color w:val="0366D6"/>
            <w:sz w:val="24"/>
            <w:szCs w:val="24"/>
            <w:u w:val="single"/>
          </w:rPr>
          <w:t>CS 107</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Organization &amp;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6" name="Picture 105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5" name="Picture 105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CS107 is the third course in Stanford's introductory programming sequence. The course will work from the C programming language down to the microprocessor to de-mystify the machine. With a complete understanding of how computer systems execute programs and manipulate data, you will become a more effective programmer, especially in dealing with issues of debugging, performance, portability, and robustness.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2"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54" w:history="1">
        <w:r w:rsidR="00FF7351" w:rsidRPr="001F7D44">
          <w:rPr>
            <w:rFonts w:ascii="Segoe UI" w:eastAsia="Times New Roman" w:hAnsi="Segoe UI" w:cs="Segoe UI"/>
            <w:color w:val="0366D6"/>
            <w:sz w:val="24"/>
            <w:szCs w:val="24"/>
            <w:u w:val="single"/>
          </w:rPr>
          <w:t>CS 140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4" name="Picture 105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3" name="Picture 105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class introduces the basic facilities provided in modern operating systems. The course divides into three major sections. The first part of the course discusses concurrency. The second part of the course addresses the problem of memory management. The third major part of the course concerns file systems.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5"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6"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57" w:history="1">
        <w:r w:rsidR="00FF7351" w:rsidRPr="001F7D44">
          <w:rPr>
            <w:rFonts w:ascii="Segoe UI" w:eastAsia="Times New Roman" w:hAnsi="Segoe UI" w:cs="Segoe UI"/>
            <w:color w:val="0366D6"/>
            <w:sz w:val="24"/>
            <w:szCs w:val="24"/>
            <w:u w:val="single"/>
          </w:rPr>
          <w:t>6.004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Computation Structures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2" name="Picture 105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1" name="Picture 105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50" name="Picture 105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1"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Introduces architecture of digital systems, emphasizing structural principles common to a wide range of technologies. Multilevel implementation strategies; definition of new primitives (e.g., gates, instructions, procedures, processes) and their mechanization using lower-level elements. Analysis of potential concurrency; precedence constraints and performance measures; pipelined and multidimensional systems. Instruction set design issues; architectural support for contemporary software structures. 4 Engineering Design Points. 6.004 offers an introduction to the engineering of digital systems. Starting with MOS transistors, the course develops of series of building blocks logic gates, combinational and sequential circuits, finite-state machines, computers and finally complete systems. Both hardware and software mechanisms are explored through a series of design examples.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8" w:history="1">
        <w:r w:rsidR="00FF7351" w:rsidRPr="001F7D44">
          <w:rPr>
            <w:rFonts w:ascii="Segoe UI" w:eastAsia="Times New Roman" w:hAnsi="Segoe UI" w:cs="Segoe UI"/>
            <w:color w:val="0366D6"/>
            <w:sz w:val="24"/>
            <w:szCs w:val="24"/>
            <w:u w:val="single"/>
          </w:rPr>
          <w:t>Youtube Playlist</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59"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60" w:history="1">
        <w:r w:rsidR="00FF7351" w:rsidRPr="001F7D44">
          <w:rPr>
            <w:rFonts w:ascii="Segoe UI" w:eastAsia="Times New Roman" w:hAnsi="Segoe UI" w:cs="Segoe UI"/>
            <w:color w:val="0366D6"/>
            <w:sz w:val="24"/>
            <w:szCs w:val="24"/>
            <w:u w:val="single"/>
          </w:rPr>
          <w:t>Labs-Assignments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61" w:history="1">
        <w:r w:rsidR="00FF7351" w:rsidRPr="001F7D44">
          <w:rPr>
            <w:rFonts w:ascii="Segoe UI" w:eastAsia="Times New Roman" w:hAnsi="Segoe UI" w:cs="Segoe UI"/>
            <w:color w:val="0366D6"/>
            <w:sz w:val="24"/>
            <w:szCs w:val="24"/>
            <w:u w:val="single"/>
          </w:rPr>
          <w:t>CS 162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 and Systems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9" name="Picture 1049"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8" name="Picture 104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7" name="Picture 104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6" name="Picture 104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purpose of this course is to teach the design of operating systems and operating systems concepts that appear in other advanced systems. Topics we will cover include concepts of operating systems, systems programming, networked and distributed systems, and storage systems, including multiple-program systems (processes, interprocess communication, and synchronization), memory allocation (segmentation, paging), resource allocation and scheduling, file systems, basic networking (sockets, layering, APIs, reliability), transactions, security, and privacy.</w:t>
      </w:r>
    </w:p>
    <w:p w:rsidR="00FF7351" w:rsidRPr="001F7D44" w:rsidRDefault="00FF7351" w:rsidP="00C06FD0">
      <w:pPr>
        <w:numPr>
          <w:ilvl w:val="2"/>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Operating Systems course by the Chair of EECS, UC Berkeley </w:t>
      </w:r>
      <w:hyperlink r:id="rId62" w:history="1">
        <w:r w:rsidRPr="001F7D44">
          <w:rPr>
            <w:rFonts w:ascii="Segoe UI" w:eastAsia="Times New Roman" w:hAnsi="Segoe UI" w:cs="Segoe UI"/>
            <w:color w:val="0366D6"/>
            <w:sz w:val="24"/>
            <w:szCs w:val="24"/>
            <w:u w:val="single"/>
          </w:rPr>
          <w:t>David Culler</w:t>
        </w:r>
      </w:hyperlink>
    </w:p>
    <w:p w:rsidR="00FF7351" w:rsidRPr="001F7D44" w:rsidRDefault="0070392A" w:rsidP="00C06FD0">
      <w:pPr>
        <w:numPr>
          <w:ilvl w:val="2"/>
          <w:numId w:val="3"/>
        </w:numPr>
        <w:spacing w:before="60" w:after="100" w:afterAutospacing="1" w:line="240" w:lineRule="auto"/>
        <w:rPr>
          <w:rFonts w:ascii="Segoe UI" w:eastAsia="Times New Roman" w:hAnsi="Segoe UI" w:cs="Segoe UI"/>
          <w:color w:val="24292E"/>
          <w:sz w:val="24"/>
          <w:szCs w:val="24"/>
        </w:rPr>
      </w:pPr>
      <w:hyperlink r:id="rId63" w:history="1">
        <w:r w:rsidR="00FF7351" w:rsidRPr="001F7D44">
          <w:rPr>
            <w:rFonts w:ascii="Segoe UI" w:eastAsia="Times New Roman" w:hAnsi="Segoe UI" w:cs="Segoe UI"/>
            <w:color w:val="0366D6"/>
            <w:sz w:val="24"/>
            <w:szCs w:val="24"/>
            <w:u w:val="single"/>
          </w:rPr>
          <w:t>Lecture Videos</w:t>
        </w:r>
      </w:hyperlink>
      <w:r w:rsidR="00FF7351" w:rsidRPr="001F7D44">
        <w:rPr>
          <w:rFonts w:ascii="Segoe UI" w:eastAsia="Times New Roman" w:hAnsi="Segoe UI" w:cs="Segoe UI"/>
          <w:color w:val="24292E"/>
          <w:sz w:val="24"/>
          <w:szCs w:val="24"/>
        </w:rPr>
        <w:t> Spring 2015 lectures</w:t>
      </w:r>
    </w:p>
    <w:p w:rsidR="00FF7351" w:rsidRPr="001F7D44" w:rsidRDefault="0070392A" w:rsidP="00C06FD0">
      <w:pPr>
        <w:numPr>
          <w:ilvl w:val="2"/>
          <w:numId w:val="3"/>
        </w:numPr>
        <w:spacing w:before="60" w:after="100" w:afterAutospacing="1" w:line="240" w:lineRule="auto"/>
        <w:rPr>
          <w:rFonts w:ascii="Segoe UI" w:eastAsia="Times New Roman" w:hAnsi="Segoe UI" w:cs="Segoe UI"/>
          <w:color w:val="24292E"/>
          <w:sz w:val="24"/>
          <w:szCs w:val="24"/>
        </w:rPr>
      </w:pPr>
      <w:hyperlink r:id="rId64" w:history="1">
        <w:r w:rsidR="00FF7351" w:rsidRPr="001F7D44">
          <w:rPr>
            <w:rFonts w:ascii="Segoe UI" w:eastAsia="Times New Roman" w:hAnsi="Segoe UI" w:cs="Segoe UI"/>
            <w:color w:val="0366D6"/>
            <w:sz w:val="24"/>
            <w:szCs w:val="24"/>
            <w:u w:val="single"/>
          </w:rPr>
          <w:t>Lecture Notes</w:t>
        </w:r>
      </w:hyperlink>
      <w:r w:rsidR="00FF7351" w:rsidRPr="001F7D44">
        <w:rPr>
          <w:rFonts w:ascii="Segoe UI" w:eastAsia="Times New Roman" w:hAnsi="Segoe UI" w:cs="Segoe UI"/>
          <w:color w:val="24292E"/>
          <w:sz w:val="24"/>
          <w:szCs w:val="24"/>
        </w:rPr>
        <w:t> Spring 2015 lectures</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65" w:history="1">
        <w:r w:rsidR="00FF7351" w:rsidRPr="001F7D44">
          <w:rPr>
            <w:rFonts w:ascii="Segoe UI" w:eastAsia="Times New Roman" w:hAnsi="Segoe UI" w:cs="Segoe UI"/>
            <w:color w:val="0366D6"/>
            <w:sz w:val="24"/>
            <w:szCs w:val="24"/>
            <w:u w:val="single"/>
          </w:rPr>
          <w:t>CS 168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the Internet: Architecture and Protocols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5" name="Picture 104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4" name="Picture 104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an introduction to the Internet architecture. We will focus on the concepts and fundamental design principles that have contributed to the Internet's scalability and robustness and survey the various protocols and algorithms used within this architecture. Topics include layering, addressing, intradomain routing, interdomain routing, reliable delivery, congestion control, and the core protocols (e.g., TCP, UDP, IP, DNS, and HTTP) and network technologies (e.g., Ethernet, wireless).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66" w:history="1">
        <w:r w:rsidR="00FF7351" w:rsidRPr="001F7D44">
          <w:rPr>
            <w:rFonts w:ascii="Segoe UI" w:eastAsia="Times New Roman" w:hAnsi="Segoe UI" w:cs="Segoe UI"/>
            <w:color w:val="0366D6"/>
            <w:sz w:val="24"/>
            <w:szCs w:val="24"/>
            <w:u w:val="single"/>
          </w:rPr>
          <w:t>Lecture Notes &amp; 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67" w:history="1">
        <w:r w:rsidR="00FF7351" w:rsidRPr="001F7D44">
          <w:rPr>
            <w:rFonts w:ascii="Segoe UI" w:eastAsia="Times New Roman" w:hAnsi="Segoe UI" w:cs="Segoe UI"/>
            <w:color w:val="0366D6"/>
            <w:sz w:val="24"/>
            <w:szCs w:val="24"/>
            <w:u w:val="single"/>
          </w:rPr>
          <w:t>Discussion Notes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68" w:history="1">
        <w:r w:rsidR="00FF7351" w:rsidRPr="001F7D44">
          <w:rPr>
            <w:rFonts w:ascii="Segoe UI" w:eastAsia="Times New Roman" w:hAnsi="Segoe UI" w:cs="Segoe UI"/>
            <w:color w:val="0366D6"/>
            <w:sz w:val="24"/>
            <w:szCs w:val="24"/>
            <w:u w:val="single"/>
          </w:rPr>
          <w:t>CS 179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GPU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Caltech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3" name="Picture 104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2" name="Picture 104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cover programming techniques for the GPU. The course will introduce NVIDIA's parallel computing language, CUDA. Beyond covering the CUDA programming model and syntax, the course will also discuss GPU architecture, high performance computing on GPUs, parallel algorithms, CUDA libraries, and applications of GPU computing.</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6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0"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71" w:history="1">
        <w:r w:rsidR="00FF7351" w:rsidRPr="001F7D44">
          <w:rPr>
            <w:rFonts w:ascii="Segoe UI" w:eastAsia="Times New Roman" w:hAnsi="Segoe UI" w:cs="Segoe UI"/>
            <w:color w:val="0366D6"/>
            <w:sz w:val="24"/>
            <w:szCs w:val="24"/>
            <w:u w:val="single"/>
          </w:rPr>
          <w:t>CS 186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Database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1" name="Picture 104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40" name="Picture 104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9" name="Picture 103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8" name="Picture 103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the project assignments in CS186, you will write a basic database management system called SimpleDB. For this project, you will focus on implementing the core modules required to access stored data on disk; in future projects, you will add support for various query processing operators, as well as transactions, locking, and concurrent queries.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2"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3"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4"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75" w:history="1">
        <w:r w:rsidR="00FF7351" w:rsidRPr="001F7D44">
          <w:rPr>
            <w:rFonts w:ascii="Segoe UI" w:eastAsia="Times New Roman" w:hAnsi="Segoe UI" w:cs="Segoe UI"/>
            <w:color w:val="0366D6"/>
            <w:sz w:val="24"/>
            <w:szCs w:val="24"/>
            <w:u w:val="single"/>
          </w:rPr>
          <w:t>CS 241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Systems Programming (Spring 2016)</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Illinois, Urbana-Champaign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7" name="Picture 103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6" name="Picture 103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System programming refers to writing code that tasks advantage of operating system support for programmers. This course is designed to introduce you to system programming. By the end of this course, you should be proficient at writing programs that take full advantage of operating system support. To be concrete, we need to fix an operating system and we need to choose a programming language for writing programs. We chose the C language running on a Linux/UNIX operating system (which implements the POSIX standard interface between the programmer and the OS).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6"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7"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8" w:history="1">
        <w:r w:rsidR="00FF7351" w:rsidRPr="001F7D44">
          <w:rPr>
            <w:rFonts w:ascii="Segoe UI" w:eastAsia="Times New Roman" w:hAnsi="Segoe UI" w:cs="Segoe UI"/>
            <w:color w:val="0366D6"/>
            <w:sz w:val="24"/>
            <w:szCs w:val="24"/>
            <w:u w:val="single"/>
          </w:rPr>
          <w:t>Github Page</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79" w:history="1">
        <w:r w:rsidR="00FF7351" w:rsidRPr="001F7D44">
          <w:rPr>
            <w:rFonts w:ascii="Segoe UI" w:eastAsia="Times New Roman" w:hAnsi="Segoe UI" w:cs="Segoe UI"/>
            <w:color w:val="0366D6"/>
            <w:sz w:val="24"/>
            <w:szCs w:val="24"/>
            <w:u w:val="single"/>
          </w:rPr>
          <w:t>Crowd Sourced Book</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80" w:history="1">
        <w:r w:rsidR="00FF7351" w:rsidRPr="001F7D44">
          <w:rPr>
            <w:rFonts w:ascii="Segoe UI" w:eastAsia="Times New Roman" w:hAnsi="Segoe UI" w:cs="Segoe UI"/>
            <w:color w:val="0366D6"/>
            <w:sz w:val="24"/>
            <w:szCs w:val="24"/>
            <w:u w:val="single"/>
          </w:rPr>
          <w:t>CS 425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Distributed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Illinois, Urbana-Champaign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5" name="Picture 103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4" name="Picture 103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Brilliant set of lectures and reading material covering fundamental concepts in distributed systems such as Vector clocks, Consensus and Paxos. This is the 2016 version by Prof Indranil Gupta.</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83" w:history="1">
        <w:r w:rsidR="00FF7351" w:rsidRPr="001F7D44">
          <w:rPr>
            <w:rFonts w:ascii="Segoe UI" w:eastAsia="Times New Roman" w:hAnsi="Segoe UI" w:cs="Segoe UI"/>
            <w:color w:val="0366D6"/>
            <w:sz w:val="24"/>
            <w:szCs w:val="24"/>
            <w:u w:val="single"/>
          </w:rPr>
          <w:t>CS 452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Real-Time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Waterloo</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3" name="Picture 103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2" name="Picture 103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Write a real-time OS microkernel in C, and application code to operate a model train set in response to real-time sensor information. The communication with the train set runs at 2400 baud so it takes about 61 milliseconds to ask all of the sensors for data about the train's possible location. This makes it particularly challenging because a train can move about 3 centimeters in that time. One of the most challenging and time-consuming courses at the University of Waterloo.</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5"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86" w:history="1">
        <w:r w:rsidR="00FF7351" w:rsidRPr="001F7D44">
          <w:rPr>
            <w:rFonts w:ascii="Segoe UI" w:eastAsia="Times New Roman" w:hAnsi="Segoe UI" w:cs="Segoe UI"/>
            <w:color w:val="0366D6"/>
            <w:sz w:val="24"/>
            <w:szCs w:val="24"/>
            <w:u w:val="single"/>
          </w:rPr>
          <w:t>CS 2043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Unix Tools &amp; Scripting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1" name="Picture 103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30" name="Picture 103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9" name="Picture 102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UNIX-like systems are increasingly being used on personal computers, mobile phones, web servers, and many other systems. They represent a wonderful family of programming environments useful both to computer scientists and to people in many other fields, such as computational biology and computational linguistics, in which data is naturally represented by strings. This course provides an intensive training to develop skills in Unix command line tools and scripting that enable the accomplishment and automation of large and challenging computing tasks. The syllabus takes students from shell basics and piping, to regular-expression processing tools, to shell scripting and Python.</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7"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8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90" w:history="1">
        <w:r w:rsidR="00FF7351" w:rsidRPr="001F7D44">
          <w:rPr>
            <w:rFonts w:ascii="Segoe UI" w:eastAsia="Times New Roman" w:hAnsi="Segoe UI" w:cs="Segoe UI"/>
            <w:color w:val="0366D6"/>
            <w:sz w:val="24"/>
            <w:szCs w:val="24"/>
            <w:u w:val="single"/>
          </w:rPr>
          <w:t>CS 3410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System Organization and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8" name="Picture 102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7" name="Picture 102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6" name="Picture 102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CS3410 provides an introduction to computer organization, systems programming and the hardware/software interface. Topics include instruction sets, computer arithmetic, datapath design, data formats, addressing modes, memory hierarchies including caches and virtual memory, I/O devices, bus-based I/O systems, and multicore architectures. Students learn assembly language programming and design a pipelined RISC processor.</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9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9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93" w:history="1">
        <w:r w:rsidR="00FF7351" w:rsidRPr="001F7D44">
          <w:rPr>
            <w:rFonts w:ascii="Segoe UI" w:eastAsia="Times New Roman" w:hAnsi="Segoe UI" w:cs="Segoe UI"/>
            <w:color w:val="0366D6"/>
            <w:sz w:val="24"/>
            <w:szCs w:val="24"/>
            <w:u w:val="single"/>
          </w:rPr>
          <w:t>CS 4410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5" name="Picture 102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4" name="Picture 102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 4410 covers systems programming and introductory operating system design and implementation. We will cover the basics of operating systems, namely structure, concurrency, scheduling, synchronization, memory management, filesystems, security and networking. The course is open to any undergraduate who has mastered the material in CS3410/ECE3140.</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94"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95"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96" w:history="1">
        <w:r w:rsidR="00FF7351" w:rsidRPr="001F7D44">
          <w:rPr>
            <w:rFonts w:ascii="Segoe UI" w:eastAsia="Times New Roman" w:hAnsi="Segoe UI" w:cs="Segoe UI"/>
            <w:color w:val="0366D6"/>
            <w:sz w:val="24"/>
            <w:szCs w:val="24"/>
            <w:u w:val="single"/>
          </w:rPr>
          <w:t>CS 4414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Virginia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3" name="Picture 1023"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2" name="Picture 102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course (that) covers topics including: Analysis process communication and synchronization; resource management; virtual memory management algorithms; file systems; and networking and distributed systems. The primary goal of this course is to improve your ability to build scalable, robust and secure computing systems. It focuses on doing that by understanding what underlies the core abstractions of modern computer systems.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97"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9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99" w:history="1">
        <w:r w:rsidR="00FF7351" w:rsidRPr="001F7D44">
          <w:rPr>
            <w:rFonts w:ascii="Segoe UI" w:eastAsia="Times New Roman" w:hAnsi="Segoe UI" w:cs="Segoe UI"/>
            <w:color w:val="0366D6"/>
            <w:sz w:val="24"/>
            <w:szCs w:val="24"/>
            <w:u w:val="single"/>
          </w:rPr>
          <w:t>CS 5412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Cloud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1" name="Picture 102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20" name="Picture 102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one of the stalwarts of this field, Prof Ken Birman, this course has a fantastic set of slides that one can go through. The Prof's </w:t>
      </w:r>
      <w:hyperlink r:id="rId100" w:history="1">
        <w:r w:rsidRPr="001F7D44">
          <w:rPr>
            <w:rFonts w:ascii="Segoe UI" w:eastAsia="Times New Roman" w:hAnsi="Segoe UI" w:cs="Segoe UI"/>
            <w:color w:val="0366D6"/>
            <w:sz w:val="24"/>
            <w:szCs w:val="24"/>
            <w:u w:val="single"/>
          </w:rPr>
          <w:t>book</w:t>
        </w:r>
      </w:hyperlink>
      <w:r w:rsidRPr="001F7D44">
        <w:rPr>
          <w:rFonts w:ascii="Segoe UI" w:eastAsia="Times New Roman" w:hAnsi="Segoe UI" w:cs="Segoe UI"/>
          <w:color w:val="24292E"/>
          <w:sz w:val="24"/>
          <w:szCs w:val="24"/>
        </w:rPr>
        <w:t> is also a gem and recommended as a must read in Google's tutorial on </w:t>
      </w:r>
      <w:hyperlink r:id="rId101" w:history="1">
        <w:r w:rsidRPr="001F7D44">
          <w:rPr>
            <w:rFonts w:ascii="Segoe UI" w:eastAsia="Times New Roman" w:hAnsi="Segoe UI" w:cs="Segoe UI"/>
            <w:color w:val="0366D6"/>
            <w:sz w:val="24"/>
            <w:szCs w:val="24"/>
            <w:u w:val="single"/>
          </w:rPr>
          <w:t>Distributed System Design</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02" w:history="1">
        <w:r w:rsidR="00FF7351" w:rsidRPr="001F7D44">
          <w:rPr>
            <w:rFonts w:ascii="Segoe UI" w:eastAsia="Times New Roman" w:hAnsi="Segoe UI" w:cs="Segoe UI"/>
            <w:color w:val="0366D6"/>
            <w:sz w:val="24"/>
            <w:szCs w:val="24"/>
            <w:u w:val="single"/>
          </w:rPr>
          <w:t>Slides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03" w:history="1">
        <w:r w:rsidR="00FF7351" w:rsidRPr="001F7D44">
          <w:rPr>
            <w:rFonts w:ascii="Segoe UI" w:eastAsia="Times New Roman" w:hAnsi="Segoe UI" w:cs="Segoe UI"/>
            <w:color w:val="0366D6"/>
            <w:sz w:val="24"/>
            <w:szCs w:val="24"/>
            <w:u w:val="single"/>
          </w:rPr>
          <w:t>CSCE 3613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Arkansas (Fayetteville)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9" name="Picture 101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8" name="Picture 101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7" name="Picture 101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xml:space="preserve"> - An introduction to operating systems including topics in system structures, process management, storage management, files, distributed systems, and case studies.</w:t>
      </w:r>
    </w:p>
    <w:p w:rsidR="00FF7351" w:rsidRPr="001F7D44" w:rsidRDefault="0070392A"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hyperlink r:id="rId104"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0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06"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07"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08" w:history="1">
        <w:r w:rsidR="00FF7351" w:rsidRPr="001F7D44">
          <w:rPr>
            <w:rFonts w:ascii="Segoe UI" w:eastAsia="Times New Roman" w:hAnsi="Segoe UI" w:cs="Segoe UI"/>
            <w:color w:val="0366D6"/>
            <w:sz w:val="24"/>
            <w:szCs w:val="24"/>
            <w:u w:val="single"/>
          </w:rPr>
          <w:t>CSCI-UA.0202: Operating Systems (Undergrad)</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NYU</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6" name="Picture 101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5" name="Picture 101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4" name="Picture 101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NYU's operating system course. It's a fundamental course focusing basic ideas of operating systems, including memory management, process shceduling, file system, ect. It also includes some recomended reading materials. What's more, there are a series of hands-on lab materials, helping you easily understand OS.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0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10"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11" w:history="1">
        <w:r w:rsidR="00FF7351" w:rsidRPr="001F7D44">
          <w:rPr>
            <w:rFonts w:ascii="Segoe UI" w:eastAsia="Times New Roman" w:hAnsi="Segoe UI" w:cs="Segoe UI"/>
            <w:color w:val="0366D6"/>
            <w:sz w:val="24"/>
            <w:szCs w:val="24"/>
            <w:u w:val="single"/>
          </w:rPr>
          <w:t>Old Exams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12" w:history="1">
        <w:r w:rsidR="00FF7351" w:rsidRPr="001F7D44">
          <w:rPr>
            <w:rFonts w:ascii="Segoe UI" w:eastAsia="Times New Roman" w:hAnsi="Segoe UI" w:cs="Segoe UI"/>
            <w:color w:val="0366D6"/>
            <w:sz w:val="24"/>
            <w:szCs w:val="24"/>
            <w:u w:val="single"/>
          </w:rPr>
          <w:t>CSCI 360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Architecture 3</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CUNY Hunter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3" name="Picture 101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2" name="Picture 101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course that covers cache design, buses, memory hierarchies, processor-peripheral interfaces, and multiprocessors, including GPUs.</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13" w:history="1">
        <w:r w:rsidR="00FF7351" w:rsidRPr="001F7D44">
          <w:rPr>
            <w:rFonts w:ascii="Segoe UI" w:eastAsia="Times New Roman" w:hAnsi="Segoe UI" w:cs="Segoe UI"/>
            <w:color w:val="0366D6"/>
            <w:sz w:val="24"/>
            <w:szCs w:val="24"/>
            <w:u w:val="single"/>
          </w:rPr>
          <w:t>CSCI 493.66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UNIX System Programming (formerly UNIX Tools)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CUNY Hunter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1" name="Picture 101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10" name="Picture 101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course that is mostly about writing programs against the UNIX API, covering all of the basic parts of the kernel interface and libraries, including files, processes, terminal control, signals, and threading.</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14" w:history="1">
        <w:r w:rsidR="00FF7351" w:rsidRPr="001F7D44">
          <w:rPr>
            <w:rFonts w:ascii="Segoe UI" w:eastAsia="Times New Roman" w:hAnsi="Segoe UI" w:cs="Segoe UI"/>
            <w:color w:val="0366D6"/>
            <w:sz w:val="24"/>
            <w:szCs w:val="24"/>
            <w:u w:val="single"/>
          </w:rPr>
          <w:t>CSCI 493.75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Parallel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CUNY Hunter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9" name="Picture 100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8" name="Picture 100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is an introduction to parallel algorithms and parallel programming in C and C++, using the Message Passing Interface (MPI) and the OpenMP application programming interface. It also includes a brief introduction to parallel architectures and interconnection networks. It is both theoretical and practical, including material on design methodology, performance analysis, and mathematical concepts, as well as details on programming using MPI and OpenMP.</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15" w:history="1">
        <w:r w:rsidR="00FF7351" w:rsidRPr="001F7D44">
          <w:rPr>
            <w:rFonts w:ascii="Segoe UI" w:eastAsia="Times New Roman" w:hAnsi="Segoe UI" w:cs="Segoe UI"/>
            <w:color w:val="0366D6"/>
            <w:sz w:val="24"/>
            <w:szCs w:val="24"/>
            <w:u w:val="single"/>
          </w:rPr>
          <w:t>Hack the Kernel</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SUNY University at Buffalo, NY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7" name="Picture 100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6" name="Picture 100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5" name="Picture 100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an introduction to operating system design and implementation. We study operating systems because they are examples of mature and elegant solutions to a difficult design problem: how to safely and efficiently share system resources and provide abstractions useful to applications.</w:t>
      </w:r>
    </w:p>
    <w:p w:rsidR="00FF7351" w:rsidRPr="001F7D44" w:rsidRDefault="00FF7351" w:rsidP="00C06FD0">
      <w:pPr>
        <w:numPr>
          <w:ilvl w:val="1"/>
          <w:numId w:val="3"/>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For the processor, memory, and disks, we discuss how the operating system allocates each resource and explore the design and implementation of related abstractions. We also establish techniques for testing and improving system performance and introduce the idea of hardware virtualization. Programming assignments provide hands-on experience with implementing core operating system components in a realistic development environment. Course by </w:t>
      </w:r>
      <w:hyperlink r:id="rId116" w:history="1">
        <w:r w:rsidRPr="001F7D44">
          <w:rPr>
            <w:rFonts w:ascii="Segoe UI" w:eastAsia="Times New Roman" w:hAnsi="Segoe UI" w:cs="Segoe UI"/>
            <w:color w:val="0366D6"/>
            <w:sz w:val="24"/>
            <w:szCs w:val="24"/>
            <w:u w:val="single"/>
          </w:rPr>
          <w:t>Dr.Geoffrey Challen</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17"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18" w:history="1">
        <w:r w:rsidR="00FF7351" w:rsidRPr="001F7D44">
          <w:rPr>
            <w:rFonts w:ascii="Segoe UI" w:eastAsia="Times New Roman" w:hAnsi="Segoe UI" w:cs="Segoe UI"/>
            <w:color w:val="0366D6"/>
            <w:sz w:val="24"/>
            <w:szCs w:val="24"/>
            <w:u w:val="single"/>
          </w:rPr>
          <w:t>Slides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19" w:history="1">
        <w:r w:rsidR="00FF7351" w:rsidRPr="001F7D44">
          <w:rPr>
            <w:rFonts w:ascii="Segoe UI" w:eastAsia="Times New Roman" w:hAnsi="Segoe UI" w:cs="Segoe UI"/>
            <w:color w:val="0366D6"/>
            <w:sz w:val="24"/>
            <w:szCs w:val="24"/>
            <w:u w:val="single"/>
          </w:rPr>
          <w:t>Video lectures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2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21" w:history="1">
        <w:r w:rsidR="00FF7351" w:rsidRPr="001F7D44">
          <w:rPr>
            <w:rFonts w:ascii="Segoe UI" w:eastAsia="Times New Roman" w:hAnsi="Segoe UI" w:cs="Segoe UI"/>
            <w:color w:val="0366D6"/>
            <w:sz w:val="24"/>
            <w:szCs w:val="24"/>
            <w:u w:val="single"/>
          </w:rPr>
          <w:t>Old Exams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22" w:history="1">
        <w:r w:rsidR="00FF7351" w:rsidRPr="001F7D44">
          <w:rPr>
            <w:rFonts w:ascii="Segoe UI" w:eastAsia="Times New Roman" w:hAnsi="Segoe UI" w:cs="Segoe UI"/>
            <w:color w:val="0366D6"/>
            <w:sz w:val="24"/>
            <w:szCs w:val="24"/>
            <w:u w:val="single"/>
          </w:rPr>
          <w:t>ECE 459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for Performance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Waterloo</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4" name="Picture 100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3" name="Picture 100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Learn techniques for profiling, rearchitecting, and implementing software systems that can handle industrial-sized inputs, and to design and build critical software infrastructure. Learn performance optimization through parallelization, multithreading, async I/O, vectorization and GPU programming, and distributed computing.</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23" w:history="1">
        <w:r w:rsidR="00FF7351" w:rsidRPr="001F7D44">
          <w:rPr>
            <w:rFonts w:ascii="Segoe UI" w:eastAsia="Times New Roman" w:hAnsi="Segoe UI" w:cs="Segoe UI"/>
            <w:color w:val="0366D6"/>
            <w:sz w:val="24"/>
            <w:szCs w:val="24"/>
            <w:u w:val="single"/>
          </w:rPr>
          <w:t>Lecture slides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24" w:history="1">
        <w:r w:rsidR="00FF7351" w:rsidRPr="001F7D44">
          <w:rPr>
            <w:rFonts w:ascii="Segoe UI" w:eastAsia="Times New Roman" w:hAnsi="Segoe UI" w:cs="Segoe UI"/>
            <w:color w:val="0366D6"/>
            <w:sz w:val="24"/>
            <w:szCs w:val="24"/>
            <w:u w:val="single"/>
          </w:rPr>
          <w:t>PODC</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Principles of Distributed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ETH-Zurich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2" name="Picture 100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1" name="Picture 100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1000" name="Picture 100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Explore essential algorithmic ideas and lower bound techniques, basically the "pearls" of distributed computing in an easy-to-read set of lecture notes, combined with complete exercises and solutions.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25" w:history="1">
        <w:r w:rsidR="00FF7351" w:rsidRPr="001F7D44">
          <w:rPr>
            <w:rFonts w:ascii="Segoe UI" w:eastAsia="Times New Roman" w:hAnsi="Segoe UI" w:cs="Segoe UI"/>
            <w:color w:val="0366D6"/>
            <w:sz w:val="24"/>
            <w:szCs w:val="24"/>
            <w:u w:val="single"/>
          </w:rPr>
          <w:t>Book</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26" w:history="1">
        <w:r w:rsidR="00FF7351" w:rsidRPr="001F7D44">
          <w:rPr>
            <w:rFonts w:ascii="Segoe UI" w:eastAsia="Times New Roman" w:hAnsi="Segoe UI" w:cs="Segoe UI"/>
            <w:color w:val="0366D6"/>
            <w:sz w:val="24"/>
            <w:szCs w:val="24"/>
            <w:u w:val="single"/>
          </w:rPr>
          <w:t>Assignments and Solutions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27" w:history="1">
        <w:r w:rsidR="00FF7351" w:rsidRPr="001F7D44">
          <w:rPr>
            <w:rFonts w:ascii="Segoe UI" w:eastAsia="Times New Roman" w:hAnsi="Segoe UI" w:cs="Segoe UI"/>
            <w:color w:val="0366D6"/>
            <w:sz w:val="24"/>
            <w:szCs w:val="24"/>
            <w:u w:val="single"/>
          </w:rPr>
          <w:t>SPAC</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Parallelism and Concurrency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Washington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9" name="Picture 99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Technically not a course nevertheless an awesome collection of materials used by Prof Dan Grossman to teach parallelism and concurrency concepts to sophomores at UWash</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28" w:history="1">
        <w:r w:rsidR="00FF7351" w:rsidRPr="001F7D44">
          <w:rPr>
            <w:rFonts w:ascii="Segoe UI" w:eastAsia="Times New Roman" w:hAnsi="Segoe UI" w:cs="Segoe UI"/>
            <w:color w:val="0366D6"/>
            <w:sz w:val="24"/>
            <w:szCs w:val="24"/>
            <w:u w:val="single"/>
          </w:rPr>
          <w:t>6.824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Distributed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8" name="Picture 99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7" name="Picture 99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MIT's graduate-level DS course with a focus on fault tolerance, replication, and consistency, all taught via awesome lab assignments in Golang!</w:t>
      </w:r>
    </w:p>
    <w:p w:rsidR="00FF7351" w:rsidRPr="001F7D44" w:rsidRDefault="0070392A" w:rsidP="00C06FD0">
      <w:pPr>
        <w:numPr>
          <w:ilvl w:val="1"/>
          <w:numId w:val="3"/>
        </w:numPr>
        <w:spacing w:after="0" w:afterAutospacing="1" w:line="240" w:lineRule="auto"/>
        <w:rPr>
          <w:rFonts w:ascii="Segoe UI" w:eastAsia="Times New Roman" w:hAnsi="Segoe UI" w:cs="Segoe UI"/>
          <w:color w:val="24292E"/>
          <w:sz w:val="24"/>
          <w:szCs w:val="24"/>
        </w:rPr>
      </w:pPr>
      <w:hyperlink r:id="rId129" w:history="1">
        <w:r w:rsidR="00FF7351" w:rsidRPr="001F7D44">
          <w:rPr>
            <w:rFonts w:ascii="Segoe UI" w:eastAsia="Times New Roman" w:hAnsi="Segoe UI" w:cs="Segoe UI"/>
            <w:color w:val="0366D6"/>
            <w:sz w:val="24"/>
            <w:szCs w:val="24"/>
            <w:u w:val="single"/>
          </w:rPr>
          <w:t>Assignments</w:t>
        </w:r>
      </w:hyperlink>
      <w:r w:rsidR="00FF7351" w:rsidRPr="001F7D44">
        <w:rPr>
          <w:rFonts w:ascii="Segoe UI" w:eastAsia="Times New Roman" w:hAnsi="Segoe UI" w:cs="Segoe UI"/>
          <w:color w:val="24292E"/>
          <w:sz w:val="24"/>
          <w:szCs w:val="24"/>
        </w:rPr>
        <w:t> - Just do </w:t>
      </w:r>
      <w:r w:rsidR="00FF7351" w:rsidRPr="001F7D44">
        <w:rPr>
          <w:rFonts w:ascii="Consolas" w:eastAsia="Times New Roman" w:hAnsi="Consolas" w:cs="Courier New"/>
          <w:color w:val="24292E"/>
          <w:sz w:val="20"/>
          <w:szCs w:val="20"/>
        </w:rPr>
        <w:t>git clone git://g.csail.mit.edu/6.824-golabs-2014 6.824</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0"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31" w:history="1">
        <w:r w:rsidR="00FF7351" w:rsidRPr="001F7D44">
          <w:rPr>
            <w:rFonts w:ascii="Segoe UI" w:eastAsia="Times New Roman" w:hAnsi="Segoe UI" w:cs="Segoe UI"/>
            <w:color w:val="0366D6"/>
            <w:sz w:val="24"/>
            <w:szCs w:val="24"/>
            <w:u w:val="single"/>
          </w:rPr>
          <w:t>6.828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Operating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6" name="Picture 99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5" name="Picture 99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MIT's operating systems course focusing on the fundamentals of OS design including booting, memory management, environments, file systems, multitasking, and more. In a series of lab assignments, you will build JOS, an OS exokernel written in C.</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4" w:history="1">
        <w:r w:rsidR="00FF7351" w:rsidRPr="001F7D44">
          <w:rPr>
            <w:rFonts w:ascii="Segoe UI" w:eastAsia="Times New Roman" w:hAnsi="Segoe UI" w:cs="Segoe UI"/>
            <w:color w:val="0366D6"/>
            <w:sz w:val="24"/>
            <w:szCs w:val="24"/>
            <w:u w:val="single"/>
          </w:rPr>
          <w:t>Videos</w:t>
        </w:r>
      </w:hyperlink>
      <w:r w:rsidR="00FF7351" w:rsidRPr="001F7D44">
        <w:rPr>
          <w:rFonts w:ascii="Segoe UI" w:eastAsia="Times New Roman" w:hAnsi="Segoe UI" w:cs="Segoe UI"/>
          <w:color w:val="24292E"/>
          <w:sz w:val="24"/>
          <w:szCs w:val="24"/>
        </w:rPr>
        <w:t> Note: These are student recorded cam videos of the 2011 course. The videos explain a lot of concepts required for the labs and assignments.</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35" w:history="1">
        <w:r w:rsidR="00FF7351" w:rsidRPr="001F7D44">
          <w:rPr>
            <w:rFonts w:ascii="Segoe UI" w:eastAsia="Times New Roman" w:hAnsi="Segoe UI" w:cs="Segoe UI"/>
            <w:color w:val="0366D6"/>
            <w:sz w:val="24"/>
            <w:szCs w:val="24"/>
            <w:u w:val="single"/>
          </w:rPr>
          <w:t>CSEP 552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Distributed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Washington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4" name="Picture 99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3" name="Picture 99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2" name="Picture 99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CSEP552 is a graduate course on distributed systems. Distributed systems have become central to many aspects of how computers are used, from web applications to e-commerce to content distribution. This course will cover abstractions and implementation techniques for the construction of distributed systems, including client server computing, the web, cloud computing, peer-to-peer systems, and distributed storage systems. Topics will include remote procedure call, maintaining consistency of distributed state, fault tolerance, high availability, and other topics. As we believe the best way to learn the material is to build it, there will be a series of hands-on programming projects.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6" w:history="1">
        <w:r w:rsidR="00FF7351" w:rsidRPr="001F7D44">
          <w:rPr>
            <w:rFonts w:ascii="Segoe UI" w:eastAsia="Times New Roman" w:hAnsi="Segoe UI" w:cs="Segoe UI"/>
            <w:color w:val="0366D6"/>
            <w:sz w:val="24"/>
            <w:szCs w:val="24"/>
            <w:u w:val="single"/>
          </w:rPr>
          <w:t>Lectures</w:t>
        </w:r>
      </w:hyperlink>
      <w:r w:rsidR="00FF7351" w:rsidRPr="001F7D44">
        <w:rPr>
          <w:rFonts w:ascii="Segoe UI" w:eastAsia="Times New Roman" w:hAnsi="Segoe UI" w:cs="Segoe UI"/>
          <w:color w:val="24292E"/>
          <w:sz w:val="24"/>
          <w:szCs w:val="24"/>
        </w:rPr>
        <w:t> of a previous session are available to watch.</w:t>
      </w:r>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37" w:history="1">
        <w:r w:rsidR="00FF7351" w:rsidRPr="001F7D44">
          <w:rPr>
            <w:rFonts w:ascii="Segoe UI" w:eastAsia="Times New Roman" w:hAnsi="Segoe UI" w:cs="Segoe UI"/>
            <w:color w:val="0366D6"/>
            <w:sz w:val="24"/>
            <w:szCs w:val="24"/>
            <w:u w:val="single"/>
          </w:rPr>
          <w:t>15-213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Systems (ICS)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1" name="Picture 99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90" name="Picture 99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9" name="Picture 98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ICS course provides a programmer's view of how computer systems execute programs, store information, and communicate. It enables students to become more effective programmers, especially in dealing with issues of performance, portability and robustness. It also serves as a foundation for courses on compilers, networks, operating systems, and computer architecture, where a deeper understanding of systems-level issues is required. Topics covered include: machine-level code and its generation by optimizing compilers, performance evaluation and optimization, computer arithmetic, memory organization and management, networking technology and protocols, and supporting concurrent computation.</w:t>
      </w:r>
    </w:p>
    <w:p w:rsidR="00FF7351" w:rsidRPr="001F7D44" w:rsidRDefault="00FF7351" w:rsidP="00C06FD0">
      <w:pPr>
        <w:numPr>
          <w:ilvl w:val="1"/>
          <w:numId w:val="3"/>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the must-have course for everyone in CMU who wants to learn some computer science no matter what major are you in. Because it's CMU (The course number is as same as the zip code of CMU)!</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8"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39" w:anchor="folderID=%22b96d90ae-9871-4fae-91e2-b1627b43e25e%22" w:history="1">
        <w:r w:rsidR="00FF7351" w:rsidRPr="001F7D44">
          <w:rPr>
            <w:rFonts w:ascii="Segoe UI" w:eastAsia="Times New Roman" w:hAnsi="Segoe UI" w:cs="Segoe UI"/>
            <w:color w:val="0366D6"/>
            <w:sz w:val="24"/>
            <w:szCs w:val="24"/>
            <w:u w:val="single"/>
          </w:rPr>
          <w:t>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41" w:history="1">
        <w:r w:rsidR="00FF7351" w:rsidRPr="001F7D44">
          <w:rPr>
            <w:rFonts w:ascii="Segoe UI" w:eastAsia="Times New Roman" w:hAnsi="Segoe UI" w:cs="Segoe UI"/>
            <w:color w:val="0366D6"/>
            <w:sz w:val="24"/>
            <w:szCs w:val="24"/>
            <w:u w:val="single"/>
          </w:rPr>
          <w:t>15-418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Parallel Computer Architecture and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8" name="Picture 98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7" name="Picture 98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6" name="Picture 98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5" name="Picture 98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goal of this course is to provide a deep understanding of the fundamental principles and engineering trade-offs involved in designing modern parallel computing systems as well as to teach parallel programming techniques necessary to effectively utilize these machines. Because writing good parallel programs requires an understanding of key machine performance characteristics, this course will cover both parallel hardware and software design.</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3"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4" w:anchor="folderID=%22a5862643-2416-49ef-b46b-13465d1b6df0%22"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5"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46" w:history="1">
        <w:r w:rsidR="00FF7351" w:rsidRPr="001F7D44">
          <w:rPr>
            <w:rFonts w:ascii="Segoe UI" w:eastAsia="Times New Roman" w:hAnsi="Segoe UI" w:cs="Segoe UI"/>
            <w:color w:val="0366D6"/>
            <w:sz w:val="24"/>
            <w:szCs w:val="24"/>
            <w:u w:val="single"/>
          </w:rPr>
          <w:t>15-440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Distributed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4" name="Picture 98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3" name="Picture 98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distributed systems with a focus on teaching concepts via projects implemented in the Go programming language.</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48" w:history="1">
        <w:r w:rsidR="00FF7351" w:rsidRPr="001F7D44">
          <w:rPr>
            <w:rFonts w:ascii="Segoe UI" w:eastAsia="Times New Roman" w:hAnsi="Segoe UI" w:cs="Segoe UI"/>
            <w:color w:val="0366D6"/>
            <w:sz w:val="24"/>
            <w:szCs w:val="24"/>
            <w:u w:val="single"/>
          </w:rPr>
          <w:t>15-721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Database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2" name="Picture 98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1" name="Picture 98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80" name="Picture 98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 comprehensive study of the internals of modern database management systems. It will cover the core concepts and fundamentals of the components that are used in both high-performance transaction processing systems (OLTP) and large-scale analytical systems (OLAP). The class will stress both efficiency and correctness of the implementation of these ideas. All class projects will be in the context of a real in-memory, multi-core database system. The course is appropriate for graduate students in software systems and for advanced undergraduates with strong systems programming skills.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4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50"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51"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52" w:history="1">
        <w:r w:rsidR="00FF7351" w:rsidRPr="001F7D44">
          <w:rPr>
            <w:rFonts w:ascii="Segoe UI" w:eastAsia="Times New Roman" w:hAnsi="Segoe UI" w:cs="Segoe UI"/>
            <w:color w:val="0366D6"/>
            <w:sz w:val="24"/>
            <w:szCs w:val="24"/>
            <w:u w:val="single"/>
          </w:rPr>
          <w:t>15-445/645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Database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9" name="Picture 979"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8" name="Picture 97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7" name="Picture 97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covers fundamental topics of DBMS, compared to CMU 15-721.</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5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54"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55"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56" w:history="1">
        <w:r w:rsidR="00FF7351" w:rsidRPr="001F7D44">
          <w:rPr>
            <w:rFonts w:ascii="Segoe UI" w:eastAsia="Times New Roman" w:hAnsi="Segoe UI" w:cs="Segoe UI"/>
            <w:color w:val="0366D6"/>
            <w:sz w:val="24"/>
            <w:szCs w:val="24"/>
            <w:u w:val="single"/>
          </w:rPr>
          <w:t>15-749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Engineering Distributed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6" name="Picture 97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project focused course on Distributed Systems with an awesome list of readings</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57"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3"/>
        </w:numPr>
        <w:spacing w:before="60" w:after="100" w:afterAutospacing="1" w:line="240" w:lineRule="auto"/>
        <w:rPr>
          <w:rFonts w:ascii="Segoe UI" w:eastAsia="Times New Roman" w:hAnsi="Segoe UI" w:cs="Segoe UI"/>
          <w:color w:val="24292E"/>
          <w:sz w:val="24"/>
          <w:szCs w:val="24"/>
        </w:rPr>
      </w:pPr>
      <w:hyperlink r:id="rId158" w:history="1">
        <w:r w:rsidR="00FF7351" w:rsidRPr="001F7D44">
          <w:rPr>
            <w:rFonts w:ascii="Segoe UI" w:eastAsia="Times New Roman" w:hAnsi="Segoe UI" w:cs="Segoe UI"/>
            <w:color w:val="0366D6"/>
            <w:sz w:val="24"/>
            <w:szCs w:val="24"/>
            <w:u w:val="single"/>
          </w:rPr>
          <w:t>18-447</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Architecture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CMU</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5" name="Picture 97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4" name="Picture 97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3" name="Picture 97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Very comprehensive material on Computer Architecture - definitely more than just "introduction". Online material is very user-friendly, even the recitation videos available online. This is the Spring'15 version by Prof. </w:t>
      </w:r>
      <w:hyperlink r:id="rId159" w:history="1">
        <w:r w:rsidRPr="001F7D44">
          <w:rPr>
            <w:rFonts w:ascii="Segoe UI" w:eastAsia="Times New Roman" w:hAnsi="Segoe UI" w:cs="Segoe UI"/>
            <w:color w:val="0366D6"/>
            <w:sz w:val="24"/>
            <w:szCs w:val="24"/>
            <w:u w:val="single"/>
          </w:rPr>
          <w:t>Onur Mutlu</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60" w:history="1">
        <w:r w:rsidR="00FF7351" w:rsidRPr="001F7D44">
          <w:rPr>
            <w:rFonts w:ascii="Segoe UI" w:eastAsia="Times New Roman" w:hAnsi="Segoe UI" w:cs="Segoe UI"/>
            <w:color w:val="0366D6"/>
            <w:sz w:val="24"/>
            <w:szCs w:val="24"/>
            <w:u w:val="single"/>
          </w:rPr>
          <w:t>Lectures and Recitation</w:t>
        </w:r>
      </w:hyperlink>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61" w:history="1">
        <w:r w:rsidR="00FF7351" w:rsidRPr="001F7D44">
          <w:rPr>
            <w:rFonts w:ascii="Segoe UI" w:eastAsia="Times New Roman" w:hAnsi="Segoe UI" w:cs="Segoe UI"/>
            <w:color w:val="0366D6"/>
            <w:sz w:val="24"/>
            <w:szCs w:val="24"/>
            <w:u w:val="single"/>
          </w:rPr>
          <w:t>Homeworks</w:t>
        </w:r>
      </w:hyperlink>
      <w:r w:rsidR="00FF7351" w:rsidRPr="001F7D44">
        <w:rPr>
          <w:rFonts w:ascii="Segoe UI" w:eastAsia="Times New Roman" w:hAnsi="Segoe UI" w:cs="Segoe UI"/>
          <w:color w:val="24292E"/>
          <w:sz w:val="24"/>
          <w:szCs w:val="24"/>
        </w:rPr>
        <w:t> 7 HWs with answer set as well</w:t>
      </w:r>
    </w:p>
    <w:p w:rsidR="00FF7351" w:rsidRPr="001F7D44" w:rsidRDefault="0070392A" w:rsidP="00C06FD0">
      <w:pPr>
        <w:numPr>
          <w:ilvl w:val="1"/>
          <w:numId w:val="3"/>
        </w:numPr>
        <w:spacing w:before="60" w:after="100" w:afterAutospacing="1" w:line="240" w:lineRule="auto"/>
        <w:rPr>
          <w:rFonts w:ascii="Segoe UI" w:eastAsia="Times New Roman" w:hAnsi="Segoe UI" w:cs="Segoe UI"/>
          <w:color w:val="24292E"/>
          <w:sz w:val="24"/>
          <w:szCs w:val="24"/>
        </w:rPr>
      </w:pPr>
      <w:hyperlink r:id="rId162"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25"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9" w:name="_Toc494530746"/>
      <w:r w:rsidRPr="001F7D44">
        <w:rPr>
          <w:rFonts w:ascii="Segoe UI" w:eastAsia="Times New Roman" w:hAnsi="Segoe UI" w:cs="Segoe UI"/>
          <w:b/>
          <w:bCs/>
          <w:color w:val="24292E"/>
          <w:sz w:val="30"/>
          <w:szCs w:val="30"/>
        </w:rPr>
        <w:t>Programming Languages / Compilers</w:t>
      </w:r>
      <w:bookmarkEnd w:id="9"/>
    </w:p>
    <w:p w:rsidR="00FF7351" w:rsidRPr="001F7D44" w:rsidRDefault="0070392A" w:rsidP="00C06FD0">
      <w:pPr>
        <w:numPr>
          <w:ilvl w:val="0"/>
          <w:numId w:val="4"/>
        </w:numPr>
        <w:spacing w:before="100" w:beforeAutospacing="1" w:after="100" w:afterAutospacing="1" w:line="240" w:lineRule="auto"/>
        <w:rPr>
          <w:rFonts w:ascii="Segoe UI" w:eastAsia="Times New Roman" w:hAnsi="Segoe UI" w:cs="Segoe UI"/>
          <w:color w:val="24292E"/>
          <w:sz w:val="24"/>
          <w:szCs w:val="24"/>
        </w:rPr>
      </w:pPr>
      <w:hyperlink r:id="rId163" w:history="1">
        <w:r w:rsidR="00FF7351" w:rsidRPr="001F7D44">
          <w:rPr>
            <w:rFonts w:ascii="Segoe UI" w:eastAsia="Times New Roman" w:hAnsi="Segoe UI" w:cs="Segoe UI"/>
            <w:color w:val="0366D6"/>
            <w:sz w:val="24"/>
            <w:szCs w:val="24"/>
            <w:u w:val="single"/>
          </w:rPr>
          <w:t>CS 75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Principles of Compiler Design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Swathmore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2" name="Picture 97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1" name="Picture 97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70" name="Picture 97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Modelled after the influential paper on </w:t>
      </w:r>
      <w:hyperlink r:id="rId164" w:history="1">
        <w:r w:rsidRPr="001F7D44">
          <w:rPr>
            <w:rFonts w:ascii="Segoe UI" w:eastAsia="Times New Roman" w:hAnsi="Segoe UI" w:cs="Segoe UI"/>
            <w:color w:val="0366D6"/>
            <w:sz w:val="24"/>
            <w:szCs w:val="24"/>
            <w:u w:val="single"/>
          </w:rPr>
          <w:t>incremental approach to compiler design</w:t>
        </w:r>
      </w:hyperlink>
      <w:r w:rsidRPr="001F7D44">
        <w:rPr>
          <w:rFonts w:ascii="Segoe UI" w:eastAsia="Times New Roman" w:hAnsi="Segoe UI" w:cs="Segoe UI"/>
          <w:color w:val="24292E"/>
          <w:sz w:val="24"/>
          <w:szCs w:val="24"/>
        </w:rPr>
        <w:t>, this course teaches how to build a compiler in OCaml</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65" w:history="1">
        <w:r w:rsidR="00FF7351" w:rsidRPr="001F7D44">
          <w:rPr>
            <w:rFonts w:ascii="Segoe UI" w:eastAsia="Times New Roman" w:hAnsi="Segoe UI" w:cs="Segoe UI"/>
            <w:color w:val="0366D6"/>
            <w:sz w:val="24"/>
            <w:szCs w:val="24"/>
            <w:u w:val="single"/>
          </w:rPr>
          <w:t>Course on Github</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66" w:history="1">
        <w:r w:rsidR="00FF7351" w:rsidRPr="001F7D44">
          <w:rPr>
            <w:rFonts w:ascii="Segoe UI" w:eastAsia="Times New Roman" w:hAnsi="Segoe UI" w:cs="Segoe UI"/>
            <w:color w:val="0366D6"/>
            <w:sz w:val="24"/>
            <w:szCs w:val="24"/>
            <w:u w:val="single"/>
          </w:rPr>
          <w:t>Notes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67" w:history="1">
        <w:r w:rsidR="00FF7351" w:rsidRPr="001F7D44">
          <w:rPr>
            <w:rFonts w:ascii="Segoe UI" w:eastAsia="Times New Roman" w:hAnsi="Segoe UI" w:cs="Segoe UI"/>
            <w:color w:val="0366D6"/>
            <w:sz w:val="24"/>
            <w:szCs w:val="24"/>
            <w:u w:val="single"/>
          </w:rPr>
          <w:t>CS 91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Programming Languages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Swathmore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9" name="Picture 96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8" name="Picture 96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Uses the </w:t>
      </w:r>
      <w:hyperlink r:id="rId168" w:history="1">
        <w:r w:rsidRPr="001F7D44">
          <w:rPr>
            <w:rFonts w:ascii="Segoe UI" w:eastAsia="Times New Roman" w:hAnsi="Segoe UI" w:cs="Segoe UI"/>
            <w:color w:val="0366D6"/>
            <w:sz w:val="24"/>
            <w:szCs w:val="24"/>
            <w:u w:val="single"/>
          </w:rPr>
          <w:t>Pyret</w:t>
        </w:r>
      </w:hyperlink>
      <w:r w:rsidRPr="001F7D44">
        <w:rPr>
          <w:rFonts w:ascii="Segoe UI" w:eastAsia="Times New Roman" w:hAnsi="Segoe UI" w:cs="Segoe UI"/>
          <w:color w:val="24292E"/>
          <w:sz w:val="24"/>
          <w:szCs w:val="24"/>
        </w:rPr>
        <w:t> programming language &amp; </w:t>
      </w:r>
      <w:hyperlink r:id="rId169" w:history="1">
        <w:r w:rsidRPr="001F7D44">
          <w:rPr>
            <w:rFonts w:ascii="Segoe UI" w:eastAsia="Times New Roman" w:hAnsi="Segoe UI" w:cs="Segoe UI"/>
            <w:color w:val="0366D6"/>
            <w:sz w:val="24"/>
            <w:szCs w:val="24"/>
            <w:u w:val="single"/>
          </w:rPr>
          <w:t>PAPL</w:t>
        </w:r>
      </w:hyperlink>
      <w:r w:rsidRPr="001F7D44">
        <w:rPr>
          <w:rFonts w:ascii="Segoe UI" w:eastAsia="Times New Roman" w:hAnsi="Segoe UI" w:cs="Segoe UI"/>
          <w:color w:val="24292E"/>
          <w:sz w:val="24"/>
          <w:szCs w:val="24"/>
        </w:rPr>
        <w:t> book to understand the fundamentals of programming languages.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70"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71" w:history="1">
        <w:r w:rsidR="00FF7351" w:rsidRPr="001F7D44">
          <w:rPr>
            <w:rFonts w:ascii="Segoe UI" w:eastAsia="Times New Roman" w:hAnsi="Segoe UI" w:cs="Segoe UI"/>
            <w:color w:val="0366D6"/>
            <w:sz w:val="24"/>
            <w:szCs w:val="24"/>
            <w:u w:val="single"/>
          </w:rPr>
          <w:t>CIS 194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Haskell</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Penn Engineering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7" name="Picture 96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6" name="Picture 96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Explore the joys of functional programming, using Haskell as a vehicle. The aim of the course will be to allow you to use Haskell to easily and conveniently write practical programs.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72" w:history="1">
        <w:r w:rsidR="00FF7351" w:rsidRPr="001F7D44">
          <w:rPr>
            <w:rFonts w:ascii="Segoe UI" w:eastAsia="Times New Roman" w:hAnsi="Segoe UI" w:cs="Segoe UI"/>
            <w:color w:val="0366D6"/>
            <w:sz w:val="24"/>
            <w:szCs w:val="24"/>
            <w:u w:val="single"/>
          </w:rPr>
          <w:t>Previous</w:t>
        </w:r>
      </w:hyperlink>
      <w:r w:rsidR="00FF7351" w:rsidRPr="001F7D44">
        <w:rPr>
          <w:rFonts w:ascii="Segoe UI" w:eastAsia="Times New Roman" w:hAnsi="Segoe UI" w:cs="Segoe UI"/>
          <w:color w:val="24292E"/>
          <w:sz w:val="24"/>
          <w:szCs w:val="24"/>
        </w:rPr>
        <w:t> semester also available, with more exercises</w:t>
      </w:r>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73" w:history="1">
        <w:r w:rsidR="00FF7351" w:rsidRPr="001F7D44">
          <w:rPr>
            <w:rFonts w:ascii="Segoe UI" w:eastAsia="Times New Roman" w:hAnsi="Segoe UI" w:cs="Segoe UI"/>
            <w:color w:val="0366D6"/>
            <w:sz w:val="24"/>
            <w:szCs w:val="24"/>
            <w:u w:val="single"/>
          </w:rPr>
          <w:t>CIS 198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Rust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UPenn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5" name="Picture 96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4" name="Picture 96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covers what makes Rust so unique and applies it to practical systems programming problems. Topics covered include traits and generics; memory safety (move semantics, borrowing, and lifetimes); Rust’s rich macro system; closures; and concurrency.</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7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75" w:history="1">
        <w:r w:rsidR="00FF7351" w:rsidRPr="001F7D44">
          <w:rPr>
            <w:rFonts w:ascii="Segoe UI" w:eastAsia="Times New Roman" w:hAnsi="Segoe UI" w:cs="Segoe UI"/>
            <w:color w:val="0366D6"/>
            <w:sz w:val="24"/>
            <w:szCs w:val="24"/>
            <w:u w:val="single"/>
          </w:rPr>
          <w:t>Clojure</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Functional Programming with Clojure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Helsinki</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3" name="Picture 96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is an introduction to functional programming with a dynamically typed language Clojure. We start with an introduction to Clojure; its syntax and development environment. Clojure has a good selection of data structures and we cover most of them. We also go through the basics of recursion and higher-order functions. The course material is in English.</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76" w:history="1">
        <w:r w:rsidR="00FF7351" w:rsidRPr="001F7D44">
          <w:rPr>
            <w:rFonts w:ascii="Segoe UI" w:eastAsia="Times New Roman" w:hAnsi="Segoe UI" w:cs="Segoe UI"/>
            <w:color w:val="0366D6"/>
            <w:sz w:val="24"/>
            <w:szCs w:val="24"/>
            <w:u w:val="single"/>
          </w:rPr>
          <w:t>Github Page</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77" w:history="1">
        <w:r w:rsidR="00FF7351" w:rsidRPr="001F7D44">
          <w:rPr>
            <w:rFonts w:ascii="Segoe UI" w:eastAsia="Times New Roman" w:hAnsi="Segoe UI" w:cs="Segoe UI"/>
            <w:color w:val="0366D6"/>
            <w:sz w:val="24"/>
            <w:szCs w:val="24"/>
            <w:u w:val="single"/>
          </w:rPr>
          <w:t>CMSC 430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Compilers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Maryland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2" name="Picture 96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1" name="Picture 96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goal of CMSC 430 is to arm students with the ability to design, implement, and extend a programming language. Throughout the course, students will design and implement several related languages, and will explore parsing, syntax querying, dataflow analysis, compilation to bytecode, type systems, and language interoperation.</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78"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7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80" w:history="1">
        <w:r w:rsidR="00FF7351" w:rsidRPr="001F7D44">
          <w:rPr>
            <w:rFonts w:ascii="Segoe UI" w:eastAsia="Times New Roman" w:hAnsi="Segoe UI" w:cs="Segoe UI"/>
            <w:color w:val="0366D6"/>
            <w:sz w:val="24"/>
            <w:szCs w:val="24"/>
            <w:u w:val="single"/>
          </w:rPr>
          <w:t>COS 326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Functional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Princeton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60" name="Picture 96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9" name="Picture 95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Covers functional programming concepts like closures, tail-call recursion &amp; parallelism using the OCaml programming language</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83" w:history="1">
        <w:r w:rsidR="00FF7351" w:rsidRPr="001F7D44">
          <w:rPr>
            <w:rFonts w:ascii="Segoe UI" w:eastAsia="Times New Roman" w:hAnsi="Segoe UI" w:cs="Segoe UI"/>
            <w:color w:val="0366D6"/>
            <w:sz w:val="24"/>
            <w:szCs w:val="24"/>
            <w:u w:val="single"/>
          </w:rPr>
          <w:t>CS 143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Compiler construction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8" name="Picture 95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7" name="Picture 95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CS143 is a Stanford's course in the practical and theoretical aspects of compiler construction.</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4" w:history="1">
        <w:r w:rsidR="00FF7351" w:rsidRPr="001F7D44">
          <w:rPr>
            <w:rFonts w:ascii="Segoe UI" w:eastAsia="Times New Roman" w:hAnsi="Segoe UI" w:cs="Segoe UI"/>
            <w:color w:val="0366D6"/>
            <w:sz w:val="24"/>
            <w:szCs w:val="24"/>
            <w:u w:val="single"/>
          </w:rPr>
          <w:t>Home</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5"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88" w:history="1">
        <w:r w:rsidR="00FF7351" w:rsidRPr="001F7D44">
          <w:rPr>
            <w:rFonts w:ascii="Segoe UI" w:eastAsia="Times New Roman" w:hAnsi="Segoe UI" w:cs="Segoe UI"/>
            <w:color w:val="0366D6"/>
            <w:sz w:val="24"/>
            <w:szCs w:val="24"/>
            <w:u w:val="single"/>
          </w:rPr>
          <w:t>CS143 - 2011</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89" w:history="1">
        <w:r w:rsidR="00FF7351" w:rsidRPr="001F7D44">
          <w:rPr>
            <w:rFonts w:ascii="Segoe UI" w:eastAsia="Times New Roman" w:hAnsi="Segoe UI" w:cs="Segoe UI"/>
            <w:color w:val="0366D6"/>
            <w:sz w:val="24"/>
            <w:szCs w:val="24"/>
            <w:u w:val="single"/>
          </w:rPr>
          <w:t>CS 164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Hack your language!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6" name="Picture 95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5" name="Picture 95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4" name="Picture 95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programming languages by designing and implementing domain-specific languages.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90"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91" w:history="1">
        <w:r w:rsidR="00FF7351" w:rsidRPr="001F7D44">
          <w:rPr>
            <w:rFonts w:ascii="Segoe UI" w:eastAsia="Times New Roman" w:hAnsi="Segoe UI" w:cs="Segoe UI"/>
            <w:color w:val="0366D6"/>
            <w:sz w:val="24"/>
            <w:szCs w:val="24"/>
            <w:u w:val="single"/>
          </w:rPr>
          <w:t>Code for 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192" w:history="1">
        <w:r w:rsidR="00FF7351" w:rsidRPr="001F7D44">
          <w:rPr>
            <w:rFonts w:ascii="Segoe UI" w:eastAsia="Times New Roman" w:hAnsi="Segoe UI" w:cs="Segoe UI"/>
            <w:color w:val="0366D6"/>
            <w:sz w:val="24"/>
            <w:szCs w:val="24"/>
            <w:u w:val="single"/>
          </w:rPr>
          <w:t>CS 173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Languages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Brown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3" name="Picture 953"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2" name="Picture 95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Course by Prof. Krishnamurthi (author of </w:t>
      </w:r>
      <w:hyperlink r:id="rId193" w:history="1">
        <w:r w:rsidRPr="001F7D44">
          <w:rPr>
            <w:rFonts w:ascii="Segoe UI" w:eastAsia="Times New Roman" w:hAnsi="Segoe UI" w:cs="Segoe UI"/>
            <w:color w:val="0366D6"/>
            <w:sz w:val="24"/>
            <w:szCs w:val="24"/>
            <w:u w:val="single"/>
          </w:rPr>
          <w:t>HtDP</w:t>
        </w:r>
      </w:hyperlink>
      <w:r w:rsidRPr="001F7D44">
        <w:rPr>
          <w:rFonts w:ascii="Segoe UI" w:eastAsia="Times New Roman" w:hAnsi="Segoe UI" w:cs="Segoe UI"/>
          <w:color w:val="24292E"/>
          <w:sz w:val="24"/>
          <w:szCs w:val="24"/>
        </w:rPr>
        <w:t>) and numerous other </w:t>
      </w:r>
      <w:hyperlink r:id="rId194" w:history="1">
        <w:r w:rsidRPr="001F7D44">
          <w:rPr>
            <w:rFonts w:ascii="Segoe UI" w:eastAsia="Times New Roman" w:hAnsi="Segoe UI" w:cs="Segoe UI"/>
            <w:color w:val="0366D6"/>
            <w:sz w:val="24"/>
            <w:szCs w:val="24"/>
            <w:u w:val="single"/>
          </w:rPr>
          <w:t>awesome</w:t>
        </w:r>
      </w:hyperlink>
      <w:r w:rsidRPr="001F7D44">
        <w:rPr>
          <w:rFonts w:ascii="Segoe UI" w:eastAsia="Times New Roman" w:hAnsi="Segoe UI" w:cs="Segoe UI"/>
          <w:color w:val="24292E"/>
          <w:sz w:val="24"/>
          <w:szCs w:val="24"/>
        </w:rPr>
        <w:t> </w:t>
      </w:r>
      <w:hyperlink r:id="rId195" w:history="1">
        <w:r w:rsidRPr="001F7D44">
          <w:rPr>
            <w:rFonts w:ascii="Segoe UI" w:eastAsia="Times New Roman" w:hAnsi="Segoe UI" w:cs="Segoe UI"/>
            <w:color w:val="0366D6"/>
            <w:sz w:val="24"/>
            <w:szCs w:val="24"/>
            <w:u w:val="single"/>
          </w:rPr>
          <w:t>books</w:t>
        </w:r>
      </w:hyperlink>
      <w:r w:rsidRPr="001F7D44">
        <w:rPr>
          <w:rFonts w:ascii="Segoe UI" w:eastAsia="Times New Roman" w:hAnsi="Segoe UI" w:cs="Segoe UI"/>
          <w:color w:val="24292E"/>
          <w:sz w:val="24"/>
          <w:szCs w:val="24"/>
        </w:rPr>
        <w:t> on programming languages. Uses a custom designed </w:t>
      </w:r>
      <w:hyperlink r:id="rId196" w:history="1">
        <w:r w:rsidRPr="001F7D44">
          <w:rPr>
            <w:rFonts w:ascii="Segoe UI" w:eastAsia="Times New Roman" w:hAnsi="Segoe UI" w:cs="Segoe UI"/>
            <w:color w:val="0366D6"/>
            <w:sz w:val="24"/>
            <w:szCs w:val="24"/>
            <w:u w:val="single"/>
          </w:rPr>
          <w:t>Pyret</w:t>
        </w:r>
      </w:hyperlink>
      <w:r w:rsidRPr="001F7D44">
        <w:rPr>
          <w:rFonts w:ascii="Segoe UI" w:eastAsia="Times New Roman" w:hAnsi="Segoe UI" w:cs="Segoe UI"/>
          <w:color w:val="24292E"/>
          <w:sz w:val="24"/>
          <w:szCs w:val="24"/>
        </w:rPr>
        <w:t> programming language to teach the concepts. There was an </w:t>
      </w:r>
      <w:hyperlink r:id="rId197" w:history="1">
        <w:r w:rsidRPr="001F7D44">
          <w:rPr>
            <w:rFonts w:ascii="Segoe UI" w:eastAsia="Times New Roman" w:hAnsi="Segoe UI" w:cs="Segoe UI"/>
            <w:color w:val="0366D6"/>
            <w:sz w:val="24"/>
            <w:szCs w:val="24"/>
            <w:u w:val="single"/>
          </w:rPr>
          <w:t>online class</w:t>
        </w:r>
      </w:hyperlink>
      <w:r w:rsidRPr="001F7D44">
        <w:rPr>
          <w:rFonts w:ascii="Segoe UI" w:eastAsia="Times New Roman" w:hAnsi="Segoe UI" w:cs="Segoe UI"/>
          <w:color w:val="24292E"/>
          <w:sz w:val="24"/>
          <w:szCs w:val="24"/>
        </w:rPr>
        <w:t> hosted in 2012, which includes all lecture videos for you to enjoy.</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98" w:history="1">
        <w:r w:rsidR="00FF7351" w:rsidRPr="001F7D44">
          <w:rPr>
            <w:rFonts w:ascii="Segoe UI" w:eastAsia="Times New Roman" w:hAnsi="Segoe UI" w:cs="Segoe UI"/>
            <w:color w:val="0366D6"/>
            <w:sz w:val="24"/>
            <w:szCs w:val="24"/>
            <w:u w:val="single"/>
          </w:rPr>
          <w:t>Videos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19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00" w:history="1">
        <w:r w:rsidR="00FF7351" w:rsidRPr="001F7D44">
          <w:rPr>
            <w:rFonts w:ascii="Segoe UI" w:eastAsia="Times New Roman" w:hAnsi="Segoe UI" w:cs="Segoe UI"/>
            <w:color w:val="0366D6"/>
            <w:sz w:val="24"/>
            <w:szCs w:val="24"/>
            <w:u w:val="single"/>
          </w:rPr>
          <w:t>CS 223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 xml:space="preserve">Purely Functional Data Structures </w:t>
      </w:r>
      <w:proofErr w:type="gramStart"/>
      <w:r w:rsidR="00FF7351" w:rsidRPr="001F7D44">
        <w:rPr>
          <w:rFonts w:ascii="Segoe UI" w:eastAsia="Times New Roman" w:hAnsi="Segoe UI" w:cs="Segoe UI"/>
          <w:b/>
          <w:bCs/>
          <w:color w:val="24292E"/>
          <w:sz w:val="24"/>
          <w:szCs w:val="24"/>
        </w:rPr>
        <w:t>In</w:t>
      </w:r>
      <w:proofErr w:type="gramEnd"/>
      <w:r w:rsidR="00FF7351" w:rsidRPr="001F7D44">
        <w:rPr>
          <w:rFonts w:ascii="Segoe UI" w:eastAsia="Times New Roman" w:hAnsi="Segoe UI" w:cs="Segoe UI"/>
          <w:b/>
          <w:bCs/>
          <w:color w:val="24292E"/>
          <w:sz w:val="24"/>
          <w:szCs w:val="24"/>
        </w:rPr>
        <w:t xml:space="preserve"> Elm</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Chicago</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1" name="Picture 95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50" name="Picture 95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teaches functional reactive programming and purely functional data structures based on Chris Okazaki's book and using the Elm programming language.</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0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0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03" w:history="1">
        <w:r w:rsidR="00FF7351" w:rsidRPr="001F7D44">
          <w:rPr>
            <w:rFonts w:ascii="Segoe UI" w:eastAsia="Times New Roman" w:hAnsi="Segoe UI" w:cs="Segoe UI"/>
            <w:color w:val="0366D6"/>
            <w:sz w:val="24"/>
            <w:szCs w:val="24"/>
            <w:u w:val="single"/>
          </w:rPr>
          <w:t>CS 240h</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Functional Systems in Haskell</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9" name="Picture 94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8" name="Picture 94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Building software systems in Haskell</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04" w:history="1">
        <w:r w:rsidR="00FF7351" w:rsidRPr="001F7D44">
          <w:rPr>
            <w:rFonts w:ascii="Segoe UI" w:eastAsia="Times New Roman" w:hAnsi="Segoe UI" w:cs="Segoe UI"/>
            <w:color w:val="0366D6"/>
            <w:sz w:val="24"/>
            <w:szCs w:val="24"/>
            <w:u w:val="single"/>
          </w:rPr>
          <w:t>Lecture Slides</w:t>
        </w:r>
      </w:hyperlink>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3 Assignments: </w:t>
      </w:r>
      <w:hyperlink r:id="rId205" w:history="1">
        <w:r w:rsidRPr="001F7D44">
          <w:rPr>
            <w:rFonts w:ascii="Segoe UI" w:eastAsia="Times New Roman" w:hAnsi="Segoe UI" w:cs="Segoe UI"/>
            <w:color w:val="0366D6"/>
            <w:sz w:val="24"/>
            <w:szCs w:val="24"/>
            <w:u w:val="single"/>
          </w:rPr>
          <w:t>Lab1</w:t>
        </w:r>
      </w:hyperlink>
      <w:r w:rsidRPr="001F7D44">
        <w:rPr>
          <w:rFonts w:ascii="Segoe UI" w:eastAsia="Times New Roman" w:hAnsi="Segoe UI" w:cs="Segoe UI"/>
          <w:color w:val="24292E"/>
          <w:sz w:val="24"/>
          <w:szCs w:val="24"/>
        </w:rPr>
        <w:t>, </w:t>
      </w:r>
      <w:hyperlink r:id="rId206" w:history="1">
        <w:r w:rsidRPr="001F7D44">
          <w:rPr>
            <w:rFonts w:ascii="Segoe UI" w:eastAsia="Times New Roman" w:hAnsi="Segoe UI" w:cs="Segoe UI"/>
            <w:color w:val="0366D6"/>
            <w:sz w:val="24"/>
            <w:szCs w:val="24"/>
            <w:u w:val="single"/>
          </w:rPr>
          <w:t>Lab2</w:t>
        </w:r>
      </w:hyperlink>
      <w:r w:rsidRPr="001F7D44">
        <w:rPr>
          <w:rFonts w:ascii="Segoe UI" w:eastAsia="Times New Roman" w:hAnsi="Segoe UI" w:cs="Segoe UI"/>
          <w:color w:val="24292E"/>
          <w:sz w:val="24"/>
          <w:szCs w:val="24"/>
        </w:rPr>
        <w:t>, </w:t>
      </w:r>
      <w:hyperlink r:id="rId207" w:history="1">
        <w:r w:rsidRPr="001F7D44">
          <w:rPr>
            <w:rFonts w:ascii="Segoe UI" w:eastAsia="Times New Roman" w:hAnsi="Segoe UI" w:cs="Segoe UI"/>
            <w:color w:val="0366D6"/>
            <w:sz w:val="24"/>
            <w:szCs w:val="24"/>
            <w:u w:val="single"/>
          </w:rPr>
          <w:t>Lab3</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08" w:history="1">
        <w:r w:rsidR="00FF7351" w:rsidRPr="001F7D44">
          <w:rPr>
            <w:rFonts w:ascii="Segoe UI" w:eastAsia="Times New Roman" w:hAnsi="Segoe UI" w:cs="Segoe UI"/>
            <w:color w:val="0366D6"/>
            <w:sz w:val="24"/>
            <w:szCs w:val="24"/>
            <w:u w:val="single"/>
          </w:rPr>
          <w:t>CS 421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Languages and Compilers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Illinois, Urbana-Champaign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7" name="Picture 94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6" name="Picture 94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5" name="Picture 94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Course that uses OCaml to teach functional programming and programming language design.</w:t>
      </w:r>
    </w:p>
    <w:p w:rsidR="00FF7351" w:rsidRPr="001F7D44" w:rsidRDefault="0070392A"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hyperlink r:id="rId20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0" w:history="1">
        <w:r w:rsidR="00FF7351" w:rsidRPr="001F7D44">
          <w:rPr>
            <w:rFonts w:ascii="Segoe UI" w:eastAsia="Times New Roman" w:hAnsi="Segoe UI" w:cs="Segoe UI"/>
            <w:color w:val="0366D6"/>
            <w:sz w:val="24"/>
            <w:szCs w:val="24"/>
            <w:u w:val="single"/>
          </w:rPr>
          <w:t>Videos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1"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2" w:history="1">
        <w:r w:rsidR="00FF7351" w:rsidRPr="001F7D44">
          <w:rPr>
            <w:rFonts w:ascii="Segoe UI" w:eastAsia="Times New Roman" w:hAnsi="Segoe UI" w:cs="Segoe UI"/>
            <w:color w:val="0366D6"/>
            <w:sz w:val="24"/>
            <w:szCs w:val="24"/>
            <w:u w:val="single"/>
          </w:rPr>
          <w:t>Exams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13" w:history="1">
        <w:r w:rsidR="00FF7351" w:rsidRPr="001F7D44">
          <w:rPr>
            <w:rFonts w:ascii="Segoe UI" w:eastAsia="Times New Roman" w:hAnsi="Segoe UI" w:cs="Segoe UI"/>
            <w:color w:val="0366D6"/>
            <w:sz w:val="24"/>
            <w:szCs w:val="24"/>
            <w:u w:val="single"/>
          </w:rPr>
          <w:t>CS 3110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Data Structures and Functional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4" name="Picture 94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3" name="Picture 94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Another course that uses OCaml to teach alternative programming paradigms, especially functional and concurrent programming.</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4" w:history="1">
        <w:r w:rsidR="00FF7351" w:rsidRPr="001F7D44">
          <w:rPr>
            <w:rFonts w:ascii="Segoe UI" w:eastAsia="Times New Roman" w:hAnsi="Segoe UI" w:cs="Segoe UI"/>
            <w:color w:val="0366D6"/>
            <w:sz w:val="24"/>
            <w:szCs w:val="24"/>
            <w:u w:val="single"/>
          </w:rPr>
          <w:t>Lecture Slides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16" w:history="1">
        <w:r w:rsidR="00FF7351" w:rsidRPr="001F7D44">
          <w:rPr>
            <w:rFonts w:ascii="Segoe UI" w:eastAsia="Times New Roman" w:hAnsi="Segoe UI" w:cs="Segoe UI"/>
            <w:color w:val="0366D6"/>
            <w:sz w:val="24"/>
            <w:szCs w:val="24"/>
            <w:u w:val="single"/>
          </w:rPr>
          <w:t>CS 4120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Compilers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2" name="Picture 94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1" name="Picture 94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40" name="Picture 94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introduction to the specification and implementation of modern compilers. Topics covered include lexical scanning, parsing, type checking, code generation and translation, an introduction to optimization, and compile-time and run-time support for modern programming languages. As part of the course, students build a working compiler for an object-oriented language.</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7"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1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20" w:history="1">
        <w:r w:rsidR="00FF7351" w:rsidRPr="001F7D44">
          <w:rPr>
            <w:rFonts w:ascii="Segoe UI" w:eastAsia="Times New Roman" w:hAnsi="Segoe UI" w:cs="Segoe UI"/>
            <w:color w:val="0366D6"/>
            <w:sz w:val="24"/>
            <w:szCs w:val="24"/>
            <w:u w:val="single"/>
          </w:rPr>
          <w:t>CS 4400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Languages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Northeastern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9" name="Picture 93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8" name="Picture 93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7" name="Picture 93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 course on the study, design, and implementation of programming languages.</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 xml:space="preserve">The course works at two simultaneous levels: first, we will use a programming language that can demonstrate a wide variety of programming paradigms. Second, using this language, we will learn about the mechanics behind programming languages by implementing our own language(s). The </w:t>
      </w:r>
      <w:proofErr w:type="gramStart"/>
      <w:r w:rsidRPr="001F7D44">
        <w:rPr>
          <w:rFonts w:ascii="Segoe UI" w:eastAsia="Times New Roman" w:hAnsi="Segoe UI" w:cs="Segoe UI"/>
          <w:color w:val="24292E"/>
          <w:sz w:val="24"/>
          <w:szCs w:val="24"/>
        </w:rPr>
        <w:t>two level</w:t>
      </w:r>
      <w:proofErr w:type="gramEnd"/>
      <w:r w:rsidRPr="001F7D44">
        <w:rPr>
          <w:rFonts w:ascii="Segoe UI" w:eastAsia="Times New Roman" w:hAnsi="Segoe UI" w:cs="Segoe UI"/>
          <w:color w:val="24292E"/>
          <w:sz w:val="24"/>
          <w:szCs w:val="24"/>
        </w:rPr>
        <w:t xml:space="preserve"> approach usually means that we will often see how to use a certain feature, and continue by implementing it.</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21"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22" w:history="1">
        <w:r w:rsidR="00FF7351" w:rsidRPr="001F7D44">
          <w:rPr>
            <w:rFonts w:ascii="Segoe UI" w:eastAsia="Times New Roman" w:hAnsi="Segoe UI" w:cs="Segoe UI"/>
            <w:color w:val="0366D6"/>
            <w:sz w:val="24"/>
            <w:szCs w:val="24"/>
            <w:u w:val="single"/>
          </w:rPr>
          <w:t>Lecture Notes/Resources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23" w:history="1">
        <w:r w:rsidR="00FF7351" w:rsidRPr="001F7D44">
          <w:rPr>
            <w:rFonts w:ascii="Segoe UI" w:eastAsia="Times New Roman" w:hAnsi="Segoe UI" w:cs="Segoe UI"/>
            <w:color w:val="0366D6"/>
            <w:sz w:val="24"/>
            <w:szCs w:val="24"/>
            <w:u w:val="single"/>
          </w:rPr>
          <w:t>CS 4610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Languages and Compilers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Virginia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6" name="Picture 93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5" name="Picture 93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Course that uses OCaml to teach functional programming and programming language design. Each assignment is a part of an interpreter and compiler for an object-oriented language similar to Java, and you are required to use a different language for each assignment (i.e., choose 4 from Python, JS, OCaml, Haskell, Ruby).</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24"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2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26" w:history="1">
        <w:r w:rsidR="00FF7351" w:rsidRPr="001F7D44">
          <w:rPr>
            <w:rFonts w:ascii="Segoe UI" w:eastAsia="Times New Roman" w:hAnsi="Segoe UI" w:cs="Segoe UI"/>
            <w:color w:val="0366D6"/>
            <w:sz w:val="24"/>
            <w:szCs w:val="24"/>
            <w:u w:val="single"/>
          </w:rPr>
          <w:t>CS 5114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Network Programming Languages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4" name="Picture 93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3" name="Picture 93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9"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provides an introduction to the languages used to program computer networks. It will examine recent proposals based on logic, functional, and distributed languages, as well as tools for establishing correctness using automatic solvers, model checkers, and proof assistants.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27"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2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29" w:history="1">
        <w:r w:rsidR="00FF7351" w:rsidRPr="001F7D44">
          <w:rPr>
            <w:rFonts w:ascii="Segoe UI" w:eastAsia="Times New Roman" w:hAnsi="Segoe UI" w:cs="Segoe UI"/>
            <w:color w:val="0366D6"/>
            <w:sz w:val="24"/>
            <w:szCs w:val="24"/>
            <w:u w:val="single"/>
          </w:rPr>
          <w:t>CS 5142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Scripting Languages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2" name="Picture 93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1" name="Picture 93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Perl, PHP, JavaScript, VisualBasic -- they are often-requested skills for employment, but most of us do not have the time to find out what they are all about. In this course, you learn how to use scripting languages for rapid prototyping, web programming, data processing, and application extension. Besides covering traditional programming languages concepts as they apply to scripting (e.g., dynamic typing and scoping), this course looks at new concepts rarely found in traditional languages (e.g., string interpolation, hashes, and polylingual code). Through a series of small projects, you use different languages to achieve programming tasks that highlight the strengths and weaknesses of scripting. As a side effect, you practice teaching yourself new languages.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30"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31" w:anchor="schedule"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32" w:anchor="schedule"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33" w:history="1">
        <w:r w:rsidR="00FF7351" w:rsidRPr="001F7D44">
          <w:rPr>
            <w:rFonts w:ascii="Segoe UI" w:eastAsia="Times New Roman" w:hAnsi="Segoe UI" w:cs="Segoe UI"/>
            <w:color w:val="0366D6"/>
            <w:sz w:val="24"/>
            <w:szCs w:val="24"/>
            <w:u w:val="single"/>
          </w:rPr>
          <w:t>CS 5470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Compilers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Utah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30" name="Picture 93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9" name="Picture 92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8" name="Picture 92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If you're a fan of Prof Matt's writing on his </w:t>
      </w:r>
      <w:hyperlink r:id="rId234" w:history="1">
        <w:r w:rsidRPr="001F7D44">
          <w:rPr>
            <w:rFonts w:ascii="Segoe UI" w:eastAsia="Times New Roman" w:hAnsi="Segoe UI" w:cs="Segoe UI"/>
            <w:color w:val="0366D6"/>
            <w:sz w:val="24"/>
            <w:szCs w:val="24"/>
            <w:u w:val="single"/>
          </w:rPr>
          <w:t>fantastic blog</w:t>
        </w:r>
      </w:hyperlink>
      <w:r w:rsidRPr="001F7D44">
        <w:rPr>
          <w:rFonts w:ascii="Segoe UI" w:eastAsia="Times New Roman" w:hAnsi="Segoe UI" w:cs="Segoe UI"/>
          <w:color w:val="24292E"/>
          <w:sz w:val="24"/>
          <w:szCs w:val="24"/>
        </w:rPr>
        <w:t> you ought to give this a shot. The course covers the design and implementation of compilers, and it explores related topics such as interpreters, virtual machines and runtime systems. Aside from the Prof's witty take on </w:t>
      </w:r>
      <w:hyperlink r:id="rId235" w:anchor="collaboration" w:history="1">
        <w:r w:rsidRPr="001F7D44">
          <w:rPr>
            <w:rFonts w:ascii="Segoe UI" w:eastAsia="Times New Roman" w:hAnsi="Segoe UI" w:cs="Segoe UI"/>
            <w:color w:val="0366D6"/>
            <w:sz w:val="24"/>
            <w:szCs w:val="24"/>
            <w:u w:val="single"/>
          </w:rPr>
          <w:t>cheating</w:t>
        </w:r>
      </w:hyperlink>
      <w:r w:rsidRPr="001F7D44">
        <w:rPr>
          <w:rFonts w:ascii="Segoe UI" w:eastAsia="Times New Roman" w:hAnsi="Segoe UI" w:cs="Segoe UI"/>
          <w:color w:val="24292E"/>
          <w:sz w:val="24"/>
          <w:szCs w:val="24"/>
        </w:rPr>
        <w:t> the page has tons of interesting links on programming languages, parsing and compilers.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36"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37" w:anchor="projects"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38" w:history="1">
        <w:r w:rsidR="00FF7351" w:rsidRPr="001F7D44">
          <w:rPr>
            <w:rFonts w:ascii="Segoe UI" w:eastAsia="Times New Roman" w:hAnsi="Segoe UI" w:cs="Segoe UI"/>
            <w:color w:val="0366D6"/>
            <w:sz w:val="24"/>
            <w:szCs w:val="24"/>
            <w:u w:val="single"/>
          </w:rPr>
          <w:t>CS 6118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Types and Semantics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7" name="Picture 92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6" name="Picture 92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Types and Semantics is about designing and understand programming languages, whether they be domain specific or general purpose. The goal of this class is to provide a variety of tools for designing custom (programming) languages for whatever task is at hand. Part of that will be a variety of insights on how languages work along with experiences from working with academics and industry on creating new languages such as Ceylon and Kotlin. The class focuses on types and semantics and the interplay between them. This means category theory and constructive type theory (e.g. Coq and richer variations) are ancillary topics of the class. The class also covers unconventional semantic domains such as classical linear type theory in order to both break students from convential thinking and to provide powerful targets capable of formalizing thinks like networking protocols, resource-sensitive computation, and concurrency constructs. The class project is to design and formalize a (programming) language for a purpose of the student's choosing, and assignments are designed to ensure students have had a chance to practice applying the techniques learned in class before culminating these skills in the class project.</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39"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40"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41" w:history="1">
        <w:r w:rsidR="00FF7351" w:rsidRPr="001F7D44">
          <w:rPr>
            <w:rFonts w:ascii="Segoe UI" w:eastAsia="Times New Roman" w:hAnsi="Segoe UI" w:cs="Segoe UI"/>
            <w:color w:val="0366D6"/>
            <w:sz w:val="24"/>
            <w:szCs w:val="24"/>
            <w:u w:val="single"/>
          </w:rPr>
          <w:t>CSC 253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CPython internals: A ten-hour codewalk through the Python interpreter source code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Rochester</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5" name="Picture 92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4" name="Picture 92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Nine lectures walking through the internals of CPython, the canonical Python interpreter implemented in C. They were from the </w:t>
      </w:r>
      <w:r w:rsidRPr="001F7D44">
        <w:rPr>
          <w:rFonts w:ascii="Segoe UI" w:eastAsia="Times New Roman" w:hAnsi="Segoe UI" w:cs="Segoe UI"/>
          <w:i/>
          <w:iCs/>
          <w:color w:val="24292E"/>
          <w:sz w:val="24"/>
          <w:szCs w:val="24"/>
        </w:rPr>
        <w:t>Dynamic Languages and Software Development</w:t>
      </w:r>
      <w:r w:rsidRPr="001F7D44">
        <w:rPr>
          <w:rFonts w:ascii="Segoe UI" w:eastAsia="Times New Roman" w:hAnsi="Segoe UI" w:cs="Segoe UI"/>
          <w:color w:val="24292E"/>
          <w:sz w:val="24"/>
          <w:szCs w:val="24"/>
        </w:rPr>
        <w:t> course taught in Fall 2014 at the University of Rochester.</w:t>
      </w:r>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42" w:history="1">
        <w:r w:rsidR="00FF7351" w:rsidRPr="001F7D44">
          <w:rPr>
            <w:rFonts w:ascii="Segoe UI" w:eastAsia="Times New Roman" w:hAnsi="Segoe UI" w:cs="Segoe UI"/>
            <w:color w:val="0366D6"/>
            <w:sz w:val="24"/>
            <w:szCs w:val="24"/>
            <w:u w:val="single"/>
          </w:rPr>
          <w:t>CSE 341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Languages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Washington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3" name="Picture 923"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2" name="Picture 92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1" name="Picture 92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Covers non-imperative paradigms and languages such as Ruby, Racket, and ML and the fundamentals of programming languages.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43" w:anchor="lectures" w:history="1">
        <w:r w:rsidR="00FF7351" w:rsidRPr="001F7D44">
          <w:rPr>
            <w:rFonts w:ascii="Segoe UI" w:eastAsia="Times New Roman" w:hAnsi="Segoe UI" w:cs="Segoe UI"/>
            <w:color w:val="0366D6"/>
            <w:sz w:val="24"/>
            <w:szCs w:val="24"/>
            <w:u w:val="single"/>
          </w:rPr>
          <w:t>Lectures and Videos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44" w:anchor="homeworks" w:history="1">
        <w:r w:rsidR="00FF7351" w:rsidRPr="001F7D44">
          <w:rPr>
            <w:rFonts w:ascii="Segoe UI" w:eastAsia="Times New Roman" w:hAnsi="Segoe UI" w:cs="Segoe UI"/>
            <w:color w:val="0366D6"/>
            <w:sz w:val="24"/>
            <w:szCs w:val="24"/>
            <w:u w:val="single"/>
          </w:rPr>
          <w:t>Assignments and Tests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45" w:history="1">
        <w:r w:rsidR="00FF7351" w:rsidRPr="001F7D44">
          <w:rPr>
            <w:rFonts w:ascii="Segoe UI" w:eastAsia="Times New Roman" w:hAnsi="Segoe UI" w:cs="Segoe UI"/>
            <w:color w:val="0366D6"/>
            <w:sz w:val="24"/>
            <w:szCs w:val="24"/>
            <w:u w:val="single"/>
          </w:rPr>
          <w:t>CSE P 501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Compiler Construction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Washington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20" name="Picture 92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9" name="Picture 91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Teaches understanding of how a modern compiler is structured and the major algorithms that are used to translate code from high-level to machine language. The best way to do this is to actually build a working compiler, so there will be a significant project to implement one that translates programs written in a core subset of Java into executable x86 assembly language. The compilers themselves will use scanner and parser generator tools and the default implementation language is Java.</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4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47" w:history="1">
        <w:r w:rsidR="00FF7351" w:rsidRPr="001F7D44">
          <w:rPr>
            <w:rFonts w:ascii="Segoe UI" w:eastAsia="Times New Roman" w:hAnsi="Segoe UI" w:cs="Segoe UI"/>
            <w:color w:val="0366D6"/>
            <w:sz w:val="24"/>
            <w:szCs w:val="24"/>
            <w:u w:val="single"/>
          </w:rPr>
          <w:t>Assignments, Tests, and Solutions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48" w:history="1">
        <w:r w:rsidR="00FF7351" w:rsidRPr="001F7D44">
          <w:rPr>
            <w:rFonts w:ascii="Segoe UI" w:eastAsia="Times New Roman" w:hAnsi="Segoe UI" w:cs="Segoe UI"/>
            <w:color w:val="0366D6"/>
            <w:sz w:val="24"/>
            <w:szCs w:val="24"/>
            <w:u w:val="single"/>
          </w:rPr>
          <w:t>DMFP</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Discrete Mathematics and Functional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Wheaton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8" name="Picture 91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7" name="Picture 91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course that teaches discrete maths concepts with functional programming</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49"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5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51" w:history="1">
        <w:r w:rsidR="00FF7351" w:rsidRPr="001F7D44">
          <w:rPr>
            <w:rFonts w:ascii="Segoe UI" w:eastAsia="Times New Roman" w:hAnsi="Segoe UI" w:cs="Segoe UI"/>
            <w:color w:val="0366D6"/>
            <w:sz w:val="24"/>
            <w:szCs w:val="24"/>
            <w:u w:val="single"/>
          </w:rPr>
          <w:t>PCPP</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Practical Concurrent and Parallel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IT University of Copenhagen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6" name="Picture 91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5" name="Picture 91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4" name="Picture 91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this MSc course you learn how to write correct and efficient concurrent and parallel software, primarily using Java, on standard shared-memory multicore hardware.</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covers basic mechanisms such as threads, locks and shared memory as well as more advanced mechanisms such as parallel streams for bulk data, transactional memory, message passing, and lock-free data structures with compare-and-swap.</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It covers concepts such as atomicity, safety, liveness and deadlock.</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It covers how to measure and understand performance and scalability of parallel programs.</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It covers tools and methods to find bugs in concurrent programs.</w:t>
      </w:r>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52" w:history="1">
        <w:r w:rsidR="00FF7351" w:rsidRPr="001F7D44">
          <w:rPr>
            <w:rFonts w:ascii="Segoe UI" w:eastAsia="Times New Roman" w:hAnsi="Segoe UI" w:cs="Segoe UI"/>
            <w:color w:val="0366D6"/>
            <w:sz w:val="24"/>
            <w:szCs w:val="24"/>
            <w:u w:val="single"/>
          </w:rPr>
          <w:t>6.945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Adventures in Advanced Symbolic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3" name="Picture 91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2" name="Picture 91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1" name="Picture 91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Gerald Sussman of SICP fame, this class deals with concepts and techniques for the design an implementation of large software systems that can be adapted to uses not anticipated by the designer. Applications include compilers, computer-algebra systems, deductive systems, and some artificial intelligence applications.</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53" w:history="1">
        <w:r w:rsidR="00FF7351" w:rsidRPr="001F7D44">
          <w:rPr>
            <w:rFonts w:ascii="Segoe UI" w:eastAsia="Times New Roman" w:hAnsi="Segoe UI" w:cs="Segoe UI"/>
            <w:color w:val="0366D6"/>
            <w:sz w:val="24"/>
            <w:szCs w:val="24"/>
            <w:u w:val="single"/>
          </w:rPr>
          <w:t>Assignments</w:t>
        </w:r>
      </w:hyperlink>
      <w:r w:rsidR="00FF7351" w:rsidRPr="001F7D44">
        <w:rPr>
          <w:rFonts w:ascii="Segoe UI" w:eastAsia="Times New Roman" w:hAnsi="Segoe UI" w:cs="Segoe UI"/>
          <w:color w:val="24292E"/>
          <w:sz w:val="24"/>
          <w:szCs w:val="24"/>
        </w:rPr>
        <w:t>: Extensive programming assignments, using MIT/GNU Scheme. Students should have significant programming experience in Scheme, Common Lisp, Haskell, CAML or other "functional" language.</w:t>
      </w:r>
    </w:p>
    <w:p w:rsidR="00FF7351" w:rsidRPr="001F7D44" w:rsidRDefault="0070392A" w:rsidP="00C06FD0">
      <w:pPr>
        <w:numPr>
          <w:ilvl w:val="1"/>
          <w:numId w:val="4"/>
        </w:numPr>
        <w:spacing w:before="60" w:after="100" w:afterAutospacing="1" w:line="240" w:lineRule="auto"/>
        <w:rPr>
          <w:rFonts w:ascii="Segoe UI" w:eastAsia="Times New Roman" w:hAnsi="Segoe UI" w:cs="Segoe UI"/>
          <w:color w:val="24292E"/>
          <w:sz w:val="24"/>
          <w:szCs w:val="24"/>
        </w:rPr>
      </w:pPr>
      <w:hyperlink r:id="rId254"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55" w:history="1">
        <w:r w:rsidR="00FF7351" w:rsidRPr="001F7D44">
          <w:rPr>
            <w:rFonts w:ascii="Segoe UI" w:eastAsia="Times New Roman" w:hAnsi="Segoe UI" w:cs="Segoe UI"/>
            <w:color w:val="0366D6"/>
            <w:sz w:val="24"/>
            <w:szCs w:val="24"/>
            <w:u w:val="single"/>
          </w:rPr>
          <w:t>CS 696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Functional Design and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San Diego State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10" name="Picture 91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9" name="Picture 90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8" name="Picture 90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Covers functional programming basis using Clojure.</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Topics include testing, functional programming, immutable collections and concurrency.</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Also includes assignments covering Clojurescript, [Reagent</w:t>
      </w:r>
      <w:proofErr w:type="gramStart"/>
      <w:r w:rsidRPr="001F7D44">
        <w:rPr>
          <w:rFonts w:ascii="Segoe UI" w:eastAsia="Times New Roman" w:hAnsi="Segoe UI" w:cs="Segoe UI"/>
          <w:color w:val="24292E"/>
          <w:sz w:val="24"/>
          <w:szCs w:val="24"/>
        </w:rPr>
        <w:t>](</w:t>
      </w:r>
      <w:proofErr w:type="gramEnd"/>
      <w:r w:rsidRPr="001F7D44">
        <w:rPr>
          <w:rFonts w:ascii="Segoe UI" w:eastAsia="Times New Roman" w:hAnsi="Segoe UI" w:cs="Segoe UI"/>
          <w:color w:val="24292E"/>
          <w:sz w:val="24"/>
          <w:szCs w:val="24"/>
        </w:rPr>
        <w:t>Reagent Github) etc.</w:t>
      </w:r>
    </w:p>
    <w:p w:rsidR="00FF7351" w:rsidRPr="001F7D44" w:rsidRDefault="0070392A" w:rsidP="00C06FD0">
      <w:pPr>
        <w:numPr>
          <w:ilvl w:val="0"/>
          <w:numId w:val="4"/>
        </w:numPr>
        <w:spacing w:before="60" w:after="100" w:afterAutospacing="1" w:line="240" w:lineRule="auto"/>
        <w:rPr>
          <w:rFonts w:ascii="Segoe UI" w:eastAsia="Times New Roman" w:hAnsi="Segoe UI" w:cs="Segoe UI"/>
          <w:color w:val="24292E"/>
          <w:sz w:val="24"/>
          <w:szCs w:val="24"/>
        </w:rPr>
      </w:pPr>
      <w:hyperlink r:id="rId256" w:history="1">
        <w:r w:rsidR="00FF7351" w:rsidRPr="001F7D44">
          <w:rPr>
            <w:rFonts w:ascii="Segoe UI" w:eastAsia="Times New Roman" w:hAnsi="Segoe UI" w:cs="Segoe UI"/>
            <w:color w:val="0366D6"/>
            <w:sz w:val="24"/>
            <w:szCs w:val="24"/>
            <w:u w:val="single"/>
          </w:rPr>
          <w:t>L28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Functional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Cambridge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7" name="Picture 90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6" name="Picture 90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5" name="Picture 90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4"/>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module aims to teach students how to use the features of modern typed functional programming languages (e.g. OCaml, Haskell) to design and implement libraries and DSLs. It aims to demonstrate how such techniques can improve both correctness and efficiency. Students wishing to take the module should have some experience of a typed functional programming language and an understanding of type inference.</w:t>
      </w:r>
    </w:p>
    <w:p w:rsidR="00FF7351" w:rsidRPr="001F7D44" w:rsidRDefault="00FF7351" w:rsidP="00C06FD0">
      <w:pPr>
        <w:numPr>
          <w:ilvl w:val="1"/>
          <w:numId w:val="4"/>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particular session was taught by a prominent OCaml programmer, open Source contributor &amp; author of real world OCaml - Dr Anil Madhavapeddy.</w:t>
      </w:r>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26"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0" w:name="_Toc494530747"/>
      <w:r w:rsidRPr="001F7D44">
        <w:rPr>
          <w:rFonts w:ascii="Segoe UI" w:eastAsia="Times New Roman" w:hAnsi="Segoe UI" w:cs="Segoe UI"/>
          <w:b/>
          <w:bCs/>
          <w:color w:val="24292E"/>
          <w:sz w:val="30"/>
          <w:szCs w:val="30"/>
        </w:rPr>
        <w:t>Algorithms</w:t>
      </w:r>
      <w:bookmarkEnd w:id="10"/>
    </w:p>
    <w:p w:rsidR="00FF7351" w:rsidRPr="001F7D44" w:rsidRDefault="0070392A" w:rsidP="00C06FD0">
      <w:pPr>
        <w:numPr>
          <w:ilvl w:val="0"/>
          <w:numId w:val="5"/>
        </w:numPr>
        <w:spacing w:before="100" w:beforeAutospacing="1" w:after="100" w:afterAutospacing="1" w:line="240" w:lineRule="auto"/>
        <w:rPr>
          <w:rFonts w:ascii="Segoe UI" w:eastAsia="Times New Roman" w:hAnsi="Segoe UI" w:cs="Segoe UI"/>
          <w:color w:val="24292E"/>
          <w:sz w:val="24"/>
          <w:szCs w:val="24"/>
        </w:rPr>
      </w:pPr>
      <w:hyperlink r:id="rId257" w:history="1">
        <w:r w:rsidR="00FF7351" w:rsidRPr="001F7D44">
          <w:rPr>
            <w:rFonts w:ascii="Segoe UI" w:eastAsia="Times New Roman" w:hAnsi="Segoe UI" w:cs="Segoe UI"/>
            <w:color w:val="0366D6"/>
            <w:sz w:val="24"/>
            <w:szCs w:val="24"/>
            <w:u w:val="single"/>
          </w:rPr>
          <w:t>CS 61B</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Data Structures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4" name="Picture 90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3" name="Picture 90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2" name="Picture 90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1" name="Picture 90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this course, you will study advanced programming techniques including data structures, encapsulation, abstract data types, interfaces, and algorithms for sorting and searching, and you will get a taste of “software engineering”—the design and implementation of large programs.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58" w:history="1">
        <w:r w:rsidR="00FF7351" w:rsidRPr="001F7D44">
          <w:rPr>
            <w:rFonts w:ascii="Segoe UI" w:eastAsia="Times New Roman" w:hAnsi="Segoe UI" w:cs="Segoe UI"/>
            <w:color w:val="0366D6"/>
            <w:sz w:val="24"/>
            <w:szCs w:val="24"/>
            <w:u w:val="single"/>
          </w:rPr>
          <w:t>Full Lecture Materials</w:t>
        </w:r>
      </w:hyperlink>
      <w:r w:rsidR="00FF7351" w:rsidRPr="001F7D44">
        <w:rPr>
          <w:rFonts w:ascii="Segoe UI" w:eastAsia="Times New Roman" w:hAnsi="Segoe UI" w:cs="Segoe UI"/>
          <w:color w:val="24292E"/>
          <w:sz w:val="24"/>
          <w:szCs w:val="24"/>
        </w:rPr>
        <w:t xml:space="preserve"> Lecture of Spring 2016. This website contains full matrials including video links, labs, homeworks, projects. Very good for self-learner. </w:t>
      </w:r>
      <w:proofErr w:type="gramStart"/>
      <w:r w:rsidR="00FF7351" w:rsidRPr="001F7D44">
        <w:rPr>
          <w:rFonts w:ascii="Segoe UI" w:eastAsia="Times New Roman" w:hAnsi="Segoe UI" w:cs="Segoe UI"/>
          <w:color w:val="24292E"/>
          <w:sz w:val="24"/>
          <w:szCs w:val="24"/>
        </w:rPr>
        <w:t>Also</w:t>
      </w:r>
      <w:proofErr w:type="gramEnd"/>
      <w:r w:rsidR="00FF7351" w:rsidRPr="001F7D44">
        <w:rPr>
          <w:rFonts w:ascii="Segoe UI" w:eastAsia="Times New Roman" w:hAnsi="Segoe UI" w:cs="Segoe UI"/>
          <w:color w:val="24292E"/>
          <w:sz w:val="24"/>
          <w:szCs w:val="24"/>
        </w:rPr>
        <w:t xml:space="preserve"> a good start for Java. And it includes some other usefull resources for Java Documentation, Data Structure Resources, Git/GitHub and Java Development Resources. </w:t>
      </w:r>
      <w:hyperlink r:id="rId259" w:history="1">
        <w:r w:rsidR="00FF7351" w:rsidRPr="001F7D44">
          <w:rPr>
            <w:rFonts w:ascii="Segoe UI" w:eastAsia="Times New Roman" w:hAnsi="Segoe UI" w:cs="Segoe UI"/>
            <w:color w:val="0366D6"/>
            <w:sz w:val="24"/>
            <w:szCs w:val="24"/>
            <w:u w:val="single"/>
          </w:rPr>
          <w:t>Resources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60" w:history="1">
        <w:r w:rsidR="00FF7351" w:rsidRPr="001F7D44">
          <w:rPr>
            <w:rFonts w:ascii="Segoe UI" w:eastAsia="Times New Roman" w:hAnsi="Segoe UI" w:cs="Segoe UI"/>
            <w:color w:val="0366D6"/>
            <w:sz w:val="24"/>
            <w:szCs w:val="24"/>
            <w:u w:val="single"/>
          </w:rPr>
          <w:t>Labs</w:t>
        </w:r>
      </w:hyperlink>
      <w:r w:rsidR="00FF7351" w:rsidRPr="001F7D44">
        <w:rPr>
          <w:rFonts w:ascii="Segoe UI" w:eastAsia="Times New Roman" w:hAnsi="Segoe UI" w:cs="Segoe UI"/>
          <w:color w:val="24292E"/>
          <w:sz w:val="24"/>
          <w:szCs w:val="24"/>
        </w:rPr>
        <w:t> The link to labs and projects is included in the website.</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61"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62" w:history="1">
        <w:r w:rsidR="00FF7351" w:rsidRPr="001F7D44">
          <w:rPr>
            <w:rFonts w:ascii="Segoe UI" w:eastAsia="Times New Roman" w:hAnsi="Segoe UI" w:cs="Segoe UI"/>
            <w:color w:val="0366D6"/>
            <w:sz w:val="24"/>
            <w:szCs w:val="24"/>
            <w:u w:val="single"/>
          </w:rPr>
          <w:t>CS 97SI</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Competitive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900" name="Picture 90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9" name="Picture 89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Fantastic repository of theory and practice problems across various topics for students who are interested to participate in ACM-ICPC.</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63"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64" w:history="1">
        <w:r w:rsidR="00FF7351" w:rsidRPr="001F7D44">
          <w:rPr>
            <w:rFonts w:ascii="Segoe UI" w:eastAsia="Times New Roman" w:hAnsi="Segoe UI" w:cs="Segoe UI"/>
            <w:color w:val="0366D6"/>
            <w:sz w:val="24"/>
            <w:szCs w:val="24"/>
            <w:u w:val="single"/>
          </w:rPr>
          <w:t>CS 224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Harvard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8" name="Picture 89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7" name="Picture 89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6" name="Picture 89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 224 is an advanced course in algorithm design, and topics we will cover include the word RAM model, data structures, amortization, online algorithms, linear programming, semidefinite programming, approximation algorithms, hashing, randomized algorithms, fast exponential time algorithms, graph algorithms, and computational geometry.</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65" w:history="1">
        <w:r w:rsidR="00FF7351" w:rsidRPr="001F7D44">
          <w:rPr>
            <w:rFonts w:ascii="Segoe UI" w:eastAsia="Times New Roman" w:hAnsi="Segoe UI" w:cs="Segoe UI"/>
            <w:color w:val="0366D6"/>
            <w:sz w:val="24"/>
            <w:szCs w:val="24"/>
            <w:u w:val="single"/>
          </w:rPr>
          <w:t>Lecture Videos</w:t>
        </w:r>
      </w:hyperlink>
      <w:r w:rsidR="00FF7351" w:rsidRPr="001F7D44">
        <w:rPr>
          <w:rFonts w:ascii="Segoe UI" w:eastAsia="Times New Roman" w:hAnsi="Segoe UI" w:cs="Segoe UI"/>
          <w:color w:val="24292E"/>
          <w:sz w:val="24"/>
          <w:szCs w:val="24"/>
        </w:rPr>
        <w:t> (</w:t>
      </w:r>
      <w:hyperlink r:id="rId266" w:history="1">
        <w:r w:rsidR="00FF7351" w:rsidRPr="001F7D44">
          <w:rPr>
            <w:rFonts w:ascii="Segoe UI" w:eastAsia="Times New Roman" w:hAnsi="Segoe UI" w:cs="Segoe UI"/>
            <w:color w:val="0366D6"/>
            <w:sz w:val="24"/>
            <w:szCs w:val="24"/>
            <w:u w:val="single"/>
          </w:rPr>
          <w:t>Youtube</w:t>
        </w:r>
      </w:hyperlink>
      <w:r w:rsidR="00FF7351" w:rsidRPr="001F7D44">
        <w:rPr>
          <w:rFonts w:ascii="Segoe UI" w:eastAsia="Times New Roman" w:hAnsi="Segoe UI" w:cs="Segoe UI"/>
          <w:color w:val="24292E"/>
          <w:sz w:val="24"/>
          <w:szCs w:val="24"/>
        </w:rPr>
        <w:t>)</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6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68" w:history="1">
        <w:r w:rsidR="00FF7351" w:rsidRPr="001F7D44">
          <w:rPr>
            <w:rFonts w:ascii="Segoe UI" w:eastAsia="Times New Roman" w:hAnsi="Segoe UI" w:cs="Segoe UI"/>
            <w:color w:val="0366D6"/>
            <w:sz w:val="24"/>
            <w:szCs w:val="24"/>
            <w:u w:val="single"/>
          </w:rPr>
          <w:t>CS 261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 Second Course in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5" name="Picture 89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4" name="Picture 89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3" name="Picture 89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Algorithms for network optimization: max-flow, min-cost flow, matching, assignment, and min-cut problems. Introduction to linear programming. Use of LP duality for design and analysis of algorithms. Approximation algorithms for NP-complete problems such as Steiner Trees, Traveling Salesman, and scheduling problems. Randomized algorithms. Introduction to online algorithms.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69" w:history="1">
        <w:r w:rsidR="00FF7351" w:rsidRPr="001F7D44">
          <w:rPr>
            <w:rFonts w:ascii="Segoe UI" w:eastAsia="Times New Roman" w:hAnsi="Segoe UI" w:cs="Segoe UI"/>
            <w:color w:val="0366D6"/>
            <w:sz w:val="24"/>
            <w:szCs w:val="24"/>
            <w:u w:val="single"/>
          </w:rPr>
          <w:t>Lecture Notes, Videos &amp; Assignments</w:t>
        </w:r>
      </w:hyperlink>
      <w:r w:rsidR="00FF7351" w:rsidRPr="001F7D44">
        <w:rPr>
          <w:rFonts w:ascii="Segoe UI" w:eastAsia="Times New Roman" w:hAnsi="Segoe UI" w:cs="Segoe UI"/>
          <w:color w:val="24292E"/>
          <w:sz w:val="24"/>
          <w:szCs w:val="24"/>
        </w:rPr>
        <w:t> (</w:t>
      </w:r>
      <w:hyperlink r:id="rId270" w:history="1">
        <w:r w:rsidR="00FF7351" w:rsidRPr="001F7D44">
          <w:rPr>
            <w:rFonts w:ascii="Segoe UI" w:eastAsia="Times New Roman" w:hAnsi="Segoe UI" w:cs="Segoe UI"/>
            <w:color w:val="0366D6"/>
            <w:sz w:val="24"/>
            <w:szCs w:val="24"/>
            <w:u w:val="single"/>
          </w:rPr>
          <w:t>Youtube</w:t>
        </w:r>
      </w:hyperlink>
      <w:r w:rsidR="00FF7351" w:rsidRPr="001F7D44">
        <w:rPr>
          <w:rFonts w:ascii="Segoe UI" w:eastAsia="Times New Roman" w:hAnsi="Segoe UI" w:cs="Segoe UI"/>
          <w:color w:val="24292E"/>
          <w:sz w:val="24"/>
          <w:szCs w:val="24"/>
        </w:rPr>
        <w:t>)</w:t>
      </w:r>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71" w:history="1">
        <w:r w:rsidR="00FF7351" w:rsidRPr="001F7D44">
          <w:rPr>
            <w:rFonts w:ascii="Segoe UI" w:eastAsia="Times New Roman" w:hAnsi="Segoe UI" w:cs="Segoe UI"/>
            <w:color w:val="0366D6"/>
            <w:sz w:val="24"/>
            <w:szCs w:val="24"/>
            <w:u w:val="single"/>
          </w:rPr>
          <w:t>CS 473/573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Fundamental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Illinois, Urbana-Champaign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2" name="Picture 89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1" name="Picture 89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Algorithms class covering recursion, randomization, amortization, graph algorithms, network flows and hardness. The lecture notes by Prof. Erikson are comprehensive enough to be a book by themselves. Highly recommended!</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72"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73" w:history="1">
        <w:r w:rsidR="00FF7351" w:rsidRPr="001F7D44">
          <w:rPr>
            <w:rFonts w:ascii="Segoe UI" w:eastAsia="Times New Roman" w:hAnsi="Segoe UI" w:cs="Segoe UI"/>
            <w:color w:val="0366D6"/>
            <w:sz w:val="24"/>
            <w:szCs w:val="24"/>
            <w:u w:val="single"/>
          </w:rPr>
          <w:t>Labs and Exams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74" w:history="1">
        <w:r w:rsidR="00FF7351" w:rsidRPr="001F7D44">
          <w:rPr>
            <w:rFonts w:ascii="Segoe UI" w:eastAsia="Times New Roman" w:hAnsi="Segoe UI" w:cs="Segoe UI"/>
            <w:color w:val="0366D6"/>
            <w:sz w:val="24"/>
            <w:szCs w:val="24"/>
            <w:u w:val="single"/>
          </w:rPr>
          <w:t>CS 2150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 &amp; Data Representation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Virginia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90" name="Picture 89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9" name="Picture 88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data structures course introduces C++, linked-lists, stacks, queues, trees, numerical representation, hash tables, priority queues, heaps, huffman coding, graphs, and x86 assembly.</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75"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76"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77" w:history="1">
        <w:r w:rsidR="00FF7351" w:rsidRPr="001F7D44">
          <w:rPr>
            <w:rFonts w:ascii="Segoe UI" w:eastAsia="Times New Roman" w:hAnsi="Segoe UI" w:cs="Segoe UI"/>
            <w:color w:val="0366D6"/>
            <w:sz w:val="24"/>
            <w:szCs w:val="24"/>
            <w:u w:val="single"/>
          </w:rPr>
          <w:t>CS 4820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Analysis of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8" name="Picture 88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7" name="Picture 88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6" name="Picture 88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develops techniques used in the design and analysis of algorithms, with an emphasis on problems arising in computing applications. Example applications are drawn from systems and networks, artificial intelligence, computer vision, data mining, and computational biology. This course covers four major algorithm design techniques (greedy algorithms, divide and conquer, dynamic programming, and network flow), computability theory focusing on undecidability, computational complexity focusing on NP-completeness, and algorithmic techniques for intractable problems, including identification of structured special cases, approximation algorithms, and local search heuristics.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7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7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80"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81" w:history="1">
        <w:r w:rsidR="00FF7351" w:rsidRPr="001F7D44">
          <w:rPr>
            <w:rFonts w:ascii="Segoe UI" w:eastAsia="Times New Roman" w:hAnsi="Segoe UI" w:cs="Segoe UI"/>
            <w:color w:val="0366D6"/>
            <w:sz w:val="24"/>
            <w:szCs w:val="24"/>
            <w:u w:val="single"/>
          </w:rPr>
          <w:t>CSCI 104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 xml:space="preserve">Data Structures and </w:t>
      </w:r>
      <w:proofErr w:type="gramStart"/>
      <w:r w:rsidR="00FF7351" w:rsidRPr="001F7D44">
        <w:rPr>
          <w:rFonts w:ascii="Segoe UI" w:eastAsia="Times New Roman" w:hAnsi="Segoe UI" w:cs="Segoe UI"/>
          <w:b/>
          <w:bCs/>
          <w:color w:val="24292E"/>
          <w:sz w:val="24"/>
          <w:szCs w:val="24"/>
        </w:rPr>
        <w:t>Object Oriented</w:t>
      </w:r>
      <w:proofErr w:type="gramEnd"/>
      <w:r w:rsidR="00FF7351" w:rsidRPr="001F7D44">
        <w:rPr>
          <w:rFonts w:ascii="Segoe UI" w:eastAsia="Times New Roman" w:hAnsi="Segoe UI" w:cs="Segoe UI"/>
          <w:b/>
          <w:bCs/>
          <w:color w:val="24292E"/>
          <w:sz w:val="24"/>
          <w:szCs w:val="24"/>
        </w:rPr>
        <w:t xml:space="preserve"> Design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5" name="Picture 88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4" name="Picture 88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Southern California (USC)</w:t>
      </w:r>
    </w:p>
    <w:p w:rsidR="00FF7351" w:rsidRPr="001F7D44" w:rsidRDefault="0070392A"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hyperlink r:id="rId28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83"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8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85" w:history="1">
        <w:r w:rsidR="00FF7351" w:rsidRPr="001F7D44">
          <w:rPr>
            <w:rFonts w:ascii="Segoe UI" w:eastAsia="Times New Roman" w:hAnsi="Segoe UI" w:cs="Segoe UI"/>
            <w:color w:val="0366D6"/>
            <w:sz w:val="24"/>
            <w:szCs w:val="24"/>
            <w:u w:val="single"/>
          </w:rPr>
          <w:t>Additional Resources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86" w:history="1">
        <w:r w:rsidR="00FF7351" w:rsidRPr="001F7D44">
          <w:rPr>
            <w:rFonts w:ascii="Segoe UI" w:eastAsia="Times New Roman" w:hAnsi="Segoe UI" w:cs="Segoe UI"/>
            <w:color w:val="0366D6"/>
            <w:sz w:val="24"/>
            <w:szCs w:val="24"/>
            <w:u w:val="single"/>
          </w:rPr>
          <w:t>CSCI 135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Design and Analysis I</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3" name="Picture 88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2" name="Picture 88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CUNY Hunter College</w:t>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It is currently an intensive introduction to program development and problem solving. Its emphasis is on the process of designing, implementing, and evaluating small-scale programs. It is not supposed to be a C++ programming course, although much of the course is spent on the details of C++. C++ is an extremely large and complex programming language with many features that interact in unexpected ways. One does not need to know even half of the language to use it well.</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87"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88" w:history="1">
        <w:r w:rsidR="00FF7351" w:rsidRPr="001F7D44">
          <w:rPr>
            <w:rFonts w:ascii="Segoe UI" w:eastAsia="Times New Roman" w:hAnsi="Segoe UI" w:cs="Segoe UI"/>
            <w:color w:val="0366D6"/>
            <w:sz w:val="24"/>
            <w:szCs w:val="24"/>
            <w:u w:val="single"/>
          </w:rPr>
          <w:t>CSCI 235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Design and Analysis II</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CUNY Hunter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1" name="Picture 88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80" name="Picture 88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Introduces algorithms for a few common problems such as sorting. Practically speaking, it furthers the students' programming skills with topics such as recursion, pointers, and exception handling, and provides a chance to improve software engineering skills and to give the students practical experience for more productive programming.</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89"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90" w:history="1">
        <w:r w:rsidR="00FF7351" w:rsidRPr="001F7D44">
          <w:rPr>
            <w:rFonts w:ascii="Segoe UI" w:eastAsia="Times New Roman" w:hAnsi="Segoe UI" w:cs="Segoe UI"/>
            <w:color w:val="0366D6"/>
            <w:sz w:val="24"/>
            <w:szCs w:val="24"/>
            <w:u w:val="single"/>
          </w:rPr>
          <w:t>CSCI 335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Design and Analysis III</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9" name="Picture 87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8" name="Picture 87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CUNY Hunter College</w:t>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includes the introduction of hashes, heaps, various forms of trees, and graphs. It also revisits recursion and the sorting problem from a higher perspective than was presented in the prequels. On top of this, it is intended to introduce methods of algorithmic analysis.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91"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92" w:history="1">
        <w:r w:rsidR="00FF7351" w:rsidRPr="001F7D44">
          <w:rPr>
            <w:rFonts w:ascii="Segoe UI" w:eastAsia="Times New Roman" w:hAnsi="Segoe UI" w:cs="Segoe UI"/>
            <w:color w:val="0366D6"/>
            <w:sz w:val="24"/>
            <w:szCs w:val="24"/>
            <w:u w:val="single"/>
          </w:rPr>
          <w:t>CSE 331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Design and Implementation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Washington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7" name="Picture 87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6" name="Picture 87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Explores concepts and techniques for design and construction of reliable and maintainable software systems in modern high-level languages; program structure and design; program-correctness approaches, including testing.</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93" w:anchor="all" w:history="1">
        <w:r w:rsidR="00FF7351" w:rsidRPr="001F7D44">
          <w:rPr>
            <w:rFonts w:ascii="Segoe UI" w:eastAsia="Times New Roman" w:hAnsi="Segoe UI" w:cs="Segoe UI"/>
            <w:color w:val="0366D6"/>
            <w:sz w:val="24"/>
            <w:szCs w:val="24"/>
            <w:u w:val="single"/>
          </w:rPr>
          <w:t>Lectures, Assignments, and Exams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94" w:history="1">
        <w:r w:rsidR="00FF7351" w:rsidRPr="001F7D44">
          <w:rPr>
            <w:rFonts w:ascii="Segoe UI" w:eastAsia="Times New Roman" w:hAnsi="Segoe UI" w:cs="Segoe UI"/>
            <w:color w:val="0366D6"/>
            <w:sz w:val="24"/>
            <w:szCs w:val="24"/>
            <w:u w:val="single"/>
          </w:rPr>
          <w:t>CSE 373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Analysis of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Stony Brook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5" name="Picture 87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4" name="Picture 87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3" name="Picture 87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2" name="Picture 87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Prof Steven Skiena's no stranger to any student when it comes to algorithms. His seminal </w:t>
      </w:r>
      <w:hyperlink r:id="rId295" w:history="1">
        <w:r w:rsidRPr="001F7D44">
          <w:rPr>
            <w:rFonts w:ascii="Segoe UI" w:eastAsia="Times New Roman" w:hAnsi="Segoe UI" w:cs="Segoe UI"/>
            <w:color w:val="0366D6"/>
            <w:sz w:val="24"/>
            <w:szCs w:val="24"/>
            <w:u w:val="single"/>
          </w:rPr>
          <w:t>book</w:t>
        </w:r>
      </w:hyperlink>
      <w:r w:rsidRPr="001F7D44">
        <w:rPr>
          <w:rFonts w:ascii="Segoe UI" w:eastAsia="Times New Roman" w:hAnsi="Segoe UI" w:cs="Segoe UI"/>
          <w:color w:val="24292E"/>
          <w:sz w:val="24"/>
          <w:szCs w:val="24"/>
        </w:rPr>
        <w:t> has been touted by many to be best for </w:t>
      </w:r>
      <w:hyperlink r:id="rId296" w:history="1">
        <w:r w:rsidRPr="001F7D44">
          <w:rPr>
            <w:rFonts w:ascii="Segoe UI" w:eastAsia="Times New Roman" w:hAnsi="Segoe UI" w:cs="Segoe UI"/>
            <w:color w:val="0366D6"/>
            <w:sz w:val="24"/>
            <w:szCs w:val="24"/>
            <w:u w:val="single"/>
          </w:rPr>
          <w:t>getting that job in Google</w:t>
        </w:r>
      </w:hyperlink>
      <w:r w:rsidRPr="001F7D44">
        <w:rPr>
          <w:rFonts w:ascii="Segoe UI" w:eastAsia="Times New Roman" w:hAnsi="Segoe UI" w:cs="Segoe UI"/>
          <w:color w:val="24292E"/>
          <w:sz w:val="24"/>
          <w:szCs w:val="24"/>
        </w:rPr>
        <w:t>. In addition, he's also well-known for tutoring students in competitive </w:t>
      </w:r>
      <w:hyperlink r:id="rId297" w:history="1">
        <w:r w:rsidRPr="001F7D44">
          <w:rPr>
            <w:rFonts w:ascii="Segoe UI" w:eastAsia="Times New Roman" w:hAnsi="Segoe UI" w:cs="Segoe UI"/>
            <w:color w:val="0366D6"/>
            <w:sz w:val="24"/>
            <w:szCs w:val="24"/>
            <w:u w:val="single"/>
          </w:rPr>
          <w:t>programming competitions</w:t>
        </w:r>
      </w:hyperlink>
      <w:r w:rsidRPr="001F7D44">
        <w:rPr>
          <w:rFonts w:ascii="Segoe UI" w:eastAsia="Times New Roman" w:hAnsi="Segoe UI" w:cs="Segoe UI"/>
          <w:color w:val="24292E"/>
          <w:sz w:val="24"/>
          <w:szCs w:val="24"/>
        </w:rPr>
        <w:t>. If you're looking to brush up your knowledge on Algorithms, you can't go wrong with this course.</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298"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299" w:history="1">
        <w:r w:rsidR="00FF7351" w:rsidRPr="001F7D44">
          <w:rPr>
            <w:rFonts w:ascii="Segoe UI" w:eastAsia="Times New Roman" w:hAnsi="Segoe UI" w:cs="Segoe UI"/>
            <w:color w:val="0366D6"/>
            <w:sz w:val="24"/>
            <w:szCs w:val="24"/>
            <w:u w:val="single"/>
          </w:rPr>
          <w:t>ECS 122A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Algorithm Design and Analysis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Davis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1" name="Picture 87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70" name="Picture 87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9" name="Picture 86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w:t>
      </w:r>
      <w:hyperlink r:id="rId300" w:history="1">
        <w:r w:rsidRPr="001F7D44">
          <w:rPr>
            <w:rFonts w:ascii="Segoe UI" w:eastAsia="Times New Roman" w:hAnsi="Segoe UI" w:cs="Segoe UI"/>
            <w:color w:val="0366D6"/>
            <w:sz w:val="24"/>
            <w:szCs w:val="24"/>
            <w:u w:val="single"/>
          </w:rPr>
          <w:t>Dan Gusfield</w:t>
        </w:r>
      </w:hyperlink>
      <w:r w:rsidRPr="001F7D44">
        <w:rPr>
          <w:rFonts w:ascii="Segoe UI" w:eastAsia="Times New Roman" w:hAnsi="Segoe UI" w:cs="Segoe UI"/>
          <w:color w:val="24292E"/>
          <w:sz w:val="24"/>
          <w:szCs w:val="24"/>
        </w:rPr>
        <w:t> in 2010, this course is an undergraduate introduction to algorithm design and analysis. It features traditional topics, such as Big Oh notation, as well as an importance on implementing specific algorithms. Also featured are sorting (in linear time), graph algorithms, depth-first search, string matching, dynamic programming, NP-completeness, approximation, and randomization.</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01"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02"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0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04" w:history="1">
        <w:r w:rsidR="00FF7351" w:rsidRPr="001F7D44">
          <w:rPr>
            <w:rFonts w:ascii="Segoe UI" w:eastAsia="Times New Roman" w:hAnsi="Segoe UI" w:cs="Segoe UI"/>
            <w:color w:val="0366D6"/>
            <w:sz w:val="24"/>
            <w:szCs w:val="24"/>
            <w:u w:val="single"/>
          </w:rPr>
          <w:t>ECS 222A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Graduate Level Algorithm Design and Analysis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Davis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8" name="Picture 86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7" name="Picture 86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6" name="Picture 86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the graduate level complement to the ECS 122A undergraduate algorithms course by </w:t>
      </w:r>
      <w:hyperlink r:id="rId305" w:history="1">
        <w:r w:rsidRPr="001F7D44">
          <w:rPr>
            <w:rFonts w:ascii="Segoe UI" w:eastAsia="Times New Roman" w:hAnsi="Segoe UI" w:cs="Segoe UI"/>
            <w:color w:val="0366D6"/>
            <w:sz w:val="24"/>
            <w:szCs w:val="24"/>
            <w:u w:val="single"/>
          </w:rPr>
          <w:t>Dan Gusfield</w:t>
        </w:r>
      </w:hyperlink>
      <w:r w:rsidRPr="001F7D44">
        <w:rPr>
          <w:rFonts w:ascii="Segoe UI" w:eastAsia="Times New Roman" w:hAnsi="Segoe UI" w:cs="Segoe UI"/>
          <w:color w:val="24292E"/>
          <w:sz w:val="24"/>
          <w:szCs w:val="24"/>
        </w:rPr>
        <w:t> in 2011. It assumes an undergrad course has already been taken in algorithms, and, while going over some undergraduate algorithms topics, focuses more on increasingly complex and advanced algorithms.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06"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07"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0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09" w:history="1">
        <w:r w:rsidR="00FF7351" w:rsidRPr="001F7D44">
          <w:rPr>
            <w:rFonts w:ascii="Segoe UI" w:eastAsia="Times New Roman" w:hAnsi="Segoe UI" w:cs="Segoe UI"/>
            <w:color w:val="0366D6"/>
            <w:sz w:val="24"/>
            <w:szCs w:val="24"/>
            <w:u w:val="single"/>
          </w:rPr>
          <w:t>6.INT</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Hacking a Google Interview</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5" name="Picture 86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 xml:space="preserve">This course taught in the MIT Independent Activities Period in 2009 goes over common solution to common interview questions for software engineer interviews at highly selective companies like Apple, Google, and Facebook. They cover time complexity, hash tables, binary search trees, and other common algorithm topics you should have already covered in a different course, but goes more in depth on things you wouldn't otherwise learn in class- like bitwise logic and </w:t>
      </w:r>
      <w:proofErr w:type="gramStart"/>
      <w:r w:rsidRPr="001F7D44">
        <w:rPr>
          <w:rFonts w:ascii="Segoe UI" w:eastAsia="Times New Roman" w:hAnsi="Segoe UI" w:cs="Segoe UI"/>
          <w:color w:val="24292E"/>
          <w:sz w:val="24"/>
          <w:szCs w:val="24"/>
        </w:rPr>
        <w:t>problem solving</w:t>
      </w:r>
      <w:proofErr w:type="gramEnd"/>
      <w:r w:rsidRPr="001F7D44">
        <w:rPr>
          <w:rFonts w:ascii="Segoe UI" w:eastAsia="Times New Roman" w:hAnsi="Segoe UI" w:cs="Segoe UI"/>
          <w:color w:val="24292E"/>
          <w:sz w:val="24"/>
          <w:szCs w:val="24"/>
        </w:rPr>
        <w:t xml:space="preserve"> tricks.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0" w:history="1">
        <w:r w:rsidR="00FF7351" w:rsidRPr="001F7D44">
          <w:rPr>
            <w:rFonts w:ascii="Segoe UI" w:eastAsia="Times New Roman" w:hAnsi="Segoe UI" w:cs="Segoe UI"/>
            <w:color w:val="0366D6"/>
            <w:sz w:val="24"/>
            <w:szCs w:val="24"/>
            <w:u w:val="single"/>
          </w:rPr>
          <w:t>Handouts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1" w:history="1">
        <w:r w:rsidR="00FF7351" w:rsidRPr="001F7D44">
          <w:rPr>
            <w:rFonts w:ascii="Segoe UI" w:eastAsia="Times New Roman" w:hAnsi="Segoe UI" w:cs="Segoe UI"/>
            <w:color w:val="0366D6"/>
            <w:sz w:val="24"/>
            <w:szCs w:val="24"/>
            <w:u w:val="single"/>
          </w:rPr>
          <w:t>Topics Covered</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12" w:history="1">
        <w:r w:rsidR="00FF7351" w:rsidRPr="001F7D44">
          <w:rPr>
            <w:rFonts w:ascii="Segoe UI" w:eastAsia="Times New Roman" w:hAnsi="Segoe UI" w:cs="Segoe UI"/>
            <w:color w:val="0366D6"/>
            <w:sz w:val="24"/>
            <w:szCs w:val="24"/>
            <w:u w:val="single"/>
          </w:rPr>
          <w:t>6.006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4" name="Picture 86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3" name="Picture 86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2" name="Picture 86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provides an introduction to mathematical modeling of computational problems. It covers the common algorithms, algorithmic paradigms, and data structures used to solve these problems. The course emphasizes the relationship between algorithms and programming, and introduces basic performance measures and analysis techniques for these problems. This course provides an introduction to mathematical modeling of computational problems. It covers the common algorithms, algorithmic paradigms, and data structures used to solve these problems. The course emphasizes the relationship between algorithms and programming, and introduces basic performance measures and analysis techniques for these problems.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3"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5"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6" w:history="1">
        <w:r w:rsidR="00FF7351" w:rsidRPr="001F7D44">
          <w:rPr>
            <w:rFonts w:ascii="Segoe UI" w:eastAsia="Times New Roman" w:hAnsi="Segoe UI" w:cs="Segoe UI"/>
            <w:color w:val="0366D6"/>
            <w:sz w:val="24"/>
            <w:szCs w:val="24"/>
            <w:u w:val="single"/>
          </w:rPr>
          <w:t>Resources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17" w:history="1">
        <w:r w:rsidR="00FF7351" w:rsidRPr="001F7D44">
          <w:rPr>
            <w:rFonts w:ascii="Segoe UI" w:eastAsia="Times New Roman" w:hAnsi="Segoe UI" w:cs="Segoe UI"/>
            <w:color w:val="0366D6"/>
            <w:sz w:val="24"/>
            <w:szCs w:val="24"/>
            <w:u w:val="single"/>
          </w:rPr>
          <w:t>Old Exams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18" w:history="1">
        <w:r w:rsidR="00FF7351" w:rsidRPr="001F7D44">
          <w:rPr>
            <w:rFonts w:ascii="Segoe UI" w:eastAsia="Times New Roman" w:hAnsi="Segoe UI" w:cs="Segoe UI"/>
            <w:color w:val="0366D6"/>
            <w:sz w:val="24"/>
            <w:szCs w:val="24"/>
            <w:u w:val="single"/>
          </w:rPr>
          <w:t>6.046J/18.410J</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Design and Analysis of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1" name="Picture 86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60" name="Picture 86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9" name="Picture 85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8" name="Picture 85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intermediate algorithms course with an emphasis on teaching techniques for the design and analysis of efficient algorithms, emphasizing methods of application. Topics include divide-and-conquer, randomization, dynamic programming, greedy algorithms, incremental improvement, complexity, and cryptography. This course assumes that students know how to analyze simple algorithms and data structures from having taken </w:t>
      </w:r>
      <w:hyperlink r:id="rId319" w:history="1">
        <w:r w:rsidRPr="001F7D44">
          <w:rPr>
            <w:rFonts w:ascii="Segoe UI" w:eastAsia="Times New Roman" w:hAnsi="Segoe UI" w:cs="Segoe UI"/>
            <w:color w:val="0366D6"/>
            <w:sz w:val="24"/>
            <w:szCs w:val="24"/>
            <w:u w:val="single"/>
          </w:rPr>
          <w:t>6.006</w:t>
        </w:r>
      </w:hyperlink>
      <w:r w:rsidRPr="001F7D44">
        <w:rPr>
          <w:rFonts w:ascii="Segoe UI" w:eastAsia="Times New Roman" w:hAnsi="Segoe UI" w:cs="Segoe UI"/>
          <w:color w:val="24292E"/>
          <w:sz w:val="24"/>
          <w:szCs w:val="24"/>
        </w:rPr>
        <w:t>. It introduces students to the design of computer algorithms, as well as analysis of sophisticated algorithms.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0"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1"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3" w:history="1">
        <w:r w:rsidR="00FF7351" w:rsidRPr="001F7D44">
          <w:rPr>
            <w:rFonts w:ascii="Segoe UI" w:eastAsia="Times New Roman" w:hAnsi="Segoe UI" w:cs="Segoe UI"/>
            <w:color w:val="0366D6"/>
            <w:sz w:val="24"/>
            <w:szCs w:val="24"/>
            <w:u w:val="single"/>
          </w:rPr>
          <w:t>Resources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4" w:history="1">
        <w:r w:rsidR="00FF7351" w:rsidRPr="001F7D44">
          <w:rPr>
            <w:rFonts w:ascii="Segoe UI" w:eastAsia="Times New Roman" w:hAnsi="Segoe UI" w:cs="Segoe UI"/>
            <w:color w:val="0366D6"/>
            <w:sz w:val="24"/>
            <w:szCs w:val="24"/>
            <w:u w:val="single"/>
          </w:rPr>
          <w:t>Old Exams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25" w:history="1">
        <w:r w:rsidR="00FF7351" w:rsidRPr="001F7D44">
          <w:rPr>
            <w:rFonts w:ascii="Segoe UI" w:eastAsia="Times New Roman" w:hAnsi="Segoe UI" w:cs="Segoe UI"/>
            <w:color w:val="0366D6"/>
            <w:sz w:val="24"/>
            <w:szCs w:val="24"/>
            <w:u w:val="single"/>
          </w:rPr>
          <w:t>6.851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Data Structures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7" name="Picture 85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6" name="Picture 85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5" name="Picture 85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advanced DS course, you must be done with the </w:t>
      </w:r>
      <w:hyperlink r:id="rId326" w:history="1">
        <w:r w:rsidRPr="001F7D44">
          <w:rPr>
            <w:rFonts w:ascii="Segoe UI" w:eastAsia="Times New Roman" w:hAnsi="Segoe UI" w:cs="Segoe UI"/>
            <w:color w:val="0366D6"/>
            <w:sz w:val="24"/>
            <w:szCs w:val="24"/>
            <w:u w:val="single"/>
          </w:rPr>
          <w:t>Advanced Algorithms</w:t>
        </w:r>
      </w:hyperlink>
      <w:r w:rsidRPr="001F7D44">
        <w:rPr>
          <w:rFonts w:ascii="Segoe UI" w:eastAsia="Times New Roman" w:hAnsi="Segoe UI" w:cs="Segoe UI"/>
          <w:color w:val="24292E"/>
          <w:sz w:val="24"/>
          <w:szCs w:val="24"/>
        </w:rPr>
        <w:t> course before attempting this one.</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7" w:history="1">
        <w:r w:rsidR="00FF7351" w:rsidRPr="001F7D44">
          <w:rPr>
            <w:rFonts w:ascii="Segoe UI" w:eastAsia="Times New Roman" w:hAnsi="Segoe UI" w:cs="Segoe UI"/>
            <w:color w:val="0366D6"/>
            <w:sz w:val="24"/>
            <w:szCs w:val="24"/>
            <w:u w:val="single"/>
          </w:rPr>
          <w:t>Lectures</w:t>
        </w:r>
      </w:hyperlink>
      <w:r w:rsidR="00FF7351" w:rsidRPr="001F7D44">
        <w:rPr>
          <w:rFonts w:ascii="Segoe UI" w:eastAsia="Times New Roman" w:hAnsi="Segoe UI" w:cs="Segoe UI"/>
          <w:color w:val="24292E"/>
          <w:sz w:val="24"/>
          <w:szCs w:val="24"/>
        </w:rPr>
        <w:t> Contains videos from sp2012 version, but there isn't much difference.</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28" w:history="1">
        <w:r w:rsidR="00FF7351" w:rsidRPr="001F7D44">
          <w:rPr>
            <w:rFonts w:ascii="Segoe UI" w:eastAsia="Times New Roman" w:hAnsi="Segoe UI" w:cs="Segoe UI"/>
            <w:color w:val="0366D6"/>
            <w:sz w:val="24"/>
            <w:szCs w:val="24"/>
            <w:u w:val="single"/>
          </w:rPr>
          <w:t>Assignments</w:t>
        </w:r>
      </w:hyperlink>
      <w:r w:rsidR="00FF7351" w:rsidRPr="001F7D44">
        <w:rPr>
          <w:rFonts w:ascii="Segoe UI" w:eastAsia="Times New Roman" w:hAnsi="Segoe UI" w:cs="Segoe UI"/>
          <w:color w:val="24292E"/>
          <w:sz w:val="24"/>
          <w:szCs w:val="24"/>
        </w:rPr>
        <w:t> contains the calendar as well.</w:t>
      </w:r>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29" w:history="1">
        <w:r w:rsidR="00FF7351" w:rsidRPr="001F7D44">
          <w:rPr>
            <w:rFonts w:ascii="Segoe UI" w:eastAsia="Times New Roman" w:hAnsi="Segoe UI" w:cs="Segoe UI"/>
            <w:color w:val="0366D6"/>
            <w:sz w:val="24"/>
            <w:szCs w:val="24"/>
            <w:u w:val="single"/>
          </w:rPr>
          <w:t>6.854/18.415J</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4" name="Picture 85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3" name="Picture 85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2" name="Picture 85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Advanced course in algorithms by Dr. David Karger covering topics such as amortization, randomization, fingerprinting, word-level parallelism, bit scaling, dynamic programming, network flow, linear programming, fixed-parameter algorithms, and approximation algorithms.</w:t>
      </w:r>
    </w:p>
    <w:p w:rsidR="00FF7351" w:rsidRPr="001F7D44" w:rsidRDefault="00FF7351" w:rsidP="00C06FD0">
      <w:pPr>
        <w:numPr>
          <w:ilvl w:val="1"/>
          <w:numId w:val="5"/>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b/>
          <w:bCs/>
          <w:color w:val="24292E"/>
          <w:sz w:val="24"/>
          <w:szCs w:val="24"/>
        </w:rPr>
        <w:t>Register</w:t>
      </w:r>
      <w:r w:rsidRPr="001F7D44">
        <w:rPr>
          <w:rFonts w:ascii="Segoe UI" w:eastAsia="Times New Roman" w:hAnsi="Segoe UI" w:cs="Segoe UI"/>
          <w:color w:val="24292E"/>
          <w:sz w:val="24"/>
          <w:szCs w:val="24"/>
        </w:rPr>
        <w:t> on </w:t>
      </w:r>
      <w:hyperlink r:id="rId330" w:history="1">
        <w:r w:rsidRPr="001F7D44">
          <w:rPr>
            <w:rFonts w:ascii="Segoe UI" w:eastAsia="Times New Roman" w:hAnsi="Segoe UI" w:cs="Segoe UI"/>
            <w:color w:val="0366D6"/>
            <w:sz w:val="24"/>
            <w:szCs w:val="24"/>
            <w:u w:val="single"/>
          </w:rPr>
          <w:t>NB</w:t>
        </w:r>
      </w:hyperlink>
      <w:r w:rsidRPr="001F7D44">
        <w:rPr>
          <w:rFonts w:ascii="Segoe UI" w:eastAsia="Times New Roman" w:hAnsi="Segoe UI" w:cs="Segoe UI"/>
          <w:color w:val="24292E"/>
          <w:sz w:val="24"/>
          <w:szCs w:val="24"/>
        </w:rPr>
        <w:t> to access the </w:t>
      </w:r>
      <w:hyperlink r:id="rId331" w:history="1">
        <w:r w:rsidRPr="001F7D44">
          <w:rPr>
            <w:rFonts w:ascii="Segoe UI" w:eastAsia="Times New Roman" w:hAnsi="Segoe UI" w:cs="Segoe UI"/>
            <w:color w:val="0366D6"/>
            <w:sz w:val="24"/>
            <w:szCs w:val="24"/>
            <w:u w:val="single"/>
          </w:rPr>
          <w:t>problem set and lectures</w:t>
        </w:r>
      </w:hyperlink>
      <w:r w:rsidRPr="001F7D44">
        <w:rPr>
          <w:rFonts w:ascii="Segoe UI" w:eastAsia="Times New Roman" w:hAnsi="Segoe UI" w:cs="Segoe UI"/>
          <w:color w:val="24292E"/>
          <w:sz w:val="24"/>
          <w:szCs w:val="24"/>
        </w:rPr>
        <w:t>.</w:t>
      </w:r>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32" w:history="1">
        <w:r w:rsidR="00FF7351" w:rsidRPr="001F7D44">
          <w:rPr>
            <w:rFonts w:ascii="Segoe UI" w:eastAsia="Times New Roman" w:hAnsi="Segoe UI" w:cs="Segoe UI"/>
            <w:color w:val="0366D6"/>
            <w:sz w:val="24"/>
            <w:szCs w:val="24"/>
            <w:u w:val="single"/>
          </w:rPr>
          <w:t>6.854J/18.415J</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1" name="Picture 85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50" name="Picture 85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9" name="Picture 84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 first-year graduate course in algorithms. Emphasis is placed on fundamental algorithms and advanced methods of algorithmic design, analysis, and implementation. Techniques to be covered include amortization, randomization, fingerprinting, word-level parallelism, bit scaling, dynamic programming, network flow, linear programming, fixed-parameter algorithms, and approximation algorithms. Domains include string algorithms, network optimization, parallel algorithms, computational geometry, online algorithms, external memory, cache, and streaming algorithms, and data structures. The need for efficient algorithms arises in nearly every area of computer science. But the type of problem to be solved, the notion of what algorithms are "efficient,'' and even the model of computation can vary widely from area to area. In this second class in algorithms, we will survey many of the techniques that apply broadly in the design of efficient algorithms, and study their application in a wide range of application domains and computational models. The goal is for the class to be broad rather than deep. Our plan is to touch upon the following areas. This is a tentative list of topics that might be covered in the class; we will select material adaptively based on the background, interests, and rate of progress of the students.</w:t>
      </w:r>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33" w:history="1">
        <w:r w:rsidR="00FF7351" w:rsidRPr="001F7D44">
          <w:rPr>
            <w:rFonts w:ascii="Segoe UI" w:eastAsia="Times New Roman" w:hAnsi="Segoe UI" w:cs="Segoe UI"/>
            <w:color w:val="0366D6"/>
            <w:sz w:val="24"/>
            <w:szCs w:val="24"/>
            <w:u w:val="single"/>
          </w:rPr>
          <w:t>Lecture Videos - Spring 2016</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34"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3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36"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1"/>
          <w:numId w:val="5"/>
        </w:numPr>
        <w:spacing w:before="60" w:after="100" w:afterAutospacing="1" w:line="240" w:lineRule="auto"/>
        <w:rPr>
          <w:rFonts w:ascii="Segoe UI" w:eastAsia="Times New Roman" w:hAnsi="Segoe UI" w:cs="Segoe UI"/>
          <w:color w:val="24292E"/>
          <w:sz w:val="24"/>
          <w:szCs w:val="24"/>
        </w:rPr>
      </w:pPr>
      <w:hyperlink r:id="rId337" w:history="1">
        <w:r w:rsidR="00FF7351" w:rsidRPr="001F7D44">
          <w:rPr>
            <w:rFonts w:ascii="Segoe UI" w:eastAsia="Times New Roman" w:hAnsi="Segoe UI" w:cs="Segoe UI"/>
            <w:color w:val="0366D6"/>
            <w:sz w:val="24"/>
            <w:szCs w:val="24"/>
            <w:u w:val="single"/>
          </w:rPr>
          <w:t>Resources</w:t>
        </w:r>
      </w:hyperlink>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38" w:history="1">
        <w:r w:rsidR="00FF7351" w:rsidRPr="001F7D44">
          <w:rPr>
            <w:rFonts w:ascii="Segoe UI" w:eastAsia="Times New Roman" w:hAnsi="Segoe UI" w:cs="Segoe UI"/>
            <w:color w:val="0366D6"/>
            <w:sz w:val="24"/>
            <w:szCs w:val="24"/>
            <w:u w:val="single"/>
          </w:rPr>
          <w:t>15-451/651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 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8" name="Picture 84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required algorithms class that go in depth into all basic algorithms and the proofs behind them. This is one of the heavier algorithms curriculums on this page. Taught by Avrim Blum and </w:t>
      </w:r>
      <w:hyperlink r:id="rId339" w:history="1">
        <w:r w:rsidRPr="001F7D44">
          <w:rPr>
            <w:rFonts w:ascii="Segoe UI" w:eastAsia="Times New Roman" w:hAnsi="Segoe UI" w:cs="Segoe UI"/>
            <w:color w:val="0366D6"/>
            <w:sz w:val="24"/>
            <w:szCs w:val="24"/>
            <w:u w:val="single"/>
          </w:rPr>
          <w:t>Manuel Blum</w:t>
        </w:r>
      </w:hyperlink>
      <w:r w:rsidRPr="001F7D44">
        <w:rPr>
          <w:rFonts w:ascii="Segoe UI" w:eastAsia="Times New Roman" w:hAnsi="Segoe UI" w:cs="Segoe UI"/>
          <w:color w:val="24292E"/>
          <w:sz w:val="24"/>
          <w:szCs w:val="24"/>
        </w:rPr>
        <w:t> who has a Turing Award due to his contributions to algorithms. Course link includes a very comprehensive set of reference notes by Avrim Blum.</w:t>
      </w:r>
    </w:p>
    <w:p w:rsidR="00FF7351" w:rsidRPr="001F7D44" w:rsidRDefault="0070392A" w:rsidP="00C06FD0">
      <w:pPr>
        <w:numPr>
          <w:ilvl w:val="0"/>
          <w:numId w:val="5"/>
        </w:numPr>
        <w:spacing w:before="60" w:after="100" w:afterAutospacing="1" w:line="240" w:lineRule="auto"/>
        <w:rPr>
          <w:rFonts w:ascii="Segoe UI" w:eastAsia="Times New Roman" w:hAnsi="Segoe UI" w:cs="Segoe UI"/>
          <w:color w:val="24292E"/>
          <w:sz w:val="24"/>
          <w:szCs w:val="24"/>
        </w:rPr>
      </w:pPr>
      <w:hyperlink r:id="rId340" w:history="1">
        <w:r w:rsidR="00FF7351" w:rsidRPr="001F7D44">
          <w:rPr>
            <w:rFonts w:ascii="Segoe UI" w:eastAsia="Times New Roman" w:hAnsi="Segoe UI" w:cs="Segoe UI"/>
            <w:color w:val="0366D6"/>
            <w:sz w:val="24"/>
            <w:szCs w:val="24"/>
            <w:u w:val="single"/>
          </w:rPr>
          <w:t>16s-4102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Algorithms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Virginia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7" name="Picture 84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6" name="Picture 84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70392A" w:rsidP="00C06FD0">
      <w:pPr>
        <w:numPr>
          <w:ilvl w:val="1"/>
          <w:numId w:val="5"/>
        </w:numPr>
        <w:spacing w:before="100" w:beforeAutospacing="1" w:after="100" w:afterAutospacing="1" w:line="240" w:lineRule="auto"/>
        <w:rPr>
          <w:rFonts w:ascii="Segoe UI" w:eastAsia="Times New Roman" w:hAnsi="Segoe UI" w:cs="Segoe UI"/>
          <w:color w:val="24292E"/>
          <w:sz w:val="24"/>
          <w:szCs w:val="24"/>
        </w:rPr>
      </w:pPr>
      <w:hyperlink r:id="rId341" w:history="1">
        <w:r w:rsidR="00FF7351" w:rsidRPr="001F7D44">
          <w:rPr>
            <w:rFonts w:ascii="Segoe UI" w:eastAsia="Times New Roman" w:hAnsi="Segoe UI" w:cs="Segoe UI"/>
            <w:color w:val="0366D6"/>
            <w:sz w:val="24"/>
            <w:szCs w:val="24"/>
            <w:u w:val="single"/>
          </w:rPr>
          <w:t>Lecture Videos &amp; Homeworks</w:t>
        </w:r>
      </w:hyperlink>
      <w:r w:rsidR="00FF7351" w:rsidRPr="001F7D44">
        <w:rPr>
          <w:rFonts w:ascii="Segoe UI" w:eastAsia="Times New Roman" w:hAnsi="Segoe UI" w:cs="Segoe UI"/>
          <w:color w:val="24292E"/>
          <w:sz w:val="24"/>
          <w:szCs w:val="24"/>
        </w:rPr>
        <w:t> (</w:t>
      </w:r>
      <w:hyperlink r:id="rId342" w:history="1">
        <w:r w:rsidR="00FF7351" w:rsidRPr="001F7D44">
          <w:rPr>
            <w:rFonts w:ascii="Segoe UI" w:eastAsia="Times New Roman" w:hAnsi="Segoe UI" w:cs="Segoe UI"/>
            <w:color w:val="0366D6"/>
            <w:sz w:val="24"/>
            <w:szCs w:val="24"/>
            <w:u w:val="single"/>
          </w:rPr>
          <w:t>Youtube</w:t>
        </w:r>
      </w:hyperlink>
      <w:r w:rsidR="00FF7351" w:rsidRPr="001F7D44">
        <w:rPr>
          <w:rFonts w:ascii="Segoe UI" w:eastAsia="Times New Roman" w:hAnsi="Segoe UI" w:cs="Segoe UI"/>
          <w:color w:val="24292E"/>
          <w:sz w:val="24"/>
          <w:szCs w:val="24"/>
        </w:rPr>
        <w:t>)</w:t>
      </w:r>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27"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1" w:name="_Toc494530748"/>
      <w:r w:rsidRPr="001F7D44">
        <w:rPr>
          <w:rFonts w:ascii="Segoe UI" w:eastAsia="Times New Roman" w:hAnsi="Segoe UI" w:cs="Segoe UI"/>
          <w:b/>
          <w:bCs/>
          <w:color w:val="24292E"/>
          <w:sz w:val="30"/>
          <w:szCs w:val="30"/>
        </w:rPr>
        <w:t>CS Theory</w:t>
      </w:r>
      <w:bookmarkEnd w:id="11"/>
    </w:p>
    <w:p w:rsidR="00FF7351" w:rsidRPr="001F7D44" w:rsidRDefault="0070392A" w:rsidP="00C06FD0">
      <w:pPr>
        <w:numPr>
          <w:ilvl w:val="0"/>
          <w:numId w:val="6"/>
        </w:numPr>
        <w:spacing w:before="100" w:beforeAutospacing="1" w:after="100" w:afterAutospacing="1" w:line="240" w:lineRule="auto"/>
        <w:rPr>
          <w:rFonts w:ascii="Segoe UI" w:eastAsia="Times New Roman" w:hAnsi="Segoe UI" w:cs="Segoe UI"/>
          <w:color w:val="24292E"/>
          <w:sz w:val="24"/>
          <w:szCs w:val="24"/>
        </w:rPr>
      </w:pPr>
      <w:hyperlink r:id="rId343" w:history="1">
        <w:r w:rsidR="00FF7351" w:rsidRPr="001F7D44">
          <w:rPr>
            <w:rFonts w:ascii="Segoe UI" w:eastAsia="Times New Roman" w:hAnsi="Segoe UI" w:cs="Segoe UI"/>
            <w:color w:val="0366D6"/>
            <w:sz w:val="24"/>
            <w:szCs w:val="24"/>
            <w:u w:val="single"/>
          </w:rPr>
          <w:t>CIS 500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Foundations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Pennsylvania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5" name="Picture 84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4" name="Picture 84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introduction to formal verification of software using the Coq proof assistant. Topics include basic concepts of logic, computer-assisted theorem proving, functional programming, operational semantics, Hoare logic, and static type systems.</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44" w:anchor="schedule"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45" w:history="1">
        <w:r w:rsidR="00FF7351" w:rsidRPr="001F7D44">
          <w:rPr>
            <w:rFonts w:ascii="Segoe UI" w:eastAsia="Times New Roman" w:hAnsi="Segoe UI" w:cs="Segoe UI"/>
            <w:color w:val="0366D6"/>
            <w:sz w:val="24"/>
            <w:szCs w:val="24"/>
            <w:u w:val="single"/>
          </w:rPr>
          <w:t>Textbook</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46" w:history="1">
        <w:r w:rsidR="00FF7351" w:rsidRPr="001F7D44">
          <w:rPr>
            <w:rFonts w:ascii="Segoe UI" w:eastAsia="Times New Roman" w:hAnsi="Segoe UI" w:cs="Segoe UI"/>
            <w:color w:val="0366D6"/>
            <w:sz w:val="24"/>
            <w:szCs w:val="24"/>
            <w:u w:val="single"/>
          </w:rPr>
          <w:t>CS 103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Mathematical Foundations of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3" name="Picture 84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2" name="Picture 84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CS103 is a first course in discrete math, computability theory, and complexity theory. In this course, we'll probe the limits of computer power, explore why some problems are harder to solve than others, and see how to reason with mathematical certainty.</w:t>
      </w:r>
    </w:p>
    <w:p w:rsidR="00FF7351" w:rsidRPr="001F7D44" w:rsidRDefault="00FF7351" w:rsidP="00C06FD0">
      <w:pPr>
        <w:numPr>
          <w:ilvl w:val="1"/>
          <w:numId w:val="6"/>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Links to all lectures notes and assignments are directly on the course page</w:t>
      </w:r>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47" w:history="1">
        <w:r w:rsidR="00FF7351" w:rsidRPr="001F7D44">
          <w:rPr>
            <w:rFonts w:ascii="Segoe UI" w:eastAsia="Times New Roman" w:hAnsi="Segoe UI" w:cs="Segoe UI"/>
            <w:color w:val="0366D6"/>
            <w:sz w:val="24"/>
            <w:szCs w:val="24"/>
            <w:u w:val="single"/>
          </w:rPr>
          <w:t>CS 173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Discrete Structures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 of Illinois Urbana-Champaign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1" name="Picture 84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40" name="Picture 84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9" name="Picture 83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an introduction to the theoretical side of computer science. In it, you will learn how to construct proofs, read and write literate formal mathematics, get a quick introduction to key theory topics and become familiar with a range of standard mathematics concepts commonly used in computer science.</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48" w:history="1">
        <w:r w:rsidR="00FF7351" w:rsidRPr="001F7D44">
          <w:rPr>
            <w:rFonts w:ascii="Segoe UI" w:eastAsia="Times New Roman" w:hAnsi="Segoe UI" w:cs="Segoe UI"/>
            <w:color w:val="0366D6"/>
            <w:sz w:val="24"/>
            <w:szCs w:val="24"/>
            <w:u w:val="single"/>
          </w:rPr>
          <w:t>Textbook</w:t>
        </w:r>
      </w:hyperlink>
      <w:r w:rsidR="00FF7351" w:rsidRPr="001F7D44">
        <w:rPr>
          <w:rFonts w:ascii="Segoe UI" w:eastAsia="Times New Roman" w:hAnsi="Segoe UI" w:cs="Segoe UI"/>
          <w:color w:val="24292E"/>
          <w:sz w:val="24"/>
          <w:szCs w:val="24"/>
        </w:rPr>
        <w:t> Written by the professor. Includes Instructor's Guide.</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4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50" w:history="1">
        <w:r w:rsidR="00FF7351" w:rsidRPr="001F7D44">
          <w:rPr>
            <w:rFonts w:ascii="Segoe UI" w:eastAsia="Times New Roman" w:hAnsi="Segoe UI" w:cs="Segoe UI"/>
            <w:color w:val="0366D6"/>
            <w:sz w:val="24"/>
            <w:szCs w:val="24"/>
            <w:u w:val="single"/>
          </w:rPr>
          <w:t>Exams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51" w:history="1">
        <w:r w:rsidR="00FF7351" w:rsidRPr="001F7D44">
          <w:rPr>
            <w:rFonts w:ascii="Segoe UI" w:eastAsia="Times New Roman" w:hAnsi="Segoe UI" w:cs="Segoe UI"/>
            <w:color w:val="0366D6"/>
            <w:sz w:val="24"/>
            <w:szCs w:val="24"/>
            <w:u w:val="single"/>
          </w:rPr>
          <w:t>CS 276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Foundations of Cryptography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8" name="Picture 83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discusses the complexity-theory foundations of modern cryptography, and looks at recent results in the field such as Fully Homomorphic Encryption, Indistinguishability Obfuscation, MPC and so on.</w:t>
      </w:r>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52" w:history="1">
        <w:r w:rsidR="00FF7351" w:rsidRPr="001F7D44">
          <w:rPr>
            <w:rFonts w:ascii="Segoe UI" w:eastAsia="Times New Roman" w:hAnsi="Segoe UI" w:cs="Segoe UI"/>
            <w:color w:val="0366D6"/>
            <w:sz w:val="24"/>
            <w:szCs w:val="24"/>
            <w:u w:val="single"/>
          </w:rPr>
          <w:t>CS 278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Complexity Theory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7" name="Picture 83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graduate level course on complexity theory that introduces P vs NP, the power of randomness, average-case complexity, hardness of approximation, and so on.</w:t>
      </w:r>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53" w:history="1">
        <w:r w:rsidR="00FF7351" w:rsidRPr="001F7D44">
          <w:rPr>
            <w:rFonts w:ascii="Segoe UI" w:eastAsia="Times New Roman" w:hAnsi="Segoe UI" w:cs="Segoe UI"/>
            <w:color w:val="0366D6"/>
            <w:sz w:val="24"/>
            <w:szCs w:val="24"/>
            <w:u w:val="single"/>
          </w:rPr>
          <w:t>CS 374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Algorithms &amp; Models of Computation (Fall 2014)</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Illinois Urbana-Champaign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6" name="Picture 83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5" name="Picture 83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4" name="Picture 83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 498 section 374 (unofficially "CS 374") covers fundamental tools and techniques from theoretical computer science, including design and analysis of algorithms, formal languages and automata, computability, and complexity. Specific topics include regular and context-free languages, finite-state automata, recursive algorithms (including divide and conquer, backtracking, dynamic programming, and greedy algorithms), fundamental graph algorithms (including depth- and breadth-first search, topological sorting, minimum spanning trees, and shortest paths), undecidability, and NP-completeness. The course also has a strong focus on clear technical communication.</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54" w:history="1">
        <w:r w:rsidR="00FF7351" w:rsidRPr="001F7D44">
          <w:rPr>
            <w:rFonts w:ascii="Segoe UI" w:eastAsia="Times New Roman" w:hAnsi="Segoe UI" w:cs="Segoe UI"/>
            <w:color w:val="0366D6"/>
            <w:sz w:val="24"/>
            <w:szCs w:val="24"/>
            <w:u w:val="single"/>
          </w:rPr>
          <w:t>Assignments/Exams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55" w:history="1">
        <w:r w:rsidR="00FF7351" w:rsidRPr="001F7D44">
          <w:rPr>
            <w:rFonts w:ascii="Segoe UI" w:eastAsia="Times New Roman" w:hAnsi="Segoe UI" w:cs="Segoe UI"/>
            <w:color w:val="0366D6"/>
            <w:sz w:val="24"/>
            <w:szCs w:val="24"/>
            <w:u w:val="single"/>
          </w:rPr>
          <w:t>Lecture Notes/Labs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56"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57" w:history="1">
        <w:r w:rsidR="00FF7351" w:rsidRPr="001F7D44">
          <w:rPr>
            <w:rFonts w:ascii="Segoe UI" w:eastAsia="Times New Roman" w:hAnsi="Segoe UI" w:cs="Segoe UI"/>
            <w:color w:val="0366D6"/>
            <w:sz w:val="24"/>
            <w:szCs w:val="24"/>
            <w:u w:val="single"/>
          </w:rPr>
          <w:t>CS 3110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Data Structures and Functional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3" name="Picture 83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2" name="Picture 83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1" name="Picture 83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 3110 (formerly CS 312) is the third programming course in the Computer Science curriculum, following CS 1110/1112 and CS 2110. The goal of the course is to help students become excellent programmers and software designers who can design and implement software that is elegant, efficient, and correct, and whose code can be maintained and reused.</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58"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5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61" w:history="1">
        <w:r w:rsidR="00FF7351" w:rsidRPr="001F7D44">
          <w:rPr>
            <w:rFonts w:ascii="Segoe UI" w:eastAsia="Times New Roman" w:hAnsi="Segoe UI" w:cs="Segoe UI"/>
            <w:color w:val="0366D6"/>
            <w:sz w:val="24"/>
            <w:szCs w:val="24"/>
            <w:u w:val="single"/>
          </w:rPr>
          <w:t>CS 3220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Scientific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30" name="Picture 83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9" name="Picture 82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8" name="Picture 82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this one-semester survey course, we introduce numerical methods for solving linear and nonlinear equations, interpolating data, computing integrals, and solving differential equations, and we describe how to use these tools wisely (we hope!) when solving scientific problems.</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2"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65" w:history="1">
        <w:r w:rsidR="00FF7351" w:rsidRPr="001F7D44">
          <w:rPr>
            <w:rFonts w:ascii="Segoe UI" w:eastAsia="Times New Roman" w:hAnsi="Segoe UI" w:cs="Segoe UI"/>
            <w:color w:val="0366D6"/>
            <w:sz w:val="24"/>
            <w:szCs w:val="24"/>
            <w:u w:val="single"/>
          </w:rPr>
          <w:t>CS 4300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Information Retrieval</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7" name="Picture 82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6" name="Picture 82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5" name="Picture 82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9"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 xml:space="preserve">Studies the methods used to search for and discover information in large-scale systems. The emphasis is on information retrieval applied to textual materials, but there is some discussion of other </w:t>
      </w:r>
      <w:proofErr w:type="gramStart"/>
      <w:r w:rsidRPr="001F7D44">
        <w:rPr>
          <w:rFonts w:ascii="Segoe UI" w:eastAsia="Times New Roman" w:hAnsi="Segoe UI" w:cs="Segoe UI"/>
          <w:color w:val="24292E"/>
          <w:sz w:val="24"/>
          <w:szCs w:val="24"/>
        </w:rPr>
        <w:t>formats.The</w:t>
      </w:r>
      <w:proofErr w:type="gramEnd"/>
      <w:r w:rsidRPr="001F7D44">
        <w:rPr>
          <w:rFonts w:ascii="Segoe UI" w:eastAsia="Times New Roman" w:hAnsi="Segoe UI" w:cs="Segoe UI"/>
          <w:color w:val="24292E"/>
          <w:sz w:val="24"/>
          <w:szCs w:val="24"/>
        </w:rPr>
        <w:t xml:space="preserve"> course includes techniques for searching, browsing, and filtering information and the use of classification systems and thesauruses. The techniques are illustrated with examples from web searching and digital libraries.</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6"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7"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6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69" w:history="1">
        <w:r w:rsidR="00FF7351" w:rsidRPr="001F7D44">
          <w:rPr>
            <w:rFonts w:ascii="Segoe UI" w:eastAsia="Times New Roman" w:hAnsi="Segoe UI" w:cs="Segoe UI"/>
            <w:color w:val="0366D6"/>
            <w:sz w:val="24"/>
            <w:szCs w:val="24"/>
            <w:u w:val="single"/>
          </w:rPr>
          <w:t>CS 4810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Theory of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4" name="Picture 82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3" name="Picture 82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2" name="Picture 82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undergraduate course provides a broad introduction to the mathematical foundations of computer science. We will examine basic computational models, especially Turing machines. The goal is to understand what problems can or cannot be solved in these models.</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0"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73" w:history="1">
        <w:r w:rsidR="00FF7351" w:rsidRPr="001F7D44">
          <w:rPr>
            <w:rFonts w:ascii="Segoe UI" w:eastAsia="Times New Roman" w:hAnsi="Segoe UI" w:cs="Segoe UI"/>
            <w:color w:val="0366D6"/>
            <w:sz w:val="24"/>
            <w:szCs w:val="24"/>
            <w:u w:val="single"/>
          </w:rPr>
          <w:t>CS 6810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Theory of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1" name="Picture 82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20" name="Picture 82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9" name="Picture 81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graduate course gives a broad introduction to complexity theory, including classical results and recent developments. Complexity theory aims to understand the power of efficient computation (when computational resources like time and space are limited). Many compelling conceptual questions arise in this context. Most of these questions are (surprisingly?) difficult and far from being resolved. Nevertheless, a lot of progress has been made toward understanding them (and also why they are difficult). We will learn about these advances in this course. A theme will be combinatorial constructions with random-like properties, e.g., expander graphs and error-correcting codes. Some examples:</w:t>
      </w:r>
    </w:p>
    <w:p w:rsidR="00FF7351" w:rsidRPr="001F7D44" w:rsidRDefault="00FF7351" w:rsidP="00C06FD0">
      <w:pPr>
        <w:numPr>
          <w:ilvl w:val="2"/>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Is finding a solution inherently more difficult than verifying it?</w:t>
      </w:r>
    </w:p>
    <w:p w:rsidR="00FF7351" w:rsidRPr="001F7D44" w:rsidRDefault="00FF7351" w:rsidP="00C06FD0">
      <w:pPr>
        <w:numPr>
          <w:ilvl w:val="2"/>
          <w:numId w:val="6"/>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Do more computational resources mean more computing power?</w:t>
      </w:r>
    </w:p>
    <w:p w:rsidR="00FF7351" w:rsidRPr="001F7D44" w:rsidRDefault="00FF7351" w:rsidP="00C06FD0">
      <w:pPr>
        <w:numPr>
          <w:ilvl w:val="2"/>
          <w:numId w:val="6"/>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Is it easier to find approximate solutions than exact ones?</w:t>
      </w:r>
    </w:p>
    <w:p w:rsidR="00FF7351" w:rsidRPr="001F7D44" w:rsidRDefault="00FF7351" w:rsidP="00C06FD0">
      <w:pPr>
        <w:numPr>
          <w:ilvl w:val="2"/>
          <w:numId w:val="6"/>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Are randomized algorithms more powerful than deterministic ones?</w:t>
      </w:r>
    </w:p>
    <w:p w:rsidR="00FF7351" w:rsidRPr="001F7D44" w:rsidRDefault="00FF7351" w:rsidP="00C06FD0">
      <w:pPr>
        <w:numPr>
          <w:ilvl w:val="2"/>
          <w:numId w:val="6"/>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Is it easier to solve problems in the average case than in the worst case?</w:t>
      </w:r>
    </w:p>
    <w:p w:rsidR="00FF7351" w:rsidRPr="001F7D44" w:rsidRDefault="00FF7351" w:rsidP="00C06FD0">
      <w:pPr>
        <w:numPr>
          <w:ilvl w:val="2"/>
          <w:numId w:val="6"/>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Are quantum computers more powerful than classical ones?</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4"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5" w:anchor="lectures"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6" w:anchor="homework"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77" w:history="1">
        <w:r w:rsidR="00FF7351" w:rsidRPr="001F7D44">
          <w:rPr>
            <w:rFonts w:ascii="Segoe UI" w:eastAsia="Times New Roman" w:hAnsi="Segoe UI" w:cs="Segoe UI"/>
            <w:color w:val="0366D6"/>
            <w:sz w:val="24"/>
            <w:szCs w:val="24"/>
            <w:u w:val="single"/>
          </w:rPr>
          <w:t>CSCE 3193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Paradigms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Arkansas (Fayetteville)</w:t>
      </w:r>
      <w:r w:rsidR="00FF7351" w:rsidRPr="001F7D44">
        <w:rPr>
          <w:rFonts w:ascii="Segoe UI" w:eastAsia="Times New Roman" w:hAnsi="Segoe UI" w:cs="Segoe UI"/>
          <w:color w:val="24292E"/>
          <w:sz w:val="24"/>
          <w:szCs w:val="24"/>
        </w:rPr>
        <w:t xml:space="preserve">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8" name="Picture 81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7" name="Picture 81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Programming in different paradigms with emphasis on object oriented programming, network programming and functional programming. Survey of programming languages, event driven programming, concurrency, software validation.</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8"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79" w:history="1">
        <w:r w:rsidR="00FF7351" w:rsidRPr="001F7D44">
          <w:rPr>
            <w:rFonts w:ascii="Segoe UI" w:eastAsia="Times New Roman" w:hAnsi="Segoe UI" w:cs="Segoe UI"/>
            <w:color w:val="0366D6"/>
            <w:sz w:val="24"/>
            <w:szCs w:val="24"/>
            <w:u w:val="single"/>
          </w:rPr>
          <w:t>Notes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8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81" w:history="1">
        <w:r w:rsidR="00FF7351" w:rsidRPr="001F7D44">
          <w:rPr>
            <w:rFonts w:ascii="Segoe UI" w:eastAsia="Times New Roman" w:hAnsi="Segoe UI" w:cs="Segoe UI"/>
            <w:color w:val="0366D6"/>
            <w:sz w:val="24"/>
            <w:szCs w:val="24"/>
            <w:u w:val="single"/>
          </w:rPr>
          <w:t>Practice Exams</w:t>
        </w:r>
      </w:hyperlink>
    </w:p>
    <w:p w:rsidR="00FF7351" w:rsidRPr="001F7D44" w:rsidRDefault="0070392A" w:rsidP="00C06FD0">
      <w:pPr>
        <w:numPr>
          <w:ilvl w:val="0"/>
          <w:numId w:val="6"/>
        </w:numPr>
        <w:spacing w:before="60" w:after="100" w:afterAutospacing="1" w:line="240" w:lineRule="auto"/>
        <w:rPr>
          <w:rFonts w:ascii="Segoe UI" w:eastAsia="Times New Roman" w:hAnsi="Segoe UI" w:cs="Segoe UI"/>
          <w:color w:val="24292E"/>
          <w:sz w:val="24"/>
          <w:szCs w:val="24"/>
        </w:rPr>
      </w:pPr>
      <w:hyperlink r:id="rId382" w:history="1">
        <w:r w:rsidR="00FF7351" w:rsidRPr="001F7D44">
          <w:rPr>
            <w:rFonts w:ascii="Segoe UI" w:eastAsia="Times New Roman" w:hAnsi="Segoe UI" w:cs="Segoe UI"/>
            <w:color w:val="0366D6"/>
            <w:sz w:val="24"/>
            <w:szCs w:val="24"/>
            <w:u w:val="single"/>
          </w:rPr>
          <w:t>6.045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Great Ideas in Theoretical Computer Science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6" name="Picture 81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5" name="Picture 81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9"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4" name="Picture 81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6"/>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provides a challenging introduction to some of the central ideas of theoretical computer science. Beginning in antiquity, the course will progress through finite automata, circuits and decision trees, Turing machines and computability, efficient algorithms and reducibility, the P versus NP problem, NP-completeness, the power of randomness, cryptography and one-way functions, computational learning theory, and quantum computing. It examines the classes of problems that can and cannot be solved by various kinds of machines. It tries to explain the key differences between computational models that affect their power.</w:t>
      </w:r>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83"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84"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6"/>
        </w:numPr>
        <w:spacing w:before="60" w:after="100" w:afterAutospacing="1" w:line="240" w:lineRule="auto"/>
        <w:rPr>
          <w:rFonts w:ascii="Segoe UI" w:eastAsia="Times New Roman" w:hAnsi="Segoe UI" w:cs="Segoe UI"/>
          <w:color w:val="24292E"/>
          <w:sz w:val="24"/>
          <w:szCs w:val="24"/>
        </w:rPr>
      </w:pPr>
      <w:hyperlink r:id="rId385"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28"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2" w:name="_Toc494530749"/>
      <w:r w:rsidRPr="001F7D44">
        <w:rPr>
          <w:rFonts w:ascii="Segoe UI" w:eastAsia="Times New Roman" w:hAnsi="Segoe UI" w:cs="Segoe UI"/>
          <w:b/>
          <w:bCs/>
          <w:color w:val="24292E"/>
          <w:sz w:val="30"/>
          <w:szCs w:val="30"/>
        </w:rPr>
        <w:t>Introduction to CS</w:t>
      </w:r>
      <w:bookmarkEnd w:id="12"/>
    </w:p>
    <w:p w:rsidR="00FF7351" w:rsidRPr="001F7D44" w:rsidRDefault="0070392A" w:rsidP="00C06FD0">
      <w:pPr>
        <w:numPr>
          <w:ilvl w:val="0"/>
          <w:numId w:val="7"/>
        </w:numPr>
        <w:spacing w:before="100" w:beforeAutospacing="1" w:after="100" w:afterAutospacing="1" w:line="240" w:lineRule="auto"/>
        <w:rPr>
          <w:rFonts w:ascii="Segoe UI" w:eastAsia="Times New Roman" w:hAnsi="Segoe UI" w:cs="Segoe UI"/>
          <w:color w:val="24292E"/>
          <w:sz w:val="24"/>
          <w:szCs w:val="24"/>
        </w:rPr>
      </w:pPr>
      <w:hyperlink r:id="rId386" w:history="1">
        <w:r w:rsidR="00FF7351" w:rsidRPr="001F7D44">
          <w:rPr>
            <w:rFonts w:ascii="Segoe UI" w:eastAsia="Times New Roman" w:hAnsi="Segoe UI" w:cs="Segoe UI"/>
            <w:color w:val="0366D6"/>
            <w:sz w:val="24"/>
            <w:szCs w:val="24"/>
            <w:u w:val="single"/>
          </w:rPr>
          <w:t>CS 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The Beauty and Joy of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3" name="Picture 813"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2" name="Picture 81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1" name="Picture 81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CS10 is UCB's introductory computer science class, taught using the beginners' drag-and-drop language. Students learn about history, social implications, great principles, and future of computing. They also learn the joy of programming a computer using a friendly, graphical language, and will complete a substantial team programming project related to their interests.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87" w:history="1">
        <w:r w:rsidR="00FF7351" w:rsidRPr="001F7D44">
          <w:rPr>
            <w:rFonts w:ascii="Segoe UI" w:eastAsia="Times New Roman" w:hAnsi="Segoe UI" w:cs="Segoe UI"/>
            <w:color w:val="0366D6"/>
            <w:sz w:val="24"/>
            <w:szCs w:val="24"/>
            <w:u w:val="single"/>
          </w:rPr>
          <w:t>Snap</w:t>
        </w:r>
        <w:proofErr w:type="gramStart"/>
        <w:r w:rsidR="00FF7351" w:rsidRPr="001F7D44">
          <w:rPr>
            <w:rFonts w:ascii="Segoe UI" w:eastAsia="Times New Roman" w:hAnsi="Segoe UI" w:cs="Segoe UI"/>
            <w:color w:val="0366D6"/>
            <w:sz w:val="24"/>
            <w:szCs w:val="24"/>
            <w:u w:val="single"/>
          </w:rPr>
          <w:t>*!*</w:t>
        </w:r>
        <w:proofErr w:type="gramEnd"/>
      </w:hyperlink>
      <w:r w:rsidR="00FF7351" w:rsidRPr="001F7D44">
        <w:rPr>
          <w:rFonts w:ascii="Segoe UI" w:eastAsia="Times New Roman" w:hAnsi="Segoe UI" w:cs="Segoe UI"/>
          <w:color w:val="24292E"/>
          <w:sz w:val="24"/>
          <w:szCs w:val="24"/>
        </w:rPr>
        <w:t> (based on Scratch by MIT).</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88" w:history="1">
        <w:r w:rsidR="00FF7351" w:rsidRPr="001F7D44">
          <w:rPr>
            <w:rFonts w:ascii="Segoe UI" w:eastAsia="Times New Roman" w:hAnsi="Segoe UI" w:cs="Segoe UI"/>
            <w:color w:val="0366D6"/>
            <w:sz w:val="24"/>
            <w:szCs w:val="24"/>
            <w:u w:val="single"/>
          </w:rPr>
          <w:t>Curriculum</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389" w:history="1">
        <w:r w:rsidR="00FF7351" w:rsidRPr="001F7D44">
          <w:rPr>
            <w:rFonts w:ascii="Segoe UI" w:eastAsia="Times New Roman" w:hAnsi="Segoe UI" w:cs="Segoe UI"/>
            <w:color w:val="0366D6"/>
            <w:sz w:val="24"/>
            <w:szCs w:val="24"/>
            <w:u w:val="single"/>
          </w:rPr>
          <w:t>CS 50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Science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Harvard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10" name="Picture 81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9" name="Picture 80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8" name="Picture 80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CS50x is Harvard College's introduction to the intellectual enterprises of computer science and the art of programming for majors and non-majors alike, with or without prior programming experience. An entry-level course taught by David J. Malan.</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0"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1" w:history="1">
        <w:r w:rsidR="00FF7351" w:rsidRPr="001F7D44">
          <w:rPr>
            <w:rFonts w:ascii="Segoe UI" w:eastAsia="Times New Roman" w:hAnsi="Segoe UI" w:cs="Segoe UI"/>
            <w:color w:val="0366D6"/>
            <w:sz w:val="24"/>
            <w:szCs w:val="24"/>
            <w:u w:val="single"/>
          </w:rPr>
          <w:t>Problem Sets</w:t>
        </w:r>
      </w:hyperlink>
    </w:p>
    <w:p w:rsidR="00FF7351" w:rsidRPr="001F7D44" w:rsidRDefault="00FF7351" w:rsidP="00C06FD0">
      <w:pPr>
        <w:numPr>
          <w:ilvl w:val="1"/>
          <w:numId w:val="7"/>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can also be taken from </w:t>
      </w:r>
      <w:hyperlink r:id="rId392" w:history="1">
        <w:r w:rsidRPr="001F7D44">
          <w:rPr>
            <w:rFonts w:ascii="Segoe UI" w:eastAsia="Times New Roman" w:hAnsi="Segoe UI" w:cs="Segoe UI"/>
            <w:color w:val="0366D6"/>
            <w:sz w:val="24"/>
            <w:szCs w:val="24"/>
            <w:u w:val="single"/>
          </w:rPr>
          <w:t>edX</w:t>
        </w:r>
      </w:hyperlink>
      <w:r w:rsidRPr="001F7D44">
        <w:rPr>
          <w:rFonts w:ascii="Segoe UI" w:eastAsia="Times New Roman" w:hAnsi="Segoe UI" w:cs="Segoe UI"/>
          <w:color w:val="24292E"/>
          <w:sz w:val="24"/>
          <w:szCs w:val="24"/>
        </w:rPr>
        <w:t>.</w:t>
      </w:r>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393" w:history="1">
        <w:r w:rsidR="00FF7351" w:rsidRPr="001F7D44">
          <w:rPr>
            <w:rFonts w:ascii="Segoe UI" w:eastAsia="Times New Roman" w:hAnsi="Segoe UI" w:cs="Segoe UI"/>
            <w:color w:val="0366D6"/>
            <w:sz w:val="24"/>
            <w:szCs w:val="24"/>
            <w:u w:val="single"/>
          </w:rPr>
          <w:t>CS 61A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Structure and Interpretation of Computer Programs [Python]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7" name="Picture 80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6" name="Picture 80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5" name="Picture 80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CS 61A, we are interested in teaching you about programming, not about how to use one particular programming language. We consider a series of techniques for controlling program complexity, such as functional programming, data abstraction, and object-oriented programming. Mastery of a particular programming language is a very useful side effect of studying these general techniques. However, our hope is that once you have learned the essence of programming, you will find that picking up a new programming language is but a few days' work.</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4" w:history="1">
        <w:r w:rsidR="00FF7351" w:rsidRPr="001F7D44">
          <w:rPr>
            <w:rFonts w:ascii="Segoe UI" w:eastAsia="Times New Roman" w:hAnsi="Segoe UI" w:cs="Segoe UI"/>
            <w:color w:val="0366D6"/>
            <w:sz w:val="24"/>
            <w:szCs w:val="24"/>
            <w:u w:val="single"/>
          </w:rPr>
          <w:t>Lecture Resources by Type</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5" w:history="1">
        <w:r w:rsidR="00FF7351" w:rsidRPr="001F7D44">
          <w:rPr>
            <w:rFonts w:ascii="Segoe UI" w:eastAsia="Times New Roman" w:hAnsi="Segoe UI" w:cs="Segoe UI"/>
            <w:color w:val="0366D6"/>
            <w:sz w:val="24"/>
            <w:szCs w:val="24"/>
            <w:u w:val="single"/>
          </w:rPr>
          <w:t>Lecture Resources by Topic</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6" w:history="1">
        <w:r w:rsidR="00FF7351" w:rsidRPr="001F7D44">
          <w:rPr>
            <w:rFonts w:ascii="Segoe UI" w:eastAsia="Times New Roman" w:hAnsi="Segoe UI" w:cs="Segoe UI"/>
            <w:color w:val="0366D6"/>
            <w:sz w:val="24"/>
            <w:szCs w:val="24"/>
            <w:u w:val="single"/>
          </w:rPr>
          <w:t>Additional Resources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7" w:history="1">
        <w:r w:rsidR="00FF7351" w:rsidRPr="001F7D44">
          <w:rPr>
            <w:rFonts w:ascii="Segoe UI" w:eastAsia="Times New Roman" w:hAnsi="Segoe UI" w:cs="Segoe UI"/>
            <w:color w:val="0366D6"/>
            <w:sz w:val="24"/>
            <w:szCs w:val="24"/>
            <w:u w:val="single"/>
          </w:rPr>
          <w:t>Practice Problems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398" w:history="1">
        <w:r w:rsidR="00FF7351" w:rsidRPr="001F7D44">
          <w:rPr>
            <w:rFonts w:ascii="Segoe UI" w:eastAsia="Times New Roman" w:hAnsi="Segoe UI" w:cs="Segoe UI"/>
            <w:color w:val="0366D6"/>
            <w:sz w:val="24"/>
            <w:szCs w:val="24"/>
            <w:u w:val="single"/>
          </w:rPr>
          <w:t>Extra Lectures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399" w:history="1">
        <w:r w:rsidR="00FF7351" w:rsidRPr="001F7D44">
          <w:rPr>
            <w:rFonts w:ascii="Segoe UI" w:eastAsia="Times New Roman" w:hAnsi="Segoe UI" w:cs="Segoe UI"/>
            <w:color w:val="0366D6"/>
            <w:sz w:val="24"/>
            <w:szCs w:val="24"/>
            <w:u w:val="single"/>
          </w:rPr>
          <w:t>CS 61AS</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Structure &amp; Interpretation of Computer Programs [Racket]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4" name="Picture 80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1"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3" name="Picture 80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2" name="Picture 80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self-paced version of the CS61 Course but in Racket / Scheme. 61AS is a great introductory course that will ease you into all the amazing concepts that future CS courses will cover, so remember to keep an open mind, have fun, and always respect the data abstraction</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0"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1" w:history="1">
        <w:r w:rsidR="00FF7351" w:rsidRPr="001F7D44">
          <w:rPr>
            <w:rFonts w:ascii="Segoe UI" w:eastAsia="Times New Roman" w:hAnsi="Segoe UI" w:cs="Segoe UI"/>
            <w:color w:val="0366D6"/>
            <w:sz w:val="24"/>
            <w:szCs w:val="24"/>
            <w:u w:val="single"/>
          </w:rPr>
          <w:t>Assignments and Notes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02" w:history="1">
        <w:r w:rsidR="00FF7351" w:rsidRPr="001F7D44">
          <w:rPr>
            <w:rFonts w:ascii="Segoe UI" w:eastAsia="Times New Roman" w:hAnsi="Segoe UI" w:cs="Segoe UI"/>
            <w:color w:val="0366D6"/>
            <w:sz w:val="24"/>
            <w:szCs w:val="24"/>
            <w:u w:val="single"/>
          </w:rPr>
          <w:t>CS 101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Science 101</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1" name="Picture 80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800" name="Picture 80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9" name="Picture 79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CS101 teaches the essential ideas of Computer Science for a zero-prior-experience audience. Participants play and experiment with short bits of "computer code" to bring to life to the power and limitations of computers.</w:t>
      </w:r>
    </w:p>
    <w:p w:rsidR="00FF7351" w:rsidRPr="001F7D44" w:rsidRDefault="00FF7351" w:rsidP="00C06FD0">
      <w:pPr>
        <w:numPr>
          <w:ilvl w:val="1"/>
          <w:numId w:val="7"/>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Lectures videos will available for free after registration.</w:t>
      </w:r>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03" w:history="1">
        <w:r w:rsidR="00FF7351" w:rsidRPr="001F7D44">
          <w:rPr>
            <w:rFonts w:ascii="Segoe UI" w:eastAsia="Times New Roman" w:hAnsi="Segoe UI" w:cs="Segoe UI"/>
            <w:color w:val="0366D6"/>
            <w:sz w:val="24"/>
            <w:szCs w:val="24"/>
            <w:u w:val="single"/>
          </w:rPr>
          <w:t>CS 106A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Methodology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8" name="Picture 79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7" name="Picture 79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6" name="Picture 79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the largest of the introductory programming courses and is one of the largest courses at Stanford. Topics focus on the introduction to the engineering of computer applications emphasizing modern software engineering principles: object-oriented design, decomposition, encapsulation, abstraction, and testing. Programming Methodology teaches the widely-used Java programming language along with good software engineering principles.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4"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6" w:history="1">
        <w:r w:rsidR="00FF7351" w:rsidRPr="001F7D44">
          <w:rPr>
            <w:rFonts w:ascii="Segoe UI" w:eastAsia="Times New Roman" w:hAnsi="Segoe UI" w:cs="Segoe UI"/>
            <w:color w:val="0366D6"/>
            <w:sz w:val="24"/>
            <w:szCs w:val="24"/>
            <w:u w:val="single"/>
          </w:rPr>
          <w:t>All materials in a zip file</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07" w:history="1">
        <w:r w:rsidR="00FF7351" w:rsidRPr="001F7D44">
          <w:rPr>
            <w:rFonts w:ascii="Segoe UI" w:eastAsia="Times New Roman" w:hAnsi="Segoe UI" w:cs="Segoe UI"/>
            <w:color w:val="0366D6"/>
            <w:sz w:val="24"/>
            <w:szCs w:val="24"/>
            <w:u w:val="single"/>
          </w:rPr>
          <w:t>CS 106B</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Abstractions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5" name="Picture 79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4" name="Picture 79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3" name="Picture 79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the natural successor to Programming Methodology and covers such advanced programming topics as recursion, algorithmic analysis, and data abstraction using the C++ programming language, which is similar to both C and Java.</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0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10" w:history="1">
        <w:r w:rsidR="00FF7351" w:rsidRPr="001F7D44">
          <w:rPr>
            <w:rFonts w:ascii="Segoe UI" w:eastAsia="Times New Roman" w:hAnsi="Segoe UI" w:cs="Segoe UI"/>
            <w:color w:val="0366D6"/>
            <w:sz w:val="24"/>
            <w:szCs w:val="24"/>
            <w:u w:val="single"/>
          </w:rPr>
          <w:t>All materials in a zip file</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11" w:history="1">
        <w:r w:rsidR="00FF7351" w:rsidRPr="001F7D44">
          <w:rPr>
            <w:rFonts w:ascii="Segoe UI" w:eastAsia="Times New Roman" w:hAnsi="Segoe UI" w:cs="Segoe UI"/>
            <w:color w:val="0366D6"/>
            <w:sz w:val="24"/>
            <w:szCs w:val="24"/>
            <w:u w:val="single"/>
          </w:rPr>
          <w:t>CS 107</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Paradigms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2" name="Picture 79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1" name="Picture 79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90" name="Picture 79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Topics: Advanced memory management features of C and C++; the differences between imperative and object-oriented paradigms. The functional paradigm (using LISP) and concurrent programming (using C and C++)</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1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1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14" w:history="1">
        <w:r w:rsidR="00FF7351" w:rsidRPr="001F7D44">
          <w:rPr>
            <w:rFonts w:ascii="Segoe UI" w:eastAsia="Times New Roman" w:hAnsi="Segoe UI" w:cs="Segoe UI"/>
            <w:color w:val="0366D6"/>
            <w:sz w:val="24"/>
            <w:szCs w:val="24"/>
            <w:u w:val="single"/>
          </w:rPr>
          <w:t>CS 109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Practice Using Scala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KAIST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9" name="Picture 78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8" name="Picture 78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introduces basic concepts of programming and computer science, such as dynamic and static typing, dynamic memory allocation, objects and methods, binary representation of numbers, using an editor and compiler from the command line, running programs with arguments from the command line, using libraries, and the use of basic data structures such as arrays, lists, sets, and maps. We will use Scala for this course.</w:t>
      </w:r>
    </w:p>
    <w:p w:rsidR="00FF7351" w:rsidRPr="001F7D44" w:rsidRDefault="00FF7351" w:rsidP="00C06FD0">
      <w:pPr>
        <w:numPr>
          <w:ilvl w:val="1"/>
          <w:numId w:val="7"/>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[Lectures] (</w:t>
      </w:r>
      <w:hyperlink r:id="rId415" w:history="1">
        <w:r w:rsidRPr="001F7D44">
          <w:rPr>
            <w:rFonts w:ascii="Segoe UI" w:eastAsia="Times New Roman" w:hAnsi="Segoe UI" w:cs="Segoe UI"/>
            <w:color w:val="0366D6"/>
            <w:sz w:val="24"/>
            <w:szCs w:val="24"/>
            <w:u w:val="single"/>
          </w:rPr>
          <w:t>http://otfried.org/courses/cs109/index.html</w:t>
        </w:r>
      </w:hyperlink>
      <w:r w:rsidRPr="001F7D44">
        <w:rPr>
          <w:rFonts w:ascii="Segoe UI" w:eastAsia="Times New Roman" w:hAnsi="Segoe UI" w:cs="Segoe UI"/>
          <w:color w:val="24292E"/>
          <w:sz w:val="24"/>
          <w:szCs w:val="24"/>
        </w:rPr>
        <w:t>)</w:t>
      </w:r>
    </w:p>
    <w:p w:rsidR="00FF7351" w:rsidRPr="001F7D44" w:rsidRDefault="00FF7351" w:rsidP="00C06FD0">
      <w:pPr>
        <w:numPr>
          <w:ilvl w:val="1"/>
          <w:numId w:val="7"/>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[Assignments] (</w:t>
      </w:r>
      <w:hyperlink r:id="rId416" w:history="1">
        <w:r w:rsidRPr="001F7D44">
          <w:rPr>
            <w:rFonts w:ascii="Segoe UI" w:eastAsia="Times New Roman" w:hAnsi="Segoe UI" w:cs="Segoe UI"/>
            <w:color w:val="0366D6"/>
            <w:sz w:val="24"/>
            <w:szCs w:val="24"/>
            <w:u w:val="single"/>
          </w:rPr>
          <w:t>http://otfried.org/courses/cs109/index.html</w:t>
        </w:r>
      </w:hyperlink>
      <w:r w:rsidRPr="001F7D44">
        <w:rPr>
          <w:rFonts w:ascii="Segoe UI" w:eastAsia="Times New Roman" w:hAnsi="Segoe UI" w:cs="Segoe UI"/>
          <w:color w:val="24292E"/>
          <w:sz w:val="24"/>
          <w:szCs w:val="24"/>
        </w:rPr>
        <w:t>)</w:t>
      </w:r>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17" w:history="1">
        <w:r w:rsidR="00FF7351" w:rsidRPr="001F7D44">
          <w:rPr>
            <w:rFonts w:ascii="Segoe UI" w:eastAsia="Times New Roman" w:hAnsi="Segoe UI" w:cs="Segoe UI"/>
            <w:color w:val="0366D6"/>
            <w:sz w:val="24"/>
            <w:szCs w:val="24"/>
            <w:u w:val="single"/>
          </w:rPr>
          <w:t>CS 1109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Fundamental Programming Concepts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7" name="Picture 78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6" name="Picture 78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provides an introduction to programming and problem solving using a high-level programming language. It is designed to increase your knowledge level to comfortably continue to courses CS111x. Our focus will be on generic programming concepts: variables, expressions, control structures, loops, arrays, functions, pseudocode and algorithms. You will learn how to analyze problems and convert your ideas into solutions interpretable by computers. We will use MATLAB; because it provides a productive environment, and it is widely used by all engineering communities.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18"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1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21" w:history="1">
        <w:r w:rsidR="00FF7351" w:rsidRPr="001F7D44">
          <w:rPr>
            <w:rFonts w:ascii="Segoe UI" w:eastAsia="Times New Roman" w:hAnsi="Segoe UI" w:cs="Segoe UI"/>
            <w:color w:val="0366D6"/>
            <w:sz w:val="24"/>
            <w:szCs w:val="24"/>
            <w:u w:val="single"/>
          </w:rPr>
          <w:t>CS 1110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Computing Using Python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5" name="Picture 78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4" name="Picture 78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3" name="Picture 78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Programming and problem solving using Python. Emphasizes principles of software development, style, and testing. Topics include procedures and functions, iteration, recursion, arrays and vectors, strings, an operational model of procedure and function calls, algorithms, exceptions, object-oriented programming, and GUIs (graphical user interfaces). Weekly labs provide guided practice on the computer, with staff present to help. Assignments use graphics and GUIs to help develop fluency and understanding.</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2"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25" w:history="1">
        <w:r w:rsidR="00FF7351" w:rsidRPr="001F7D44">
          <w:rPr>
            <w:rFonts w:ascii="Segoe UI" w:eastAsia="Times New Roman" w:hAnsi="Segoe UI" w:cs="Segoe UI"/>
            <w:color w:val="0366D6"/>
            <w:sz w:val="24"/>
            <w:szCs w:val="24"/>
            <w:u w:val="single"/>
          </w:rPr>
          <w:t>CS 1112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Computing Using Matlab</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2" name="Picture 78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1" name="Picture 78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80" name="Picture 78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Programming and problem solving using MATLAB. Emphasizes the systematic development of algorithms and programs. Topics include iteration, functions, arrays and vectors, strings, recursion, algorithms, object-oriented programming, and MATLAB graphics. Assignments are designed to build an appreciation for complexity, dimension, fuzzy data, inexact arithmetic, randomness, simulation, and the role of approximation. NO programming experience is necessary; some knowledge of Calculus is required.</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6"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7" w:anchor="schedule"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29"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30" w:history="1">
        <w:r w:rsidR="00FF7351" w:rsidRPr="001F7D44">
          <w:rPr>
            <w:rFonts w:ascii="Segoe UI" w:eastAsia="Times New Roman" w:hAnsi="Segoe UI" w:cs="Segoe UI"/>
            <w:color w:val="0366D6"/>
            <w:sz w:val="24"/>
            <w:szCs w:val="24"/>
            <w:u w:val="single"/>
          </w:rPr>
          <w:t>CS 1115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Computational Science and Engineering Using Matlab Graphical User Interfaces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9" name="Picture 77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8" name="Picture 77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7" name="Picture 77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Programming and problem solving using MATLAB. Emphasizes the systematic development of algorithms and programs. Topics include iteration, functions, arrays and vectors, strings, recursion, algorithms, object-oriented programming, and MATLAB graphics. Assignments are designed to build an appreciation for complexity, dimension, fuzzy data, inexact arithmetic, randomness, simulation, and the role of approximation. NO programming experience is necessary; some knowledge of Calculus is required.</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1"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3"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34" w:history="1">
        <w:r w:rsidR="00FF7351" w:rsidRPr="001F7D44">
          <w:rPr>
            <w:rFonts w:ascii="Segoe UI" w:eastAsia="Times New Roman" w:hAnsi="Segoe UI" w:cs="Segoe UI"/>
            <w:color w:val="0366D6"/>
            <w:sz w:val="24"/>
            <w:szCs w:val="24"/>
            <w:u w:val="single"/>
          </w:rPr>
          <w:t>CS 1130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Transition to OO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6" name="Picture 77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5" name="Picture 77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4" name="Picture 77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object-oriented concepts using Java. Assumes programming knowledge in a language like MATLAB, C, C++, or Fortran. Students who have learned Java but were not exposed heavily to OO programming are welcome.</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5"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38" w:history="1">
        <w:r w:rsidR="00FF7351" w:rsidRPr="001F7D44">
          <w:rPr>
            <w:rFonts w:ascii="Segoe UI" w:eastAsia="Times New Roman" w:hAnsi="Segoe UI" w:cs="Segoe UI"/>
            <w:color w:val="0366D6"/>
            <w:sz w:val="24"/>
            <w:szCs w:val="24"/>
            <w:u w:val="single"/>
          </w:rPr>
          <w:t>CS 1133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Transition to Python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3" name="Picture 77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2" name="Picture 77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1" name="Picture 77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the Python programming language. Covers the basic programming constructs of Python, including assignment, conditionals, iteration, functions, object-oriented design, arrays, and vectorized computation. Assumes programming knowledge in a language like Java, Matlab, C, C++, or Fortran.</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39"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40"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41"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42" w:history="1">
        <w:r w:rsidR="00FF7351" w:rsidRPr="001F7D44">
          <w:rPr>
            <w:rFonts w:ascii="Segoe UI" w:eastAsia="Times New Roman" w:hAnsi="Segoe UI" w:cs="Segoe UI"/>
            <w:color w:val="0366D6"/>
            <w:sz w:val="24"/>
            <w:szCs w:val="24"/>
            <w:u w:val="single"/>
          </w:rPr>
          <w:t>CS 1410-2</w:t>
        </w:r>
      </w:hyperlink>
      <w:r w:rsidR="00FF7351" w:rsidRPr="001F7D44">
        <w:rPr>
          <w:rFonts w:ascii="Segoe UI" w:eastAsia="Times New Roman" w:hAnsi="Segoe UI" w:cs="Segoe UI"/>
          <w:color w:val="24292E"/>
          <w:sz w:val="24"/>
          <w:szCs w:val="24"/>
        </w:rPr>
        <w:t> and </w:t>
      </w:r>
      <w:hyperlink r:id="rId443" w:history="1">
        <w:r w:rsidR="00FF7351" w:rsidRPr="001F7D44">
          <w:rPr>
            <w:rFonts w:ascii="Segoe UI" w:eastAsia="Times New Roman" w:hAnsi="Segoe UI" w:cs="Segoe UI"/>
            <w:color w:val="0366D6"/>
            <w:sz w:val="24"/>
            <w:szCs w:val="24"/>
            <w:u w:val="single"/>
          </w:rPr>
          <w:t>CS2420-20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Science I and II for Hackers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Utah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70" name="Picture 77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9" name="Picture 76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8" name="Picture 76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 course in the spirit of SICP designed by </w:t>
      </w:r>
      <w:hyperlink r:id="rId444" w:history="1">
        <w:r w:rsidRPr="001F7D44">
          <w:rPr>
            <w:rFonts w:ascii="Segoe UI" w:eastAsia="Times New Roman" w:hAnsi="Segoe UI" w:cs="Segoe UI"/>
            <w:color w:val="0366D6"/>
            <w:sz w:val="24"/>
            <w:szCs w:val="24"/>
            <w:u w:val="single"/>
          </w:rPr>
          <w:t>Professor Matthew Flatt</w:t>
        </w:r>
      </w:hyperlink>
      <w:r w:rsidRPr="001F7D44">
        <w:rPr>
          <w:rFonts w:ascii="Segoe UI" w:eastAsia="Times New Roman" w:hAnsi="Segoe UI" w:cs="Segoe UI"/>
          <w:color w:val="24292E"/>
          <w:sz w:val="24"/>
          <w:szCs w:val="24"/>
        </w:rPr>
        <w:t> (one of the lead designers of Racket and author of HtDP). Mostly Racket and C, and a bit of Java, with explanations on how high level functional programming concepts relate to the design of OOP programs. Do this one before SICP if SICP is a bit too much...</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45" w:history="1">
        <w:r w:rsidR="00FF7351" w:rsidRPr="001F7D44">
          <w:rPr>
            <w:rFonts w:ascii="Segoe UI" w:eastAsia="Times New Roman" w:hAnsi="Segoe UI" w:cs="Segoe UI"/>
            <w:color w:val="0366D6"/>
            <w:sz w:val="24"/>
            <w:szCs w:val="24"/>
            <w:u w:val="single"/>
          </w:rPr>
          <w:t>Lectures and Assignments 1</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46" w:history="1">
        <w:r w:rsidR="00FF7351" w:rsidRPr="001F7D44">
          <w:rPr>
            <w:rFonts w:ascii="Segoe UI" w:eastAsia="Times New Roman" w:hAnsi="Segoe UI" w:cs="Segoe UI"/>
            <w:color w:val="0366D6"/>
            <w:sz w:val="24"/>
            <w:szCs w:val="24"/>
            <w:u w:val="single"/>
          </w:rPr>
          <w:t>Lectures and Assignments 2</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47" w:history="1">
        <w:r w:rsidR="00FF7351" w:rsidRPr="001F7D44">
          <w:rPr>
            <w:rFonts w:ascii="Segoe UI" w:eastAsia="Times New Roman" w:hAnsi="Segoe UI" w:cs="Segoe UI"/>
            <w:color w:val="0366D6"/>
            <w:sz w:val="24"/>
            <w:szCs w:val="24"/>
            <w:u w:val="single"/>
          </w:rPr>
          <w:t>Textbook</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48" w:history="1">
        <w:r w:rsidR="00FF7351" w:rsidRPr="001F7D44">
          <w:rPr>
            <w:rFonts w:ascii="Segoe UI" w:eastAsia="Times New Roman" w:hAnsi="Segoe UI" w:cs="Segoe UI"/>
            <w:color w:val="0366D6"/>
            <w:sz w:val="24"/>
            <w:szCs w:val="24"/>
            <w:u w:val="single"/>
          </w:rPr>
          <w:t>Racket Language</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49" w:history="1">
        <w:r w:rsidR="00FF7351" w:rsidRPr="001F7D44">
          <w:rPr>
            <w:rFonts w:ascii="Segoe UI" w:eastAsia="Times New Roman" w:hAnsi="Segoe UI" w:cs="Segoe UI"/>
            <w:color w:val="0366D6"/>
            <w:sz w:val="24"/>
            <w:szCs w:val="24"/>
            <w:u w:val="single"/>
          </w:rPr>
          <w:t>CS 2110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Object-Oriented Programming and Data Structures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7" name="Picture 76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6" name="Picture 76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5" name="Picture 76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 2110 is an intermediate-level programming course and an introduction to computer science. Topics include program design and development, debugging and testing, object-oriented programming, proofs of correctness, complexity analysis, recursion, commonly used data structures, graph algorithms, and abstract data types. Java is the principal programming language. The course syllabus can easily be extracted by looking at the link to </w:t>
      </w:r>
      <w:hyperlink r:id="rId450" w:history="1">
        <w:r w:rsidRPr="001F7D44">
          <w:rPr>
            <w:rFonts w:ascii="Segoe UI" w:eastAsia="Times New Roman" w:hAnsi="Segoe UI" w:cs="Segoe UI"/>
            <w:color w:val="0366D6"/>
            <w:sz w:val="24"/>
            <w:szCs w:val="24"/>
            <w:u w:val="single"/>
          </w:rPr>
          <w:t>lectures</w:t>
        </w:r>
      </w:hyperlink>
      <w:r w:rsidRPr="001F7D44">
        <w:rPr>
          <w:rFonts w:ascii="Segoe UI" w:eastAsia="Times New Roman" w:hAnsi="Segoe UI" w:cs="Segoe UI"/>
          <w:color w:val="24292E"/>
          <w:sz w:val="24"/>
          <w:szCs w:val="24"/>
        </w:rPr>
        <w:t>.</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1"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54" w:history="1">
        <w:r w:rsidR="00FF7351" w:rsidRPr="001F7D44">
          <w:rPr>
            <w:rFonts w:ascii="Segoe UI" w:eastAsia="Times New Roman" w:hAnsi="Segoe UI" w:cs="Segoe UI"/>
            <w:color w:val="0366D6"/>
            <w:sz w:val="24"/>
            <w:szCs w:val="24"/>
            <w:u w:val="single"/>
          </w:rPr>
          <w:t>CS 4302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Web Information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4" name="Picture 76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3" name="Picture 76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2" name="Picture 76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introduce you to technologies for building data-centric information systems on the World Wide Web, show the practical applications of such systems, and discuss their design and their social and policy context by examining cross-cutting issues such as citizen science, data journalism and open government. Course work involves lectures and readings as well as weekly homework assignments, and a semester-long project in which the students demonstrate their expertise in building data-centric Web information systems.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5"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58" w:history="1">
        <w:r w:rsidR="00FF7351" w:rsidRPr="001F7D44">
          <w:rPr>
            <w:rFonts w:ascii="Segoe UI" w:eastAsia="Times New Roman" w:hAnsi="Segoe UI" w:cs="Segoe UI"/>
            <w:color w:val="0366D6"/>
            <w:sz w:val="24"/>
            <w:szCs w:val="24"/>
            <w:u w:val="single"/>
          </w:rPr>
          <w:t>CSCE 2004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Programming Foundations I</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Arkansas (Fayetteville)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1" name="Picture 76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60" name="Picture 76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9" name="Picture 75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Introductory course for students majoring in computer science or computer engineering. Software development process: problem specification, program design, implementation, testing and documentation. Programming topics: data representation, conditional and iterative statements, functions, arrays, strings, file I/O, and classes. Using C++ in a UNIX environment.</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59"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0" w:history="1">
        <w:r w:rsidR="00FF7351" w:rsidRPr="001F7D44">
          <w:rPr>
            <w:rFonts w:ascii="Segoe UI" w:eastAsia="Times New Roman" w:hAnsi="Segoe UI" w:cs="Segoe UI"/>
            <w:color w:val="0366D6"/>
            <w:sz w:val="24"/>
            <w:szCs w:val="24"/>
            <w:u w:val="single"/>
          </w:rPr>
          <w:t>Notes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1"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2" w:history="1">
        <w:r w:rsidR="00FF7351" w:rsidRPr="001F7D44">
          <w:rPr>
            <w:rFonts w:ascii="Segoe UI" w:eastAsia="Times New Roman" w:hAnsi="Segoe UI" w:cs="Segoe UI"/>
            <w:color w:val="0366D6"/>
            <w:sz w:val="24"/>
            <w:szCs w:val="24"/>
            <w:u w:val="single"/>
          </w:rPr>
          <w:t>Practice Exams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63" w:history="1">
        <w:r w:rsidR="00FF7351" w:rsidRPr="001F7D44">
          <w:rPr>
            <w:rFonts w:ascii="Segoe UI" w:eastAsia="Times New Roman" w:hAnsi="Segoe UI" w:cs="Segoe UI"/>
            <w:color w:val="0366D6"/>
            <w:sz w:val="24"/>
            <w:szCs w:val="24"/>
            <w:u w:val="single"/>
          </w:rPr>
          <w:t>CSCI E-1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Understanding Computers and the Internet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Harvard University Extension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8" name="Picture 75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7" name="Picture 75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6" name="Picture 75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 xml:space="preserve">This course is all about understanding: understanding what's going on inside your computer when you flip on the switch, why tech support has you constantly rebooting your computer, how everything you do on the Internet can be watched by others, and how your computer can become infected with a worm just by being turned on. Designed for students who use computers and the Internet every day but don't fully understand how it all </w:t>
      </w:r>
      <w:proofErr w:type="gramStart"/>
      <w:r w:rsidRPr="001F7D44">
        <w:rPr>
          <w:rFonts w:ascii="Segoe UI" w:eastAsia="Times New Roman" w:hAnsi="Segoe UI" w:cs="Segoe UI"/>
          <w:color w:val="24292E"/>
          <w:sz w:val="24"/>
          <w:szCs w:val="24"/>
        </w:rPr>
        <w:t>works,</w:t>
      </w:r>
      <w:proofErr w:type="gramEnd"/>
      <w:r w:rsidRPr="001F7D44">
        <w:rPr>
          <w:rFonts w:ascii="Segoe UI" w:eastAsia="Times New Roman" w:hAnsi="Segoe UI" w:cs="Segoe UI"/>
          <w:color w:val="24292E"/>
          <w:sz w:val="24"/>
          <w:szCs w:val="24"/>
        </w:rPr>
        <w:t xml:space="preserve"> this course fills in the gaps. Through lectures on hardware, software, the Internet, multimedia, security, privacy, website development, programming, and more, this course "takes the hood off" of computers and the Internet so that students understand how it all works and why. Through discussions of current events, students are exposed also to the latest technologies.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4"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5"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6" w:history="1">
        <w:r w:rsidR="00FF7351" w:rsidRPr="001F7D44">
          <w:rPr>
            <w:rFonts w:ascii="Segoe UI" w:eastAsia="Times New Roman" w:hAnsi="Segoe UI" w:cs="Segoe UI"/>
            <w:color w:val="0366D6"/>
            <w:sz w:val="24"/>
            <w:szCs w:val="24"/>
            <w:u w:val="single"/>
          </w:rPr>
          <w:t>Notes / Recaps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68" w:history="1">
        <w:r w:rsidR="00FF7351" w:rsidRPr="001F7D44">
          <w:rPr>
            <w:rFonts w:ascii="Segoe UI" w:eastAsia="Times New Roman" w:hAnsi="Segoe UI" w:cs="Segoe UI"/>
            <w:color w:val="0366D6"/>
            <w:sz w:val="24"/>
            <w:szCs w:val="24"/>
            <w:u w:val="single"/>
          </w:rPr>
          <w:t>CS-for-all</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CS for All</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Harvey Mudd College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5" name="Picture 75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4" name="Picture 75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3" name="Picture 75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book (and course) takes a unique approach to “Intro CS.” In a nutshell, our objective is to provide an introduction to computer science as an intellectually rich and vibrant field rather than focusing exclusively on computer programming. While programming is certainly an important and pervasive element of our approach, we emphasize concepts and problem-solving over syntax and programming language features.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69" w:history="1">
        <w:r w:rsidR="00FF7351" w:rsidRPr="001F7D44">
          <w:rPr>
            <w:rFonts w:ascii="Segoe UI" w:eastAsia="Times New Roman" w:hAnsi="Segoe UI" w:cs="Segoe UI"/>
            <w:color w:val="0366D6"/>
            <w:sz w:val="24"/>
            <w:szCs w:val="24"/>
            <w:u w:val="single"/>
          </w:rPr>
          <w:t>Lectures and Other resources</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70" w:history="1">
        <w:r w:rsidR="00FF7351" w:rsidRPr="001F7D44">
          <w:rPr>
            <w:rFonts w:ascii="Segoe UI" w:eastAsia="Times New Roman" w:hAnsi="Segoe UI" w:cs="Segoe UI"/>
            <w:color w:val="0366D6"/>
            <w:sz w:val="24"/>
            <w:szCs w:val="24"/>
            <w:u w:val="single"/>
          </w:rPr>
          <w:t>6.001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Structure and Interpretation of Computer Programs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2" name="Picture 75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1" name="Picture 75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50" name="Picture 75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Teaches big-picture computing concepts using the Scheme programming language. Students will implement programs in a variety of different programming paradigms (functional, object-oriented, logical). Heavy emphasis on function composition, code-as-data, control abstraction with continuations, and syntactic abstraction through macros. An excellent course if you are looking to build a mental framework on which to hang your programming knowledge.</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7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72" w:history="1">
        <w:r w:rsidR="00FF7351" w:rsidRPr="001F7D44">
          <w:rPr>
            <w:rFonts w:ascii="Segoe UI" w:eastAsia="Times New Roman" w:hAnsi="Segoe UI" w:cs="Segoe UI"/>
            <w:color w:val="0366D6"/>
            <w:sz w:val="24"/>
            <w:szCs w:val="24"/>
            <w:u w:val="single"/>
          </w:rPr>
          <w:t>Textbook</w:t>
        </w:r>
      </w:hyperlink>
      <w:r w:rsidR="00FF7351" w:rsidRPr="001F7D44">
        <w:rPr>
          <w:rFonts w:ascii="Segoe UI" w:eastAsia="Times New Roman" w:hAnsi="Segoe UI" w:cs="Segoe UI"/>
          <w:color w:val="24292E"/>
          <w:sz w:val="24"/>
          <w:szCs w:val="24"/>
        </w:rPr>
        <w:t> (</w:t>
      </w:r>
      <w:hyperlink r:id="rId473" w:history="1">
        <w:r w:rsidR="00FF7351" w:rsidRPr="001F7D44">
          <w:rPr>
            <w:rFonts w:ascii="Segoe UI" w:eastAsia="Times New Roman" w:hAnsi="Segoe UI" w:cs="Segoe UI"/>
            <w:color w:val="0366D6"/>
            <w:sz w:val="24"/>
            <w:szCs w:val="24"/>
            <w:u w:val="single"/>
          </w:rPr>
          <w:t>epub</w:t>
        </w:r>
      </w:hyperlink>
      <w:r w:rsidR="00FF7351" w:rsidRPr="001F7D44">
        <w:rPr>
          <w:rFonts w:ascii="Segoe UI" w:eastAsia="Times New Roman" w:hAnsi="Segoe UI" w:cs="Segoe UI"/>
          <w:color w:val="24292E"/>
          <w:sz w:val="24"/>
          <w:szCs w:val="24"/>
        </w:rPr>
        <w:t>, </w:t>
      </w:r>
      <w:hyperlink r:id="rId474" w:history="1">
        <w:r w:rsidR="00FF7351" w:rsidRPr="001F7D44">
          <w:rPr>
            <w:rFonts w:ascii="Segoe UI" w:eastAsia="Times New Roman" w:hAnsi="Segoe UI" w:cs="Segoe UI"/>
            <w:color w:val="0366D6"/>
            <w:sz w:val="24"/>
            <w:szCs w:val="24"/>
            <w:u w:val="single"/>
          </w:rPr>
          <w:t>pdf</w:t>
        </w:r>
      </w:hyperlink>
      <w:r w:rsidR="00FF7351" w:rsidRPr="001F7D44">
        <w:rPr>
          <w:rFonts w:ascii="Segoe UI" w:eastAsia="Times New Roman" w:hAnsi="Segoe UI" w:cs="Segoe UI"/>
          <w:color w:val="24292E"/>
          <w:sz w:val="24"/>
          <w:szCs w:val="24"/>
        </w:rPr>
        <w:t>)</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75" w:history="1">
        <w:r w:rsidR="00FF7351" w:rsidRPr="001F7D44">
          <w:rPr>
            <w:rFonts w:ascii="Segoe UI" w:eastAsia="Times New Roman" w:hAnsi="Segoe UI" w:cs="Segoe UI"/>
            <w:color w:val="0366D6"/>
            <w:sz w:val="24"/>
            <w:szCs w:val="24"/>
            <w:u w:val="single"/>
          </w:rPr>
          <w:t>IDE</w:t>
        </w:r>
      </w:hyperlink>
    </w:p>
    <w:p w:rsidR="00FF7351" w:rsidRPr="001F7D44" w:rsidRDefault="0070392A" w:rsidP="00C06FD0">
      <w:pPr>
        <w:numPr>
          <w:ilvl w:val="0"/>
          <w:numId w:val="7"/>
        </w:numPr>
        <w:spacing w:before="60" w:after="100" w:afterAutospacing="1" w:line="240" w:lineRule="auto"/>
        <w:rPr>
          <w:rFonts w:ascii="Segoe UI" w:eastAsia="Times New Roman" w:hAnsi="Segoe UI" w:cs="Segoe UI"/>
          <w:color w:val="24292E"/>
          <w:sz w:val="24"/>
          <w:szCs w:val="24"/>
        </w:rPr>
      </w:pPr>
      <w:hyperlink r:id="rId476" w:history="1">
        <w:r w:rsidR="00FF7351" w:rsidRPr="001F7D44">
          <w:rPr>
            <w:rFonts w:ascii="Segoe UI" w:eastAsia="Times New Roman" w:hAnsi="Segoe UI" w:cs="Segoe UI"/>
            <w:color w:val="0366D6"/>
            <w:sz w:val="24"/>
            <w:szCs w:val="24"/>
            <w:u w:val="single"/>
          </w:rPr>
          <w:t>6.005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Construction, Fall 2016</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9" name="Picture 74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8" name="Picture 74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7"/>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introduces fundamental principles and techniques of software development. Students learn how to write software that is safe from bugs, easy to understand, and ready for change. Topics include specifications and invariants; testing, test-case generation, and coverage; state machines; abstract data types and representation independence; design patterns for object-oriented programming; concurrent programming, including message passing and shared concurrency, and defending against races and deadlock; and functional programming with immutable data and higher-order functions.</w:t>
      </w:r>
    </w:p>
    <w:p w:rsidR="00FF7351" w:rsidRPr="001F7D44" w:rsidRDefault="0070392A" w:rsidP="00C06FD0">
      <w:pPr>
        <w:numPr>
          <w:ilvl w:val="1"/>
          <w:numId w:val="7"/>
        </w:numPr>
        <w:spacing w:before="60" w:after="100" w:afterAutospacing="1" w:line="240" w:lineRule="auto"/>
        <w:rPr>
          <w:rFonts w:ascii="Segoe UI" w:eastAsia="Times New Roman" w:hAnsi="Segoe UI" w:cs="Segoe UI"/>
          <w:color w:val="24292E"/>
          <w:sz w:val="24"/>
          <w:szCs w:val="24"/>
        </w:rPr>
      </w:pPr>
      <w:hyperlink r:id="rId477" w:history="1">
        <w:r w:rsidR="00FF7351" w:rsidRPr="001F7D44">
          <w:rPr>
            <w:rFonts w:ascii="Segoe UI" w:eastAsia="Times New Roman" w:hAnsi="Segoe UI" w:cs="Segoe UI"/>
            <w:color w:val="0366D6"/>
            <w:sz w:val="24"/>
            <w:szCs w:val="24"/>
            <w:u w:val="single"/>
          </w:rPr>
          <w:t>Lectures Notes/Assignments</w:t>
        </w:r>
      </w:hyperlink>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29"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3" w:name="_Toc494530750"/>
      <w:r w:rsidRPr="001F7D44">
        <w:rPr>
          <w:rFonts w:ascii="Segoe UI" w:eastAsia="Times New Roman" w:hAnsi="Segoe UI" w:cs="Segoe UI"/>
          <w:b/>
          <w:bCs/>
          <w:color w:val="24292E"/>
          <w:sz w:val="30"/>
          <w:szCs w:val="30"/>
        </w:rPr>
        <w:t>Machine Learning</w:t>
      </w:r>
      <w:bookmarkEnd w:id="13"/>
    </w:p>
    <w:p w:rsidR="00FF7351" w:rsidRPr="001F7D44" w:rsidRDefault="0070392A" w:rsidP="00C06FD0">
      <w:pPr>
        <w:numPr>
          <w:ilvl w:val="0"/>
          <w:numId w:val="8"/>
        </w:numPr>
        <w:spacing w:before="100" w:beforeAutospacing="1" w:after="100" w:afterAutospacing="1" w:line="240" w:lineRule="auto"/>
        <w:rPr>
          <w:rFonts w:ascii="Segoe UI" w:eastAsia="Times New Roman" w:hAnsi="Segoe UI" w:cs="Segoe UI"/>
          <w:color w:val="24292E"/>
          <w:sz w:val="24"/>
          <w:szCs w:val="24"/>
        </w:rPr>
      </w:pPr>
      <w:hyperlink r:id="rId478" w:history="1">
        <w:r w:rsidR="00FF7351" w:rsidRPr="001F7D44">
          <w:rPr>
            <w:rFonts w:ascii="Segoe UI" w:eastAsia="Times New Roman" w:hAnsi="Segoe UI" w:cs="Segoe UI"/>
            <w:color w:val="0366D6"/>
            <w:sz w:val="24"/>
            <w:szCs w:val="24"/>
            <w:u w:val="single"/>
          </w:rPr>
          <w:t>DEEPNLP</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Deep Learning for Natural Language Processing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Oxford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7" name="Picture 74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6" name="Picture 74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applied course focussing on recent advances in analysing and generating speech and text using recurrent neural networks. We introduce the mathematical definitions of the relevant machine learning models and derive their associated optimisation algorithms. The course covers a range of applications of neural networks in NLP including analysing latent dimensions in text, transcribing speech to text, translating between languages, and answering questions. This course is organised by Phil Blunsom and delivered in partnership with the </w:t>
      </w:r>
      <w:r w:rsidRPr="001F7D44">
        <w:rPr>
          <w:rFonts w:ascii="Segoe UI" w:eastAsia="Times New Roman" w:hAnsi="Segoe UI" w:cs="Segoe UI"/>
          <w:b/>
          <w:bCs/>
          <w:color w:val="24292E"/>
          <w:sz w:val="24"/>
          <w:szCs w:val="24"/>
        </w:rPr>
        <w:t>DeepMind Natural Language Research Group</w:t>
      </w:r>
      <w:r w:rsidRPr="001F7D44">
        <w:rPr>
          <w:rFonts w:ascii="Segoe UI" w:eastAsia="Times New Roman" w:hAnsi="Segoe UI" w:cs="Segoe UI"/>
          <w:color w:val="24292E"/>
          <w:sz w:val="24"/>
          <w:szCs w:val="24"/>
        </w:rPr>
        <w:t>.</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79" w:history="1">
        <w:r w:rsidR="00FF7351" w:rsidRPr="001F7D44">
          <w:rPr>
            <w:rFonts w:ascii="Segoe UI" w:eastAsia="Times New Roman" w:hAnsi="Segoe UI" w:cs="Segoe UI"/>
            <w:color w:val="0366D6"/>
            <w:sz w:val="24"/>
            <w:szCs w:val="24"/>
            <w:u w:val="single"/>
          </w:rPr>
          <w:t>Lectures</w:t>
        </w:r>
      </w:hyperlink>
    </w:p>
    <w:p w:rsidR="00FF7351" w:rsidRPr="001F7D44" w:rsidRDefault="00FF7351" w:rsidP="00C06FD0">
      <w:pPr>
        <w:numPr>
          <w:ilvl w:val="1"/>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Assignments are available on the organisation page titled as "practicals"</w:t>
      </w:r>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480" w:history="1">
        <w:r w:rsidR="00FF7351" w:rsidRPr="001F7D44">
          <w:rPr>
            <w:rFonts w:ascii="Segoe UI" w:eastAsia="Times New Roman" w:hAnsi="Segoe UI" w:cs="Segoe UI"/>
            <w:color w:val="0366D6"/>
            <w:sz w:val="24"/>
            <w:szCs w:val="24"/>
            <w:u w:val="single"/>
          </w:rPr>
          <w:t>CS20si</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Tensorflow for Deep Learning Research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5" name="Picture 74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4" name="Picture 74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cover the fundamentals and contemporary usage of the Tensorflow library for deep learning research. We aim to help students understand the graphical computational model of Tensorflow, explore the functions it has to offer, and learn how to build and structure models best suited for a deep learning project. Through the course, students will use Tensorflow to build models of different complexity, from simple linear/logistic regression to convolutional neural network and recurrent neural networks with LSTM to solve tasks such as word embeddings, translation, optical character recognition. Students will also learn best practices to structure a model and manage research experiments.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81" w:history="1">
        <w:r w:rsidR="00FF7351" w:rsidRPr="001F7D44">
          <w:rPr>
            <w:rFonts w:ascii="Segoe UI" w:eastAsia="Times New Roman" w:hAnsi="Segoe UI" w:cs="Segoe UI"/>
            <w:color w:val="0366D6"/>
            <w:sz w:val="24"/>
            <w:szCs w:val="24"/>
            <w:u w:val="single"/>
          </w:rPr>
          <w:t>Assignments</w:t>
        </w:r>
      </w:hyperlink>
      <w:r w:rsidR="00FF7351" w:rsidRPr="001F7D44">
        <w:rPr>
          <w:rFonts w:ascii="Segoe UI" w:eastAsia="Times New Roman" w:hAnsi="Segoe UI" w:cs="Segoe UI"/>
          <w:color w:val="24292E"/>
          <w:sz w:val="24"/>
          <w:szCs w:val="24"/>
        </w:rPr>
        <w:t> available on Github.</w:t>
      </w:r>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482" w:history="1">
        <w:r w:rsidR="00FF7351" w:rsidRPr="001F7D44">
          <w:rPr>
            <w:rFonts w:ascii="Segoe UI" w:eastAsia="Times New Roman" w:hAnsi="Segoe UI" w:cs="Segoe UI"/>
            <w:color w:val="0366D6"/>
            <w:sz w:val="24"/>
            <w:szCs w:val="24"/>
            <w:u w:val="single"/>
          </w:rPr>
          <w:t>COMS 4771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Machine Learning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Columbia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3" name="Picture 74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2" name="Picture 74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Course taught by </w:t>
      </w:r>
      <w:hyperlink r:id="rId483" w:history="1">
        <w:r w:rsidRPr="001F7D44">
          <w:rPr>
            <w:rFonts w:ascii="Segoe UI" w:eastAsia="Times New Roman" w:hAnsi="Segoe UI" w:cs="Segoe UI"/>
            <w:color w:val="0366D6"/>
            <w:sz w:val="24"/>
            <w:szCs w:val="24"/>
            <w:u w:val="single"/>
          </w:rPr>
          <w:t>Tony Jebara</w:t>
        </w:r>
      </w:hyperlink>
      <w:r w:rsidRPr="001F7D44">
        <w:rPr>
          <w:rFonts w:ascii="Segoe UI" w:eastAsia="Times New Roman" w:hAnsi="Segoe UI" w:cs="Segoe UI"/>
          <w:color w:val="24292E"/>
          <w:sz w:val="24"/>
          <w:szCs w:val="24"/>
        </w:rPr>
        <w:t> introduces topics in Machine Learning for both generative and discriminative estimation. Material will include least squares methods, Gaussian distributions, linear classification, linear regression, maximum likelihood, exponential family distributions, Bayesian networks, Bayesian inference, mixture models, the EM algorithm, graphical models, hidden Markov models, support vector machines, and kernel methods.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84"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485" w:history="1">
        <w:r w:rsidR="00FF7351" w:rsidRPr="001F7D44">
          <w:rPr>
            <w:rFonts w:ascii="Segoe UI" w:eastAsia="Times New Roman" w:hAnsi="Segoe UI" w:cs="Segoe UI"/>
            <w:color w:val="0366D6"/>
            <w:sz w:val="24"/>
            <w:szCs w:val="24"/>
            <w:u w:val="single"/>
          </w:rPr>
          <w:t>CS 109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Data Science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Harvard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1" name="Picture 74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40" name="Picture 74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9" name="Picture 73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Learning from data in order to gain useful predictions and insights. This course introduces methods for five key facets of an investigation: data wrangling, cleaning, and sampling to get a suitable data set; data management to be able to access big data quickly and reliably; exploratory data analysis to generate hypotheses and intuition; prediction based on statistical methods such as regression and classification; and communication of results through visualization, stories, and interpretable summaries.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8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87" w:history="1">
        <w:r w:rsidR="00FF7351" w:rsidRPr="001F7D44">
          <w:rPr>
            <w:rFonts w:ascii="Segoe UI" w:eastAsia="Times New Roman" w:hAnsi="Segoe UI" w:cs="Segoe UI"/>
            <w:color w:val="0366D6"/>
            <w:sz w:val="24"/>
            <w:szCs w:val="24"/>
            <w:u w:val="single"/>
          </w:rPr>
          <w:t>Slides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88" w:history="1">
        <w:r w:rsidR="00FF7351" w:rsidRPr="001F7D44">
          <w:rPr>
            <w:rFonts w:ascii="Segoe UI" w:eastAsia="Times New Roman" w:hAnsi="Segoe UI" w:cs="Segoe UI"/>
            <w:color w:val="0366D6"/>
            <w:sz w:val="24"/>
            <w:szCs w:val="24"/>
            <w:u w:val="single"/>
          </w:rPr>
          <w:t>Labs and 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89" w:history="1">
        <w:r w:rsidR="00FF7351" w:rsidRPr="001F7D44">
          <w:rPr>
            <w:rFonts w:ascii="Segoe UI" w:eastAsia="Times New Roman" w:hAnsi="Segoe UI" w:cs="Segoe UI"/>
            <w:color w:val="0366D6"/>
            <w:sz w:val="24"/>
            <w:szCs w:val="24"/>
            <w:u w:val="single"/>
          </w:rPr>
          <w:t>2014 Lectures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0" w:history="1">
        <w:r w:rsidR="00FF7351" w:rsidRPr="001F7D44">
          <w:rPr>
            <w:rFonts w:ascii="Segoe UI" w:eastAsia="Times New Roman" w:hAnsi="Segoe UI" w:cs="Segoe UI"/>
            <w:color w:val="0366D6"/>
            <w:sz w:val="24"/>
            <w:szCs w:val="24"/>
            <w:u w:val="single"/>
          </w:rPr>
          <w:t>2013 Lectures</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(slightly better)</w:t>
      </w:r>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491" w:history="1">
        <w:r w:rsidR="00FF7351" w:rsidRPr="001F7D44">
          <w:rPr>
            <w:rFonts w:ascii="Segoe UI" w:eastAsia="Times New Roman" w:hAnsi="Segoe UI" w:cs="Segoe UI"/>
            <w:color w:val="0366D6"/>
            <w:sz w:val="24"/>
            <w:szCs w:val="24"/>
            <w:u w:val="single"/>
          </w:rPr>
          <w:t>CS 156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Learning from Data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Caltech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8" name="Picture 73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7" name="Picture 73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6" name="Picture 73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5" name="Picture 73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introductory course in machine learning (ML) that covers the basic theory, algorithms, and applications. ML is a key technology in Big Data, and in many financial, medical, commercial, and scientific applications. It enables computational systems to adaptively improve their performance with experience accumulated from the observed data. ML has become one of the hottest fields of study today, taken up by undergraduate and graduate students from 15 different majors at Caltech. This course balances theory and practice, and covers the mathematical as well as the heuristic aspects.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3" w:history="1">
        <w:r w:rsidR="00FF7351" w:rsidRPr="001F7D44">
          <w:rPr>
            <w:rFonts w:ascii="Segoe UI" w:eastAsia="Times New Roman" w:hAnsi="Segoe UI" w:cs="Segoe UI"/>
            <w:color w:val="0366D6"/>
            <w:sz w:val="24"/>
            <w:szCs w:val="24"/>
            <w:u w:val="single"/>
          </w:rPr>
          <w:t>Homework</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4" w:history="1">
        <w:r w:rsidR="00FF7351" w:rsidRPr="001F7D44">
          <w:rPr>
            <w:rFonts w:ascii="Segoe UI" w:eastAsia="Times New Roman" w:hAnsi="Segoe UI" w:cs="Segoe UI"/>
            <w:color w:val="0366D6"/>
            <w:sz w:val="24"/>
            <w:szCs w:val="24"/>
            <w:u w:val="single"/>
          </w:rPr>
          <w:t>Textbook</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495" w:history="1">
        <w:r w:rsidR="00FF7351" w:rsidRPr="001F7D44">
          <w:rPr>
            <w:rFonts w:ascii="Segoe UI" w:eastAsia="Times New Roman" w:hAnsi="Segoe UI" w:cs="Segoe UI"/>
            <w:color w:val="0366D6"/>
            <w:sz w:val="24"/>
            <w:szCs w:val="24"/>
            <w:u w:val="single"/>
          </w:rPr>
          <w:t>CS 224d</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Deep Learning for Natural Language Processing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4" name="Picture 73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2"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3" name="Picture 73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2" name="Picture 73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Natural language processing (NLP) is one of the most important technologies of the information age. Understanding complex language utterances is also a crucial part of artificial intelligence. Applications of NLP are everywhere because people communicate most everything in language: web search, advertisement, emails, customer service, language translation, radiology reports, etc. There are a large variety of underlying tasks and machine learning models powering NLP applications. Recently, deep learning approaches have obtained very high performance across many different NLP tasks. These models can often be trained with a single end-to-end model and do not require traditional, task-specific feature engineering. In this spring quarter course students will learn to implement, train, debug, visualize and invent their own neural network models. The course provides a deep excursion into cutting-edge research in deep learning applied to NLP.</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6"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7"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498" w:history="1">
        <w:r w:rsidR="00FF7351" w:rsidRPr="001F7D44">
          <w:rPr>
            <w:rFonts w:ascii="Segoe UI" w:eastAsia="Times New Roman" w:hAnsi="Segoe UI" w:cs="Segoe UI"/>
            <w:color w:val="0366D6"/>
            <w:sz w:val="24"/>
            <w:szCs w:val="24"/>
            <w:u w:val="single"/>
          </w:rPr>
          <w:t>CS 229r</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Algorithms for Big Data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Harvard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1" name="Picture 73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30" name="Picture 73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9" name="Picture 72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Big data is data so large that it does not fit in the main memory of a single machine, and the need to process big data by efficient algorithms arises in Internet search, network traffic monitoring, machine learning, scientific computing, signal processing, and several other areas. This course will cover mathematically rigorous models for developing such algorithms, as well as some provable limitations of algorithms operating in those models.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499" w:history="1">
        <w:r w:rsidR="00FF7351" w:rsidRPr="001F7D44">
          <w:rPr>
            <w:rFonts w:ascii="Segoe UI" w:eastAsia="Times New Roman" w:hAnsi="Segoe UI" w:cs="Segoe UI"/>
            <w:color w:val="0366D6"/>
            <w:sz w:val="24"/>
            <w:szCs w:val="24"/>
            <w:u w:val="single"/>
          </w:rPr>
          <w:t>Lectures</w:t>
        </w:r>
      </w:hyperlink>
      <w:r w:rsidR="00FF7351" w:rsidRPr="001F7D44">
        <w:rPr>
          <w:rFonts w:ascii="Segoe UI" w:eastAsia="Times New Roman" w:hAnsi="Segoe UI" w:cs="Segoe UI"/>
          <w:color w:val="24292E"/>
          <w:sz w:val="24"/>
          <w:szCs w:val="24"/>
        </w:rPr>
        <w:t> (</w:t>
      </w:r>
      <w:hyperlink r:id="rId500" w:history="1">
        <w:r w:rsidR="00FF7351" w:rsidRPr="001F7D44">
          <w:rPr>
            <w:rFonts w:ascii="Segoe UI" w:eastAsia="Times New Roman" w:hAnsi="Segoe UI" w:cs="Segoe UI"/>
            <w:color w:val="0366D6"/>
            <w:sz w:val="24"/>
            <w:szCs w:val="24"/>
            <w:u w:val="single"/>
          </w:rPr>
          <w:t>Youtube</w:t>
        </w:r>
      </w:hyperlink>
      <w:r w:rsidR="00FF7351" w:rsidRPr="001F7D44">
        <w:rPr>
          <w:rFonts w:ascii="Segoe UI" w:eastAsia="Times New Roman" w:hAnsi="Segoe UI" w:cs="Segoe UI"/>
          <w:color w:val="24292E"/>
          <w:sz w:val="24"/>
          <w:szCs w:val="24"/>
        </w:rPr>
        <w:t>)</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01"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02" w:history="1">
        <w:r w:rsidR="00FF7351" w:rsidRPr="001F7D44">
          <w:rPr>
            <w:rFonts w:ascii="Segoe UI" w:eastAsia="Times New Roman" w:hAnsi="Segoe UI" w:cs="Segoe UI"/>
            <w:color w:val="0366D6"/>
            <w:sz w:val="24"/>
            <w:szCs w:val="24"/>
            <w:u w:val="single"/>
          </w:rPr>
          <w:t>CS 231n</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Convolutional Neural Networks for Visual Recognition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8" name="Picture 72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7" name="Picture 72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6" name="Picture 72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Computer Vision has become ubiquitous in our society, with applications in search, image understanding, apps, mapping, medicine, drones, and self-driving cars. This course is a deep dive into details of the deep learning architectures with a focus on learning end-to-end models for these tasks, particularly image classification. During the 10-week course, students will learn to implement, train and debug their own neural networks and gain a detailed understanding of cutting-edge research in computer vision.</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03"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04"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05" w:history="1">
        <w:r w:rsidR="00FF7351" w:rsidRPr="001F7D44">
          <w:rPr>
            <w:rFonts w:ascii="Segoe UI" w:eastAsia="Times New Roman" w:hAnsi="Segoe UI" w:cs="Segoe UI"/>
            <w:color w:val="0366D6"/>
            <w:sz w:val="24"/>
            <w:szCs w:val="24"/>
            <w:u w:val="single"/>
          </w:rPr>
          <w:t>Github Page</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06" w:history="1">
        <w:r w:rsidR="00FF7351" w:rsidRPr="001F7D44">
          <w:rPr>
            <w:rFonts w:ascii="Segoe UI" w:eastAsia="Times New Roman" w:hAnsi="Segoe UI" w:cs="Segoe UI"/>
            <w:color w:val="0366D6"/>
            <w:sz w:val="24"/>
            <w:szCs w:val="24"/>
            <w:u w:val="single"/>
          </w:rPr>
          <w:t>CS 287</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Robotics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5" name="Picture 72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4" name="Picture 72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introduces the math and algorithms underneath state-of-the-art robotic systems. The majority of these techniques are heavily based on probabilistic reasoning and optimization---two areas with wide applicability in modern Artificial Intelligence. An intended side-effect of the course is to generally strengthen your expertise in these two areas.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07" w:anchor="syllabus" w:history="1">
        <w:r w:rsidR="00FF7351" w:rsidRPr="001F7D44">
          <w:rPr>
            <w:rFonts w:ascii="Segoe UI" w:eastAsia="Times New Roman" w:hAnsi="Segoe UI" w:cs="Segoe UI"/>
            <w:color w:val="0366D6"/>
            <w:sz w:val="24"/>
            <w:szCs w:val="24"/>
            <w:u w:val="single"/>
          </w:rPr>
          <w:t>Lectures Notes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08" w:anchor="assignments"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09" w:history="1">
        <w:r w:rsidR="00FF7351" w:rsidRPr="001F7D44">
          <w:rPr>
            <w:rFonts w:ascii="Segoe UI" w:eastAsia="Times New Roman" w:hAnsi="Segoe UI" w:cs="Segoe UI"/>
            <w:color w:val="0366D6"/>
            <w:sz w:val="24"/>
            <w:szCs w:val="24"/>
            <w:u w:val="single"/>
          </w:rPr>
          <w:t>CS 395T</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Statistical and Discrete Methods for Scientific Computing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Texas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3" name="Picture 723"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2" name="Picture 72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1" name="Picture 72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Practical course in applying modern statistical techniques to real data, particularly bioinformatic data and large data sets. The emphasis is on efficient computation and concise coding, mostly in MATLAB and C++. Topics covered include probability theory and Bayesian inference; univariate distributions; Central Limit Theorem; generation of random deviates; tail (p-value) tests; multiple hypothesis correction; empirical distributions; model fitting; error estimation; contingency tables; multivariate normal distributions; phylogenetic clustering; Gaussian mixture models; EM methods; maximum likelihood estimation; Markov Chain Monte Carlo; principal component analysis; dynamic programming; hidden Markov models; performance measures for classifiers; support vector machines; Wiener filtering; wavelets; multidimensional interpolation; information theory.</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0"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11" w:history="1">
        <w:r w:rsidR="00FF7351" w:rsidRPr="001F7D44">
          <w:rPr>
            <w:rFonts w:ascii="Segoe UI" w:eastAsia="Times New Roman" w:hAnsi="Segoe UI" w:cs="Segoe UI"/>
            <w:color w:val="0366D6"/>
            <w:sz w:val="24"/>
            <w:szCs w:val="24"/>
            <w:u w:val="single"/>
          </w:rPr>
          <w:t>CS 4780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Machine Learning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20" name="Picture 72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9" name="Picture 71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introduce you to technologies for building data-centric information systems on the World Wide Web, show the practical applications of such systems, and discuss their design and their social and policy context by examining cross-cutting issues such as citizen science, data journalism and open government. Course work involves lectures and readings as well as weekly homework assignments, and a semester-long project in which the students demonstrate their expertise in building data-centric Web information systems.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2"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14" w:history="1">
        <w:r w:rsidR="00FF7351" w:rsidRPr="001F7D44">
          <w:rPr>
            <w:rFonts w:ascii="Segoe UI" w:eastAsia="Times New Roman" w:hAnsi="Segoe UI" w:cs="Segoe UI"/>
            <w:color w:val="0366D6"/>
            <w:sz w:val="24"/>
            <w:szCs w:val="24"/>
            <w:u w:val="single"/>
          </w:rPr>
          <w:t>CS 4786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Machine Learning for Data Science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8" name="Picture 718"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7" name="Picture 71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6" name="Picture 71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introductory course in machine learning, with a focus on data modeling and related methods and learning algorithms for data sciences. Tentative topic list:</w:t>
      </w:r>
    </w:p>
    <w:p w:rsidR="00FF7351" w:rsidRPr="001F7D44" w:rsidRDefault="00FF7351" w:rsidP="00C06FD0">
      <w:pPr>
        <w:numPr>
          <w:ilvl w:val="2"/>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Dimensionality reduction, such as principal component analysis (PCA) and the singular value decomposition (SVD), canonical correlation analysis (CCA), independent component analysis (ICA), compressed sensing, random projection, the information bottleneck. (We expect to cover some, but probably not all, of these topics).</w:t>
      </w:r>
    </w:p>
    <w:p w:rsidR="00FF7351" w:rsidRPr="001F7D44" w:rsidRDefault="00FF7351" w:rsidP="00C06FD0">
      <w:pPr>
        <w:numPr>
          <w:ilvl w:val="2"/>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Clustering, such as k-means, Gaussian mixture models, the expectation-maximization (EM) algorithm, link-based clustering. (We do not expect to cover hierarchical or spectral clustering.).</w:t>
      </w:r>
    </w:p>
    <w:p w:rsidR="00FF7351" w:rsidRPr="001F7D44" w:rsidRDefault="00FF7351" w:rsidP="00C06FD0">
      <w:pPr>
        <w:numPr>
          <w:ilvl w:val="2"/>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Probabilistic-modeling topics such as graphical models, latent-variable models, inference (e.g., belief propagation), parameter learning.</w:t>
      </w:r>
    </w:p>
    <w:p w:rsidR="00FF7351" w:rsidRPr="001F7D44" w:rsidRDefault="00FF7351" w:rsidP="00C06FD0">
      <w:pPr>
        <w:numPr>
          <w:ilvl w:val="2"/>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Regression will be covered if time permits.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17" w:history="1">
        <w:r w:rsidR="00FF7351" w:rsidRPr="001F7D44">
          <w:rPr>
            <w:rFonts w:ascii="Segoe UI" w:eastAsia="Times New Roman" w:hAnsi="Segoe UI" w:cs="Segoe UI"/>
            <w:color w:val="0366D6"/>
            <w:sz w:val="24"/>
            <w:szCs w:val="24"/>
            <w:u w:val="single"/>
          </w:rPr>
          <w:t>CVX 101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Convex Optimization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5" name="Picture 71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4" name="Picture 71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3" name="Picture 71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concentrates on recognizing and solving convex optimization problems that arise in applications. Topics addressed include the following. Convex sets, functions, and optimization problems. Basics of convex analysis. Least-squares, linear and quadratic programs, semidefinite programming, minimax, extremal volume, and other problems. Optimality conditions, duality theory, theorems of alternative, and applications. Interior-point methods. Applications to signal processing, statistics and machine learning, control and mechanical engineering, digital and analog circuit design, and finance.</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8" w:history="1">
        <w:r w:rsidR="00FF7351" w:rsidRPr="001F7D44">
          <w:rPr>
            <w:rFonts w:ascii="Segoe UI" w:eastAsia="Times New Roman" w:hAnsi="Segoe UI" w:cs="Segoe UI"/>
            <w:color w:val="0366D6"/>
            <w:sz w:val="24"/>
            <w:szCs w:val="24"/>
            <w:u w:val="single"/>
          </w:rPr>
          <w:t>Textbook</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19"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20" w:history="1">
        <w:r w:rsidR="00FF7351" w:rsidRPr="001F7D44">
          <w:rPr>
            <w:rFonts w:ascii="Segoe UI" w:eastAsia="Times New Roman" w:hAnsi="Segoe UI" w:cs="Segoe UI"/>
            <w:color w:val="0366D6"/>
            <w:sz w:val="24"/>
            <w:szCs w:val="24"/>
            <w:u w:val="single"/>
          </w:rPr>
          <w:t>DS-GA 1008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Deep Learning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New York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2" name="Picture 71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1" name="Picture 71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10" name="Picture 71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increasingly popular course is taught through the Data Science Center at NYU. Originally introduced by </w:t>
      </w:r>
      <w:hyperlink r:id="rId521" w:history="1">
        <w:r w:rsidRPr="001F7D44">
          <w:rPr>
            <w:rFonts w:ascii="Segoe UI" w:eastAsia="Times New Roman" w:hAnsi="Segoe UI" w:cs="Segoe UI"/>
            <w:color w:val="0366D6"/>
            <w:sz w:val="24"/>
            <w:szCs w:val="24"/>
            <w:u w:val="single"/>
          </w:rPr>
          <w:t>Yann Lecun</w:t>
        </w:r>
      </w:hyperlink>
      <w:r w:rsidRPr="001F7D44">
        <w:rPr>
          <w:rFonts w:ascii="Segoe UI" w:eastAsia="Times New Roman" w:hAnsi="Segoe UI" w:cs="Segoe UI"/>
          <w:color w:val="24292E"/>
          <w:sz w:val="24"/>
          <w:szCs w:val="24"/>
        </w:rPr>
        <w:t>, it is now led by </w:t>
      </w:r>
      <w:hyperlink r:id="rId522" w:history="1">
        <w:r w:rsidRPr="001F7D44">
          <w:rPr>
            <w:rFonts w:ascii="Segoe UI" w:eastAsia="Times New Roman" w:hAnsi="Segoe UI" w:cs="Segoe UI"/>
            <w:color w:val="0366D6"/>
            <w:sz w:val="24"/>
            <w:szCs w:val="24"/>
            <w:u w:val="single"/>
          </w:rPr>
          <w:t>Zaid Harchaoui</w:t>
        </w:r>
      </w:hyperlink>
      <w:r w:rsidRPr="001F7D44">
        <w:rPr>
          <w:rFonts w:ascii="Segoe UI" w:eastAsia="Times New Roman" w:hAnsi="Segoe UI" w:cs="Segoe UI"/>
          <w:color w:val="24292E"/>
          <w:sz w:val="24"/>
          <w:szCs w:val="24"/>
        </w:rPr>
        <w:t>, although Prof. Lecun is rumored to still stop by from time to time. It covers the theory, technique, and tricks that are used to achieve very high accuracy for machine learning tasks in computer vision and natural language processing. The assignments are in Lua and hosted on Kaggle.</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23" w:history="1">
        <w:r w:rsidR="00FF7351" w:rsidRPr="001F7D44">
          <w:rPr>
            <w:rFonts w:ascii="Segoe UI" w:eastAsia="Times New Roman" w:hAnsi="Segoe UI" w:cs="Segoe UI"/>
            <w:color w:val="0366D6"/>
            <w:sz w:val="24"/>
            <w:szCs w:val="24"/>
            <w:u w:val="single"/>
          </w:rPr>
          <w:t>Course Page</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24" w:history="1">
        <w:r w:rsidR="00FF7351" w:rsidRPr="001F7D44">
          <w:rPr>
            <w:rFonts w:ascii="Segoe UI" w:eastAsia="Times New Roman" w:hAnsi="Segoe UI" w:cs="Segoe UI"/>
            <w:color w:val="0366D6"/>
            <w:sz w:val="24"/>
            <w:szCs w:val="24"/>
            <w:u w:val="single"/>
          </w:rPr>
          <w:t>Recorded Lectures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25" w:history="1">
        <w:r w:rsidR="00FF7351" w:rsidRPr="001F7D44">
          <w:rPr>
            <w:rFonts w:ascii="Segoe UI" w:eastAsia="Times New Roman" w:hAnsi="Segoe UI" w:cs="Segoe UI"/>
            <w:color w:val="0366D6"/>
            <w:sz w:val="24"/>
            <w:szCs w:val="24"/>
            <w:u w:val="single"/>
          </w:rPr>
          <w:t>EECS E6893 &amp; EECS E6895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Big Data Analytics &amp; Advanced Big Data Analytics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Columbia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9" name="Picture 70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8" name="Picture 70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7" name="Picture 70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Students will gain knowledge on analyzing Big Data. It serves as an introductory course for graduate students who are expecting to face Big Data storage, processing, analysis, visualization, and application issues on both workplaces and research environments.</w:t>
      </w:r>
    </w:p>
    <w:p w:rsidR="00FF7351" w:rsidRPr="001F7D44" w:rsidRDefault="00FF7351" w:rsidP="00C06FD0">
      <w:pPr>
        <w:numPr>
          <w:ilvl w:val="1"/>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w:t>
      </w:r>
      <w:hyperlink r:id="rId526" w:history="1">
        <w:r w:rsidRPr="001F7D44">
          <w:rPr>
            <w:rFonts w:ascii="Segoe UI" w:eastAsia="Times New Roman" w:hAnsi="Segoe UI" w:cs="Segoe UI"/>
            <w:color w:val="0366D6"/>
            <w:sz w:val="24"/>
            <w:szCs w:val="24"/>
            <w:u w:val="single"/>
          </w:rPr>
          <w:t>Dr. Ching-Yung Lin</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27" w:history="1">
        <w:r w:rsidR="00FF7351" w:rsidRPr="001F7D44">
          <w:rPr>
            <w:rFonts w:ascii="Segoe UI" w:eastAsia="Times New Roman" w:hAnsi="Segoe UI" w:cs="Segoe UI"/>
            <w:color w:val="0366D6"/>
            <w:sz w:val="24"/>
            <w:szCs w:val="24"/>
            <w:u w:val="single"/>
          </w:rPr>
          <w:t>Course Site</w:t>
        </w:r>
      </w:hyperlink>
    </w:p>
    <w:p w:rsidR="00FF7351" w:rsidRPr="001F7D44" w:rsidRDefault="00FF7351" w:rsidP="00C06FD0">
      <w:pPr>
        <w:numPr>
          <w:ilvl w:val="1"/>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Assignments - Assignments are present in the Course Slides</w:t>
      </w:r>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28" w:history="1">
        <w:r w:rsidR="00FF7351" w:rsidRPr="001F7D44">
          <w:rPr>
            <w:rFonts w:ascii="Segoe UI" w:eastAsia="Times New Roman" w:hAnsi="Segoe UI" w:cs="Segoe UI"/>
            <w:color w:val="0366D6"/>
            <w:sz w:val="24"/>
            <w:szCs w:val="24"/>
            <w:u w:val="single"/>
          </w:rPr>
          <w:t>EECS E6894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Deep Learning for Computer Vision and Natural Language Processing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Columbia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6" name="Picture 70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5" name="Picture 70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4" name="Picture 70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graduate level research class focuses on deep learning techniques for vision and natural language processing problems. It gives an overview of the various deep learning models and techniques, and surveys recent advances in the related fields. This course uses Theano as the main programming tool. GPU programming experiences are preferred although not required. Frequent paper presentations and a heavy programming workload are expected.</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29"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3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31"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32" w:history="1">
        <w:r w:rsidR="00FF7351" w:rsidRPr="001F7D44">
          <w:rPr>
            <w:rFonts w:ascii="Segoe UI" w:eastAsia="Times New Roman" w:hAnsi="Segoe UI" w:cs="Segoe UI"/>
            <w:color w:val="0366D6"/>
            <w:sz w:val="24"/>
            <w:szCs w:val="24"/>
            <w:u w:val="single"/>
          </w:rPr>
          <w:t>EE103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Matrix Methods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3" name="Picture 70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2" name="Picture 70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1" name="Picture 70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covers the basics of matrices and vectors, solving linear equations, least-squares methods, and many applications. It'll cover the mathematics, but the focus will be on using matrix methods in applications such as tomography, image processing, data fitting, time series prediction, finance, and many others. EE103 is based on a book that </w:t>
      </w:r>
      <w:hyperlink r:id="rId533" w:history="1">
        <w:r w:rsidRPr="001F7D44">
          <w:rPr>
            <w:rFonts w:ascii="Segoe UI" w:eastAsia="Times New Roman" w:hAnsi="Segoe UI" w:cs="Segoe UI"/>
            <w:color w:val="0366D6"/>
            <w:sz w:val="24"/>
            <w:szCs w:val="24"/>
            <w:u w:val="single"/>
          </w:rPr>
          <w:t>Stephen Boyd</w:t>
        </w:r>
      </w:hyperlink>
      <w:r w:rsidRPr="001F7D44">
        <w:rPr>
          <w:rFonts w:ascii="Segoe UI" w:eastAsia="Times New Roman" w:hAnsi="Segoe UI" w:cs="Segoe UI"/>
          <w:color w:val="24292E"/>
          <w:sz w:val="24"/>
          <w:szCs w:val="24"/>
        </w:rPr>
        <w:t> and </w:t>
      </w:r>
      <w:hyperlink r:id="rId534" w:history="1">
        <w:r w:rsidRPr="001F7D44">
          <w:rPr>
            <w:rFonts w:ascii="Segoe UI" w:eastAsia="Times New Roman" w:hAnsi="Segoe UI" w:cs="Segoe UI"/>
            <w:color w:val="0366D6"/>
            <w:sz w:val="24"/>
            <w:szCs w:val="24"/>
            <w:u w:val="single"/>
          </w:rPr>
          <w:t>Lieven Vandenberghe</w:t>
        </w:r>
      </w:hyperlink>
      <w:r w:rsidRPr="001F7D44">
        <w:rPr>
          <w:rFonts w:ascii="Segoe UI" w:eastAsia="Times New Roman" w:hAnsi="Segoe UI" w:cs="Segoe UI"/>
          <w:color w:val="24292E"/>
          <w:sz w:val="24"/>
          <w:szCs w:val="24"/>
        </w:rPr>
        <w:t> are currently writing. Students will use a new language called </w:t>
      </w:r>
      <w:hyperlink r:id="rId535" w:history="1">
        <w:r w:rsidRPr="001F7D44">
          <w:rPr>
            <w:rFonts w:ascii="Segoe UI" w:eastAsia="Times New Roman" w:hAnsi="Segoe UI" w:cs="Segoe UI"/>
            <w:color w:val="0366D6"/>
            <w:sz w:val="24"/>
            <w:szCs w:val="24"/>
            <w:u w:val="single"/>
          </w:rPr>
          <w:t>Julia</w:t>
        </w:r>
      </w:hyperlink>
      <w:r w:rsidRPr="001F7D44">
        <w:rPr>
          <w:rFonts w:ascii="Segoe UI" w:eastAsia="Times New Roman" w:hAnsi="Segoe UI" w:cs="Segoe UI"/>
          <w:color w:val="24292E"/>
          <w:sz w:val="24"/>
          <w:szCs w:val="24"/>
        </w:rPr>
        <w:t> to do computations with matrices and vectors.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3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37" w:history="1">
        <w:r w:rsidR="00FF7351" w:rsidRPr="001F7D44">
          <w:rPr>
            <w:rFonts w:ascii="Segoe UI" w:eastAsia="Times New Roman" w:hAnsi="Segoe UI" w:cs="Segoe UI"/>
            <w:color w:val="0366D6"/>
            <w:sz w:val="24"/>
            <w:szCs w:val="24"/>
            <w:u w:val="single"/>
          </w:rPr>
          <w:t>Book</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3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39" w:history="1">
        <w:r w:rsidR="00FF7351" w:rsidRPr="001F7D44">
          <w:rPr>
            <w:rFonts w:ascii="Segoe UI" w:eastAsia="Times New Roman" w:hAnsi="Segoe UI" w:cs="Segoe UI"/>
            <w:color w:val="0366D6"/>
            <w:sz w:val="24"/>
            <w:szCs w:val="24"/>
            <w:u w:val="single"/>
          </w:rPr>
          <w:t>Code</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40" w:history="1">
        <w:r w:rsidR="00FF7351" w:rsidRPr="001F7D44">
          <w:rPr>
            <w:rFonts w:ascii="Segoe UI" w:eastAsia="Times New Roman" w:hAnsi="Segoe UI" w:cs="Segoe UI"/>
            <w:color w:val="0366D6"/>
            <w:sz w:val="24"/>
            <w:szCs w:val="24"/>
            <w:u w:val="single"/>
          </w:rPr>
          <w:t>Info 290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Analyzing Big Data with Twitter</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 school of information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700" name="Picture 70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this course, UC Berkeley professors and Twitter engineers provide lectures on the most cutting-edge algorithms and software tools for data analytics as applied to Twitter's data. Topics include applied natural language processing algorithms such as sentiment analysis, large scale anomaly detection, real-time search, information diffusion and outbreak detection, trend detection in social streams, recommendation algorithms, and advanced frameworks for distributed computing.</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41"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42" w:history="1">
        <w:r w:rsidR="00FF7351" w:rsidRPr="001F7D44">
          <w:rPr>
            <w:rFonts w:ascii="Segoe UI" w:eastAsia="Times New Roman" w:hAnsi="Segoe UI" w:cs="Segoe UI"/>
            <w:color w:val="0366D6"/>
            <w:sz w:val="24"/>
            <w:szCs w:val="24"/>
            <w:u w:val="single"/>
          </w:rPr>
          <w:t>Previous Years coursepage</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43" w:history="1">
        <w:r w:rsidR="00FF7351" w:rsidRPr="001F7D44">
          <w:rPr>
            <w:rFonts w:ascii="Segoe UI" w:eastAsia="Times New Roman" w:hAnsi="Segoe UI" w:cs="Segoe UI"/>
            <w:color w:val="0366D6"/>
            <w:sz w:val="24"/>
            <w:szCs w:val="24"/>
            <w:u w:val="single"/>
          </w:rPr>
          <w:t>Machine Learning: 2014-2015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Oxford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9" name="Picture 699"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8" name="Picture 69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7" name="Picture 69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focusses on neural networks and uses the </w:t>
      </w:r>
      <w:hyperlink r:id="rId544" w:history="1">
        <w:r w:rsidRPr="001F7D44">
          <w:rPr>
            <w:rFonts w:ascii="Segoe UI" w:eastAsia="Times New Roman" w:hAnsi="Segoe UI" w:cs="Segoe UI"/>
            <w:color w:val="0366D6"/>
            <w:sz w:val="24"/>
            <w:szCs w:val="24"/>
            <w:u w:val="single"/>
          </w:rPr>
          <w:t>Torch</w:t>
        </w:r>
      </w:hyperlink>
      <w:r w:rsidRPr="001F7D44">
        <w:rPr>
          <w:rFonts w:ascii="Segoe UI" w:eastAsia="Times New Roman" w:hAnsi="Segoe UI" w:cs="Segoe UI"/>
          <w:color w:val="24292E"/>
          <w:sz w:val="24"/>
          <w:szCs w:val="24"/>
        </w:rPr>
        <w:t> deep learning library (implemented in Lua) for exercises and assignments. Topics include: logistic regression, back-propagation, convolutional neural networks, max-margin learning, siamese networks, recurrent neural networks, LSTMs, hand-writing with recurrent neural networks, variational autoencoders and image generation and reinforcement learning</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45" w:history="1">
        <w:r w:rsidR="00FF7351" w:rsidRPr="001F7D44">
          <w:rPr>
            <w:rFonts w:ascii="Segoe UI" w:eastAsia="Times New Roman" w:hAnsi="Segoe UI" w:cs="Segoe UI"/>
            <w:color w:val="0366D6"/>
            <w:sz w:val="24"/>
            <w:szCs w:val="24"/>
            <w:u w:val="single"/>
          </w:rPr>
          <w:t>Lectures and 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46" w:history="1">
        <w:r w:rsidR="00FF7351" w:rsidRPr="001F7D44">
          <w:rPr>
            <w:rFonts w:ascii="Segoe UI" w:eastAsia="Times New Roman" w:hAnsi="Segoe UI" w:cs="Segoe UI"/>
            <w:color w:val="0366D6"/>
            <w:sz w:val="24"/>
            <w:szCs w:val="24"/>
            <w:u w:val="single"/>
          </w:rPr>
          <w:t>Source code</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47" w:history="1">
        <w:r w:rsidR="00FF7351" w:rsidRPr="001F7D44">
          <w:rPr>
            <w:rFonts w:ascii="Segoe UI" w:eastAsia="Times New Roman" w:hAnsi="Segoe UI" w:cs="Segoe UI"/>
            <w:color w:val="0366D6"/>
            <w:sz w:val="24"/>
            <w:szCs w:val="24"/>
            <w:u w:val="single"/>
          </w:rPr>
          <w:t>StatLearning</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 to Statistical Learning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6" name="Picture 69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5" name="Picture 69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4" name="Picture 69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3" name="Picture 693"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introductory-level course in supervised learning, with a focus on regression and classification methods. The syllabus includes: linear and polynomial regression, logistic regression and linear discriminant analysis; cross-validation and the bootstrap, model selection and regularization methods (ridge and lasso); nonlinear models, splines and generalized additive models; tree-based methods, random forests and boosting; support-vector machines.</w:t>
      </w:r>
    </w:p>
    <w:p w:rsidR="00FF7351" w:rsidRPr="001F7D44" w:rsidRDefault="00FF7351" w:rsidP="00C06FD0">
      <w:pPr>
        <w:numPr>
          <w:ilvl w:val="1"/>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lectures cover all the material in </w:t>
      </w:r>
      <w:hyperlink r:id="rId548" w:history="1">
        <w:r w:rsidRPr="001F7D44">
          <w:rPr>
            <w:rFonts w:ascii="Segoe UI" w:eastAsia="Times New Roman" w:hAnsi="Segoe UI" w:cs="Segoe UI"/>
            <w:color w:val="0366D6"/>
            <w:sz w:val="24"/>
            <w:szCs w:val="24"/>
            <w:u w:val="single"/>
          </w:rPr>
          <w:t>An Introduction to Statistical Learning, with Applications in R</w:t>
        </w:r>
      </w:hyperlink>
      <w:r w:rsidRPr="001F7D44">
        <w:rPr>
          <w:rFonts w:ascii="Segoe UI" w:eastAsia="Times New Roman" w:hAnsi="Segoe UI" w:cs="Segoe UI"/>
          <w:color w:val="24292E"/>
          <w:sz w:val="24"/>
          <w:szCs w:val="24"/>
        </w:rPr>
        <w:t> which is a more approachable version of the </w:t>
      </w:r>
      <w:hyperlink r:id="rId549" w:history="1">
        <w:r w:rsidRPr="001F7D44">
          <w:rPr>
            <w:rFonts w:ascii="Segoe UI" w:eastAsia="Times New Roman" w:hAnsi="Segoe UI" w:cs="Segoe UI"/>
            <w:color w:val="0366D6"/>
            <w:sz w:val="24"/>
            <w:szCs w:val="24"/>
            <w:u w:val="single"/>
          </w:rPr>
          <w:t>Elements of Statistical Learning</w:t>
        </w:r>
      </w:hyperlink>
      <w:r w:rsidRPr="001F7D44">
        <w:rPr>
          <w:rFonts w:ascii="Segoe UI" w:eastAsia="Times New Roman" w:hAnsi="Segoe UI" w:cs="Segoe UI"/>
          <w:color w:val="24292E"/>
          <w:sz w:val="24"/>
          <w:szCs w:val="24"/>
        </w:rPr>
        <w:t> (or ESL) book.</w:t>
      </w:r>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50" w:history="1">
        <w:r w:rsidR="00FF7351" w:rsidRPr="001F7D44">
          <w:rPr>
            <w:rFonts w:ascii="Segoe UI" w:eastAsia="Times New Roman" w:hAnsi="Segoe UI" w:cs="Segoe UI"/>
            <w:color w:val="0366D6"/>
            <w:sz w:val="24"/>
            <w:szCs w:val="24"/>
            <w:u w:val="single"/>
          </w:rPr>
          <w:t>10-601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Machine Learning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 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2" name="Picture 69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1" name="Picture 69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90" name="Picture 69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9" name="Picture 689"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7"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covers the theory and practical algorithms for machine learning from a variety of perspectives. It covers topics such as Bayesian networks, decision tree learning, Support Vector Machines, statistical learning methods, unsupervised learning and reinforcement learning. The course covers theoretical concepts such as inductive bias, the PAC learning framework, Bayesian learning methods, margin-based learning, and Occam's Razor. Short programming assignments include hands-on experiments with various learning algorithms. This course is designed to give a graduate-level student a thorough grounding in the methodologies, technologies, mathematics and algorithms currently needed by people who do research in machine learning.</w:t>
      </w:r>
    </w:p>
    <w:p w:rsidR="00FF7351" w:rsidRPr="001F7D44" w:rsidRDefault="00FF7351" w:rsidP="00C06FD0">
      <w:pPr>
        <w:numPr>
          <w:ilvl w:val="1"/>
          <w:numId w:val="8"/>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one of the leading experts on Machine Learning - </w:t>
      </w:r>
      <w:r w:rsidRPr="001F7D44">
        <w:rPr>
          <w:rFonts w:ascii="Segoe UI" w:eastAsia="Times New Roman" w:hAnsi="Segoe UI" w:cs="Segoe UI"/>
          <w:b/>
          <w:bCs/>
          <w:color w:val="24292E"/>
          <w:sz w:val="24"/>
          <w:szCs w:val="24"/>
        </w:rPr>
        <w:t>Tom Mitchell</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5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52" w:history="1">
        <w:r w:rsidR="00FF7351" w:rsidRPr="001F7D44">
          <w:rPr>
            <w:rFonts w:ascii="Segoe UI" w:eastAsia="Times New Roman" w:hAnsi="Segoe UI" w:cs="Segoe UI"/>
            <w:color w:val="0366D6"/>
            <w:sz w:val="24"/>
            <w:szCs w:val="24"/>
            <w:u w:val="single"/>
          </w:rPr>
          <w:t>Project Ideas and Datasets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53" w:history="1">
        <w:r w:rsidR="00FF7351" w:rsidRPr="001F7D44">
          <w:rPr>
            <w:rFonts w:ascii="Segoe UI" w:eastAsia="Times New Roman" w:hAnsi="Segoe UI" w:cs="Segoe UI"/>
            <w:color w:val="0366D6"/>
            <w:sz w:val="24"/>
            <w:szCs w:val="24"/>
            <w:u w:val="single"/>
          </w:rPr>
          <w:t>10-708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Probabilistic Graphical Models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 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8" name="Picture 688"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7" name="Picture 68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6" name="Picture 68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5" name="Picture 68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 xml:space="preserve">Many of the problems in artificial intelligence, statistics, computer systems, computer vision, natural language processing, and computational biology, among many other fields, can be viewed as the search for a coherent global conclusion from local information. The probabilistic graphical </w:t>
      </w:r>
      <w:proofErr w:type="gramStart"/>
      <w:r w:rsidRPr="001F7D44">
        <w:rPr>
          <w:rFonts w:ascii="Segoe UI" w:eastAsia="Times New Roman" w:hAnsi="Segoe UI" w:cs="Segoe UI"/>
          <w:color w:val="24292E"/>
          <w:sz w:val="24"/>
          <w:szCs w:val="24"/>
        </w:rPr>
        <w:t>models</w:t>
      </w:r>
      <w:proofErr w:type="gramEnd"/>
      <w:r w:rsidRPr="001F7D44">
        <w:rPr>
          <w:rFonts w:ascii="Segoe UI" w:eastAsia="Times New Roman" w:hAnsi="Segoe UI" w:cs="Segoe UI"/>
          <w:color w:val="24292E"/>
          <w:sz w:val="24"/>
          <w:szCs w:val="24"/>
        </w:rPr>
        <w:t xml:space="preserve"> framework provides a unified view for this wide range of problems, enabling efficient inference, decision-making and learning in problems with a very large number of attributes and huge datasets. This graduate-level course will provide you with a strong foundation for both applying graphical models to complex problems and for addressing core research topics in graphical models.</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54"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5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56"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57"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58" w:history="1">
        <w:r w:rsidR="00FF7351" w:rsidRPr="001F7D44">
          <w:rPr>
            <w:rFonts w:ascii="Segoe UI" w:eastAsia="Times New Roman" w:hAnsi="Segoe UI" w:cs="Segoe UI"/>
            <w:color w:val="0366D6"/>
            <w:sz w:val="24"/>
            <w:szCs w:val="24"/>
            <w:u w:val="single"/>
          </w:rPr>
          <w:t>11-785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Deep Learning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 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4" name="Picture 68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3" name="Picture 68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presents the subject through a series of seminars and labs, which will explore it from its early beginnings, and work themselves to some of the state of the art. The seminars will cover the basics of deep learning and the underlying theory, as well as the breadth of application areas to which it has been applied, as well as the latest issues on learning from very large amounts of data. We will concentrate largely, although not entirely, on the connectionist architectures that are most commonly associated with it. </w:t>
      </w:r>
      <w:r w:rsidRPr="001F7D44">
        <w:rPr>
          <w:rFonts w:ascii="Segoe UI" w:eastAsia="Times New Roman" w:hAnsi="Segoe UI" w:cs="Segoe UI"/>
          <w:i/>
          <w:iCs/>
          <w:color w:val="24292E"/>
          <w:sz w:val="24"/>
          <w:szCs w:val="24"/>
        </w:rPr>
        <w:t>Lectures</w:t>
      </w:r>
      <w:r w:rsidRPr="001F7D44">
        <w:rPr>
          <w:rFonts w:ascii="Segoe UI" w:eastAsia="Times New Roman" w:hAnsi="Segoe UI" w:cs="Segoe UI"/>
          <w:color w:val="24292E"/>
          <w:sz w:val="24"/>
          <w:szCs w:val="24"/>
        </w:rPr>
        <w:t> and </w:t>
      </w:r>
      <w:r w:rsidRPr="001F7D44">
        <w:rPr>
          <w:rFonts w:ascii="Segoe UI" w:eastAsia="Times New Roman" w:hAnsi="Segoe UI" w:cs="Segoe UI"/>
          <w:i/>
          <w:iCs/>
          <w:color w:val="24292E"/>
          <w:sz w:val="24"/>
          <w:szCs w:val="24"/>
        </w:rPr>
        <w:t>Reading Notes</w:t>
      </w:r>
      <w:r w:rsidRPr="001F7D44">
        <w:rPr>
          <w:rFonts w:ascii="Segoe UI" w:eastAsia="Times New Roman" w:hAnsi="Segoe UI" w:cs="Segoe UI"/>
          <w:color w:val="24292E"/>
          <w:sz w:val="24"/>
          <w:szCs w:val="24"/>
        </w:rPr>
        <w:t> are available on the page.</w:t>
      </w:r>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59" w:history="1">
        <w:r w:rsidR="00FF7351" w:rsidRPr="001F7D44">
          <w:rPr>
            <w:rFonts w:ascii="Segoe UI" w:eastAsia="Times New Roman" w:hAnsi="Segoe UI" w:cs="Segoe UI"/>
            <w:color w:val="0366D6"/>
            <w:sz w:val="24"/>
            <w:szCs w:val="24"/>
            <w:u w:val="single"/>
          </w:rPr>
          <w:t>CS246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Mining Massive Data Sets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2" name="Picture 68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1" name="Picture 68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80" name="Picture 68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9" name="Picture 67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will discuss data mining and machine learning algorithms for analyzing very large amounts of data. The emphasis will be on Map Reduce as a tool for creating parallel algorithms that can process very large amounts of data.</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0" w:anchor="mooc"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1"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2"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3" w:anchor="book"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64" w:history="1">
        <w:r w:rsidR="00FF7351" w:rsidRPr="001F7D44">
          <w:rPr>
            <w:rFonts w:ascii="Segoe UI" w:eastAsia="Times New Roman" w:hAnsi="Segoe UI" w:cs="Segoe UI"/>
            <w:color w:val="0366D6"/>
            <w:sz w:val="24"/>
            <w:szCs w:val="24"/>
            <w:u w:val="single"/>
          </w:rPr>
          <w:t>CS276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Information Retrieval and Web Search</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8" name="Picture 67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7" name="Picture 67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9"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Basic and advanced techniques for text-based information systems: efficient text indexing; Boolean and vector space retrieval models; evaluation and interface issues; Web search including crawling, link-based algorithms, and Web metadata; text/Web clustering, classification; text mining.</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5" w:anchor="syllabus"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6" w:anchor="books"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8"/>
        </w:numPr>
        <w:spacing w:before="60" w:after="100" w:afterAutospacing="1" w:line="240" w:lineRule="auto"/>
        <w:rPr>
          <w:rFonts w:ascii="Segoe UI" w:eastAsia="Times New Roman" w:hAnsi="Segoe UI" w:cs="Segoe UI"/>
          <w:color w:val="24292E"/>
          <w:sz w:val="24"/>
          <w:szCs w:val="24"/>
        </w:rPr>
      </w:pPr>
      <w:hyperlink r:id="rId567" w:history="1">
        <w:r w:rsidR="00FF7351" w:rsidRPr="001F7D44">
          <w:rPr>
            <w:rFonts w:ascii="Segoe UI" w:eastAsia="Times New Roman" w:hAnsi="Segoe UI" w:cs="Segoe UI"/>
            <w:color w:val="0366D6"/>
            <w:sz w:val="24"/>
            <w:szCs w:val="24"/>
            <w:u w:val="single"/>
          </w:rPr>
          <w:t>Practical_RL</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Reinforcement Learning in the Wild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Yandex SDA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6" name="Picture 67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5" name="Picture 67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4" name="Picture 67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3" name="Picture 67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8"/>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course on reinforcement learning in the wild. Taught on-campus in HSE and Yandex SDA (russian) and maintained to be friendly to online students (both english and russian).</w:t>
      </w:r>
    </w:p>
    <w:p w:rsidR="00FF7351" w:rsidRPr="001F7D44" w:rsidRDefault="0070392A" w:rsidP="00C06FD0">
      <w:pPr>
        <w:numPr>
          <w:ilvl w:val="1"/>
          <w:numId w:val="8"/>
        </w:numPr>
        <w:spacing w:before="60" w:after="100" w:afterAutospacing="1" w:line="240" w:lineRule="auto"/>
        <w:rPr>
          <w:rFonts w:ascii="Segoe UI" w:eastAsia="Times New Roman" w:hAnsi="Segoe UI" w:cs="Segoe UI"/>
          <w:color w:val="24292E"/>
          <w:sz w:val="24"/>
          <w:szCs w:val="24"/>
        </w:rPr>
      </w:pPr>
      <w:hyperlink r:id="rId568" w:anchor="syllabus"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30"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4" w:name="_Toc494530751"/>
      <w:r w:rsidRPr="001F7D44">
        <w:rPr>
          <w:rFonts w:ascii="Segoe UI" w:eastAsia="Times New Roman" w:hAnsi="Segoe UI" w:cs="Segoe UI"/>
          <w:b/>
          <w:bCs/>
          <w:color w:val="24292E"/>
          <w:sz w:val="30"/>
          <w:szCs w:val="30"/>
        </w:rPr>
        <w:t>Security</w:t>
      </w:r>
      <w:bookmarkEnd w:id="14"/>
    </w:p>
    <w:p w:rsidR="00FF7351" w:rsidRPr="001F7D44" w:rsidRDefault="0070392A" w:rsidP="00C06FD0">
      <w:pPr>
        <w:numPr>
          <w:ilvl w:val="0"/>
          <w:numId w:val="9"/>
        </w:numPr>
        <w:spacing w:before="100" w:beforeAutospacing="1" w:after="100" w:afterAutospacing="1" w:line="240" w:lineRule="auto"/>
        <w:rPr>
          <w:rFonts w:ascii="Segoe UI" w:eastAsia="Times New Roman" w:hAnsi="Segoe UI" w:cs="Segoe UI"/>
          <w:color w:val="24292E"/>
          <w:sz w:val="24"/>
          <w:szCs w:val="24"/>
        </w:rPr>
      </w:pPr>
      <w:hyperlink r:id="rId569" w:history="1">
        <w:r w:rsidR="00FF7351" w:rsidRPr="001F7D44">
          <w:rPr>
            <w:rFonts w:ascii="Segoe UI" w:eastAsia="Times New Roman" w:hAnsi="Segoe UI" w:cs="Segoe UI"/>
            <w:color w:val="0366D6"/>
            <w:sz w:val="24"/>
            <w:szCs w:val="24"/>
            <w:u w:val="single"/>
          </w:rPr>
          <w:t>CIS 4930 / CIS 5930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Offensive Computer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Florida State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2" name="Picture 67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5"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1" name="Picture 67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70" name="Picture 67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Course taught by </w:t>
      </w:r>
      <w:hyperlink r:id="rId570" w:history="1">
        <w:r w:rsidRPr="001F7D44">
          <w:rPr>
            <w:rFonts w:ascii="Segoe UI" w:eastAsia="Times New Roman" w:hAnsi="Segoe UI" w:cs="Segoe UI"/>
            <w:color w:val="0366D6"/>
            <w:sz w:val="24"/>
            <w:szCs w:val="24"/>
            <w:u w:val="single"/>
          </w:rPr>
          <w:t>W. Owen Redwood</w:t>
        </w:r>
      </w:hyperlink>
      <w:r w:rsidRPr="001F7D44">
        <w:rPr>
          <w:rFonts w:ascii="Segoe UI" w:eastAsia="Times New Roman" w:hAnsi="Segoe UI" w:cs="Segoe UI"/>
          <w:color w:val="24292E"/>
          <w:sz w:val="24"/>
          <w:szCs w:val="24"/>
        </w:rPr>
        <w:t> and </w:t>
      </w:r>
      <w:hyperlink r:id="rId571" w:history="1">
        <w:r w:rsidRPr="001F7D44">
          <w:rPr>
            <w:rFonts w:ascii="Segoe UI" w:eastAsia="Times New Roman" w:hAnsi="Segoe UI" w:cs="Segoe UI"/>
            <w:color w:val="0366D6"/>
            <w:sz w:val="24"/>
            <w:szCs w:val="24"/>
            <w:u w:val="single"/>
          </w:rPr>
          <w:t>Xiuwen Liu</w:t>
        </w:r>
      </w:hyperlink>
      <w:r w:rsidRPr="001F7D44">
        <w:rPr>
          <w:rFonts w:ascii="Segoe UI" w:eastAsia="Times New Roman" w:hAnsi="Segoe UI" w:cs="Segoe UI"/>
          <w:color w:val="24292E"/>
          <w:sz w:val="24"/>
          <w:szCs w:val="24"/>
        </w:rPr>
        <w:t>. It covers a wide range of computer security topics, starting from Secure C Coding and Reverse Engineering to Penetration Testing, Exploitation and Web Application Hacking, both from the defensive and the offensive point of view.</w:t>
      </w:r>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72" w:history="1">
        <w:r w:rsidR="00FF7351" w:rsidRPr="001F7D44">
          <w:rPr>
            <w:rFonts w:ascii="Segoe UI" w:eastAsia="Times New Roman" w:hAnsi="Segoe UI" w:cs="Segoe UI"/>
            <w:color w:val="0366D6"/>
            <w:sz w:val="24"/>
            <w:szCs w:val="24"/>
            <w:u w:val="single"/>
          </w:rPr>
          <w:t>Lectures and Videos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7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74" w:history="1">
        <w:r w:rsidR="00FF7351" w:rsidRPr="001F7D44">
          <w:rPr>
            <w:rFonts w:ascii="Segoe UI" w:eastAsia="Times New Roman" w:hAnsi="Segoe UI" w:cs="Segoe UI"/>
            <w:color w:val="0366D6"/>
            <w:sz w:val="24"/>
            <w:szCs w:val="24"/>
            <w:u w:val="single"/>
          </w:rPr>
          <w:t>CS 155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and Network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9" name="Picture 66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8" name="Picture 66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9"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Principles of computer systems security. Attack techniques and how to defend against them. Topics include: network attacks and defenses, operating system holes, application security (web, email, databases), viruses, social engineering attacks, privacy, and digital rights management. Course projects focus on building reliable code. Recommended: Basic Unix. Primarily intended for seniors and first-year graduate students.</w:t>
      </w:r>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75" w:history="1">
        <w:r w:rsidR="00FF7351" w:rsidRPr="001F7D44">
          <w:rPr>
            <w:rFonts w:ascii="Segoe UI" w:eastAsia="Times New Roman" w:hAnsi="Segoe UI" w:cs="Segoe UI"/>
            <w:color w:val="0366D6"/>
            <w:sz w:val="24"/>
            <w:szCs w:val="24"/>
            <w:u w:val="single"/>
          </w:rPr>
          <w:t>CS 161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7" name="Picture 66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computer security. Cryptography, including encryption, authentication, hash functions, cryptographic protocols, and applications. Operating system security, access control. Network security, firewalls, viruses, and worms. Software security, defensive programming, and language-based security. Case studies from real-world systems.</w:t>
      </w:r>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76" w:history="1">
        <w:r w:rsidR="00FF7351" w:rsidRPr="001F7D44">
          <w:rPr>
            <w:rFonts w:ascii="Segoe UI" w:eastAsia="Times New Roman" w:hAnsi="Segoe UI" w:cs="Segoe UI"/>
            <w:color w:val="0366D6"/>
            <w:sz w:val="24"/>
            <w:szCs w:val="24"/>
            <w:u w:val="single"/>
          </w:rPr>
          <w:t>CS 259</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Security Modeling and Analysis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6" name="Picture 66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5" name="Picture 66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4" name="Picture 66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will cover a variety of contemporary network protocols and other systems with security properties. The course goal is to give students hands-on experience in using automated tools and related techniques to analyze and evaluate security mechanisms. To understand security properties and requirements, we will look at several network protocols and their properties, including secrecy, authentication, key establishment, and fairness. In parallel, the course will look at several models and tools used in security analysis and examine their advantages and limitations. In addition to fully automated finite-state model checking techniques, we will also study other approaches, such as constraint solving, process algebras, protocol logics, probabilistic model checking, game theory, and executable models based on logic programming.</w:t>
      </w:r>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77" w:history="1">
        <w:r w:rsidR="00FF7351" w:rsidRPr="001F7D44">
          <w:rPr>
            <w:rFonts w:ascii="Segoe UI" w:eastAsia="Times New Roman" w:hAnsi="Segoe UI" w:cs="Segoe UI"/>
            <w:color w:val="0366D6"/>
            <w:sz w:val="24"/>
            <w:szCs w:val="24"/>
            <w:u w:val="single"/>
          </w:rPr>
          <w:t>CS 261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Internet/Network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3" name="Picture 66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2" name="Picture 66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class aims to provide a thorough grounding in network security suitable for those interested in conducting research in the area, as well as students more generally interested in either security or networking. We will also look at broader issues relating to Internet security for which networking plays a role. Topics include: denial-of-service; capabilities; network intrusion detection; worms; forensics; scanning; traffic analysis / inferring activity; architecture; protocol issues; legality and ethics; web attacks; anonymity; honeypots; botnets; spam; the underground economy; research pitfalls. The course is taught with an emphasis on seminal papers rather than bleeding-edge for a given topic.</w:t>
      </w:r>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78" w:history="1">
        <w:r w:rsidR="00FF7351" w:rsidRPr="001F7D44">
          <w:rPr>
            <w:rFonts w:ascii="Segoe UI" w:eastAsia="Times New Roman" w:hAnsi="Segoe UI" w:cs="Segoe UI"/>
            <w:color w:val="0366D6"/>
            <w:sz w:val="24"/>
            <w:szCs w:val="24"/>
            <w:u w:val="single"/>
          </w:rPr>
          <w:t>CS 5430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System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1" name="Picture 66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60" name="Picture 66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mc:AlternateContent>
          <mc:Choice Requires="wps">
            <w:drawing>
              <wp:inline distT="0" distB="0" distL="0" distR="0">
                <wp:extent cx="189865" cy="189865"/>
                <wp:effectExtent l="0" t="0" r="0" b="0"/>
                <wp:docPr id="659" name="Rectangle 659" descr="Readings">
                  <a:hlinkClick xmlns:a="http://schemas.openxmlformats.org/drawingml/2006/main" r:id="rId57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86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92FB1" id="Rectangle 659" o:spid="_x0000_s1026" alt="Readings" href="https://github.com/prakhar1989/awesome-courses/blob/master" target="&quot;_blank&quot;" style="width:14.9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" o:button="t" filled="f" stroked="f">
                <v:fill o:detectmouseclick="t"/>
                <o:lock v:ext="edit" aspectratio="t"/>
                <w10:anchorlock/>
              </v:rect>
            </w:pict>
          </mc:Fallback>
        </mc:AlternateContent>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discusses security for computers and networked information systems. We focus on abstractions, principles, and defenses for implementing military as well as commercial-grade secure systems.</w:t>
      </w:r>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80"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8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8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83" w:history="1">
        <w:r w:rsidR="00FF7351" w:rsidRPr="001F7D44">
          <w:rPr>
            <w:rFonts w:ascii="Segoe UI" w:eastAsia="Times New Roman" w:hAnsi="Segoe UI" w:cs="Segoe UI"/>
            <w:color w:val="0366D6"/>
            <w:sz w:val="24"/>
            <w:szCs w:val="24"/>
            <w:u w:val="single"/>
          </w:rPr>
          <w:t>CSCI 4968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Modern Binary Exploitation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Rensselaer Polytechnic Institute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8" name="Picture 65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7" name="Picture 65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repository contains the materials as developed and used by </w:t>
      </w:r>
      <w:hyperlink r:id="rId584" w:history="1">
        <w:r w:rsidRPr="001F7D44">
          <w:rPr>
            <w:rFonts w:ascii="Segoe UI" w:eastAsia="Times New Roman" w:hAnsi="Segoe UI" w:cs="Segoe UI"/>
            <w:color w:val="0366D6"/>
            <w:sz w:val="24"/>
            <w:szCs w:val="24"/>
            <w:u w:val="single"/>
          </w:rPr>
          <w:t>RPISEC</w:t>
        </w:r>
      </w:hyperlink>
      <w:r w:rsidRPr="001F7D44">
        <w:rPr>
          <w:rFonts w:ascii="Segoe UI" w:eastAsia="Times New Roman" w:hAnsi="Segoe UI" w:cs="Segoe UI"/>
          <w:color w:val="24292E"/>
          <w:sz w:val="24"/>
          <w:szCs w:val="24"/>
        </w:rPr>
        <w:t> to teach Modern Binary Exploitation at </w:t>
      </w:r>
      <w:hyperlink r:id="rId585" w:history="1">
        <w:r w:rsidRPr="001F7D44">
          <w:rPr>
            <w:rFonts w:ascii="Segoe UI" w:eastAsia="Times New Roman" w:hAnsi="Segoe UI" w:cs="Segoe UI"/>
            <w:color w:val="0366D6"/>
            <w:sz w:val="24"/>
            <w:szCs w:val="24"/>
            <w:u w:val="single"/>
          </w:rPr>
          <w:t>Rensselaer Polytechnic Institute</w:t>
        </w:r>
      </w:hyperlink>
      <w:r w:rsidRPr="001F7D44">
        <w:rPr>
          <w:rFonts w:ascii="Segoe UI" w:eastAsia="Times New Roman" w:hAnsi="Segoe UI" w:cs="Segoe UI"/>
          <w:color w:val="24292E"/>
          <w:sz w:val="24"/>
          <w:szCs w:val="24"/>
        </w:rPr>
        <w:t> in Spring 2015. This was a university course developed and run solely by students to teach skills in vulnerability research, reverse engineering, and binary exploitation.</w:t>
      </w:r>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86" w:history="1">
        <w:r w:rsidR="00FF7351" w:rsidRPr="001F7D44">
          <w:rPr>
            <w:rFonts w:ascii="Segoe UI" w:eastAsia="Times New Roman" w:hAnsi="Segoe UI" w:cs="Segoe UI"/>
            <w:color w:val="0366D6"/>
            <w:sz w:val="24"/>
            <w:szCs w:val="24"/>
            <w:u w:val="single"/>
          </w:rPr>
          <w:t>Lectures Notes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87"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88"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89" w:history="1">
        <w:r w:rsidR="00FF7351" w:rsidRPr="001F7D44">
          <w:rPr>
            <w:rFonts w:ascii="Segoe UI" w:eastAsia="Times New Roman" w:hAnsi="Segoe UI" w:cs="Segoe UI"/>
            <w:color w:val="0366D6"/>
            <w:sz w:val="24"/>
            <w:szCs w:val="24"/>
            <w:u w:val="single"/>
          </w:rPr>
          <w:t>CSCI 4976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Malware Analysis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Rensselaer Polytechnic Institute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6" name="Picture 65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5" name="Picture 65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repository contains the materials as developed and used by </w:t>
      </w:r>
      <w:hyperlink r:id="rId590" w:history="1">
        <w:r w:rsidRPr="001F7D44">
          <w:rPr>
            <w:rFonts w:ascii="Segoe UI" w:eastAsia="Times New Roman" w:hAnsi="Segoe UI" w:cs="Segoe UI"/>
            <w:color w:val="0366D6"/>
            <w:sz w:val="24"/>
            <w:szCs w:val="24"/>
            <w:u w:val="single"/>
          </w:rPr>
          <w:t>RPISEC</w:t>
        </w:r>
      </w:hyperlink>
      <w:r w:rsidRPr="001F7D44">
        <w:rPr>
          <w:rFonts w:ascii="Segoe UI" w:eastAsia="Times New Roman" w:hAnsi="Segoe UI" w:cs="Segoe UI"/>
          <w:color w:val="24292E"/>
          <w:sz w:val="24"/>
          <w:szCs w:val="24"/>
        </w:rPr>
        <w:t> to teach Malware Analysis at </w:t>
      </w:r>
      <w:hyperlink r:id="rId591" w:history="1">
        <w:r w:rsidRPr="001F7D44">
          <w:rPr>
            <w:rFonts w:ascii="Segoe UI" w:eastAsia="Times New Roman" w:hAnsi="Segoe UI" w:cs="Segoe UI"/>
            <w:color w:val="0366D6"/>
            <w:sz w:val="24"/>
            <w:szCs w:val="24"/>
            <w:u w:val="single"/>
          </w:rPr>
          <w:t>Rensselaer Polytechnic Institute</w:t>
        </w:r>
      </w:hyperlink>
      <w:r w:rsidRPr="001F7D44">
        <w:rPr>
          <w:rFonts w:ascii="Segoe UI" w:eastAsia="Times New Roman" w:hAnsi="Segoe UI" w:cs="Segoe UI"/>
          <w:color w:val="24292E"/>
          <w:sz w:val="24"/>
          <w:szCs w:val="24"/>
        </w:rPr>
        <w:t> in Fall 2015. This was a university course developed and run soley by students, primarily using the</w:t>
      </w:r>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592" w:history="1">
        <w:r w:rsidR="00FF7351" w:rsidRPr="001F7D44">
          <w:rPr>
            <w:rFonts w:ascii="Segoe UI" w:eastAsia="Times New Roman" w:hAnsi="Segoe UI" w:cs="Segoe UI"/>
            <w:color w:val="0366D6"/>
            <w:sz w:val="24"/>
            <w:szCs w:val="24"/>
            <w:u w:val="single"/>
          </w:rPr>
          <w:t>EECS 588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&amp; Network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Michigan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4" name="Picture 65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3" name="Picture 65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4"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w:t>
      </w:r>
      <w:hyperlink r:id="rId593" w:history="1">
        <w:r w:rsidRPr="001F7D44">
          <w:rPr>
            <w:rFonts w:ascii="Segoe UI" w:eastAsia="Times New Roman" w:hAnsi="Segoe UI" w:cs="Segoe UI"/>
            <w:color w:val="0366D6"/>
            <w:sz w:val="24"/>
            <w:szCs w:val="24"/>
            <w:u w:val="single"/>
          </w:rPr>
          <w:t>J. Alex Halderman</w:t>
        </w:r>
      </w:hyperlink>
      <w:r w:rsidRPr="001F7D44">
        <w:rPr>
          <w:rFonts w:ascii="Segoe UI" w:eastAsia="Times New Roman" w:hAnsi="Segoe UI" w:cs="Segoe UI"/>
          <w:color w:val="24292E"/>
          <w:sz w:val="24"/>
          <w:szCs w:val="24"/>
        </w:rPr>
        <w:t> who has analyzed the security of Electronic Voting Machines in the </w:t>
      </w:r>
      <w:hyperlink r:id="rId594" w:history="1">
        <w:r w:rsidRPr="001F7D44">
          <w:rPr>
            <w:rFonts w:ascii="Segoe UI" w:eastAsia="Times New Roman" w:hAnsi="Segoe UI" w:cs="Segoe UI"/>
            <w:color w:val="0366D6"/>
            <w:sz w:val="24"/>
            <w:szCs w:val="24"/>
            <w:u w:val="single"/>
          </w:rPr>
          <w:t>US</w:t>
        </w:r>
      </w:hyperlink>
      <w:r w:rsidRPr="001F7D44">
        <w:rPr>
          <w:rFonts w:ascii="Segoe UI" w:eastAsia="Times New Roman" w:hAnsi="Segoe UI" w:cs="Segoe UI"/>
          <w:color w:val="24292E"/>
          <w:sz w:val="24"/>
          <w:szCs w:val="24"/>
        </w:rPr>
        <w:t> and </w:t>
      </w:r>
      <w:hyperlink r:id="rId595" w:history="1">
        <w:r w:rsidRPr="001F7D44">
          <w:rPr>
            <w:rFonts w:ascii="Segoe UI" w:eastAsia="Times New Roman" w:hAnsi="Segoe UI" w:cs="Segoe UI"/>
            <w:color w:val="0366D6"/>
            <w:sz w:val="24"/>
            <w:szCs w:val="24"/>
            <w:u w:val="single"/>
          </w:rPr>
          <w:t>over</w:t>
        </w:r>
      </w:hyperlink>
      <w:r w:rsidRPr="001F7D44">
        <w:rPr>
          <w:rFonts w:ascii="Segoe UI" w:eastAsia="Times New Roman" w:hAnsi="Segoe UI" w:cs="Segoe UI"/>
          <w:color w:val="24292E"/>
          <w:sz w:val="24"/>
          <w:szCs w:val="24"/>
        </w:rPr>
        <w:t> </w:t>
      </w:r>
      <w:hyperlink r:id="rId596" w:history="1">
        <w:r w:rsidRPr="001F7D44">
          <w:rPr>
            <w:rFonts w:ascii="Segoe UI" w:eastAsia="Times New Roman" w:hAnsi="Segoe UI" w:cs="Segoe UI"/>
            <w:color w:val="0366D6"/>
            <w:sz w:val="24"/>
            <w:szCs w:val="24"/>
            <w:u w:val="single"/>
          </w:rPr>
          <w:t>seas</w:t>
        </w:r>
      </w:hyperlink>
      <w:r w:rsidRPr="001F7D44">
        <w:rPr>
          <w:rFonts w:ascii="Segoe UI" w:eastAsia="Times New Roman" w:hAnsi="Segoe UI" w:cs="Segoe UI"/>
          <w:color w:val="24292E"/>
          <w:sz w:val="24"/>
          <w:szCs w:val="24"/>
        </w:rPr>
        <w:t>.</w:t>
      </w:r>
    </w:p>
    <w:p w:rsidR="00FF7351" w:rsidRPr="001F7D44" w:rsidRDefault="00FF7351" w:rsidP="00C06FD0">
      <w:pPr>
        <w:numPr>
          <w:ilvl w:val="1"/>
          <w:numId w:val="9"/>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intensive research seminar covers foundational work and current topics in computer systems security.</w:t>
      </w:r>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97" w:history="1">
        <w:r w:rsidR="00FF7351" w:rsidRPr="001F7D44">
          <w:rPr>
            <w:rFonts w:ascii="Segoe UI" w:eastAsia="Times New Roman" w:hAnsi="Segoe UI" w:cs="Segoe UI"/>
            <w:color w:val="0366D6"/>
            <w:sz w:val="24"/>
            <w:szCs w:val="24"/>
            <w:u w:val="single"/>
          </w:rPr>
          <w:t>Readings</w:t>
        </w:r>
      </w:hyperlink>
      <w:r w:rsidR="00FF7351" w:rsidRPr="001F7D44">
        <w:rPr>
          <w:rFonts w:ascii="Segoe UI" w:eastAsia="Times New Roman" w:hAnsi="Segoe UI" w:cs="Segoe UI"/>
          <w:color w:val="24292E"/>
          <w:sz w:val="24"/>
          <w:szCs w:val="24"/>
        </w:rPr>
        <w:t> </w:t>
      </w:r>
      <w:hyperlink r:id="rId598" w:history="1">
        <w:r w:rsidR="00FF7351" w:rsidRPr="001F7D44">
          <w:rPr>
            <w:rFonts w:ascii="Segoe UI" w:eastAsia="Times New Roman" w:hAnsi="Segoe UI" w:cs="Segoe UI"/>
            <w:color w:val="0366D6"/>
            <w:sz w:val="24"/>
            <w:szCs w:val="24"/>
            <w:u w:val="single"/>
          </w:rPr>
          <w:t>Practical Malware Analysis</w:t>
        </w:r>
      </w:hyperlink>
      <w:r w:rsidR="00FF7351" w:rsidRPr="001F7D44">
        <w:rPr>
          <w:rFonts w:ascii="Segoe UI" w:eastAsia="Times New Roman" w:hAnsi="Segoe UI" w:cs="Segoe UI"/>
          <w:color w:val="24292E"/>
          <w:sz w:val="24"/>
          <w:szCs w:val="24"/>
        </w:rPr>
        <w:t> book by Michael Sikorski and Andrew Honig, to teach skills in reverse engineering, malicious behaviour, malware, and anti-analysis techniques.</w:t>
      </w:r>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599" w:history="1">
        <w:r w:rsidR="00FF7351" w:rsidRPr="001F7D44">
          <w:rPr>
            <w:rFonts w:ascii="Segoe UI" w:eastAsia="Times New Roman" w:hAnsi="Segoe UI" w:cs="Segoe UI"/>
            <w:color w:val="0366D6"/>
            <w:sz w:val="24"/>
            <w:szCs w:val="24"/>
            <w:u w:val="single"/>
          </w:rPr>
          <w:t>Lectures Notes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600"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601"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602" w:history="1">
        <w:r w:rsidR="00FF7351" w:rsidRPr="001F7D44">
          <w:rPr>
            <w:rFonts w:ascii="Segoe UI" w:eastAsia="Times New Roman" w:hAnsi="Segoe UI" w:cs="Segoe UI"/>
            <w:color w:val="0366D6"/>
            <w:sz w:val="24"/>
            <w:szCs w:val="24"/>
            <w:u w:val="single"/>
          </w:rPr>
          <w:t>6.857</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and Network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2" name="Picture 65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Emphasis on applied cryptography and may include: basic notion of systems security, cryptographic hash functions, symmetric cryptography (one-time pad, stream ciphers, block ciphers), cryptanalysis, secret-sharing, authentication codes, public-key cryptography (encryption, digital signatures), public-key attacks, web browser security, biometrics, electronic cash, viruses, electronic voting, Assignments include a group final project. Topics may vary year to year.</w:t>
      </w:r>
      <w:hyperlink r:id="rId603" w:history="1">
        <w:r w:rsidRPr="001F7D44">
          <w:rPr>
            <w:rFonts w:ascii="Segoe UI" w:eastAsia="Times New Roman" w:hAnsi="Segoe UI" w:cs="Segoe UI"/>
            <w:color w:val="0366D6"/>
            <w:sz w:val="24"/>
            <w:szCs w:val="24"/>
            <w:u w:val="single"/>
          </w:rPr>
          <w:t>Lecture Notes</w:t>
        </w:r>
      </w:hyperlink>
      <w:r w:rsidRPr="001F7D44">
        <w:rPr>
          <w:rFonts w:ascii="Segoe UI" w:eastAsia="Times New Roman" w:hAnsi="Segoe UI" w:cs="Segoe UI"/>
          <w:color w:val="24292E"/>
          <w:sz w:val="24"/>
          <w:szCs w:val="24"/>
        </w:rPr>
        <w:t> </w:t>
      </w:r>
      <w:hyperlink r:id="rId604" w:history="1">
        <w:r w:rsidRPr="001F7D44">
          <w:rPr>
            <w:rFonts w:ascii="Segoe UI" w:eastAsia="Times New Roman" w:hAnsi="Segoe UI" w:cs="Segoe UI"/>
            <w:color w:val="0366D6"/>
            <w:sz w:val="24"/>
            <w:szCs w:val="24"/>
            <w:u w:val="single"/>
          </w:rPr>
          <w:t>References</w:t>
        </w:r>
      </w:hyperlink>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605" w:history="1">
        <w:r w:rsidR="00FF7351" w:rsidRPr="001F7D44">
          <w:rPr>
            <w:rFonts w:ascii="Segoe UI" w:eastAsia="Times New Roman" w:hAnsi="Segoe UI" w:cs="Segoe UI"/>
            <w:color w:val="0366D6"/>
            <w:sz w:val="24"/>
            <w:szCs w:val="24"/>
            <w:u w:val="single"/>
          </w:rPr>
          <w:t>6.858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Systems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1" name="Picture 651"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50" name="Picture 65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9" name="Picture 64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mc:AlternateContent>
          <mc:Choice Requires="wps">
            <w:drawing>
              <wp:inline distT="0" distB="0" distL="0" distR="0">
                <wp:extent cx="189865" cy="189865"/>
                <wp:effectExtent l="0" t="0" r="0" b="0"/>
                <wp:docPr id="648" name="Rectangle 648" descr="Readings">
                  <a:hlinkClick xmlns:a="http://schemas.openxmlformats.org/drawingml/2006/main" r:id="rId57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986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57A0F" id="Rectangle 648" o:spid="_x0000_s1026" alt="Readings" href="https://github.com/prakhar1989/awesome-courses/blob/master" target="&quot;_blank&quot;" style="width:14.9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" o:button="t" filled="f" stroked="f">
                <v:fill o:detectmouseclick="t"/>
                <o:lock v:ext="edit" aspectratio="t"/>
                <w10:anchorlock/>
              </v:rect>
            </w:pict>
          </mc:Fallback>
        </mc:AlternateContent>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Design and implementation of secure computer systems. Lectures cover threat models, attacks that compromise security, and techniques for achieving security, based on recent research papers. Topics include operating system (OS) security, capabilities, information flow control, language security, network protocols, hardware security, and security in web applications.</w:t>
      </w:r>
    </w:p>
    <w:p w:rsidR="00FF7351" w:rsidRPr="001F7D44" w:rsidRDefault="00FF7351" w:rsidP="00C06FD0">
      <w:pPr>
        <w:numPr>
          <w:ilvl w:val="1"/>
          <w:numId w:val="9"/>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w:t>
      </w:r>
      <w:hyperlink r:id="rId606" w:history="1">
        <w:r w:rsidRPr="001F7D44">
          <w:rPr>
            <w:rFonts w:ascii="Segoe UI" w:eastAsia="Times New Roman" w:hAnsi="Segoe UI" w:cs="Segoe UI"/>
            <w:color w:val="0366D6"/>
            <w:sz w:val="24"/>
            <w:szCs w:val="24"/>
            <w:u w:val="single"/>
          </w:rPr>
          <w:t>James Mickens</w:t>
        </w:r>
      </w:hyperlink>
      <w:r w:rsidRPr="001F7D44">
        <w:rPr>
          <w:rFonts w:ascii="Segoe UI" w:eastAsia="Times New Roman" w:hAnsi="Segoe UI" w:cs="Segoe UI"/>
          <w:color w:val="24292E"/>
          <w:sz w:val="24"/>
          <w:szCs w:val="24"/>
        </w:rPr>
        <w:t> and </w:t>
      </w:r>
      <w:hyperlink r:id="rId607" w:history="1">
        <w:r w:rsidRPr="001F7D44">
          <w:rPr>
            <w:rFonts w:ascii="Segoe UI" w:eastAsia="Times New Roman" w:hAnsi="Segoe UI" w:cs="Segoe UI"/>
            <w:color w:val="0366D6"/>
            <w:sz w:val="24"/>
            <w:szCs w:val="24"/>
            <w:u w:val="single"/>
          </w:rPr>
          <w:t>Nickolai Zeldovich</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608" w:history="1">
        <w:r w:rsidR="00FF7351" w:rsidRPr="001F7D44">
          <w:rPr>
            <w:rFonts w:ascii="Segoe UI" w:eastAsia="Times New Roman" w:hAnsi="Segoe UI" w:cs="Segoe UI"/>
            <w:color w:val="0366D6"/>
            <w:sz w:val="24"/>
            <w:szCs w:val="24"/>
            <w:u w:val="single"/>
          </w:rPr>
          <w:t>Video Lectures and Labs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609" w:history="1">
        <w:r w:rsidR="00FF7351" w:rsidRPr="001F7D44">
          <w:rPr>
            <w:rFonts w:ascii="Segoe UI" w:eastAsia="Times New Roman" w:hAnsi="Segoe UI" w:cs="Segoe UI"/>
            <w:color w:val="0366D6"/>
            <w:sz w:val="24"/>
            <w:szCs w:val="24"/>
            <w:u w:val="single"/>
          </w:rPr>
          <w:t>Quizzes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610"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1"/>
          <w:numId w:val="9"/>
        </w:numPr>
        <w:spacing w:before="60" w:after="100" w:afterAutospacing="1" w:line="240" w:lineRule="auto"/>
        <w:rPr>
          <w:rFonts w:ascii="Segoe UI" w:eastAsia="Times New Roman" w:hAnsi="Segoe UI" w:cs="Segoe UI"/>
          <w:color w:val="24292E"/>
          <w:sz w:val="24"/>
          <w:szCs w:val="24"/>
        </w:rPr>
      </w:pPr>
      <w:hyperlink r:id="rId611" w:history="1">
        <w:r w:rsidR="00FF7351" w:rsidRPr="001F7D44">
          <w:rPr>
            <w:rFonts w:ascii="Segoe UI" w:eastAsia="Times New Roman" w:hAnsi="Segoe UI" w:cs="Segoe UI"/>
            <w:color w:val="0366D6"/>
            <w:sz w:val="24"/>
            <w:szCs w:val="24"/>
            <w:u w:val="single"/>
          </w:rPr>
          <w:t>Final Projects</w:t>
        </w:r>
      </w:hyperlink>
    </w:p>
    <w:p w:rsidR="00FF7351" w:rsidRPr="001F7D44" w:rsidRDefault="0070392A" w:rsidP="00C06FD0">
      <w:pPr>
        <w:numPr>
          <w:ilvl w:val="0"/>
          <w:numId w:val="9"/>
        </w:numPr>
        <w:spacing w:before="60" w:after="100" w:afterAutospacing="1" w:line="240" w:lineRule="auto"/>
        <w:rPr>
          <w:rFonts w:ascii="Segoe UI" w:eastAsia="Times New Roman" w:hAnsi="Segoe UI" w:cs="Segoe UI"/>
          <w:color w:val="24292E"/>
          <w:sz w:val="24"/>
          <w:szCs w:val="24"/>
        </w:rPr>
      </w:pPr>
      <w:hyperlink r:id="rId612" w:history="1">
        <w:r w:rsidR="00FF7351" w:rsidRPr="001F7D44">
          <w:rPr>
            <w:rFonts w:ascii="Segoe UI" w:eastAsia="Times New Roman" w:hAnsi="Segoe UI" w:cs="Segoe UI"/>
            <w:color w:val="0366D6"/>
            <w:sz w:val="24"/>
            <w:szCs w:val="24"/>
            <w:u w:val="single"/>
          </w:rPr>
          <w:t>18-636</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Browser Security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7" name="Picture 64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6" name="Picture 64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9"/>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Web continues to grow in popularity as platform for retail transactions, financial services, and rapidly evolving forms of communication. It is becoming an increasingly attractive target for attackers who wish to compromise users' systems or steal data from other sites. Browser vendors must stay ahead of these attacks by providing features that support secure web applications. This course will study vulnerabilities in existing web browsers and the applications they render, as well as new technologies that enable web applications that were never before possible. The material will be largely based on current research problems, and students will be expected to criticize and improve existing defenses. Topics of study include (but are not limited to) browser encryption, JavaScript security, plug-in security, sandboxing, web mashups, and authentication.</w:t>
      </w:r>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31"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5" w:name="_Toc494530752"/>
      <w:r w:rsidRPr="001F7D44">
        <w:rPr>
          <w:rFonts w:ascii="Segoe UI" w:eastAsia="Times New Roman" w:hAnsi="Segoe UI" w:cs="Segoe UI"/>
          <w:b/>
          <w:bCs/>
          <w:color w:val="24292E"/>
          <w:sz w:val="30"/>
          <w:szCs w:val="30"/>
        </w:rPr>
        <w:t>Artificial Intelligence</w:t>
      </w:r>
      <w:bookmarkEnd w:id="15"/>
    </w:p>
    <w:p w:rsidR="00FF7351" w:rsidRPr="001F7D44" w:rsidRDefault="0070392A" w:rsidP="00C06FD0">
      <w:pPr>
        <w:numPr>
          <w:ilvl w:val="0"/>
          <w:numId w:val="10"/>
        </w:numPr>
        <w:spacing w:before="100" w:beforeAutospacing="1" w:after="100" w:afterAutospacing="1" w:line="240" w:lineRule="auto"/>
        <w:rPr>
          <w:rFonts w:ascii="Segoe UI" w:eastAsia="Times New Roman" w:hAnsi="Segoe UI" w:cs="Segoe UI"/>
          <w:color w:val="24292E"/>
          <w:sz w:val="24"/>
          <w:szCs w:val="24"/>
        </w:rPr>
      </w:pPr>
      <w:hyperlink r:id="rId613" w:history="1">
        <w:r w:rsidR="00FF7351" w:rsidRPr="001F7D44">
          <w:rPr>
            <w:rFonts w:ascii="Segoe UI" w:eastAsia="Times New Roman" w:hAnsi="Segoe UI" w:cs="Segoe UI"/>
            <w:color w:val="0366D6"/>
            <w:sz w:val="24"/>
            <w:szCs w:val="24"/>
            <w:u w:val="single"/>
          </w:rPr>
          <w:t>CS 188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Artificial Intelligence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5" name="Picture 64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4" name="Picture 64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3" name="Picture 64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0"/>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introduce the basic ideas and techniques underlying the design of intelligent computer systems. A specific emphasis will be on the statistical and decision-theoretic modeling paradigm. By the end of this course, you will have built autonomous agents that efficiently make decisions in fully informed, partially observable and adversarial settings. Your agents will draw inferences in uncertain environments and optimize actions for arbitrary reward structures. Your machine learning algorithms will classify handwritten digits and photographs. The techniques you learn in this course apply to a wide variety of artificial intelligence problems and will serve as the foundation for further study in any application area you choose to pursue.</w:t>
      </w:r>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14"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15" w:history="1">
        <w:r w:rsidR="00FF7351" w:rsidRPr="001F7D44">
          <w:rPr>
            <w:rFonts w:ascii="Segoe UI" w:eastAsia="Times New Roman" w:hAnsi="Segoe UI" w:cs="Segoe UI"/>
            <w:color w:val="0366D6"/>
            <w:sz w:val="24"/>
            <w:szCs w:val="24"/>
            <w:u w:val="single"/>
          </w:rPr>
          <w:t>Projects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16" w:history="1">
        <w:r w:rsidR="00FF7351" w:rsidRPr="001F7D44">
          <w:rPr>
            <w:rFonts w:ascii="Segoe UI" w:eastAsia="Times New Roman" w:hAnsi="Segoe UI" w:cs="Segoe UI"/>
            <w:color w:val="0366D6"/>
            <w:sz w:val="24"/>
            <w:szCs w:val="24"/>
            <w:u w:val="single"/>
          </w:rPr>
          <w:t>Exams</w:t>
        </w:r>
      </w:hyperlink>
    </w:p>
    <w:p w:rsidR="00FF7351" w:rsidRPr="001F7D44" w:rsidRDefault="0070392A" w:rsidP="00C06FD0">
      <w:pPr>
        <w:numPr>
          <w:ilvl w:val="0"/>
          <w:numId w:val="10"/>
        </w:numPr>
        <w:spacing w:before="60" w:after="100" w:afterAutospacing="1" w:line="240" w:lineRule="auto"/>
        <w:rPr>
          <w:rFonts w:ascii="Segoe UI" w:eastAsia="Times New Roman" w:hAnsi="Segoe UI" w:cs="Segoe UI"/>
          <w:color w:val="24292E"/>
          <w:sz w:val="24"/>
          <w:szCs w:val="24"/>
        </w:rPr>
      </w:pPr>
      <w:hyperlink r:id="rId617" w:history="1">
        <w:r w:rsidR="00FF7351" w:rsidRPr="001F7D44">
          <w:rPr>
            <w:rFonts w:ascii="Segoe UI" w:eastAsia="Times New Roman" w:hAnsi="Segoe UI" w:cs="Segoe UI"/>
            <w:color w:val="0366D6"/>
            <w:sz w:val="24"/>
            <w:szCs w:val="24"/>
            <w:u w:val="single"/>
          </w:rPr>
          <w:t>CS 4700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Foundations of Artificial Intelligence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2" name="Picture 64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1" name="Picture 64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0"/>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provide an introduction to computer vision, with topics including image formation, feature detection, motion estimation, image mosaics, 3D shape reconstruction, and object and face detection and recognition. Applications of these techniques include building 3D maps, creating virtual characters, organizing photo and video databases, human computer interaction, video surveillance, automatic vehicle navigation, and mobile computer vision. This is a project-based course, in which you will implement several computer vision algorithms throughout the semester.</w:t>
      </w:r>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1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1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10"/>
        </w:numPr>
        <w:spacing w:before="60" w:after="100" w:afterAutospacing="1" w:line="240" w:lineRule="auto"/>
        <w:rPr>
          <w:rFonts w:ascii="Segoe UI" w:eastAsia="Times New Roman" w:hAnsi="Segoe UI" w:cs="Segoe UI"/>
          <w:color w:val="24292E"/>
          <w:sz w:val="24"/>
          <w:szCs w:val="24"/>
        </w:rPr>
      </w:pPr>
      <w:hyperlink r:id="rId620" w:history="1">
        <w:r w:rsidR="00FF7351" w:rsidRPr="001F7D44">
          <w:rPr>
            <w:rFonts w:ascii="Segoe UI" w:eastAsia="Times New Roman" w:hAnsi="Segoe UI" w:cs="Segoe UI"/>
            <w:color w:val="0366D6"/>
            <w:sz w:val="24"/>
            <w:szCs w:val="24"/>
            <w:u w:val="single"/>
          </w:rPr>
          <w:t>CS 6700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Artificial Intelligence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40" name="Picture 64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9" name="Picture 639"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9"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0"/>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design of systems that are among top 10 performers in the world (human, computer, or hybrid human-computer).</w:t>
      </w:r>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21"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2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23"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10"/>
        </w:numPr>
        <w:spacing w:before="60" w:after="100" w:afterAutospacing="1" w:line="240" w:lineRule="auto"/>
        <w:rPr>
          <w:rFonts w:ascii="Segoe UI" w:eastAsia="Times New Roman" w:hAnsi="Segoe UI" w:cs="Segoe UI"/>
          <w:color w:val="24292E"/>
          <w:sz w:val="24"/>
          <w:szCs w:val="24"/>
        </w:rPr>
      </w:pPr>
      <w:hyperlink r:id="rId624" w:history="1">
        <w:r w:rsidR="00FF7351" w:rsidRPr="001F7D44">
          <w:rPr>
            <w:rFonts w:ascii="Segoe UI" w:eastAsia="Times New Roman" w:hAnsi="Segoe UI" w:cs="Segoe UI"/>
            <w:color w:val="0366D6"/>
            <w:sz w:val="24"/>
            <w:szCs w:val="24"/>
            <w:u w:val="single"/>
          </w:rPr>
          <w:t>6.868J</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The Society of Mind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MIT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8" name="Picture 63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7" name="Picture 63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6" name="Picture 636"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0"/>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an introduction, by Prof. </w:t>
      </w:r>
      <w:hyperlink r:id="rId625" w:history="1">
        <w:r w:rsidRPr="001F7D44">
          <w:rPr>
            <w:rFonts w:ascii="Segoe UI" w:eastAsia="Times New Roman" w:hAnsi="Segoe UI" w:cs="Segoe UI"/>
            <w:color w:val="0366D6"/>
            <w:sz w:val="24"/>
            <w:szCs w:val="24"/>
            <w:u w:val="single"/>
          </w:rPr>
          <w:t>Marvin Minsky</w:t>
        </w:r>
      </w:hyperlink>
      <w:r w:rsidRPr="001F7D44">
        <w:rPr>
          <w:rFonts w:ascii="Segoe UI" w:eastAsia="Times New Roman" w:hAnsi="Segoe UI" w:cs="Segoe UI"/>
          <w:color w:val="24292E"/>
          <w:sz w:val="24"/>
          <w:szCs w:val="24"/>
        </w:rPr>
        <w:t>, to the theory that tries to explain how minds are made from collections of simpler processes. It treats such aspects of thinking as vision, language, learning, reasoning, memory, consciousness, ideals, emotions, and personality. It incorporates ideas from psychology, artificial intelligence, and computer science to resolve theoretical issues such as wholes vs. parts, structural vs. functional descriptions, declarative vs. procedural representations, symbolic vs. connectionist models, and logical vs. common-sense theories of learning.</w:t>
      </w:r>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2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2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0"/>
        </w:numPr>
        <w:spacing w:before="60" w:after="100" w:afterAutospacing="1" w:line="240" w:lineRule="auto"/>
        <w:rPr>
          <w:rFonts w:ascii="Segoe UI" w:eastAsia="Times New Roman" w:hAnsi="Segoe UI" w:cs="Segoe UI"/>
          <w:color w:val="24292E"/>
          <w:sz w:val="24"/>
          <w:szCs w:val="24"/>
        </w:rPr>
      </w:pPr>
      <w:hyperlink r:id="rId628"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32"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6" w:name="_Toc494530753"/>
      <w:r w:rsidRPr="001F7D44">
        <w:rPr>
          <w:rFonts w:ascii="Segoe UI" w:eastAsia="Times New Roman" w:hAnsi="Segoe UI" w:cs="Segoe UI"/>
          <w:b/>
          <w:bCs/>
          <w:color w:val="24292E"/>
          <w:sz w:val="30"/>
          <w:szCs w:val="30"/>
        </w:rPr>
        <w:t>Computer Graphics</w:t>
      </w:r>
      <w:bookmarkEnd w:id="16"/>
    </w:p>
    <w:p w:rsidR="00FF7351" w:rsidRPr="001F7D44" w:rsidRDefault="0070392A" w:rsidP="00C06FD0">
      <w:pPr>
        <w:numPr>
          <w:ilvl w:val="0"/>
          <w:numId w:val="11"/>
        </w:numPr>
        <w:spacing w:before="100" w:beforeAutospacing="1" w:after="100" w:afterAutospacing="1" w:line="240" w:lineRule="auto"/>
        <w:rPr>
          <w:rFonts w:ascii="Segoe UI" w:eastAsia="Times New Roman" w:hAnsi="Segoe UI" w:cs="Segoe UI"/>
          <w:color w:val="24292E"/>
          <w:sz w:val="24"/>
          <w:szCs w:val="24"/>
        </w:rPr>
      </w:pPr>
      <w:hyperlink r:id="rId629" w:history="1">
        <w:r w:rsidR="00FF7351" w:rsidRPr="001F7D44">
          <w:rPr>
            <w:rFonts w:ascii="Segoe UI" w:eastAsia="Times New Roman" w:hAnsi="Segoe UI" w:cs="Segoe UI"/>
            <w:color w:val="0366D6"/>
            <w:sz w:val="24"/>
            <w:szCs w:val="24"/>
            <w:u w:val="single"/>
          </w:rPr>
          <w:t>CAP 5415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Vision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Central Florida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5" name="Picture 635"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4" name="Picture 63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3" name="Picture 63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introductory level course covering the basic topics of computer vision, and introducing some fundamental approaches for computer vision research.</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0" w:history="1">
        <w:r w:rsidR="00FF7351" w:rsidRPr="001F7D44">
          <w:rPr>
            <w:rFonts w:ascii="Segoe UI" w:eastAsia="Times New Roman" w:hAnsi="Segoe UI" w:cs="Segoe UI"/>
            <w:color w:val="0366D6"/>
            <w:sz w:val="24"/>
            <w:szCs w:val="24"/>
            <w:u w:val="single"/>
          </w:rPr>
          <w:t>Lectures and Videos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1"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32" w:history="1">
        <w:r w:rsidR="00FF7351" w:rsidRPr="001F7D44">
          <w:rPr>
            <w:rFonts w:ascii="Segoe UI" w:eastAsia="Times New Roman" w:hAnsi="Segoe UI" w:cs="Segoe UI"/>
            <w:color w:val="0366D6"/>
            <w:sz w:val="24"/>
            <w:szCs w:val="24"/>
            <w:u w:val="single"/>
          </w:rPr>
          <w:t>CIS 581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Vision and Computational Photography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Pennsylvania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2" name="Picture 63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1" name="Picture 63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introductory course in computer vision and computational photography focusing on four topics: image features, image morphing, shape matching, and image search.</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35" w:history="1">
        <w:r w:rsidR="00FF7351" w:rsidRPr="001F7D44">
          <w:rPr>
            <w:rFonts w:ascii="Segoe UI" w:eastAsia="Times New Roman" w:hAnsi="Segoe UI" w:cs="Segoe UI"/>
            <w:color w:val="0366D6"/>
            <w:sz w:val="24"/>
            <w:szCs w:val="24"/>
            <w:u w:val="single"/>
          </w:rPr>
          <w:t>CMU 462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Graphics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Carnegie Mellon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30" name="Picture 63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9" name="Picture 62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8" name="Picture 62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provides a comprehensive introduction to computer graphics. Focuses on fundamental concepts and techniques, and their cross-cutting relationship to multiple problem domains in graphics (rendering, animation, geometry, imaging). Topics include: sampling, aliasing, interpolation, rasterization, geometric transformations, parameterization, visibility, compositing, filtering, convolution, curves &amp; surfaces, geometric data structures, subdivision, meshing, spatial hierarchies, ray tracing, radiometry, reflectance, light fields, geometric optics, Monte Carlo rendering, importance sampling, camera models, high-performance ray tracing, differential equations, time integration, numerical differentiation, physically-based animation, optimization, numerical linear algebra, inverse kinematics, Fourier methods, data fitting, example-based synthesis.</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6" w:history="1">
        <w:r w:rsidR="00FF7351" w:rsidRPr="001F7D44">
          <w:rPr>
            <w:rFonts w:ascii="Segoe UI" w:eastAsia="Times New Roman" w:hAnsi="Segoe UI" w:cs="Segoe UI"/>
            <w:color w:val="0366D6"/>
            <w:sz w:val="24"/>
            <w:szCs w:val="24"/>
            <w:u w:val="single"/>
          </w:rPr>
          <w:t>Lectures and Readings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7" w:history="1">
        <w:r w:rsidR="00FF7351" w:rsidRPr="001F7D44">
          <w:rPr>
            <w:rFonts w:ascii="Segoe UI" w:eastAsia="Times New Roman" w:hAnsi="Segoe UI" w:cs="Segoe UI"/>
            <w:color w:val="0366D6"/>
            <w:sz w:val="24"/>
            <w:szCs w:val="24"/>
            <w:u w:val="single"/>
          </w:rPr>
          <w:t>Assignments and Quizes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38" w:history="1">
        <w:r w:rsidR="00FF7351" w:rsidRPr="001F7D44">
          <w:rPr>
            <w:rFonts w:ascii="Segoe UI" w:eastAsia="Times New Roman" w:hAnsi="Segoe UI" w:cs="Segoe UI"/>
            <w:color w:val="0366D6"/>
            <w:sz w:val="24"/>
            <w:szCs w:val="24"/>
            <w:u w:val="single"/>
          </w:rPr>
          <w:t>CS 123</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Graphics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Brown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7" name="Picture 62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6" name="Picture 62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offers an in-depth exploration of fundamental concepts in 2D and 3D computer graphics. It introduces 2D raster graphics techniques, including scan conversion, simple image processing, interaction techniques and user interface design. The bulk of the course is devoted to 3D modeling, geometric transformations, and 3D viewing and rendering.</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3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0"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1" w:history="1">
        <w:r w:rsidR="00FF7351" w:rsidRPr="001F7D44">
          <w:rPr>
            <w:rFonts w:ascii="Segoe UI" w:eastAsia="Times New Roman" w:hAnsi="Segoe UI" w:cs="Segoe UI"/>
            <w:color w:val="0366D6"/>
            <w:sz w:val="24"/>
            <w:szCs w:val="24"/>
            <w:u w:val="single"/>
          </w:rPr>
          <w:t>Demos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42" w:history="1">
        <w:r w:rsidR="00FF7351" w:rsidRPr="001F7D44">
          <w:rPr>
            <w:rFonts w:ascii="Segoe UI" w:eastAsia="Times New Roman" w:hAnsi="Segoe UI" w:cs="Segoe UI"/>
            <w:color w:val="0366D6"/>
            <w:sz w:val="24"/>
            <w:szCs w:val="24"/>
            <w:u w:val="single"/>
          </w:rPr>
          <w:t>CS 378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3D Reconstruction with Computer Vision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UTexas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5" name="Picture 62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4" name="Picture 62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this lab-based class, we'll dive into practical applications of 3D reconstruction, combining hardware and software to build our own 3D environments from scratch. We'll use open-source frameworks like OpenCV to do the heavy lifting, with the focus on understanding and applying state-of-the art approaches to geometric computer vision</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44" w:history="1">
        <w:r w:rsidR="00FF7351" w:rsidRPr="001F7D44">
          <w:rPr>
            <w:rFonts w:ascii="Segoe UI" w:eastAsia="Times New Roman" w:hAnsi="Segoe UI" w:cs="Segoe UI"/>
            <w:color w:val="0366D6"/>
            <w:sz w:val="24"/>
            <w:szCs w:val="24"/>
            <w:u w:val="single"/>
          </w:rPr>
          <w:t>CS 4620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Graphics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3" name="Picture 62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2" name="Picture 62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1" name="Picture 62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study of creating, manipulating, and using visual images in the computer.</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5" w:anchor="asgn"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6" w:anchor="exams" w:history="1">
        <w:r w:rsidR="00FF7351" w:rsidRPr="001F7D44">
          <w:rPr>
            <w:rFonts w:ascii="Segoe UI" w:eastAsia="Times New Roman" w:hAnsi="Segoe UI" w:cs="Segoe UI"/>
            <w:color w:val="0366D6"/>
            <w:sz w:val="24"/>
            <w:szCs w:val="24"/>
            <w:u w:val="single"/>
          </w:rPr>
          <w:t>Exams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47" w:history="1">
        <w:r w:rsidR="00FF7351" w:rsidRPr="001F7D44">
          <w:rPr>
            <w:rFonts w:ascii="Segoe UI" w:eastAsia="Times New Roman" w:hAnsi="Segoe UI" w:cs="Segoe UI"/>
            <w:color w:val="0366D6"/>
            <w:sz w:val="24"/>
            <w:szCs w:val="24"/>
            <w:u w:val="single"/>
          </w:rPr>
          <w:t>CS 4670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Vision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20" name="Picture 62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9" name="Picture 61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8" name="Picture 61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1"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provide an introduction to computer vision, with topics including image formation, feature detection, motion estimation, image mosaics, 3D shape reconstruction, and object and face detection and recognition. Applications of these techniques include building 3D maps, creating virtual characters, organizing photo and video databases, human computer interaction, video surveillance, automatic vehicle navigation, and mobile computer vision. This is a project-based course, in which you will implement several computer vision algorithms throughout the semester.</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4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50" w:history="1">
        <w:r w:rsidR="00FF7351" w:rsidRPr="001F7D44">
          <w:rPr>
            <w:rFonts w:ascii="Segoe UI" w:eastAsia="Times New Roman" w:hAnsi="Segoe UI" w:cs="Segoe UI"/>
            <w:color w:val="0366D6"/>
            <w:sz w:val="24"/>
            <w:szCs w:val="24"/>
            <w:u w:val="single"/>
          </w:rPr>
          <w:t>CS 6670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Vision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7" name="Picture 61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2"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6" name="Picture 61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computer vision. Topics include edge detection, image segmentation, stereopsis, motion and optical flow, image mosaics, 3D shape reconstruction, and object recognition. Students are required to implement several of the algorithms covered in the course and complete a final project.</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51"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52"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5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1"/>
        </w:numPr>
        <w:spacing w:before="60" w:after="100" w:afterAutospacing="1" w:line="240" w:lineRule="auto"/>
        <w:rPr>
          <w:rFonts w:ascii="Segoe UI" w:eastAsia="Times New Roman" w:hAnsi="Segoe UI" w:cs="Segoe UI"/>
          <w:color w:val="24292E"/>
          <w:sz w:val="24"/>
          <w:szCs w:val="24"/>
        </w:rPr>
      </w:pPr>
      <w:hyperlink r:id="rId654" w:history="1">
        <w:r w:rsidR="00FF7351" w:rsidRPr="001F7D44">
          <w:rPr>
            <w:rFonts w:ascii="Segoe UI" w:eastAsia="Times New Roman" w:hAnsi="Segoe UI" w:cs="Segoe UI"/>
            <w:color w:val="0366D6"/>
            <w:sz w:val="24"/>
            <w:szCs w:val="24"/>
            <w:u w:val="single"/>
          </w:rPr>
          <w:t>CSCI-GA.2270-001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Graduate Computer Graphics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New York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5" name="Picture 61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4" name="Picture 61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3" name="Picture 61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Step-by-step study computer graphics, with reading and homework at each lecture (Fall2015)</w:t>
      </w:r>
    </w:p>
    <w:p w:rsidR="00FF7351" w:rsidRPr="001F7D44" w:rsidRDefault="0070392A" w:rsidP="00C06FD0">
      <w:pPr>
        <w:numPr>
          <w:ilvl w:val="1"/>
          <w:numId w:val="11"/>
        </w:numPr>
        <w:spacing w:before="60" w:after="100" w:afterAutospacing="1" w:line="240" w:lineRule="auto"/>
        <w:rPr>
          <w:rFonts w:ascii="Segoe UI" w:eastAsia="Times New Roman" w:hAnsi="Segoe UI" w:cs="Segoe UI"/>
          <w:color w:val="24292E"/>
          <w:sz w:val="24"/>
          <w:szCs w:val="24"/>
        </w:rPr>
      </w:pPr>
      <w:hyperlink r:id="rId655"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FF7351">
      <w:pPr>
        <w:spacing w:before="360" w:after="360" w:line="240" w:lineRule="auto"/>
        <w:rPr>
          <w:rFonts w:ascii="Times New Roman" w:eastAsia="Times New Roman" w:hAnsi="Times New Roman" w:cs="Times New Roman"/>
          <w:sz w:val="24"/>
          <w:szCs w:val="24"/>
        </w:rPr>
      </w:pPr>
      <w:r w:rsidRPr="001F7D44">
        <w:rPr>
          <w:rFonts w:ascii="Times New Roman" w:eastAsia="Times New Roman" w:hAnsi="Times New Roman" w:cs="Times New Roman"/>
          <w:sz w:val="24"/>
          <w:szCs w:val="24"/>
        </w:rPr>
        <w:pict>
          <v:rect id="_x0000_i1033" style="width:0;height:3pt" o:hralign="center" o:hrstd="t" o:hrnoshade="t" o:hr="t" fillcolor="#24292e" stroked="f"/>
        </w:pict>
      </w:r>
    </w:p>
    <w:p w:rsidR="00FF7351" w:rsidRPr="001F7D44" w:rsidRDefault="00FF7351" w:rsidP="00FF7351">
      <w:pPr>
        <w:spacing w:before="360" w:after="240" w:line="240" w:lineRule="auto"/>
        <w:outlineLvl w:val="2"/>
        <w:rPr>
          <w:rFonts w:ascii="Segoe UI" w:eastAsia="Times New Roman" w:hAnsi="Segoe UI" w:cs="Segoe UI"/>
          <w:b/>
          <w:bCs/>
          <w:color w:val="24292E"/>
          <w:sz w:val="30"/>
          <w:szCs w:val="30"/>
        </w:rPr>
      </w:pPr>
      <w:bookmarkStart w:id="17" w:name="_Toc494530754"/>
      <w:r w:rsidRPr="001F7D44">
        <w:rPr>
          <w:rFonts w:ascii="Segoe UI" w:eastAsia="Times New Roman" w:hAnsi="Segoe UI" w:cs="Segoe UI"/>
          <w:b/>
          <w:bCs/>
          <w:color w:val="24292E"/>
          <w:sz w:val="30"/>
          <w:szCs w:val="30"/>
        </w:rPr>
        <w:t>Misc</w:t>
      </w:r>
      <w:bookmarkEnd w:id="17"/>
    </w:p>
    <w:p w:rsidR="00FF7351" w:rsidRPr="001F7D44" w:rsidRDefault="0070392A" w:rsidP="00C06FD0">
      <w:pPr>
        <w:numPr>
          <w:ilvl w:val="0"/>
          <w:numId w:val="12"/>
        </w:numPr>
        <w:spacing w:before="100" w:beforeAutospacing="1" w:after="100" w:afterAutospacing="1" w:line="240" w:lineRule="auto"/>
        <w:rPr>
          <w:rFonts w:ascii="Segoe UI" w:eastAsia="Times New Roman" w:hAnsi="Segoe UI" w:cs="Segoe UI"/>
          <w:color w:val="24292E"/>
          <w:sz w:val="24"/>
          <w:szCs w:val="24"/>
        </w:rPr>
      </w:pPr>
      <w:hyperlink r:id="rId656" w:history="1">
        <w:r w:rsidR="00FF7351" w:rsidRPr="001F7D44">
          <w:rPr>
            <w:rFonts w:ascii="Segoe UI" w:eastAsia="Times New Roman" w:hAnsi="Segoe UI" w:cs="Segoe UI"/>
            <w:color w:val="0366D6"/>
            <w:sz w:val="24"/>
            <w:szCs w:val="24"/>
            <w:u w:val="single"/>
          </w:rPr>
          <w:t>AM 207</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Monte Carlo Methods and Stochastic Optimization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Harvard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2" name="Picture 612"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1" name="Picture 61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10" name="Picture 61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introduces important principles of Monte Carlo techniques and demonstrates the power of these techniques with simple (but very useful) applications. All of this in Python!</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57" w:history="1">
        <w:r w:rsidR="00FF7351" w:rsidRPr="001F7D44">
          <w:rPr>
            <w:rFonts w:ascii="Segoe UI" w:eastAsia="Times New Roman" w:hAnsi="Segoe UI" w:cs="Segoe UI"/>
            <w:color w:val="0366D6"/>
            <w:sz w:val="24"/>
            <w:szCs w:val="24"/>
            <w:u w:val="single"/>
          </w:rPr>
          <w:t>Lecture Videos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5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59" w:history="1">
        <w:r w:rsidR="00FF7351" w:rsidRPr="001F7D44">
          <w:rPr>
            <w:rFonts w:ascii="Segoe UI" w:eastAsia="Times New Roman" w:hAnsi="Segoe UI" w:cs="Segoe UI"/>
            <w:color w:val="0366D6"/>
            <w:sz w:val="24"/>
            <w:szCs w:val="24"/>
            <w:u w:val="single"/>
          </w:rPr>
          <w:t>Lecture Notes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60" w:history="1">
        <w:r w:rsidR="00FF7351" w:rsidRPr="001F7D44">
          <w:rPr>
            <w:rFonts w:ascii="Segoe UI" w:eastAsia="Times New Roman" w:hAnsi="Segoe UI" w:cs="Segoe UI"/>
            <w:color w:val="0366D6"/>
            <w:sz w:val="24"/>
            <w:szCs w:val="24"/>
            <w:u w:val="single"/>
          </w:rPr>
          <w:t>CS 75</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Game Development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Tufts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9" name="Picture 60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8" name="Picture 60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taught by </w:t>
      </w:r>
      <w:hyperlink r:id="rId661" w:history="1">
        <w:r w:rsidRPr="001F7D44">
          <w:rPr>
            <w:rFonts w:ascii="Segoe UI" w:eastAsia="Times New Roman" w:hAnsi="Segoe UI" w:cs="Segoe UI"/>
            <w:color w:val="0366D6"/>
            <w:sz w:val="24"/>
            <w:szCs w:val="24"/>
            <w:u w:val="single"/>
          </w:rPr>
          <w:t>Ming Y. Chow</w:t>
        </w:r>
      </w:hyperlink>
      <w:r w:rsidRPr="001F7D44">
        <w:rPr>
          <w:rFonts w:ascii="Segoe UI" w:eastAsia="Times New Roman" w:hAnsi="Segoe UI" w:cs="Segoe UI"/>
          <w:color w:val="24292E"/>
          <w:sz w:val="24"/>
          <w:szCs w:val="24"/>
        </w:rPr>
        <w:t> teaches game development initially in PyGame through Python, before moving on to addressing all facets of game development. Topics addressed include game physics, sprites, animation, game development methodology, sound, testing, MMORPGs and online games, and addressing mobile development in Android, HTML5, and iOS. Most to all of the development is focused on PyGame for learning principles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62" w:history="1">
        <w:r w:rsidR="00FF7351" w:rsidRPr="001F7D44">
          <w:rPr>
            <w:rFonts w:ascii="Segoe UI" w:eastAsia="Times New Roman" w:hAnsi="Segoe UI" w:cs="Segoe UI"/>
            <w:color w:val="0366D6"/>
            <w:sz w:val="24"/>
            <w:szCs w:val="24"/>
            <w:u w:val="single"/>
          </w:rPr>
          <w:t>Text 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63"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64" w:history="1">
        <w:r w:rsidR="00FF7351" w:rsidRPr="001F7D44">
          <w:rPr>
            <w:rFonts w:ascii="Segoe UI" w:eastAsia="Times New Roman" w:hAnsi="Segoe UI" w:cs="Segoe UI"/>
            <w:color w:val="0366D6"/>
            <w:sz w:val="24"/>
            <w:szCs w:val="24"/>
            <w:u w:val="single"/>
          </w:rPr>
          <w:t>Labs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65" w:history="1">
        <w:r w:rsidR="00FF7351" w:rsidRPr="001F7D44">
          <w:rPr>
            <w:rFonts w:ascii="Segoe UI" w:eastAsia="Times New Roman" w:hAnsi="Segoe UI" w:cs="Segoe UI"/>
            <w:color w:val="0366D6"/>
            <w:sz w:val="24"/>
            <w:szCs w:val="24"/>
            <w:u w:val="single"/>
          </w:rPr>
          <w:t>CS 100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Open Source Software Construction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Riverside</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7" name="Picture 60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6" name="Picture 60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 course on how to be a hacker. Your first four homework assignments walk you through the process of building your own unix shell. You'll be developing it as an open source project, and you will collaborate with each other at various points.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66" w:history="1">
        <w:r w:rsidR="00FF7351" w:rsidRPr="001F7D44">
          <w:rPr>
            <w:rFonts w:ascii="Segoe UI" w:eastAsia="Times New Roman" w:hAnsi="Segoe UI" w:cs="Segoe UI"/>
            <w:color w:val="0366D6"/>
            <w:sz w:val="24"/>
            <w:szCs w:val="24"/>
            <w:u w:val="single"/>
          </w:rPr>
          <w:t>Github Page</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6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68" w:history="1">
        <w:r w:rsidR="00FF7351" w:rsidRPr="001F7D44">
          <w:rPr>
            <w:rFonts w:ascii="Segoe UI" w:eastAsia="Times New Roman" w:hAnsi="Segoe UI" w:cs="Segoe UI"/>
            <w:color w:val="0366D6"/>
            <w:sz w:val="24"/>
            <w:szCs w:val="24"/>
            <w:u w:val="single"/>
          </w:rPr>
          <w:t>CS 108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Object Oriented System Design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5" name="Picture 60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4" name="Picture 60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Software design and construction in the context of large OOP libraries. Taught in Java. Topics: OOP design, design patterns, testing, graphical user interface (GUI) OOP libraries, software engineering strategies, approaches to programming in teams.</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69" w:history="1">
        <w:r w:rsidR="00FF7351" w:rsidRPr="001F7D44">
          <w:rPr>
            <w:rFonts w:ascii="Segoe UI" w:eastAsia="Times New Roman" w:hAnsi="Segoe UI" w:cs="Segoe UI"/>
            <w:color w:val="0366D6"/>
            <w:sz w:val="24"/>
            <w:szCs w:val="24"/>
            <w:u w:val="single"/>
          </w:rPr>
          <w:t>CS 168</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Computer Networks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3" name="Picture 60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2" name="Picture 60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1" name="Picture 60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undergraduate level course covering the fundamental concepts of networking as embodied in the Internet. The course will cover a wide range of topics; see the lecture schedule for more details. While the class has a textbook, we will not follow its order of presentation but will instead use the text as a reference when covering each individual topic. The course will also have several projects that involve programming (in Python).</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You should know programming, data structures, and software engineering. In terms of mathematics, your algebra should be very solid, you need to know basic probability, and you should be comfortable with thinking abstractly. The TAs will spend very little time reviewing material that is not specific to networking. We assume that you either know the material covered in those courses, or are willing to learn the material as necessary. We won't cover any of this material in lecture.</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70" w:history="1">
        <w:r w:rsidR="00FF7351" w:rsidRPr="001F7D44">
          <w:rPr>
            <w:rFonts w:ascii="Segoe UI" w:eastAsia="Times New Roman" w:hAnsi="Segoe UI" w:cs="Segoe UI"/>
            <w:color w:val="0366D6"/>
            <w:sz w:val="24"/>
            <w:szCs w:val="24"/>
            <w:u w:val="single"/>
          </w:rPr>
          <w:t>CS 193a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Android App Development, Spring 2016</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600" name="Picture 60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9" name="Picture 59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8" name="Picture 59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Course Description: This course provides an introduction to developing applications for the Android mobile platform.</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Prerequisite: CS 106B or equivalent. Java experience highly recommended. OOP highly recommmended.</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Devices: Access to an Android phone and/or tablet recommended but not required.</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Videos: Videos list can be found </w:t>
      </w:r>
      <w:hyperlink r:id="rId671" w:history="1">
        <w:r w:rsidRPr="001F7D44">
          <w:rPr>
            <w:rFonts w:ascii="Segoe UI" w:eastAsia="Times New Roman" w:hAnsi="Segoe UI" w:cs="Segoe UI"/>
            <w:color w:val="0366D6"/>
            <w:sz w:val="24"/>
            <w:szCs w:val="24"/>
            <w:u w:val="single"/>
          </w:rPr>
          <w:t>here</w:t>
        </w:r>
      </w:hyperlink>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 xml:space="preserve">Other materials: Some codes, handsout, homework </w:t>
      </w:r>
      <w:proofErr w:type="gramStart"/>
      <w:r w:rsidRPr="001F7D44">
        <w:rPr>
          <w:rFonts w:ascii="Segoe UI" w:eastAsia="Times New Roman" w:hAnsi="Segoe UI" w:cs="Segoe UI"/>
          <w:color w:val="24292E"/>
          <w:sz w:val="24"/>
          <w:szCs w:val="24"/>
        </w:rPr>
        <w:t>.....</w:t>
      </w:r>
      <w:proofErr w:type="gramEnd"/>
      <w:r w:rsidRPr="001F7D44">
        <w:rPr>
          <w:rFonts w:ascii="Segoe UI" w:eastAsia="Times New Roman" w:hAnsi="Segoe UI" w:cs="Segoe UI"/>
          <w:color w:val="24292E"/>
          <w:sz w:val="24"/>
          <w:szCs w:val="24"/>
        </w:rPr>
        <w:t xml:space="preserve"> and lecture notes are not downloadable on the site due to login requirement. Please head to my Github repo </w:t>
      </w:r>
      <w:hyperlink r:id="rId672" w:history="1">
        <w:r w:rsidRPr="001F7D44">
          <w:rPr>
            <w:rFonts w:ascii="Segoe UI" w:eastAsia="Times New Roman" w:hAnsi="Segoe UI" w:cs="Segoe UI"/>
            <w:color w:val="0366D6"/>
            <w:sz w:val="24"/>
            <w:szCs w:val="24"/>
            <w:u w:val="single"/>
          </w:rPr>
          <w:t>here</w:t>
        </w:r>
      </w:hyperlink>
      <w:r w:rsidRPr="001F7D44">
        <w:rPr>
          <w:rFonts w:ascii="Segoe UI" w:eastAsia="Times New Roman" w:hAnsi="Segoe UI" w:cs="Segoe UI"/>
          <w:color w:val="24292E"/>
          <w:sz w:val="24"/>
          <w:szCs w:val="24"/>
        </w:rPr>
        <w:t> to download them.</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73" w:history="1">
        <w:r w:rsidR="00FF7351" w:rsidRPr="001F7D44">
          <w:rPr>
            <w:rFonts w:ascii="Segoe UI" w:eastAsia="Times New Roman" w:hAnsi="Segoe UI" w:cs="Segoe UI"/>
            <w:color w:val="0366D6"/>
            <w:sz w:val="24"/>
            <w:szCs w:val="24"/>
            <w:u w:val="single"/>
          </w:rPr>
          <w:t>CS 193p</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Developing Applications for iOS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7" name="Picture 59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6" name="Picture 59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5" name="Picture 59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Updated for iOS 7. Tools and APIs required to build applications for the iPhone and iPad platform using the iOS SDK. User interface designs for mobile devices and unique user interactions using multi-touch technologies. Object-oriented design using model-view-controller paradigm, memory management, Objective-C programming language. Other topics include: object-oriented database API, animation, multi-threading and performance considerations.</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Prerequisites: C language and object-oriented programming experience</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Recommended: </w:t>
      </w:r>
      <w:hyperlink r:id="rId674" w:history="1">
        <w:r w:rsidRPr="001F7D44">
          <w:rPr>
            <w:rFonts w:ascii="Segoe UI" w:eastAsia="Times New Roman" w:hAnsi="Segoe UI" w:cs="Segoe UI"/>
            <w:color w:val="0366D6"/>
            <w:sz w:val="24"/>
            <w:szCs w:val="24"/>
            <w:u w:val="single"/>
          </w:rPr>
          <w:t>Programming Abstractions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75" w:history="1">
        <w:r w:rsidR="00FF7351" w:rsidRPr="001F7D44">
          <w:rPr>
            <w:rFonts w:ascii="Segoe UI" w:eastAsia="Times New Roman" w:hAnsi="Segoe UI" w:cs="Segoe UI"/>
            <w:color w:val="0366D6"/>
            <w:sz w:val="24"/>
            <w:szCs w:val="24"/>
            <w:u w:val="single"/>
          </w:rPr>
          <w:t>Updated courses for iOS8 - Swift</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76" w:history="1">
        <w:r w:rsidR="00FF7351" w:rsidRPr="001F7D44">
          <w:rPr>
            <w:rFonts w:ascii="Segoe UI" w:eastAsia="Times New Roman" w:hAnsi="Segoe UI" w:cs="Segoe UI"/>
            <w:color w:val="0366D6"/>
            <w:sz w:val="24"/>
            <w:szCs w:val="24"/>
            <w:u w:val="single"/>
          </w:rPr>
          <w:t>Updated courses for iOS9 - Swift</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77" w:history="1">
        <w:r w:rsidR="00FF7351" w:rsidRPr="001F7D44">
          <w:rPr>
            <w:rFonts w:ascii="Segoe UI" w:eastAsia="Times New Roman" w:hAnsi="Segoe UI" w:cs="Segoe UI"/>
            <w:color w:val="0366D6"/>
            <w:sz w:val="24"/>
            <w:szCs w:val="24"/>
            <w:u w:val="single"/>
          </w:rPr>
          <w:t>CS 223A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Robotics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Stanford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4" name="Picture 594"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6"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3" name="Picture 59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2" name="Picture 59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purpose of this course is to introduce you to basics of modeling, design, planning, and control of robot systems. In essence, the material treated in this course is a brief survey of relevant results from geometry, kinematics, statics, dynamics, and control.</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78"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79"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80" w:history="1">
        <w:r w:rsidR="00FF7351" w:rsidRPr="001F7D44">
          <w:rPr>
            <w:rFonts w:ascii="Segoe UI" w:eastAsia="Times New Roman" w:hAnsi="Segoe UI" w:cs="Segoe UI"/>
            <w:color w:val="0366D6"/>
            <w:sz w:val="24"/>
            <w:szCs w:val="24"/>
            <w:u w:val="single"/>
          </w:rPr>
          <w:t>CS 262a</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Topics in Computer Systems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1" name="Picture 591"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9"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90" name="Picture 59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CS262a is the first semester of a year-long sequence on computer systems research, including operating systems, database systems, and Internet infrastructure systems. The goal of the course is to cover a broad array of research topics in computer systems, and to engage you in top-flight systems research. The first semester is devoted to basic thematic issues and underlying techniques in computer systems, while the second semester goes deeper into topics related to scalable, parallel and distributed systems. The class is based on a discussion of important research papers and a research project.</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b/>
          <w:bCs/>
          <w:color w:val="24292E"/>
          <w:sz w:val="24"/>
          <w:szCs w:val="24"/>
        </w:rPr>
        <w:t>Parts</w:t>
      </w:r>
      <w:r w:rsidRPr="001F7D44">
        <w:rPr>
          <w:rFonts w:ascii="Segoe UI" w:eastAsia="Times New Roman" w:hAnsi="Segoe UI" w:cs="Segoe UI"/>
          <w:color w:val="24292E"/>
          <w:sz w:val="24"/>
          <w:szCs w:val="24"/>
        </w:rPr>
        <w:t>: Some Classics, Persistent Storage, Concurrency, Higher-Level Models, Virtual Machines, Cloud Computing, Parallel and Distributed Computing, Potpourri.</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Prerequisites: The historical prerequisite was to pass an entrance exam in class, which covered undergraduate operating systems material (similar to </w:t>
      </w:r>
      <w:hyperlink r:id="rId681" w:history="1">
        <w:r w:rsidRPr="001F7D44">
          <w:rPr>
            <w:rFonts w:ascii="Segoe UI" w:eastAsia="Times New Roman" w:hAnsi="Segoe UI" w:cs="Segoe UI"/>
            <w:color w:val="0366D6"/>
            <w:sz w:val="24"/>
            <w:szCs w:val="24"/>
            <w:u w:val="single"/>
          </w:rPr>
          <w:t>UCB's CS162</w:t>
        </w:r>
      </w:hyperlink>
      <w:r w:rsidRPr="001F7D44">
        <w:rPr>
          <w:rFonts w:ascii="Segoe UI" w:eastAsia="Times New Roman" w:hAnsi="Segoe UI" w:cs="Segoe UI"/>
          <w:color w:val="24292E"/>
          <w:sz w:val="24"/>
          <w:szCs w:val="24"/>
        </w:rPr>
        <w:t>). There is no longer an exam. However, if you have not already taken a decent undergrad OS class, you should talk with me before taking this class. The exam had the benefit of "paging in" the undergrad material, which may have been its primary value (since the pass rate was high).</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82" w:history="1">
        <w:r w:rsidR="00FF7351" w:rsidRPr="001F7D44">
          <w:rPr>
            <w:rFonts w:ascii="Segoe UI" w:eastAsia="Times New Roman" w:hAnsi="Segoe UI" w:cs="Segoe UI"/>
            <w:color w:val="0366D6"/>
            <w:sz w:val="24"/>
            <w:szCs w:val="24"/>
            <w:u w:val="single"/>
          </w:rPr>
          <w:t>Readings &amp; Lectures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83" w:history="1">
        <w:r w:rsidR="00FF7351" w:rsidRPr="001F7D44">
          <w:rPr>
            <w:rFonts w:ascii="Segoe UI" w:eastAsia="Times New Roman" w:hAnsi="Segoe UI" w:cs="Segoe UI"/>
            <w:color w:val="0366D6"/>
            <w:sz w:val="24"/>
            <w:szCs w:val="24"/>
            <w:u w:val="single"/>
          </w:rPr>
          <w:t>CS 294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Cutting-edge Web Technologies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Berkeley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9" name="Picture 58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8" name="Picture 58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7" name="Picture 587"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3"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Want to learn what makes future web technologies tick? Join us for the class where we will dive into the internals of many of the newest web technologies, analyze and dissect them. We will conduct survey lectures to provide the background and overview of the area as well as invite guest lecturers from various leading projects to present their technologies.</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84" w:history="1">
        <w:r w:rsidR="00FF7351" w:rsidRPr="001F7D44">
          <w:rPr>
            <w:rFonts w:ascii="Segoe UI" w:eastAsia="Times New Roman" w:hAnsi="Segoe UI" w:cs="Segoe UI"/>
            <w:color w:val="0366D6"/>
            <w:sz w:val="24"/>
            <w:szCs w:val="24"/>
            <w:u w:val="single"/>
          </w:rPr>
          <w:t>CS 411</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Architecture Design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Bilkent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6" name="Picture 58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teaches the basic concepts, methods and techniques for designing software architectures. The topics include: rationale for software architecture design, modeling software architecture design, architectural styles/patterns, architectural requirements analysis, comparison and evaluation of architecture design methods, synthesis-based software architecture design, software product-line architectures, domain modeling, domain engineering and application engineering, software architecture implementation, evaluating software architecture designs.</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85" w:history="1">
        <w:r w:rsidR="00FF7351" w:rsidRPr="001F7D44">
          <w:rPr>
            <w:rFonts w:ascii="Segoe UI" w:eastAsia="Times New Roman" w:hAnsi="Segoe UI" w:cs="Segoe UI"/>
            <w:color w:val="0366D6"/>
            <w:sz w:val="24"/>
            <w:szCs w:val="24"/>
            <w:u w:val="single"/>
          </w:rPr>
          <w:t>CS 3152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Introduction to Computer Game Development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5" name="Picture 58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4" name="Picture 584"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6"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3" name="Picture 583"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7"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project-based course in which programmers and designers collaborate to make a computer game. This course investigates the theory and practice of developing computer games from a blend of technical, aesthetic, and cultural perspectives. Technical aspects of game architecture include software engineering, artificial intelligence, game physics, computer graphics, and networking. Aesthetic and cultural include art and modeling, sound and music, game balance, and player experience.</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86"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87"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8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89" w:history="1">
        <w:r w:rsidR="00FF7351" w:rsidRPr="001F7D44">
          <w:rPr>
            <w:rFonts w:ascii="Segoe UI" w:eastAsia="Times New Roman" w:hAnsi="Segoe UI" w:cs="Segoe UI"/>
            <w:color w:val="0366D6"/>
            <w:sz w:val="24"/>
            <w:szCs w:val="24"/>
            <w:u w:val="single"/>
          </w:rPr>
          <w:t>CS 4152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Advanced Topics in Computer Game Development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2" name="Picture 58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1" name="Picture 58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80" name="Picture 58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Project-based follow-up course to CS/INFO 3152. Students work in a multidisciplinary team to develop a game that incorporates innovative game technology. Advanced topics include 3D game development, mobile platforms, multiplayer gaming, and nontraditional input devices. There is a special emphasis on developing games that can be submitted to festivals and competitions, or that can be commercialized.</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0"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2"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93" w:history="1">
        <w:r w:rsidR="00FF7351" w:rsidRPr="001F7D44">
          <w:rPr>
            <w:rFonts w:ascii="Segoe UI" w:eastAsia="Times New Roman" w:hAnsi="Segoe UI" w:cs="Segoe UI"/>
            <w:color w:val="0366D6"/>
            <w:sz w:val="24"/>
            <w:szCs w:val="24"/>
            <w:u w:val="single"/>
          </w:rPr>
          <w:t>CS 4154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Analytics-driven Game Design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9" name="Picture 57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8" name="Picture 57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7" name="Picture 57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project-based course in which programmers and designers collaborate to design, implement, and release a video game online through popular game portals. In this course, students will use the internet to gather data anonymously from players. Students will analyze this data in order to improve their game over multiple iterations. Technical aspects of this course include programming, database architecture, and statistical analysis.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4"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5"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6"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697" w:history="1">
        <w:r w:rsidR="00FF7351" w:rsidRPr="001F7D44">
          <w:rPr>
            <w:rFonts w:ascii="Segoe UI" w:eastAsia="Times New Roman" w:hAnsi="Segoe UI" w:cs="Segoe UI"/>
            <w:color w:val="0366D6"/>
            <w:sz w:val="24"/>
            <w:szCs w:val="24"/>
            <w:u w:val="single"/>
          </w:rPr>
          <w:t>CS 4812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Quantum Information Processing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6" name="Picture 57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5" name="Picture 57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Hardware that exploits quantum phenomena can dramatically alter the nature of computation. Though constructing a working quantum computer is a formidable technological challenge, there has been much recent experimental progress. In addition, the theory of quantum computation is of interest in itself, offering strikingly different perspectives on the nature of computation and information, as well as providing novel insights into the conceptual puzzles posed by the quantum theory. The course is intended both for physicists, unfamiliar with computational complexity theory or cryptography, and also for computer scientists and mathematicians, unfamiliar with quantum mechanics. The prerequisites are familiarity (and comfort) with finite dimensional vector spaces over the complex numbers, some standard group theory, and ability to count in binary.</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8"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69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00" w:history="1">
        <w:r w:rsidR="00FF7351" w:rsidRPr="001F7D44">
          <w:rPr>
            <w:rFonts w:ascii="Segoe UI" w:eastAsia="Times New Roman" w:hAnsi="Segoe UI" w:cs="Segoe UI"/>
            <w:color w:val="0366D6"/>
            <w:sz w:val="24"/>
            <w:szCs w:val="24"/>
            <w:u w:val="single"/>
          </w:rPr>
          <w:t>CS 4860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Applied Logic</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4" name="Picture 57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3" name="Picture 57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 addition to basic first-order logic, when taught by Computer Science this course involves elements of Formal Methods and Automated Reasoning. Formal Methods is concerned with proving properties of algorithms, specifying programming tasks and synthesizing programs from proofs. We will use formal methods tools such as interactive proof assistants (see </w:t>
      </w:r>
      <w:hyperlink r:id="rId701" w:history="1">
        <w:r w:rsidRPr="001F7D44">
          <w:rPr>
            <w:rFonts w:ascii="Segoe UI" w:eastAsia="Times New Roman" w:hAnsi="Segoe UI" w:cs="Segoe UI"/>
            <w:color w:val="0366D6"/>
            <w:sz w:val="24"/>
            <w:szCs w:val="24"/>
            <w:u w:val="single"/>
          </w:rPr>
          <w:t>www.nuprl.org</w:t>
        </w:r>
      </w:hyperlink>
      <w:r w:rsidRPr="001F7D44">
        <w:rPr>
          <w:rFonts w:ascii="Segoe UI" w:eastAsia="Times New Roman" w:hAnsi="Segoe UI" w:cs="Segoe UI"/>
          <w:color w:val="24292E"/>
          <w:sz w:val="24"/>
          <w:szCs w:val="24"/>
        </w:rPr>
        <w:t>). We will also spend two weeks on constructive type theory, the language used by the Coq and Nuprl proof assistants.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02"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0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0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05" w:history="1">
        <w:r w:rsidR="00FF7351" w:rsidRPr="001F7D44">
          <w:rPr>
            <w:rFonts w:ascii="Segoe UI" w:eastAsia="Times New Roman" w:hAnsi="Segoe UI" w:cs="Segoe UI"/>
            <w:color w:val="0366D6"/>
            <w:sz w:val="24"/>
            <w:szCs w:val="24"/>
            <w:u w:val="single"/>
          </w:rPr>
          <w:t>CS 5150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Engineering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2" name="Picture 57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1" name="Picture 57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70" name="Picture 570"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0"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the practical problems of specifying, designing, building, testing, and delivering reliable software systems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0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0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08" w:history="1">
        <w:r w:rsidR="00FF7351" w:rsidRPr="001F7D44">
          <w:rPr>
            <w:rFonts w:ascii="Segoe UI" w:eastAsia="Times New Roman" w:hAnsi="Segoe UI" w:cs="Segoe UI"/>
            <w:color w:val="0366D6"/>
            <w:sz w:val="24"/>
            <w:szCs w:val="24"/>
            <w:u w:val="single"/>
          </w:rPr>
          <w:t>CS 5220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Applications of Parallel Computers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9" name="Picture 56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8" name="Picture 56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7" name="Picture 567"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3"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How do we solve the large-scale problems of science quickly on modern computers? How do we measure the performance of new or existing simulation codes, and what things can we do to make them run faster? How can we best take advantage of features like multicore processors, vector units, and graphics co-processors? These are the types of questions we will address in CS 5220, Applications of Parallel Computers. Topics include:</w:t>
      </w:r>
    </w:p>
    <w:p w:rsidR="00FF7351" w:rsidRPr="001F7D44" w:rsidRDefault="00FF7351" w:rsidP="00C06FD0">
      <w:pPr>
        <w:numPr>
          <w:ilvl w:val="2"/>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Single-processor architecture, caches, and serial performance tuning</w:t>
      </w:r>
    </w:p>
    <w:p w:rsidR="00FF7351" w:rsidRPr="001F7D44" w:rsidRDefault="00FF7351" w:rsidP="00C06FD0">
      <w:pPr>
        <w:numPr>
          <w:ilvl w:val="2"/>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Basics of parallel machine organization</w:t>
      </w:r>
    </w:p>
    <w:p w:rsidR="00FF7351" w:rsidRPr="001F7D44" w:rsidRDefault="00FF7351" w:rsidP="00C06FD0">
      <w:pPr>
        <w:numPr>
          <w:ilvl w:val="2"/>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Distributed memory programming with MPI</w:t>
      </w:r>
    </w:p>
    <w:p w:rsidR="00FF7351" w:rsidRPr="001F7D44" w:rsidRDefault="00FF7351" w:rsidP="00C06FD0">
      <w:pPr>
        <w:numPr>
          <w:ilvl w:val="2"/>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Shared memory programming with OpenMP</w:t>
      </w:r>
    </w:p>
    <w:p w:rsidR="00FF7351" w:rsidRPr="001F7D44" w:rsidRDefault="00FF7351" w:rsidP="00C06FD0">
      <w:pPr>
        <w:numPr>
          <w:ilvl w:val="2"/>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Parallel patterns: data partitioning, synchronization, and load balancing</w:t>
      </w:r>
    </w:p>
    <w:p w:rsidR="00FF7351" w:rsidRPr="001F7D44" w:rsidRDefault="00FF7351" w:rsidP="00C06FD0">
      <w:pPr>
        <w:numPr>
          <w:ilvl w:val="2"/>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Examples of parallel numerical algorithms</w:t>
      </w:r>
    </w:p>
    <w:p w:rsidR="00FF7351" w:rsidRPr="001F7D44" w:rsidRDefault="00FF7351" w:rsidP="00C06FD0">
      <w:pPr>
        <w:numPr>
          <w:ilvl w:val="2"/>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Applications from science and engineering</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09"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0"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11" w:history="1">
        <w:r w:rsidR="00FF7351" w:rsidRPr="001F7D44">
          <w:rPr>
            <w:rFonts w:ascii="Segoe UI" w:eastAsia="Times New Roman" w:hAnsi="Segoe UI" w:cs="Segoe UI"/>
            <w:color w:val="0366D6"/>
            <w:sz w:val="24"/>
            <w:szCs w:val="24"/>
            <w:u w:val="single"/>
          </w:rPr>
          <w:t>CS 5540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Computational Techniques for Analyzing Clinical Data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6" name="Picture 566"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4"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5" name="Picture 565"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5"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4" name="Picture 56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CS5540 is a masters-level course that covers a wide range of clinical problems and their associated computational challenges. The practice of medicine is filled with digitally accessible information about patients, ranging from EKG readings to MRI images to electronic health records. This poses a huge opportunity for computer tools that make sense out of this data. Computation tools can be used to answer seemingly straightforward questions about a single patient's test results (“Does this patient have a normal heart rhythm?”), or to address vital questions about large populations (“Is there any clinical condition that affects the risks of Alzheimer”). In CS5540 we will look at many of the most important sources of clinical data and discuss the basic computational techniques used for their analysis, ranging in sophistication from current clinical practice to state-of-the-art research projects.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2"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15" w:history="1">
        <w:r w:rsidR="00FF7351" w:rsidRPr="001F7D44">
          <w:rPr>
            <w:rFonts w:ascii="Segoe UI" w:eastAsia="Times New Roman" w:hAnsi="Segoe UI" w:cs="Segoe UI"/>
            <w:color w:val="0366D6"/>
            <w:sz w:val="24"/>
            <w:szCs w:val="24"/>
            <w:u w:val="single"/>
          </w:rPr>
          <w:t>CS 5724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Evolutionary Computation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3" name="Picture 563"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2" name="Picture 562"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8"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will cover advanced topics in evolutionary algorithms and their application to open-ended computational design. The field of evolutionary computation tries to address large-scale optimization and planning problems through stochastic population-based methods. It draws inspiration from evolutionary processes in nature and in engineering, and also serves as abstract models for these phenomena. Evolutionary processes are generally weak methods that require little information about the problem domain and hence can be applied across a wide variety of applications. They are especially useful for open-ended problem domains for which little formal knowledge exists and the number of parameters is undefined, such as for the general engineering design process. This course will provide insight to a variety of evolutionary computation paradigms, such as genetic algorithms, genetic programming, and evolutionary strategies, as well as governing dynamics of co-evolution, arms races and mediocre stable states. New methods involving symbiosis models and pattern recognition will also be presented. The material will be intertwined with discussions of representations and results for design problems in a variety of problem domains including software, electronics, and mechanics.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6"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7"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1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19" w:history="1">
        <w:r w:rsidR="00FF7351" w:rsidRPr="001F7D44">
          <w:rPr>
            <w:rFonts w:ascii="Segoe UI" w:eastAsia="Times New Roman" w:hAnsi="Segoe UI" w:cs="Segoe UI"/>
            <w:color w:val="0366D6"/>
            <w:sz w:val="24"/>
            <w:szCs w:val="24"/>
            <w:u w:val="single"/>
          </w:rPr>
          <w:t>CS 6452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Evolutionary Computation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1" name="Picture 56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CS6452 focuses on datacenter networks and services. The emerging demand for web services and cloud computing have created need for large scale data centers. The hardware and software infrastructure for datacenters critically determines the functionality, performance, cost and failure tolerance of applications running on that datacenter. This course will examine design alternatives for both the hardware (networking) infrastructure, and the software infrastructure for datacenters.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0"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1"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22" w:history="1">
        <w:r w:rsidR="00FF7351" w:rsidRPr="001F7D44">
          <w:rPr>
            <w:rFonts w:ascii="Segoe UI" w:eastAsia="Times New Roman" w:hAnsi="Segoe UI" w:cs="Segoe UI"/>
            <w:color w:val="0366D6"/>
            <w:sz w:val="24"/>
            <w:szCs w:val="24"/>
            <w:u w:val="single"/>
          </w:rPr>
          <w:t>CS 6630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Realistic Image Synthesis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60" name="Picture 560"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0"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9" name="Picture 559"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1"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8" name="Picture 558"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2"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CS6630 is an introduction to physics-based rendering at the graduate level. Starting from the fundamentals of light transport we will look at formulations of the Rendering Equation, and a series of Monte Carlo methods, from sequential sampling to multiple importance sampling to Markov Chains, for solving the equation to make pictures. We'll look at light reflection from surfaces and scattering in volumes, illumination from luminaries and environments, and diffusion models for translucent materials. We will build working implementations of many of the algorithms we study, and learn how to make sure they are actually working correctly. It's fun to watch integrals and probability distributions transform into photographs of a slightly too perfect synthetic world.</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3"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4"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5"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6"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27" w:history="1">
        <w:r w:rsidR="00FF7351" w:rsidRPr="001F7D44">
          <w:rPr>
            <w:rFonts w:ascii="Segoe UI" w:eastAsia="Times New Roman" w:hAnsi="Segoe UI" w:cs="Segoe UI"/>
            <w:color w:val="0366D6"/>
            <w:sz w:val="24"/>
            <w:szCs w:val="24"/>
            <w:u w:val="single"/>
          </w:rPr>
          <w:t>CS 6640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Computational Photography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7" name="Picture 55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6" name="Picture 55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 course on the emerging applications of computation in photography. Likely topics include digital photography, unconventional cameras and optics, light field cameras, image processing for photography, techniques for combining multiple images, advanced image editing algorithms, and projector-camera systems.cornell.edu/courses/CS6630/2012sp/about.stm)</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8" w:anchor="schedule"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29" w:anchor="hw"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30" w:history="1">
        <w:r w:rsidR="00FF7351" w:rsidRPr="001F7D44">
          <w:rPr>
            <w:rFonts w:ascii="Segoe UI" w:eastAsia="Times New Roman" w:hAnsi="Segoe UI" w:cs="Segoe UI"/>
            <w:color w:val="0366D6"/>
            <w:sz w:val="24"/>
            <w:szCs w:val="24"/>
            <w:u w:val="single"/>
          </w:rPr>
          <w:t>CS 6650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Computational Motion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5" name="Picture 55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Covers computational aspects of motion, broadly construed. Topics include the computer representation, modeling, analysis, and simulation of motion, and its relationship to various areas, including computational geometry, mesh generation, physical simulation, computer animation, robotics, biology, computer vision, acoustics, and spatio-temporal databases. Students implement several of the algorithms covered in the course and complete a final project. This offering will also explore the special role of motion processing in physically based sound rendering.</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31" w:history="1">
        <w:r w:rsidR="00FF7351" w:rsidRPr="001F7D44">
          <w:rPr>
            <w:rFonts w:ascii="Segoe UI" w:eastAsia="Times New Roman" w:hAnsi="Segoe UI" w:cs="Segoe UI"/>
            <w:color w:val="0366D6"/>
            <w:sz w:val="24"/>
            <w:szCs w:val="24"/>
            <w:u w:val="single"/>
          </w:rPr>
          <w:t>CS 6840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Algorithmic Game Theory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Cornell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4" name="Picture 55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3" name="Picture 55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2" name="Picture 552"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8"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Algorithmic Game Theory combines algorithmic thinking with game-theoretic, or, more generally, economic concepts. The course will study a range of topics at this interface</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32" w:history="1">
        <w:r w:rsidR="00FF7351" w:rsidRPr="001F7D44">
          <w:rPr>
            <w:rFonts w:ascii="Segoe UI" w:eastAsia="Times New Roman" w:hAnsi="Segoe UI" w:cs="Segoe UI"/>
            <w:color w:val="0366D6"/>
            <w:sz w:val="24"/>
            <w:szCs w:val="24"/>
            <w:u w:val="single"/>
          </w:rPr>
          <w:t>Syllabus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33"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34"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35"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36" w:history="1">
        <w:r w:rsidR="00FF7351" w:rsidRPr="001F7D44">
          <w:rPr>
            <w:rFonts w:ascii="Segoe UI" w:eastAsia="Times New Roman" w:hAnsi="Segoe UI" w:cs="Segoe UI"/>
            <w:color w:val="0366D6"/>
            <w:sz w:val="24"/>
            <w:szCs w:val="24"/>
            <w:u w:val="single"/>
          </w:rPr>
          <w:t>CSE 154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Web Programming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Washington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1" name="Picture 551"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9"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50" name="Picture 550"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0"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is an introduction to programming for the World Wide Web. Covers use of HTML, CSS, PHP, JavaScript, AJAX, and SQL.</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37" w:anchor="today"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38"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39" w:history="1">
        <w:r w:rsidR="00FF7351" w:rsidRPr="001F7D44">
          <w:rPr>
            <w:rFonts w:ascii="Segoe UI" w:eastAsia="Times New Roman" w:hAnsi="Segoe UI" w:cs="Segoe UI"/>
            <w:color w:val="0366D6"/>
            <w:sz w:val="24"/>
            <w:szCs w:val="24"/>
            <w:u w:val="single"/>
          </w:rPr>
          <w:t>ESM 296-4F</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GIS &amp; Spatial Analysis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UC Santa Barbara</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9" name="Picture 54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8" name="Picture 54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w:t>
      </w:r>
      <w:hyperlink r:id="rId740" w:history="1">
        <w:r w:rsidRPr="001F7D44">
          <w:rPr>
            <w:rFonts w:ascii="Segoe UI" w:eastAsia="Times New Roman" w:hAnsi="Segoe UI" w:cs="Segoe UI"/>
            <w:color w:val="0366D6"/>
            <w:sz w:val="24"/>
            <w:szCs w:val="24"/>
            <w:u w:val="single"/>
          </w:rPr>
          <w:t>James Frew</w:t>
        </w:r>
      </w:hyperlink>
      <w:r w:rsidRPr="001F7D44">
        <w:rPr>
          <w:rFonts w:ascii="Segoe UI" w:eastAsia="Times New Roman" w:hAnsi="Segoe UI" w:cs="Segoe UI"/>
          <w:color w:val="24292E"/>
          <w:sz w:val="24"/>
          <w:szCs w:val="24"/>
        </w:rPr>
        <w:t>, </w:t>
      </w:r>
      <w:hyperlink r:id="rId741" w:history="1">
        <w:r w:rsidRPr="001F7D44">
          <w:rPr>
            <w:rFonts w:ascii="Segoe UI" w:eastAsia="Times New Roman" w:hAnsi="Segoe UI" w:cs="Segoe UI"/>
            <w:color w:val="0366D6"/>
            <w:sz w:val="24"/>
            <w:szCs w:val="24"/>
            <w:u w:val="single"/>
          </w:rPr>
          <w:t>Ben Best</w:t>
        </w:r>
      </w:hyperlink>
      <w:r w:rsidRPr="001F7D44">
        <w:rPr>
          <w:rFonts w:ascii="Segoe UI" w:eastAsia="Times New Roman" w:hAnsi="Segoe UI" w:cs="Segoe UI"/>
          <w:color w:val="24292E"/>
          <w:sz w:val="24"/>
          <w:szCs w:val="24"/>
        </w:rPr>
        <w:t>, and </w:t>
      </w:r>
      <w:hyperlink r:id="rId742" w:history="1">
        <w:r w:rsidRPr="001F7D44">
          <w:rPr>
            <w:rFonts w:ascii="Segoe UI" w:eastAsia="Times New Roman" w:hAnsi="Segoe UI" w:cs="Segoe UI"/>
            <w:color w:val="0366D6"/>
            <w:sz w:val="24"/>
            <w:szCs w:val="24"/>
            <w:u w:val="single"/>
          </w:rPr>
          <w:t>Lisa Wedding</w:t>
        </w:r>
      </w:hyperlink>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Focuses on specific computational languages (e.g., Python, R, shell) and tools (e.g., GDAL/OGR, InVEST, MGET, ModelBuilder) applied to the spatial analysis of environmental problems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43" w:history="1">
        <w:r w:rsidR="00FF7351" w:rsidRPr="001F7D44">
          <w:rPr>
            <w:rFonts w:ascii="Segoe UI" w:eastAsia="Times New Roman" w:hAnsi="Segoe UI" w:cs="Segoe UI"/>
            <w:color w:val="0366D6"/>
            <w:sz w:val="24"/>
            <w:szCs w:val="24"/>
            <w:u w:val="single"/>
          </w:rPr>
          <w:t>GitHub </w:t>
        </w:r>
      </w:hyperlink>
      <w:r w:rsidR="00FF7351" w:rsidRPr="001F7D44">
        <w:rPr>
          <w:rFonts w:ascii="Segoe UI" w:eastAsia="Times New Roman" w:hAnsi="Segoe UI" w:cs="Segoe UI"/>
          <w:color w:val="24292E"/>
          <w:sz w:val="24"/>
          <w:szCs w:val="24"/>
        </w:rPr>
        <w:t>(includes lecture materials and labs)</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44" w:history="1">
        <w:r w:rsidR="00FF7351" w:rsidRPr="001F7D44">
          <w:rPr>
            <w:rFonts w:ascii="Segoe UI" w:eastAsia="Times New Roman" w:hAnsi="Segoe UI" w:cs="Segoe UI"/>
            <w:color w:val="0366D6"/>
            <w:sz w:val="24"/>
            <w:szCs w:val="24"/>
            <w:u w:val="single"/>
          </w:rPr>
          <w:t>ICS 314</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Software Engineering</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Hawaii</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7" name="Picture 547"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3"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6" name="Picture 546"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4"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5" name="Picture 545"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5"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Taught by </w:t>
      </w:r>
      <w:hyperlink r:id="rId745" w:history="1">
        <w:r w:rsidRPr="001F7D44">
          <w:rPr>
            <w:rFonts w:ascii="Segoe UI" w:eastAsia="Times New Roman" w:hAnsi="Segoe UI" w:cs="Segoe UI"/>
            <w:color w:val="0366D6"/>
            <w:sz w:val="24"/>
            <w:szCs w:val="24"/>
            <w:u w:val="single"/>
          </w:rPr>
          <w:t>Philip Johnson</w:t>
        </w:r>
      </w:hyperlink>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Introduction to software engineering using the </w:t>
      </w:r>
      <w:hyperlink r:id="rId746" w:history="1">
        <w:r w:rsidRPr="001F7D44">
          <w:rPr>
            <w:rFonts w:ascii="Segoe UI" w:eastAsia="Times New Roman" w:hAnsi="Segoe UI" w:cs="Segoe UI"/>
            <w:color w:val="0366D6"/>
            <w:sz w:val="24"/>
            <w:szCs w:val="24"/>
            <w:u w:val="single"/>
          </w:rPr>
          <w:t>"Athletic Software Engineering" pedagogy</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47" w:history="1">
        <w:r w:rsidR="00FF7351" w:rsidRPr="001F7D44">
          <w:rPr>
            <w:rFonts w:ascii="Segoe UI" w:eastAsia="Times New Roman" w:hAnsi="Segoe UI" w:cs="Segoe UI"/>
            <w:color w:val="0366D6"/>
            <w:sz w:val="24"/>
            <w:szCs w:val="24"/>
            <w:u w:val="single"/>
          </w:rPr>
          <w:t>Readings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48" w:history="1">
        <w:r w:rsidR="00FF7351" w:rsidRPr="001F7D44">
          <w:rPr>
            <w:rFonts w:ascii="Segoe UI" w:eastAsia="Times New Roman" w:hAnsi="Segoe UI" w:cs="Segoe UI"/>
            <w:color w:val="0366D6"/>
            <w:sz w:val="24"/>
            <w:szCs w:val="24"/>
            <w:u w:val="single"/>
          </w:rPr>
          <w:t>Experiences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49" w:history="1">
        <w:r w:rsidR="00FF7351" w:rsidRPr="001F7D44">
          <w:rPr>
            <w:rFonts w:ascii="Segoe UI" w:eastAsia="Times New Roman" w:hAnsi="Segoe UI" w:cs="Segoe UI"/>
            <w:color w:val="0366D6"/>
            <w:sz w:val="24"/>
            <w:szCs w:val="24"/>
            <w:u w:val="single"/>
          </w:rPr>
          <w:t>Assessments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50" w:history="1">
        <w:r w:rsidR="00FF7351" w:rsidRPr="001F7D44">
          <w:rPr>
            <w:rFonts w:ascii="Segoe UI" w:eastAsia="Times New Roman" w:hAnsi="Segoe UI" w:cs="Segoe UI"/>
            <w:color w:val="0366D6"/>
            <w:sz w:val="24"/>
            <w:szCs w:val="24"/>
            <w:u w:val="single"/>
          </w:rPr>
          <w:t>IGME 582</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Humanitarian Free &amp; Open Source Software Development</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Rochester Institute of Technology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4" name="Picture 544"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6"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3" name="Picture 54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course provides students with exposure to the design, creation and production of Open Source Software projects. Students will be introduced to the historic intersections of technology and intellectual property rights and will become familiar with Open Source development processes, tools and practices.</w:t>
      </w:r>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51" w:history="1">
        <w:r w:rsidR="00FF7351" w:rsidRPr="001F7D44">
          <w:rPr>
            <w:rFonts w:ascii="Segoe UI" w:eastAsia="Times New Roman" w:hAnsi="Segoe UI" w:cs="Segoe UI"/>
            <w:color w:val="0366D6"/>
            <w:sz w:val="24"/>
            <w:szCs w:val="24"/>
            <w:u w:val="single"/>
          </w:rPr>
          <w:t>I485 / H400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Biologically Inspired Computation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Indiana University</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2" name="Picture 542"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8"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1" name="Picture 541"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9"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Course taught by </w:t>
      </w:r>
      <w:hyperlink r:id="rId752" w:history="1">
        <w:r w:rsidRPr="001F7D44">
          <w:rPr>
            <w:rFonts w:ascii="Segoe UI" w:eastAsia="Times New Roman" w:hAnsi="Segoe UI" w:cs="Segoe UI"/>
            <w:color w:val="0366D6"/>
            <w:sz w:val="24"/>
            <w:szCs w:val="24"/>
            <w:u w:val="single"/>
          </w:rPr>
          <w:t>Luis Rocha</w:t>
        </w:r>
      </w:hyperlink>
      <w:r w:rsidRPr="001F7D44">
        <w:rPr>
          <w:rFonts w:ascii="Segoe UI" w:eastAsia="Times New Roman" w:hAnsi="Segoe UI" w:cs="Segoe UI"/>
          <w:color w:val="24292E"/>
          <w:sz w:val="24"/>
          <w:szCs w:val="24"/>
        </w:rPr>
        <w:t xml:space="preserve"> about the multi-disciplinary field algorithms inspired by naturally occurring phenomenon. This course provides introduces the following areas: L-systems, Cellular Automata, Emergence, Genetic Algorithms, Swarm Intelligence and Artificial Immune Systems. </w:t>
      </w:r>
      <w:proofErr w:type="gramStart"/>
      <w:r w:rsidRPr="001F7D44">
        <w:rPr>
          <w:rFonts w:ascii="Segoe UI" w:eastAsia="Times New Roman" w:hAnsi="Segoe UI" w:cs="Segoe UI"/>
          <w:color w:val="24292E"/>
          <w:sz w:val="24"/>
          <w:szCs w:val="24"/>
        </w:rPr>
        <w:t>It's</w:t>
      </w:r>
      <w:proofErr w:type="gramEnd"/>
      <w:r w:rsidRPr="001F7D44">
        <w:rPr>
          <w:rFonts w:ascii="Segoe UI" w:eastAsia="Times New Roman" w:hAnsi="Segoe UI" w:cs="Segoe UI"/>
          <w:color w:val="24292E"/>
          <w:sz w:val="24"/>
          <w:szCs w:val="24"/>
        </w:rPr>
        <w:t xml:space="preserve"> aim is to cover the fundamentals and enable readers to build up a proficiency in applying various algorithms to real-world problems.</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53" w:anchor="materials"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54" w:anchor="labs"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55" w:history="1">
        <w:r w:rsidR="00FF7351" w:rsidRPr="001F7D44">
          <w:rPr>
            <w:rFonts w:ascii="Segoe UI" w:eastAsia="Times New Roman" w:hAnsi="Segoe UI" w:cs="Segoe UI"/>
            <w:color w:val="0366D6"/>
            <w:sz w:val="24"/>
            <w:szCs w:val="24"/>
            <w:u w:val="single"/>
          </w:rPr>
          <w:t>Open Sourced Elective: Database and Rails</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Intro to Ruby on Rails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University of Texas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40" name="Picture 540"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0"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9" name="Picture 539"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1"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8" name="Picture 538"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2"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An introductory course in Ruby on Rails open sourced by University of Texas' CS Adjunct Professor, Richard Schneeman.</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56" w:history="1">
        <w:r w:rsidR="00FF7351" w:rsidRPr="001F7D44">
          <w:rPr>
            <w:rFonts w:ascii="Segoe UI" w:eastAsia="Times New Roman" w:hAnsi="Segoe UI" w:cs="Segoe UI"/>
            <w:color w:val="0366D6"/>
            <w:sz w:val="24"/>
            <w:szCs w:val="24"/>
            <w:u w:val="single"/>
          </w:rPr>
          <w:t>Lectures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57" w:history="1">
        <w:r w:rsidR="00FF7351" w:rsidRPr="001F7D44">
          <w:rPr>
            <w:rFonts w:ascii="Segoe UI" w:eastAsia="Times New Roman" w:hAnsi="Segoe UI" w:cs="Segoe UI"/>
            <w:color w:val="0366D6"/>
            <w:sz w:val="24"/>
            <w:szCs w:val="24"/>
            <w:u w:val="single"/>
          </w:rPr>
          <w:t>Assignments</w:t>
        </w:r>
      </w:hyperlink>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58" w:history="1">
        <w:r w:rsidR="00FF7351" w:rsidRPr="001F7D44">
          <w:rPr>
            <w:rFonts w:ascii="Segoe UI" w:eastAsia="Times New Roman" w:hAnsi="Segoe UI" w:cs="Segoe UI"/>
            <w:color w:val="0366D6"/>
            <w:sz w:val="24"/>
            <w:szCs w:val="24"/>
            <w:u w:val="single"/>
          </w:rPr>
          <w:t>Videos</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59" w:history="1">
        <w:r w:rsidR="00FF7351" w:rsidRPr="001F7D44">
          <w:rPr>
            <w:rFonts w:ascii="Segoe UI" w:eastAsia="Times New Roman" w:hAnsi="Segoe UI" w:cs="Segoe UI"/>
            <w:color w:val="0366D6"/>
            <w:sz w:val="24"/>
            <w:szCs w:val="24"/>
            <w:u w:val="single"/>
          </w:rPr>
          <w:t>SCICOMP</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An Introduction to Efficient Scientific Computation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Universität Bremen</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7" name="Picture 537"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3"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 graduate course in scientific computing created and taught by </w:t>
      </w:r>
      <w:hyperlink r:id="rId760" w:history="1">
        <w:r w:rsidRPr="001F7D44">
          <w:rPr>
            <w:rFonts w:ascii="Segoe UI" w:eastAsia="Times New Roman" w:hAnsi="Segoe UI" w:cs="Segoe UI"/>
            <w:color w:val="0366D6"/>
            <w:sz w:val="24"/>
            <w:szCs w:val="24"/>
            <w:u w:val="single"/>
          </w:rPr>
          <w:t>Oliver Serang</w:t>
        </w:r>
      </w:hyperlink>
      <w:r w:rsidRPr="001F7D44">
        <w:rPr>
          <w:rFonts w:ascii="Segoe UI" w:eastAsia="Times New Roman" w:hAnsi="Segoe UI" w:cs="Segoe UI"/>
          <w:color w:val="24292E"/>
          <w:sz w:val="24"/>
          <w:szCs w:val="24"/>
        </w:rPr>
        <w:t> in 2014, which covers topics in computer science and statistics with applications from biology. The course is designed top-down, starting with a problem and then deriving a variety of solutions from scratch.</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Topics include memoization, recurrence closed forms, string matching (sorting, hash tables, radix tries, and suffix tries), dynamic programming (e.g. Smith-Waterman and Needleman-Wunsch), Bayesian statistics (e.g. the envelope paradox), graphical models (HMMs, Viterbi, junction tree, belief propagation), FFT, and the probabilistic convolution tree.</w:t>
      </w:r>
    </w:p>
    <w:p w:rsidR="00FF7351" w:rsidRPr="001F7D44" w:rsidRDefault="0070392A" w:rsidP="00C06FD0">
      <w:pPr>
        <w:numPr>
          <w:ilvl w:val="1"/>
          <w:numId w:val="12"/>
        </w:numPr>
        <w:spacing w:before="60" w:after="100" w:afterAutospacing="1" w:line="240" w:lineRule="auto"/>
        <w:rPr>
          <w:rFonts w:ascii="Segoe UI" w:eastAsia="Times New Roman" w:hAnsi="Segoe UI" w:cs="Segoe UI"/>
          <w:color w:val="24292E"/>
          <w:sz w:val="24"/>
          <w:szCs w:val="24"/>
        </w:rPr>
      </w:pPr>
      <w:hyperlink r:id="rId761" w:history="1">
        <w:r w:rsidR="00FF7351" w:rsidRPr="001F7D44">
          <w:rPr>
            <w:rFonts w:ascii="Segoe UI" w:eastAsia="Times New Roman" w:hAnsi="Segoe UI" w:cs="Segoe UI"/>
            <w:color w:val="0366D6"/>
            <w:sz w:val="24"/>
            <w:szCs w:val="24"/>
            <w:u w:val="single"/>
          </w:rPr>
          <w:t>Lecture videos on Youtube</w:t>
        </w:r>
      </w:hyperlink>
      <w:r w:rsidR="00FF7351" w:rsidRPr="001F7D44">
        <w:rPr>
          <w:rFonts w:ascii="Segoe UI" w:eastAsia="Times New Roman" w:hAnsi="Segoe UI" w:cs="Segoe UI"/>
          <w:color w:val="24292E"/>
          <w:sz w:val="24"/>
          <w:szCs w:val="24"/>
        </w:rPr>
        <w:t> and for direct </w:t>
      </w:r>
      <w:hyperlink r:id="rId762" w:history="1">
        <w:r w:rsidR="00FF7351" w:rsidRPr="001F7D44">
          <w:rPr>
            <w:rFonts w:ascii="Segoe UI" w:eastAsia="Times New Roman" w:hAnsi="Segoe UI" w:cs="Segoe UI"/>
            <w:color w:val="0366D6"/>
            <w:sz w:val="24"/>
            <w:szCs w:val="24"/>
            <w:u w:val="single"/>
          </w:rPr>
          <w:t>download</w:t>
        </w:r>
      </w:hyperlink>
    </w:p>
    <w:p w:rsidR="00FF7351" w:rsidRPr="001F7D44" w:rsidRDefault="0070392A" w:rsidP="00C06FD0">
      <w:pPr>
        <w:numPr>
          <w:ilvl w:val="0"/>
          <w:numId w:val="12"/>
        </w:numPr>
        <w:spacing w:before="60" w:after="100" w:afterAutospacing="1" w:line="240" w:lineRule="auto"/>
        <w:rPr>
          <w:rFonts w:ascii="Segoe UI" w:eastAsia="Times New Roman" w:hAnsi="Segoe UI" w:cs="Segoe UI"/>
          <w:color w:val="24292E"/>
          <w:sz w:val="24"/>
          <w:szCs w:val="24"/>
        </w:rPr>
      </w:pPr>
      <w:hyperlink r:id="rId763" w:history="1">
        <w:r w:rsidR="00FF7351" w:rsidRPr="001F7D44">
          <w:rPr>
            <w:rFonts w:ascii="Segoe UI" w:eastAsia="Times New Roman" w:hAnsi="Segoe UI" w:cs="Segoe UI"/>
            <w:color w:val="0366D6"/>
            <w:sz w:val="24"/>
            <w:szCs w:val="24"/>
            <w:u w:val="single"/>
          </w:rPr>
          <w:t>14-740</w:t>
        </w:r>
      </w:hyperlink>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b/>
          <w:bCs/>
          <w:color w:val="24292E"/>
          <w:sz w:val="24"/>
          <w:szCs w:val="24"/>
        </w:rPr>
        <w:t>Fundamentals of Computer Networks</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i/>
          <w:iCs/>
          <w:color w:val="24292E"/>
          <w:sz w:val="24"/>
          <w:szCs w:val="24"/>
        </w:rPr>
        <w:t>CMU</w:t>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6" name="Picture 536" descr="Lecture Video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4" descr="Lecture Videos">
                      <a:hlinkClick r:id="rId38" tgtFrame="&quot;_blank&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5" name="Picture 535" descr="Assign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5" descr="Assign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4" name="Picture 534" descr="Reading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6" descr="Readings">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r w:rsidR="00FF7351" w:rsidRPr="001F7D44">
        <w:rPr>
          <w:rFonts w:ascii="Segoe UI" w:eastAsia="Times New Roman" w:hAnsi="Segoe UI" w:cs="Segoe UI"/>
          <w:color w:val="24292E"/>
          <w:sz w:val="24"/>
          <w:szCs w:val="24"/>
        </w:rPr>
        <w:t> </w:t>
      </w:r>
      <w:r w:rsidR="00FF7351" w:rsidRPr="001F7D44">
        <w:rPr>
          <w:rFonts w:ascii="Segoe UI" w:eastAsia="Times New Roman" w:hAnsi="Segoe UI" w:cs="Segoe UI"/>
          <w:noProof/>
          <w:color w:val="0366D6"/>
          <w:sz w:val="24"/>
          <w:szCs w:val="24"/>
        </w:rPr>
        <w:drawing>
          <wp:inline distT="0" distB="0" distL="0" distR="0">
            <wp:extent cx="189865" cy="189865"/>
            <wp:effectExtent l="0" t="0" r="635" b="635"/>
            <wp:docPr id="533" name="Picture 533" descr="Lecture No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7" descr="Lecture Notes">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F7351" w:rsidRPr="001F7D44" w:rsidRDefault="00FF7351" w:rsidP="00C06FD0">
      <w:pPr>
        <w:numPr>
          <w:ilvl w:val="1"/>
          <w:numId w:val="12"/>
        </w:numPr>
        <w:spacing w:before="100" w:beforeAutospacing="1"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This is an introductory course on Networking for graduate students. It follows a top-down approach to teaching Computer Networks, so it starts with the Application layer which most of the students are familiar with and as the course unravels we learn more about transport, network and link layers of the protocol stack.</w:t>
      </w:r>
    </w:p>
    <w:p w:rsidR="00FF7351"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As far as prerequisites are concerned - basic computer, programming and probability theory background is required.</w:t>
      </w:r>
    </w:p>
    <w:p w:rsidR="00986A1A" w:rsidRPr="001F7D44" w:rsidRDefault="00FF7351" w:rsidP="00C06FD0">
      <w:pPr>
        <w:numPr>
          <w:ilvl w:val="1"/>
          <w:numId w:val="12"/>
        </w:numPr>
        <w:spacing w:before="60" w:after="100" w:afterAutospacing="1" w:line="240" w:lineRule="auto"/>
        <w:rPr>
          <w:rFonts w:ascii="Segoe UI" w:eastAsia="Times New Roman" w:hAnsi="Segoe UI" w:cs="Segoe UI"/>
          <w:color w:val="24292E"/>
          <w:sz w:val="24"/>
          <w:szCs w:val="24"/>
        </w:rPr>
      </w:pPr>
      <w:r w:rsidRPr="001F7D44">
        <w:rPr>
          <w:rFonts w:ascii="Segoe UI" w:eastAsia="Times New Roman" w:hAnsi="Segoe UI" w:cs="Segoe UI"/>
          <w:color w:val="24292E"/>
          <w:sz w:val="24"/>
          <w:szCs w:val="24"/>
        </w:rPr>
        <w:t>The course site contains links to the lecture videos, reading material and assignments.</w:t>
      </w:r>
    </w:p>
    <w:p w:rsidR="00E45729" w:rsidRPr="001F7D44" w:rsidRDefault="00E45729">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B65D77" w:rsidRPr="001F7D44" w:rsidRDefault="00B65D77" w:rsidP="00E45729">
      <w:pPr>
        <w:spacing w:before="60" w:after="100" w:afterAutospacing="1" w:line="240" w:lineRule="auto"/>
        <w:rPr>
          <w:rFonts w:ascii="Segoe UI" w:eastAsia="Times New Roman" w:hAnsi="Segoe UI" w:cs="Segoe UI"/>
          <w:color w:val="24292E"/>
          <w:sz w:val="28"/>
          <w:szCs w:val="24"/>
        </w:rPr>
      </w:pPr>
    </w:p>
    <w:p w:rsidR="00B65D77" w:rsidRPr="001F7D44" w:rsidRDefault="00B65D77" w:rsidP="00E45729">
      <w:pPr>
        <w:pStyle w:val="Heading1"/>
        <w:pBdr>
          <w:bottom w:val="single" w:sz="6" w:space="4" w:color="EAECEF"/>
        </w:pBdr>
        <w:spacing w:after="240" w:afterAutospacing="0"/>
        <w:rPr>
          <w:rFonts w:ascii="Segoe UI" w:hAnsi="Segoe UI" w:cs="Segoe UI"/>
          <w:color w:val="24292E"/>
          <w:sz w:val="50"/>
        </w:rPr>
      </w:pPr>
      <w:bookmarkStart w:id="18" w:name="_Toc494530755"/>
      <w:bookmarkStart w:id="19" w:name="_Toc494544472"/>
      <w:r w:rsidRPr="001F7D44">
        <w:rPr>
          <w:rFonts w:ascii="Segoe UI" w:hAnsi="Segoe UI" w:cs="Segoe UI"/>
          <w:color w:val="24292E"/>
          <w:sz w:val="50"/>
        </w:rPr>
        <w:t>Awesome Artificial Intelligence (AI)</w:t>
      </w:r>
      <w:bookmarkEnd w:id="18"/>
      <w:bookmarkEnd w:id="19"/>
    </w:p>
    <w:p w:rsidR="00424657" w:rsidRPr="001F7D44" w:rsidRDefault="00424657" w:rsidP="00424657">
      <w:pPr>
        <w:rPr>
          <w:sz w:val="24"/>
        </w:rPr>
      </w:pPr>
      <w:r w:rsidRPr="001F7D44">
        <w:rPr>
          <w:sz w:val="24"/>
        </w:rPr>
        <w:t>https://github.com/owainlewis/awesome-artificial-intelligence</w:t>
      </w:r>
    </w:p>
    <w:p w:rsidR="00B65D77" w:rsidRPr="001F7D44" w:rsidRDefault="00B65D77" w:rsidP="00B65D77">
      <w:pPr>
        <w:spacing w:after="240" w:line="240" w:lineRule="auto"/>
        <w:rPr>
          <w:rFonts w:ascii="Segoe UI" w:eastAsia="Times New Roman" w:hAnsi="Segoe UI" w:cs="Segoe UI"/>
          <w:color w:val="24292E"/>
          <w:sz w:val="26"/>
          <w:szCs w:val="24"/>
        </w:rPr>
      </w:pPr>
      <w:r w:rsidRPr="001F7D44">
        <w:rPr>
          <w:rFonts w:ascii="Segoe UI" w:eastAsia="Times New Roman" w:hAnsi="Segoe UI" w:cs="Segoe UI"/>
          <w:color w:val="24292E"/>
          <w:sz w:val="26"/>
          <w:szCs w:val="24"/>
        </w:rPr>
        <w:t>A curated list of Artificial Intelligence (AI) courses, books, video lectures and papers.</w:t>
      </w:r>
    </w:p>
    <w:p w:rsidR="00B65D77" w:rsidRPr="001F7D44" w:rsidRDefault="00B65D77" w:rsidP="00B65D77">
      <w:pPr>
        <w:spacing w:after="240" w:line="240" w:lineRule="auto"/>
        <w:rPr>
          <w:rFonts w:ascii="Segoe UI" w:eastAsia="Times New Roman" w:hAnsi="Segoe UI" w:cs="Segoe UI"/>
          <w:color w:val="24292E"/>
          <w:sz w:val="26"/>
          <w:szCs w:val="24"/>
        </w:rPr>
      </w:pPr>
      <w:r w:rsidRPr="001F7D44">
        <w:rPr>
          <w:rFonts w:ascii="Segoe UI" w:eastAsia="Times New Roman" w:hAnsi="Segoe UI" w:cs="Segoe UI"/>
          <w:color w:val="24292E"/>
          <w:sz w:val="26"/>
          <w:szCs w:val="24"/>
        </w:rPr>
        <w:t>Contributions most welcome.</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0" w:name="_Toc494530756"/>
      <w:r w:rsidRPr="001F7D44">
        <w:rPr>
          <w:rFonts w:ascii="Segoe UI" w:hAnsi="Segoe UI" w:cs="Segoe UI"/>
          <w:color w:val="24292E"/>
          <w:sz w:val="38"/>
        </w:rPr>
        <w:t>Contents</w:t>
      </w:r>
      <w:bookmarkEnd w:id="20"/>
    </w:p>
    <w:p w:rsidR="001F7D44" w:rsidRDefault="001F7D44" w:rsidP="001F7D44">
      <w:pPr>
        <w:numPr>
          <w:ilvl w:val="0"/>
          <w:numId w:val="13"/>
        </w:numPr>
        <w:spacing w:before="100" w:beforeAutospacing="1" w:after="100" w:afterAutospacing="1" w:line="240" w:lineRule="auto"/>
        <w:rPr>
          <w:sz w:val="24"/>
        </w:rPr>
        <w:sectPr w:rsidR="001F7D44" w:rsidSect="0070392A">
          <w:footerReference w:type="default" r:id="rId764"/>
          <w:pgSz w:w="11906" w:h="16838" w:code="9"/>
          <w:pgMar w:top="720" w:right="864" w:bottom="720" w:left="864" w:header="720" w:footer="288" w:gutter="0"/>
          <w:cols w:space="720"/>
          <w:docGrid w:linePitch="360"/>
        </w:sectPr>
      </w:pPr>
    </w:p>
    <w:p w:rsidR="00B65D77" w:rsidRPr="001F7D44" w:rsidRDefault="0070392A" w:rsidP="001F7D44">
      <w:pPr>
        <w:numPr>
          <w:ilvl w:val="0"/>
          <w:numId w:val="13"/>
        </w:numPr>
        <w:spacing w:before="100" w:beforeAutospacing="1" w:after="100" w:afterAutospacing="1" w:line="240" w:lineRule="auto"/>
        <w:rPr>
          <w:rFonts w:ascii="Segoe UI" w:hAnsi="Segoe UI" w:cs="Segoe UI"/>
          <w:color w:val="24292E"/>
          <w:sz w:val="24"/>
        </w:rPr>
      </w:pPr>
      <w:hyperlink r:id="rId765" w:anchor="courses" w:history="1">
        <w:r w:rsidR="00B65D77" w:rsidRPr="001F7D44">
          <w:rPr>
            <w:rStyle w:val="Hyperlink"/>
            <w:rFonts w:ascii="Segoe UI" w:hAnsi="Segoe UI" w:cs="Segoe UI"/>
            <w:color w:val="0366D6"/>
            <w:sz w:val="24"/>
          </w:rPr>
          <w:t>Courses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66" w:anchor="books" w:history="1">
        <w:r w:rsidR="00B65D77" w:rsidRPr="001F7D44">
          <w:rPr>
            <w:rStyle w:val="Hyperlink"/>
            <w:rFonts w:ascii="Segoe UI" w:hAnsi="Segoe UI" w:cs="Segoe UI"/>
            <w:color w:val="0366D6"/>
            <w:sz w:val="24"/>
          </w:rPr>
          <w:t>Books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67" w:anchor="programming" w:history="1">
        <w:r w:rsidR="00B65D77" w:rsidRPr="001F7D44">
          <w:rPr>
            <w:rStyle w:val="Hyperlink"/>
            <w:rFonts w:ascii="Segoe UI" w:hAnsi="Segoe UI" w:cs="Segoe UI"/>
            <w:color w:val="0366D6"/>
            <w:sz w:val="24"/>
          </w:rPr>
          <w:t>Programming</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68" w:anchor="philosophy" w:history="1">
        <w:r w:rsidR="00B65D77" w:rsidRPr="001F7D44">
          <w:rPr>
            <w:rStyle w:val="Hyperlink"/>
            <w:rFonts w:ascii="Segoe UI" w:hAnsi="Segoe UI" w:cs="Segoe UI"/>
            <w:color w:val="0366D6"/>
            <w:sz w:val="24"/>
          </w:rPr>
          <w:t>Philosophy</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69" w:anchor="free-content" w:history="1">
        <w:r w:rsidR="00B65D77" w:rsidRPr="001F7D44">
          <w:rPr>
            <w:rStyle w:val="Hyperlink"/>
            <w:rFonts w:ascii="Segoe UI" w:hAnsi="Segoe UI" w:cs="Segoe UI"/>
            <w:color w:val="0366D6"/>
            <w:sz w:val="24"/>
          </w:rPr>
          <w:t>Free Content</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0" w:anchor="code" w:history="1">
        <w:r w:rsidR="00B65D77" w:rsidRPr="001F7D44">
          <w:rPr>
            <w:rStyle w:val="Hyperlink"/>
            <w:rFonts w:ascii="Segoe UI" w:hAnsi="Segoe UI" w:cs="Segoe UI"/>
            <w:color w:val="0366D6"/>
            <w:sz w:val="24"/>
          </w:rPr>
          <w:t>Code</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1" w:anchor="videos" w:history="1">
        <w:r w:rsidR="00B65D77" w:rsidRPr="001F7D44">
          <w:rPr>
            <w:rStyle w:val="Hyperlink"/>
            <w:rFonts w:ascii="Segoe UI" w:hAnsi="Segoe UI" w:cs="Segoe UI"/>
            <w:color w:val="0366D6"/>
            <w:sz w:val="24"/>
          </w:rPr>
          <w:t>Videos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2" w:anchor="learning" w:history="1">
        <w:r w:rsidR="00B65D77" w:rsidRPr="001F7D44">
          <w:rPr>
            <w:rStyle w:val="Hyperlink"/>
            <w:rFonts w:ascii="Segoe UI" w:hAnsi="Segoe UI" w:cs="Segoe UI"/>
            <w:color w:val="0366D6"/>
            <w:sz w:val="24"/>
          </w:rPr>
          <w:t>Learning</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3" w:anchor="organizations" w:history="1">
        <w:r w:rsidR="00B65D77" w:rsidRPr="001F7D44">
          <w:rPr>
            <w:rStyle w:val="Hyperlink"/>
            <w:rFonts w:ascii="Segoe UI" w:hAnsi="Segoe UI" w:cs="Segoe UI"/>
            <w:color w:val="0366D6"/>
            <w:sz w:val="24"/>
          </w:rPr>
          <w:t>Organizations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4" w:anchor="journals" w:history="1">
        <w:r w:rsidR="00B65D77" w:rsidRPr="001F7D44">
          <w:rPr>
            <w:rStyle w:val="Hyperlink"/>
            <w:rFonts w:ascii="Segoe UI" w:hAnsi="Segoe UI" w:cs="Segoe UI"/>
            <w:color w:val="0366D6"/>
            <w:sz w:val="24"/>
          </w:rPr>
          <w:t>Journals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5" w:anchor="competitions" w:history="1">
        <w:r w:rsidR="00B65D77" w:rsidRPr="001F7D44">
          <w:rPr>
            <w:rStyle w:val="Hyperlink"/>
            <w:rFonts w:ascii="Segoe UI" w:hAnsi="Segoe UI" w:cs="Segoe UI"/>
            <w:color w:val="0366D6"/>
            <w:sz w:val="24"/>
          </w:rPr>
          <w:t>Competitions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6" w:anchor="movies" w:history="1">
        <w:r w:rsidR="00B65D77" w:rsidRPr="001F7D44">
          <w:rPr>
            <w:rStyle w:val="Hyperlink"/>
            <w:rFonts w:ascii="Segoe UI" w:hAnsi="Segoe UI" w:cs="Segoe UI"/>
            <w:color w:val="0366D6"/>
            <w:sz w:val="24"/>
          </w:rPr>
          <w:t>Movies</w:t>
        </w:r>
      </w:hyperlink>
    </w:p>
    <w:p w:rsidR="00B65D77" w:rsidRPr="001F7D44" w:rsidRDefault="0070392A" w:rsidP="001F7D44">
      <w:pPr>
        <w:numPr>
          <w:ilvl w:val="0"/>
          <w:numId w:val="13"/>
        </w:numPr>
        <w:spacing w:before="60" w:after="100" w:afterAutospacing="1" w:line="240" w:lineRule="auto"/>
        <w:rPr>
          <w:rFonts w:ascii="Segoe UI" w:hAnsi="Segoe UI" w:cs="Segoe UI"/>
          <w:color w:val="24292E"/>
          <w:sz w:val="24"/>
        </w:rPr>
      </w:pPr>
      <w:hyperlink r:id="rId777" w:anchor="misc" w:history="1">
        <w:r w:rsidR="00B65D77" w:rsidRPr="001F7D44">
          <w:rPr>
            <w:rStyle w:val="Hyperlink"/>
            <w:rFonts w:ascii="Segoe UI" w:hAnsi="Segoe UI" w:cs="Segoe UI"/>
            <w:color w:val="0366D6"/>
            <w:sz w:val="24"/>
          </w:rPr>
          <w:t>Misc</w:t>
        </w:r>
      </w:hyperlink>
    </w:p>
    <w:p w:rsidR="001F7D44" w:rsidRDefault="001F7D44" w:rsidP="00B65D77">
      <w:pPr>
        <w:pStyle w:val="Heading2"/>
        <w:pBdr>
          <w:bottom w:val="single" w:sz="6" w:space="4" w:color="EAECEF"/>
        </w:pBdr>
        <w:spacing w:before="360" w:beforeAutospacing="0" w:after="240" w:afterAutospacing="0"/>
        <w:rPr>
          <w:rFonts w:ascii="Segoe UI" w:hAnsi="Segoe UI" w:cs="Segoe UI"/>
          <w:color w:val="24292E"/>
          <w:sz w:val="38"/>
        </w:rPr>
        <w:sectPr w:rsidR="001F7D44" w:rsidSect="001F7D44">
          <w:type w:val="continuous"/>
          <w:pgSz w:w="11906" w:h="16838" w:code="9"/>
          <w:pgMar w:top="720" w:right="864" w:bottom="720" w:left="864" w:header="720" w:footer="288" w:gutter="0"/>
          <w:cols w:num="2" w:space="720"/>
          <w:docGrid w:linePitch="360"/>
        </w:sectPr>
      </w:pPr>
      <w:bookmarkStart w:id="21" w:name="_Toc494530757"/>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Courses</w:t>
      </w:r>
      <w:bookmarkEnd w:id="21"/>
    </w:p>
    <w:p w:rsidR="00B65D77" w:rsidRPr="001F7D44" w:rsidRDefault="0070392A" w:rsidP="00C06FD0">
      <w:pPr>
        <w:numPr>
          <w:ilvl w:val="0"/>
          <w:numId w:val="14"/>
        </w:numPr>
        <w:spacing w:before="100" w:beforeAutospacing="1" w:after="100" w:afterAutospacing="1" w:line="240" w:lineRule="auto"/>
        <w:rPr>
          <w:rFonts w:ascii="Segoe UI" w:hAnsi="Segoe UI" w:cs="Segoe UI"/>
          <w:color w:val="24292E"/>
          <w:sz w:val="24"/>
        </w:rPr>
      </w:pPr>
      <w:hyperlink r:id="rId778" w:history="1">
        <w:r w:rsidR="00B65D77" w:rsidRPr="001F7D44">
          <w:rPr>
            <w:rStyle w:val="Hyperlink"/>
            <w:rFonts w:ascii="Segoe UI" w:hAnsi="Segoe UI" w:cs="Segoe UI"/>
            <w:color w:val="0366D6"/>
            <w:sz w:val="24"/>
          </w:rPr>
          <w:t>MIT Artifical Intelligence Videos</w:t>
        </w:r>
      </w:hyperlink>
      <w:r w:rsidR="00B65D77" w:rsidRPr="001F7D44">
        <w:rPr>
          <w:rFonts w:ascii="Segoe UI" w:hAnsi="Segoe UI" w:cs="Segoe UI"/>
          <w:color w:val="24292E"/>
          <w:sz w:val="24"/>
        </w:rPr>
        <w:t> - MIT AI Course</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79" w:history="1">
        <w:r w:rsidR="00B65D77" w:rsidRPr="001F7D44">
          <w:rPr>
            <w:rStyle w:val="Hyperlink"/>
            <w:rFonts w:ascii="Segoe UI" w:hAnsi="Segoe UI" w:cs="Segoe UI"/>
            <w:color w:val="0366D6"/>
            <w:sz w:val="24"/>
          </w:rPr>
          <w:t>Intro to Artificial Intelligence</w:t>
        </w:r>
      </w:hyperlink>
      <w:r w:rsidR="00B65D77" w:rsidRPr="001F7D44">
        <w:rPr>
          <w:rFonts w:ascii="Segoe UI" w:hAnsi="Segoe UI" w:cs="Segoe UI"/>
          <w:color w:val="24292E"/>
          <w:sz w:val="24"/>
        </w:rPr>
        <w:t> - Learn the Fundamentals of AI. Course run by Peter Norvig</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0" w:anchor=".VMeIsmSsVkg" w:history="1">
        <w:r w:rsidR="00B65D77" w:rsidRPr="001F7D44">
          <w:rPr>
            <w:rStyle w:val="Hyperlink"/>
            <w:rFonts w:ascii="Segoe UI" w:hAnsi="Segoe UI" w:cs="Segoe UI"/>
            <w:color w:val="0366D6"/>
            <w:sz w:val="24"/>
          </w:rPr>
          <w:t>EdX Artificial Intelligence</w:t>
        </w:r>
      </w:hyperlink>
      <w:r w:rsidR="00B65D77" w:rsidRPr="001F7D44">
        <w:rPr>
          <w:rFonts w:ascii="Segoe UI" w:hAnsi="Segoe UI" w:cs="Segoe UI"/>
          <w:color w:val="24292E"/>
          <w:sz w:val="24"/>
        </w:rPr>
        <w:t> - The course will introduce the basic ideas and techniques underlying the design of intelligent computer systems</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1" w:history="1">
        <w:r w:rsidR="00B65D77" w:rsidRPr="001F7D44">
          <w:rPr>
            <w:rStyle w:val="Hyperlink"/>
            <w:rFonts w:ascii="Segoe UI" w:hAnsi="Segoe UI" w:cs="Segoe UI"/>
            <w:color w:val="0366D6"/>
            <w:sz w:val="24"/>
          </w:rPr>
          <w:t xml:space="preserve">Artificial Intelligence </w:t>
        </w:r>
        <w:proofErr w:type="gramStart"/>
        <w:r w:rsidR="00B65D77" w:rsidRPr="001F7D44">
          <w:rPr>
            <w:rStyle w:val="Hyperlink"/>
            <w:rFonts w:ascii="Segoe UI" w:hAnsi="Segoe UI" w:cs="Segoe UI"/>
            <w:color w:val="0366D6"/>
            <w:sz w:val="24"/>
          </w:rPr>
          <w:t>For</w:t>
        </w:r>
        <w:proofErr w:type="gramEnd"/>
        <w:r w:rsidR="00B65D77" w:rsidRPr="001F7D44">
          <w:rPr>
            <w:rStyle w:val="Hyperlink"/>
            <w:rFonts w:ascii="Segoe UI" w:hAnsi="Segoe UI" w:cs="Segoe UI"/>
            <w:color w:val="0366D6"/>
            <w:sz w:val="24"/>
          </w:rPr>
          <w:t xml:space="preserve"> Robotics</w:t>
        </w:r>
      </w:hyperlink>
      <w:r w:rsidR="00B65D77" w:rsidRPr="001F7D44">
        <w:rPr>
          <w:rFonts w:ascii="Segoe UI" w:hAnsi="Segoe UI" w:cs="Segoe UI"/>
          <w:color w:val="24292E"/>
          <w:sz w:val="24"/>
        </w:rPr>
        <w:t> - This class will teach you basic methods in Artificial Intelligence, including: probabilistic inference, planning and search, localization, tracking and control, all with a focus on robotics</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2" w:history="1">
        <w:r w:rsidR="00B65D77" w:rsidRPr="001F7D44">
          <w:rPr>
            <w:rStyle w:val="Hyperlink"/>
            <w:rFonts w:ascii="Segoe UI" w:hAnsi="Segoe UI" w:cs="Segoe UI"/>
            <w:color w:val="0366D6"/>
            <w:sz w:val="24"/>
          </w:rPr>
          <w:t>Machine Learning</w:t>
        </w:r>
      </w:hyperlink>
      <w:r w:rsidR="00B65D77" w:rsidRPr="001F7D44">
        <w:rPr>
          <w:rFonts w:ascii="Segoe UI" w:hAnsi="Segoe UI" w:cs="Segoe UI"/>
          <w:color w:val="24292E"/>
          <w:sz w:val="24"/>
        </w:rPr>
        <w:t> - Basic machine learning algorithms for supervised and unsupervised learning</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3" w:history="1">
        <w:r w:rsidR="00B65D77" w:rsidRPr="001F7D44">
          <w:rPr>
            <w:rStyle w:val="Hyperlink"/>
            <w:rFonts w:ascii="Segoe UI" w:hAnsi="Segoe UI" w:cs="Segoe UI"/>
            <w:color w:val="0366D6"/>
            <w:sz w:val="24"/>
          </w:rPr>
          <w:t xml:space="preserve">Neural Networks </w:t>
        </w:r>
        <w:proofErr w:type="gramStart"/>
        <w:r w:rsidR="00B65D77" w:rsidRPr="001F7D44">
          <w:rPr>
            <w:rStyle w:val="Hyperlink"/>
            <w:rFonts w:ascii="Segoe UI" w:hAnsi="Segoe UI" w:cs="Segoe UI"/>
            <w:color w:val="0366D6"/>
            <w:sz w:val="24"/>
          </w:rPr>
          <w:t>For</w:t>
        </w:r>
        <w:proofErr w:type="gramEnd"/>
        <w:r w:rsidR="00B65D77" w:rsidRPr="001F7D44">
          <w:rPr>
            <w:rStyle w:val="Hyperlink"/>
            <w:rFonts w:ascii="Segoe UI" w:hAnsi="Segoe UI" w:cs="Segoe UI"/>
            <w:color w:val="0366D6"/>
            <w:sz w:val="24"/>
          </w:rPr>
          <w:t xml:space="preserve"> Machine Learning</w:t>
        </w:r>
      </w:hyperlink>
      <w:r w:rsidR="00B65D77" w:rsidRPr="001F7D44">
        <w:rPr>
          <w:rFonts w:ascii="Segoe UI" w:hAnsi="Segoe UI" w:cs="Segoe UI"/>
          <w:color w:val="24292E"/>
          <w:sz w:val="24"/>
        </w:rPr>
        <w:t> - Algorithmic and practical tricks for artifical neural networks.</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4" w:history="1">
        <w:r w:rsidR="00B65D77" w:rsidRPr="001F7D44">
          <w:rPr>
            <w:rStyle w:val="Hyperlink"/>
            <w:rFonts w:ascii="Segoe UI" w:hAnsi="Segoe UI" w:cs="Segoe UI"/>
            <w:color w:val="0366D6"/>
            <w:sz w:val="24"/>
          </w:rPr>
          <w:t>Deep Learning</w:t>
        </w:r>
      </w:hyperlink>
      <w:r w:rsidR="00B65D77" w:rsidRPr="001F7D44">
        <w:rPr>
          <w:rFonts w:ascii="Segoe UI" w:hAnsi="Segoe UI" w:cs="Segoe UI"/>
          <w:color w:val="24292E"/>
          <w:sz w:val="24"/>
        </w:rPr>
        <w:t> - An Introductory course to the world of Deep Learning.</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5" w:history="1">
        <w:r w:rsidR="00B65D77" w:rsidRPr="001F7D44">
          <w:rPr>
            <w:rStyle w:val="Hyperlink"/>
            <w:rFonts w:ascii="Segoe UI" w:hAnsi="Segoe UI" w:cs="Segoe UI"/>
            <w:color w:val="0366D6"/>
            <w:sz w:val="24"/>
          </w:rPr>
          <w:t>Stanford Statistical Learning</w:t>
        </w:r>
      </w:hyperlink>
      <w:r w:rsidR="00B65D77" w:rsidRPr="001F7D44">
        <w:rPr>
          <w:rFonts w:ascii="Segoe UI" w:hAnsi="Segoe UI" w:cs="Segoe UI"/>
          <w:color w:val="24292E"/>
          <w:sz w:val="24"/>
        </w:rPr>
        <w:t> - Introductory course on machine learning focusing on: linear and polynomial regression, logistic regression and linear discriminant analysis; cross-validation and the bootstrap, model selection and regularization methods (ridge and lasso); nonlinear models, splines and generalized additive models; tree-based methods, random forests and boosting; support-vector machines.</w:t>
      </w:r>
    </w:p>
    <w:p w:rsidR="00B65D77" w:rsidRPr="001F7D44" w:rsidRDefault="0070392A" w:rsidP="00C06FD0">
      <w:pPr>
        <w:numPr>
          <w:ilvl w:val="0"/>
          <w:numId w:val="14"/>
        </w:numPr>
        <w:spacing w:before="60" w:after="100" w:afterAutospacing="1" w:line="240" w:lineRule="auto"/>
        <w:rPr>
          <w:rFonts w:ascii="Segoe UI" w:hAnsi="Segoe UI" w:cs="Segoe UI"/>
          <w:color w:val="24292E"/>
          <w:sz w:val="24"/>
        </w:rPr>
      </w:pPr>
      <w:hyperlink r:id="rId786" w:history="1">
        <w:r w:rsidR="00B65D77" w:rsidRPr="001F7D44">
          <w:rPr>
            <w:rStyle w:val="Hyperlink"/>
            <w:rFonts w:ascii="Segoe UI" w:hAnsi="Segoe UI" w:cs="Segoe UI"/>
            <w:color w:val="0366D6"/>
            <w:sz w:val="24"/>
          </w:rPr>
          <w:t>Knowledge Based Artificial Intelligence</w:t>
        </w:r>
      </w:hyperlink>
      <w:r w:rsidR="00B65D77" w:rsidRPr="001F7D44">
        <w:rPr>
          <w:rFonts w:ascii="Segoe UI" w:hAnsi="Segoe UI" w:cs="Segoe UI"/>
          <w:color w:val="24292E"/>
          <w:sz w:val="24"/>
        </w:rPr>
        <w:t> - Georgia Tech's course on Artificial Intelligence focussing on Symbolic AI.</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2" w:name="_Toc494530758"/>
      <w:r w:rsidRPr="001F7D44">
        <w:rPr>
          <w:rFonts w:ascii="Segoe UI" w:hAnsi="Segoe UI" w:cs="Segoe UI"/>
          <w:color w:val="24292E"/>
          <w:sz w:val="38"/>
        </w:rPr>
        <w:t>Books</w:t>
      </w:r>
      <w:bookmarkEnd w:id="22"/>
    </w:p>
    <w:p w:rsidR="00B65D77" w:rsidRPr="001F7D44" w:rsidRDefault="0070392A" w:rsidP="00C06FD0">
      <w:pPr>
        <w:numPr>
          <w:ilvl w:val="0"/>
          <w:numId w:val="15"/>
        </w:numPr>
        <w:spacing w:before="100" w:beforeAutospacing="1" w:after="100" w:afterAutospacing="1" w:line="240" w:lineRule="auto"/>
        <w:rPr>
          <w:rFonts w:ascii="Segoe UI" w:hAnsi="Segoe UI" w:cs="Segoe UI"/>
          <w:color w:val="24292E"/>
          <w:sz w:val="24"/>
        </w:rPr>
      </w:pPr>
      <w:hyperlink r:id="rId787" w:history="1">
        <w:r w:rsidR="00B65D77" w:rsidRPr="001F7D44">
          <w:rPr>
            <w:rStyle w:val="Hyperlink"/>
            <w:rFonts w:ascii="Segoe UI" w:hAnsi="Segoe UI" w:cs="Segoe UI"/>
            <w:color w:val="0366D6"/>
            <w:sz w:val="24"/>
          </w:rPr>
          <w:t>Artificial Intelligence: A Modern Approach</w:t>
        </w:r>
      </w:hyperlink>
      <w:r w:rsidR="00B65D77" w:rsidRPr="001F7D44">
        <w:rPr>
          <w:rFonts w:ascii="Segoe UI" w:hAnsi="Segoe UI" w:cs="Segoe UI"/>
          <w:color w:val="24292E"/>
          <w:sz w:val="24"/>
        </w:rPr>
        <w:t> - Stuart Russell &amp; Peter Norvig</w:t>
      </w:r>
    </w:p>
    <w:p w:rsidR="00B65D77" w:rsidRPr="001F7D44" w:rsidRDefault="00B65D77" w:rsidP="00C06FD0">
      <w:pPr>
        <w:numPr>
          <w:ilvl w:val="1"/>
          <w:numId w:val="15"/>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Also consider browsing the </w:t>
      </w:r>
      <w:hyperlink r:id="rId788" w:history="1">
        <w:r w:rsidRPr="001F7D44">
          <w:rPr>
            <w:rStyle w:val="Hyperlink"/>
            <w:rFonts w:ascii="Segoe UI" w:hAnsi="Segoe UI" w:cs="Segoe UI"/>
            <w:color w:val="0366D6"/>
            <w:sz w:val="24"/>
          </w:rPr>
          <w:t>list of recommended reading</w:t>
        </w:r>
      </w:hyperlink>
      <w:r w:rsidRPr="001F7D44">
        <w:rPr>
          <w:rFonts w:ascii="Segoe UI" w:hAnsi="Segoe UI" w:cs="Segoe UI"/>
          <w:color w:val="24292E"/>
          <w:sz w:val="24"/>
        </w:rPr>
        <w:t>, divided by each chapter in "Artificial Intelligence: A Modern Approach".</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89" w:history="1">
        <w:r w:rsidR="00B65D77" w:rsidRPr="001F7D44">
          <w:rPr>
            <w:rStyle w:val="Hyperlink"/>
            <w:rFonts w:ascii="Segoe UI" w:hAnsi="Segoe UI" w:cs="Segoe UI"/>
            <w:color w:val="0366D6"/>
            <w:sz w:val="24"/>
          </w:rPr>
          <w:t xml:space="preserve">Paradigms </w:t>
        </w:r>
        <w:proofErr w:type="gramStart"/>
        <w:r w:rsidR="00B65D77" w:rsidRPr="001F7D44">
          <w:rPr>
            <w:rStyle w:val="Hyperlink"/>
            <w:rFonts w:ascii="Segoe UI" w:hAnsi="Segoe UI" w:cs="Segoe UI"/>
            <w:color w:val="0366D6"/>
            <w:sz w:val="24"/>
          </w:rPr>
          <w:t>Of</w:t>
        </w:r>
        <w:proofErr w:type="gramEnd"/>
        <w:r w:rsidR="00B65D77" w:rsidRPr="001F7D44">
          <w:rPr>
            <w:rStyle w:val="Hyperlink"/>
            <w:rFonts w:ascii="Segoe UI" w:hAnsi="Segoe UI" w:cs="Segoe UI"/>
            <w:color w:val="0366D6"/>
            <w:sz w:val="24"/>
          </w:rPr>
          <w:t xml:space="preserve"> Artificial Intelligence Programming: Case Studies in Common Lisp</w:t>
        </w:r>
      </w:hyperlink>
      <w:r w:rsidR="00B65D77" w:rsidRPr="001F7D44">
        <w:rPr>
          <w:rFonts w:ascii="Segoe UI" w:hAnsi="Segoe UI" w:cs="Segoe UI"/>
          <w:color w:val="24292E"/>
          <w:sz w:val="24"/>
        </w:rPr>
        <w:t> - Paradigms of AI Programming is the first text to teach advanced Common Lisp techniques in the context of building major AI systems</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90" w:history="1">
        <w:r w:rsidR="00B65D77" w:rsidRPr="001F7D44">
          <w:rPr>
            <w:rStyle w:val="Hyperlink"/>
            <w:rFonts w:ascii="Segoe UI" w:hAnsi="Segoe UI" w:cs="Segoe UI"/>
            <w:color w:val="0366D6"/>
            <w:sz w:val="24"/>
          </w:rPr>
          <w:t>Reinforcement Learning: An Introduction</w:t>
        </w:r>
      </w:hyperlink>
      <w:r w:rsidR="00B65D77" w:rsidRPr="001F7D44">
        <w:rPr>
          <w:rFonts w:ascii="Segoe UI" w:hAnsi="Segoe UI" w:cs="Segoe UI"/>
          <w:color w:val="24292E"/>
          <w:sz w:val="24"/>
        </w:rPr>
        <w:t> - This introductory textbook on reinforcement learning is targeted toward engineers and scientists in artificial intelligence, operations research, neural networks, and control systems, and we hope it will also be of interest to psychologists and neuroscientists.</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91" w:history="1">
        <w:r w:rsidR="00B65D77" w:rsidRPr="001F7D44">
          <w:rPr>
            <w:rStyle w:val="Hyperlink"/>
            <w:rFonts w:ascii="Segoe UI" w:hAnsi="Segoe UI" w:cs="Segoe UI"/>
            <w:color w:val="0366D6"/>
            <w:sz w:val="24"/>
          </w:rPr>
          <w:t xml:space="preserve">The Cambridge Handbook </w:t>
        </w:r>
        <w:proofErr w:type="gramStart"/>
        <w:r w:rsidR="00B65D77" w:rsidRPr="001F7D44">
          <w:rPr>
            <w:rStyle w:val="Hyperlink"/>
            <w:rFonts w:ascii="Segoe UI" w:hAnsi="Segoe UI" w:cs="Segoe UI"/>
            <w:color w:val="0366D6"/>
            <w:sz w:val="24"/>
          </w:rPr>
          <w:t>Of</w:t>
        </w:r>
        <w:proofErr w:type="gramEnd"/>
        <w:r w:rsidR="00B65D77" w:rsidRPr="001F7D44">
          <w:rPr>
            <w:rStyle w:val="Hyperlink"/>
            <w:rFonts w:ascii="Segoe UI" w:hAnsi="Segoe UI" w:cs="Segoe UI"/>
            <w:color w:val="0366D6"/>
            <w:sz w:val="24"/>
          </w:rPr>
          <w:t xml:space="preserve"> Artificial Intelligence</w:t>
        </w:r>
      </w:hyperlink>
      <w:r w:rsidR="00B65D77" w:rsidRPr="001F7D44">
        <w:rPr>
          <w:rFonts w:ascii="Segoe UI" w:hAnsi="Segoe UI" w:cs="Segoe UI"/>
          <w:color w:val="24292E"/>
          <w:sz w:val="24"/>
        </w:rPr>
        <w:t> - Written for non-specialists, it covers the discipline's foundations, major theories, and principal research areas, plus related topics such as artificial life</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92" w:history="1">
        <w:r w:rsidR="00B65D77" w:rsidRPr="001F7D44">
          <w:rPr>
            <w:rStyle w:val="Hyperlink"/>
            <w:rFonts w:ascii="Segoe UI" w:hAnsi="Segoe UI" w:cs="Segoe UI"/>
            <w:color w:val="0366D6"/>
            <w:sz w:val="24"/>
          </w:rPr>
          <w:t>The Emotion Machine: Commonsense Thinking, Artificial Intelligence, and the Future of the Human Mind </w:t>
        </w:r>
      </w:hyperlink>
      <w:r w:rsidR="00B65D77" w:rsidRPr="001F7D44">
        <w:rPr>
          <w:rFonts w:ascii="Segoe UI" w:hAnsi="Segoe UI" w:cs="Segoe UI"/>
          <w:color w:val="24292E"/>
          <w:sz w:val="24"/>
        </w:rPr>
        <w:t>- In this mind-expanding book, scientific pioneer Marvin Minsky continues his groundbreaking research, offering a fascinating new model for how our minds work</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93" w:history="1">
        <w:r w:rsidR="00B65D77" w:rsidRPr="001F7D44">
          <w:rPr>
            <w:rStyle w:val="Hyperlink"/>
            <w:rFonts w:ascii="Segoe UI" w:hAnsi="Segoe UI" w:cs="Segoe UI"/>
            <w:color w:val="0366D6"/>
            <w:sz w:val="24"/>
          </w:rPr>
          <w:t>Artificial Intelligence: A New Synthesis</w:t>
        </w:r>
      </w:hyperlink>
      <w:r w:rsidR="00B65D77" w:rsidRPr="001F7D44">
        <w:rPr>
          <w:rFonts w:ascii="Segoe UI" w:hAnsi="Segoe UI" w:cs="Segoe UI"/>
          <w:color w:val="24292E"/>
          <w:sz w:val="24"/>
        </w:rPr>
        <w:t> - Beginning with elementary reactive agents, Nilsson gradually increases their cognitive horsepower to illustrate the most important and lasting ideas in AI</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94" w:history="1">
        <w:r w:rsidR="00B65D77" w:rsidRPr="001F7D44">
          <w:rPr>
            <w:rStyle w:val="Hyperlink"/>
            <w:rFonts w:ascii="Segoe UI" w:hAnsi="Segoe UI" w:cs="Segoe UI"/>
            <w:color w:val="0366D6"/>
            <w:sz w:val="24"/>
          </w:rPr>
          <w:t>On Intelligence</w:t>
        </w:r>
      </w:hyperlink>
      <w:r w:rsidR="00B65D77" w:rsidRPr="001F7D44">
        <w:rPr>
          <w:rFonts w:ascii="Segoe UI" w:hAnsi="Segoe UI" w:cs="Segoe UI"/>
          <w:color w:val="24292E"/>
          <w:sz w:val="24"/>
        </w:rPr>
        <w:t xml:space="preserve"> - Hawkins develops a powerful theory of how the human brain works, explaining why computers are not intelligent and how, based on this new theory, we can finally build intelligent machines. </w:t>
      </w:r>
      <w:proofErr w:type="gramStart"/>
      <w:r w:rsidR="00B65D77" w:rsidRPr="001F7D44">
        <w:rPr>
          <w:rFonts w:ascii="Segoe UI" w:hAnsi="Segoe UI" w:cs="Segoe UI"/>
          <w:color w:val="24292E"/>
          <w:sz w:val="24"/>
        </w:rPr>
        <w:t>Also</w:t>
      </w:r>
      <w:proofErr w:type="gramEnd"/>
      <w:r w:rsidR="00B65D77" w:rsidRPr="001F7D44">
        <w:rPr>
          <w:rFonts w:ascii="Segoe UI" w:hAnsi="Segoe UI" w:cs="Segoe UI"/>
          <w:color w:val="24292E"/>
          <w:sz w:val="24"/>
        </w:rPr>
        <w:t xml:space="preserve"> audio version available from audible.com</w:t>
      </w:r>
    </w:p>
    <w:p w:rsidR="00B65D77" w:rsidRPr="001F7D44" w:rsidRDefault="0070392A" w:rsidP="00C06FD0">
      <w:pPr>
        <w:numPr>
          <w:ilvl w:val="0"/>
          <w:numId w:val="15"/>
        </w:numPr>
        <w:spacing w:before="60" w:after="100" w:afterAutospacing="1" w:line="240" w:lineRule="auto"/>
        <w:rPr>
          <w:rFonts w:ascii="Segoe UI" w:hAnsi="Segoe UI" w:cs="Segoe UI"/>
          <w:color w:val="24292E"/>
          <w:sz w:val="24"/>
        </w:rPr>
      </w:pPr>
      <w:hyperlink r:id="rId795" w:history="1">
        <w:r w:rsidR="00B65D77" w:rsidRPr="001F7D44">
          <w:rPr>
            <w:rStyle w:val="Hyperlink"/>
            <w:rFonts w:ascii="Segoe UI" w:hAnsi="Segoe UI" w:cs="Segoe UI"/>
            <w:color w:val="0366D6"/>
            <w:sz w:val="24"/>
          </w:rPr>
          <w:t xml:space="preserve">How </w:t>
        </w:r>
        <w:proofErr w:type="gramStart"/>
        <w:r w:rsidR="00B65D77" w:rsidRPr="001F7D44">
          <w:rPr>
            <w:rStyle w:val="Hyperlink"/>
            <w:rFonts w:ascii="Segoe UI" w:hAnsi="Segoe UI" w:cs="Segoe UI"/>
            <w:color w:val="0366D6"/>
            <w:sz w:val="24"/>
          </w:rPr>
          <w:t>To</w:t>
        </w:r>
        <w:proofErr w:type="gramEnd"/>
        <w:r w:rsidR="00B65D77" w:rsidRPr="001F7D44">
          <w:rPr>
            <w:rStyle w:val="Hyperlink"/>
            <w:rFonts w:ascii="Segoe UI" w:hAnsi="Segoe UI" w:cs="Segoe UI"/>
            <w:color w:val="0366D6"/>
            <w:sz w:val="24"/>
          </w:rPr>
          <w:t xml:space="preserve"> Create A Mind</w:t>
        </w:r>
      </w:hyperlink>
      <w:r w:rsidR="00B65D77" w:rsidRPr="001F7D44">
        <w:rPr>
          <w:rFonts w:ascii="Segoe UI" w:hAnsi="Segoe UI" w:cs="Segoe UI"/>
          <w:color w:val="24292E"/>
          <w:sz w:val="24"/>
        </w:rPr>
        <w:t> - Kurzweil discusses how the brain works, how the mind emerges, brain-computer interfaces, and the implications of vastly increasing the powers of our intelligence to address the world’s problems</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3" w:name="_Toc494530759"/>
      <w:r w:rsidRPr="001F7D44">
        <w:rPr>
          <w:rFonts w:ascii="Segoe UI" w:hAnsi="Segoe UI" w:cs="Segoe UI"/>
          <w:color w:val="24292E"/>
          <w:sz w:val="38"/>
        </w:rPr>
        <w:t>Programming</w:t>
      </w:r>
      <w:bookmarkEnd w:id="23"/>
    </w:p>
    <w:p w:rsidR="00B65D77" w:rsidRPr="001F7D44" w:rsidRDefault="0070392A" w:rsidP="00C06FD0">
      <w:pPr>
        <w:numPr>
          <w:ilvl w:val="0"/>
          <w:numId w:val="16"/>
        </w:numPr>
        <w:spacing w:before="100" w:beforeAutospacing="1" w:after="100" w:afterAutospacing="1" w:line="240" w:lineRule="auto"/>
        <w:rPr>
          <w:rFonts w:ascii="Segoe UI" w:hAnsi="Segoe UI" w:cs="Segoe UI"/>
          <w:color w:val="24292E"/>
          <w:sz w:val="24"/>
        </w:rPr>
      </w:pPr>
      <w:hyperlink r:id="rId796" w:history="1">
        <w:r w:rsidR="00B65D77" w:rsidRPr="001F7D44">
          <w:rPr>
            <w:rStyle w:val="Hyperlink"/>
            <w:rFonts w:ascii="Segoe UI" w:hAnsi="Segoe UI" w:cs="Segoe UI"/>
            <w:color w:val="0366D6"/>
            <w:sz w:val="24"/>
          </w:rPr>
          <w:t xml:space="preserve">Prolog Programming </w:t>
        </w:r>
        <w:proofErr w:type="gramStart"/>
        <w:r w:rsidR="00B65D77" w:rsidRPr="001F7D44">
          <w:rPr>
            <w:rStyle w:val="Hyperlink"/>
            <w:rFonts w:ascii="Segoe UI" w:hAnsi="Segoe UI" w:cs="Segoe UI"/>
            <w:color w:val="0366D6"/>
            <w:sz w:val="24"/>
          </w:rPr>
          <w:t>For</w:t>
        </w:r>
        <w:proofErr w:type="gramEnd"/>
        <w:r w:rsidR="00B65D77" w:rsidRPr="001F7D44">
          <w:rPr>
            <w:rStyle w:val="Hyperlink"/>
            <w:rFonts w:ascii="Segoe UI" w:hAnsi="Segoe UI" w:cs="Segoe UI"/>
            <w:color w:val="0366D6"/>
            <w:sz w:val="24"/>
          </w:rPr>
          <w:t xml:space="preserve"> Artificial Intelligence</w:t>
        </w:r>
      </w:hyperlink>
      <w:r w:rsidR="00B65D77" w:rsidRPr="001F7D44">
        <w:rPr>
          <w:rFonts w:ascii="Segoe UI" w:hAnsi="Segoe UI" w:cs="Segoe UI"/>
          <w:color w:val="24292E"/>
          <w:sz w:val="24"/>
        </w:rPr>
        <w:t> - This best-selling guide to Prolog and Artificial Intelligence concentrates on the art of using the basic mechanisms of Prolog to solve interesting AI problems.</w:t>
      </w:r>
    </w:p>
    <w:p w:rsidR="00B65D77" w:rsidRPr="001F7D44" w:rsidRDefault="0070392A" w:rsidP="00C06FD0">
      <w:pPr>
        <w:numPr>
          <w:ilvl w:val="0"/>
          <w:numId w:val="16"/>
        </w:numPr>
        <w:spacing w:before="60" w:after="100" w:afterAutospacing="1" w:line="240" w:lineRule="auto"/>
        <w:rPr>
          <w:rFonts w:ascii="Segoe UI" w:hAnsi="Segoe UI" w:cs="Segoe UI"/>
          <w:color w:val="24292E"/>
          <w:sz w:val="24"/>
        </w:rPr>
      </w:pPr>
      <w:hyperlink r:id="rId797" w:history="1">
        <w:r w:rsidR="00B65D77" w:rsidRPr="001F7D44">
          <w:rPr>
            <w:rStyle w:val="Hyperlink"/>
            <w:rFonts w:ascii="Segoe UI" w:hAnsi="Segoe UI" w:cs="Segoe UI"/>
            <w:color w:val="0366D6"/>
            <w:sz w:val="24"/>
          </w:rPr>
          <w:t>AI Algorithms, Data Structures and Idioms in Prolog, Lisp and Java</w:t>
        </w:r>
      </w:hyperlink>
      <w:r w:rsidR="00B65D77" w:rsidRPr="001F7D44">
        <w:rPr>
          <w:rFonts w:ascii="Segoe UI" w:hAnsi="Segoe UI" w:cs="Segoe UI"/>
          <w:color w:val="24292E"/>
          <w:sz w:val="24"/>
        </w:rPr>
        <w:t> - </w:t>
      </w:r>
      <w:hyperlink r:id="rId798" w:history="1">
        <w:r w:rsidR="00B65D77" w:rsidRPr="001F7D44">
          <w:rPr>
            <w:rStyle w:val="Hyperlink"/>
            <w:rFonts w:ascii="Segoe UI" w:hAnsi="Segoe UI" w:cs="Segoe UI"/>
            <w:color w:val="0366D6"/>
            <w:sz w:val="24"/>
          </w:rPr>
          <w:t>PDF here</w:t>
        </w:r>
      </w:hyperlink>
    </w:p>
    <w:p w:rsidR="00B65D77" w:rsidRPr="001F7D44" w:rsidRDefault="0070392A" w:rsidP="00C06FD0">
      <w:pPr>
        <w:numPr>
          <w:ilvl w:val="0"/>
          <w:numId w:val="16"/>
        </w:numPr>
        <w:spacing w:before="60" w:after="100" w:afterAutospacing="1" w:line="240" w:lineRule="auto"/>
        <w:rPr>
          <w:rFonts w:ascii="Segoe UI" w:hAnsi="Segoe UI" w:cs="Segoe UI"/>
          <w:color w:val="24292E"/>
          <w:sz w:val="24"/>
        </w:rPr>
      </w:pPr>
      <w:hyperlink r:id="rId799" w:history="1">
        <w:r w:rsidR="00B65D77" w:rsidRPr="001F7D44">
          <w:rPr>
            <w:rStyle w:val="Hyperlink"/>
            <w:rFonts w:ascii="Segoe UI" w:hAnsi="Segoe UI" w:cs="Segoe UI"/>
            <w:color w:val="0366D6"/>
            <w:sz w:val="24"/>
          </w:rPr>
          <w:t>Python Tools for Machine Learning</w:t>
        </w:r>
      </w:hyperlink>
    </w:p>
    <w:p w:rsidR="00B65D77" w:rsidRPr="001F7D44" w:rsidRDefault="0070392A" w:rsidP="00C06FD0">
      <w:pPr>
        <w:numPr>
          <w:ilvl w:val="0"/>
          <w:numId w:val="16"/>
        </w:numPr>
        <w:spacing w:before="60" w:after="100" w:afterAutospacing="1" w:line="240" w:lineRule="auto"/>
        <w:rPr>
          <w:rFonts w:ascii="Segoe UI" w:hAnsi="Segoe UI" w:cs="Segoe UI"/>
          <w:color w:val="24292E"/>
          <w:sz w:val="24"/>
        </w:rPr>
      </w:pPr>
      <w:hyperlink r:id="rId800" w:history="1">
        <w:r w:rsidR="00B65D77" w:rsidRPr="001F7D44">
          <w:rPr>
            <w:rStyle w:val="Hyperlink"/>
            <w:rFonts w:ascii="Segoe UI" w:hAnsi="Segoe UI" w:cs="Segoe UI"/>
            <w:color w:val="0366D6"/>
            <w:sz w:val="24"/>
          </w:rPr>
          <w:t>Python for Artificial Intelligence</w:t>
        </w:r>
      </w:hyperlink>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4" w:name="_Toc494530760"/>
      <w:r w:rsidRPr="001F7D44">
        <w:rPr>
          <w:rFonts w:ascii="Segoe UI" w:hAnsi="Segoe UI" w:cs="Segoe UI"/>
          <w:color w:val="24292E"/>
          <w:sz w:val="38"/>
        </w:rPr>
        <w:t>Philosophy</w:t>
      </w:r>
      <w:bookmarkEnd w:id="24"/>
    </w:p>
    <w:p w:rsidR="00B65D77" w:rsidRPr="001F7D44" w:rsidRDefault="0070392A" w:rsidP="00C06FD0">
      <w:pPr>
        <w:numPr>
          <w:ilvl w:val="0"/>
          <w:numId w:val="17"/>
        </w:numPr>
        <w:spacing w:before="100" w:beforeAutospacing="1" w:after="100" w:afterAutospacing="1" w:line="240" w:lineRule="auto"/>
        <w:rPr>
          <w:rFonts w:ascii="Segoe UI" w:hAnsi="Segoe UI" w:cs="Segoe UI"/>
          <w:color w:val="24292E"/>
          <w:sz w:val="24"/>
        </w:rPr>
      </w:pPr>
      <w:hyperlink r:id="rId801" w:history="1">
        <w:r w:rsidR="00B65D77" w:rsidRPr="001F7D44">
          <w:rPr>
            <w:rStyle w:val="Hyperlink"/>
            <w:rFonts w:ascii="Segoe UI" w:hAnsi="Segoe UI" w:cs="Segoe UI"/>
            <w:color w:val="0366D6"/>
            <w:sz w:val="24"/>
          </w:rPr>
          <w:t>Super Intelligence</w:t>
        </w:r>
      </w:hyperlink>
      <w:r w:rsidR="00B65D77" w:rsidRPr="001F7D44">
        <w:rPr>
          <w:rFonts w:ascii="Segoe UI" w:hAnsi="Segoe UI" w:cs="Segoe UI"/>
          <w:color w:val="24292E"/>
          <w:sz w:val="24"/>
        </w:rPr>
        <w:t> - Superintelligence asks the questions: What happens when machines surpass humans in general intelligence. A really great book.</w:t>
      </w:r>
    </w:p>
    <w:p w:rsidR="00B65D77" w:rsidRPr="001F7D44" w:rsidRDefault="0070392A" w:rsidP="00C06FD0">
      <w:pPr>
        <w:numPr>
          <w:ilvl w:val="0"/>
          <w:numId w:val="17"/>
        </w:numPr>
        <w:spacing w:before="60" w:after="100" w:afterAutospacing="1" w:line="240" w:lineRule="auto"/>
        <w:rPr>
          <w:rFonts w:ascii="Segoe UI" w:hAnsi="Segoe UI" w:cs="Segoe UI"/>
          <w:color w:val="24292E"/>
          <w:sz w:val="24"/>
        </w:rPr>
      </w:pPr>
      <w:hyperlink r:id="rId802" w:history="1">
        <w:r w:rsidR="00B65D77" w:rsidRPr="001F7D44">
          <w:rPr>
            <w:rStyle w:val="Hyperlink"/>
            <w:rFonts w:ascii="Segoe UI" w:hAnsi="Segoe UI" w:cs="Segoe UI"/>
            <w:color w:val="0366D6"/>
            <w:sz w:val="24"/>
          </w:rPr>
          <w:t xml:space="preserve">Our Final Invention: Artificial Intelligence </w:t>
        </w:r>
        <w:proofErr w:type="gramStart"/>
        <w:r w:rsidR="00B65D77" w:rsidRPr="001F7D44">
          <w:rPr>
            <w:rStyle w:val="Hyperlink"/>
            <w:rFonts w:ascii="Segoe UI" w:hAnsi="Segoe UI" w:cs="Segoe UI"/>
            <w:color w:val="0366D6"/>
            <w:sz w:val="24"/>
          </w:rPr>
          <w:t>And</w:t>
        </w:r>
        <w:proofErr w:type="gramEnd"/>
        <w:r w:rsidR="00B65D77" w:rsidRPr="001F7D44">
          <w:rPr>
            <w:rStyle w:val="Hyperlink"/>
            <w:rFonts w:ascii="Segoe UI" w:hAnsi="Segoe UI" w:cs="Segoe UI"/>
            <w:color w:val="0366D6"/>
            <w:sz w:val="24"/>
          </w:rPr>
          <w:t xml:space="preserve"> The End Of The Human Era</w:t>
        </w:r>
      </w:hyperlink>
      <w:r w:rsidR="00B65D77" w:rsidRPr="001F7D44">
        <w:rPr>
          <w:rFonts w:ascii="Segoe UI" w:hAnsi="Segoe UI" w:cs="Segoe UI"/>
          <w:color w:val="24292E"/>
          <w:sz w:val="24"/>
        </w:rPr>
        <w:t> - Our Final Invention explores the perils of the heedless pursuit of advanced AI. Until now, human intelligence has had no rival. Can we coexist with beings whose intelligence dwarfs our own? And will they allow us to?</w:t>
      </w:r>
    </w:p>
    <w:p w:rsidR="00B65D77" w:rsidRPr="001F7D44" w:rsidRDefault="0070392A" w:rsidP="00C06FD0">
      <w:pPr>
        <w:numPr>
          <w:ilvl w:val="0"/>
          <w:numId w:val="17"/>
        </w:numPr>
        <w:spacing w:before="60" w:after="100" w:afterAutospacing="1" w:line="240" w:lineRule="auto"/>
        <w:rPr>
          <w:rFonts w:ascii="Segoe UI" w:hAnsi="Segoe UI" w:cs="Segoe UI"/>
          <w:color w:val="24292E"/>
          <w:sz w:val="24"/>
        </w:rPr>
      </w:pPr>
      <w:hyperlink r:id="rId803" w:history="1">
        <w:r w:rsidR="00B65D77" w:rsidRPr="001F7D44">
          <w:rPr>
            <w:rStyle w:val="Hyperlink"/>
            <w:rFonts w:ascii="Segoe UI" w:hAnsi="Segoe UI" w:cs="Segoe UI"/>
            <w:color w:val="0366D6"/>
            <w:sz w:val="24"/>
          </w:rPr>
          <w:t>How to Create a Mind: The Secret of Human Thought Revealed</w:t>
        </w:r>
      </w:hyperlink>
      <w:r w:rsidR="00B65D77" w:rsidRPr="001F7D44">
        <w:rPr>
          <w:rFonts w:ascii="Segoe UI" w:hAnsi="Segoe UI" w:cs="Segoe UI"/>
          <w:color w:val="24292E"/>
          <w:sz w:val="24"/>
        </w:rPr>
        <w:t> - Ray Kurzweil, director of engineering at Google, explored the process of reverse-engineering the brain to understand precisely how it works, then applies that knowledge to create vastly intelligent machines.</w:t>
      </w:r>
    </w:p>
    <w:p w:rsidR="00B65D77" w:rsidRPr="001F7D44" w:rsidRDefault="0070392A" w:rsidP="00C06FD0">
      <w:pPr>
        <w:numPr>
          <w:ilvl w:val="0"/>
          <w:numId w:val="17"/>
        </w:numPr>
        <w:spacing w:before="60" w:after="100" w:afterAutospacing="1" w:line="240" w:lineRule="auto"/>
        <w:rPr>
          <w:rFonts w:ascii="Segoe UI" w:hAnsi="Segoe UI" w:cs="Segoe UI"/>
          <w:color w:val="24292E"/>
          <w:sz w:val="24"/>
        </w:rPr>
      </w:pPr>
      <w:hyperlink r:id="rId804" w:history="1">
        <w:r w:rsidR="00B65D77" w:rsidRPr="001F7D44">
          <w:rPr>
            <w:rStyle w:val="Hyperlink"/>
            <w:rFonts w:ascii="Segoe UI" w:hAnsi="Segoe UI" w:cs="Segoe UI"/>
            <w:color w:val="0366D6"/>
            <w:sz w:val="24"/>
          </w:rPr>
          <w:t>Minds, Brains, And Programs</w:t>
        </w:r>
      </w:hyperlink>
      <w:r w:rsidR="00B65D77" w:rsidRPr="001F7D44">
        <w:rPr>
          <w:rFonts w:ascii="Segoe UI" w:hAnsi="Segoe UI" w:cs="Segoe UI"/>
          <w:color w:val="24292E"/>
          <w:sz w:val="24"/>
        </w:rPr>
        <w:t> - The 1980 paper by philospher John Searle that contains the famous 'Chinese Room' thought experiment. Probably the most famous attack on the notion of a Strong AI possessing a 'mind' or a 'consciousness', and interesting reading for those interested in the intersection of AI and philosophy of mind.</w:t>
      </w:r>
    </w:p>
    <w:p w:rsidR="00B65D77" w:rsidRPr="001F7D44" w:rsidRDefault="0070392A" w:rsidP="00C06FD0">
      <w:pPr>
        <w:numPr>
          <w:ilvl w:val="0"/>
          <w:numId w:val="17"/>
        </w:numPr>
        <w:spacing w:before="60" w:after="100" w:afterAutospacing="1" w:line="240" w:lineRule="auto"/>
        <w:rPr>
          <w:rFonts w:ascii="Segoe UI" w:hAnsi="Segoe UI" w:cs="Segoe UI"/>
          <w:color w:val="24292E"/>
          <w:sz w:val="24"/>
        </w:rPr>
      </w:pPr>
      <w:hyperlink r:id="rId805" w:history="1">
        <w:r w:rsidR="00B65D77" w:rsidRPr="001F7D44">
          <w:rPr>
            <w:rStyle w:val="Hyperlink"/>
            <w:rFonts w:ascii="Segoe UI" w:hAnsi="Segoe UI" w:cs="Segoe UI"/>
            <w:color w:val="0366D6"/>
            <w:sz w:val="24"/>
          </w:rPr>
          <w:t>Gödel, Escher, Bach: An Eternal Golden Braid</w:t>
        </w:r>
      </w:hyperlink>
      <w:r w:rsidR="00B65D77" w:rsidRPr="001F7D44">
        <w:rPr>
          <w:rFonts w:ascii="Segoe UI" w:hAnsi="Segoe UI" w:cs="Segoe UI"/>
          <w:color w:val="24292E"/>
          <w:sz w:val="24"/>
        </w:rPr>
        <w:t xml:space="preserve"> - Written by Douglas Hofstadter and taglined "a metaphorical fugue on minds and machines in the spirit of Lewis Carroll", this wonderful journey into the the fundamental concepts of </w:t>
      </w:r>
      <w:proofErr w:type="gramStart"/>
      <w:r w:rsidR="00B65D77" w:rsidRPr="001F7D44">
        <w:rPr>
          <w:rFonts w:ascii="Segoe UI" w:hAnsi="Segoe UI" w:cs="Segoe UI"/>
          <w:color w:val="24292E"/>
          <w:sz w:val="24"/>
        </w:rPr>
        <w:t>mathematics,symmetry</w:t>
      </w:r>
      <w:proofErr w:type="gramEnd"/>
      <w:r w:rsidR="00B65D77" w:rsidRPr="001F7D44">
        <w:rPr>
          <w:rFonts w:ascii="Segoe UI" w:hAnsi="Segoe UI" w:cs="Segoe UI"/>
          <w:color w:val="24292E"/>
          <w:sz w:val="24"/>
        </w:rPr>
        <w:t xml:space="preserve"> and intelligence won a Pulitzer Price for Non-Fiction in 1979. A major theme throughout is the emergence of meaning from seemingly 'meaningless' elements, like 1's and 0's, arranged in special patterns.</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5" w:name="_Toc494530761"/>
      <w:r w:rsidRPr="001F7D44">
        <w:rPr>
          <w:rFonts w:ascii="Segoe UI" w:hAnsi="Segoe UI" w:cs="Segoe UI"/>
          <w:color w:val="24292E"/>
          <w:sz w:val="38"/>
        </w:rPr>
        <w:t>Free Content</w:t>
      </w:r>
      <w:bookmarkEnd w:id="25"/>
    </w:p>
    <w:p w:rsidR="00B65D77" w:rsidRPr="001F7D44" w:rsidRDefault="0070392A" w:rsidP="00C06FD0">
      <w:pPr>
        <w:numPr>
          <w:ilvl w:val="0"/>
          <w:numId w:val="18"/>
        </w:numPr>
        <w:spacing w:before="100" w:beforeAutospacing="1" w:after="100" w:afterAutospacing="1" w:line="240" w:lineRule="auto"/>
        <w:rPr>
          <w:rFonts w:ascii="Segoe UI" w:hAnsi="Segoe UI" w:cs="Segoe UI"/>
          <w:color w:val="24292E"/>
          <w:sz w:val="24"/>
        </w:rPr>
      </w:pPr>
      <w:hyperlink r:id="rId806" w:history="1">
        <w:r w:rsidR="00B65D77" w:rsidRPr="001F7D44">
          <w:rPr>
            <w:rStyle w:val="Hyperlink"/>
            <w:rFonts w:ascii="Segoe UI" w:hAnsi="Segoe UI" w:cs="Segoe UI"/>
            <w:color w:val="0366D6"/>
            <w:sz w:val="24"/>
          </w:rPr>
          <w:t xml:space="preserve">Foundations </w:t>
        </w:r>
        <w:proofErr w:type="gramStart"/>
        <w:r w:rsidR="00B65D77" w:rsidRPr="001F7D44">
          <w:rPr>
            <w:rStyle w:val="Hyperlink"/>
            <w:rFonts w:ascii="Segoe UI" w:hAnsi="Segoe UI" w:cs="Segoe UI"/>
            <w:color w:val="0366D6"/>
            <w:sz w:val="24"/>
          </w:rPr>
          <w:t>Of</w:t>
        </w:r>
        <w:proofErr w:type="gramEnd"/>
        <w:r w:rsidR="00B65D77" w:rsidRPr="001F7D44">
          <w:rPr>
            <w:rStyle w:val="Hyperlink"/>
            <w:rFonts w:ascii="Segoe UI" w:hAnsi="Segoe UI" w:cs="Segoe UI"/>
            <w:color w:val="0366D6"/>
            <w:sz w:val="24"/>
          </w:rPr>
          <w:t xml:space="preserve"> Computational Agents</w:t>
        </w:r>
      </w:hyperlink>
      <w:r w:rsidR="00B65D77" w:rsidRPr="001F7D44">
        <w:rPr>
          <w:rFonts w:ascii="Segoe UI" w:hAnsi="Segoe UI" w:cs="Segoe UI"/>
          <w:color w:val="24292E"/>
          <w:sz w:val="24"/>
        </w:rPr>
        <w:t> - This book is published by Cambridge University Press, 2010</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07" w:history="1">
        <w:r w:rsidR="00B65D77" w:rsidRPr="001F7D44">
          <w:rPr>
            <w:rStyle w:val="Hyperlink"/>
            <w:rFonts w:ascii="Segoe UI" w:hAnsi="Segoe UI" w:cs="Segoe UI"/>
            <w:color w:val="0366D6"/>
            <w:sz w:val="24"/>
          </w:rPr>
          <w:t xml:space="preserve">The Quest </w:t>
        </w:r>
        <w:proofErr w:type="gramStart"/>
        <w:r w:rsidR="00B65D77" w:rsidRPr="001F7D44">
          <w:rPr>
            <w:rStyle w:val="Hyperlink"/>
            <w:rFonts w:ascii="Segoe UI" w:hAnsi="Segoe UI" w:cs="Segoe UI"/>
            <w:color w:val="0366D6"/>
            <w:sz w:val="24"/>
          </w:rPr>
          <w:t>For</w:t>
        </w:r>
        <w:proofErr w:type="gramEnd"/>
        <w:r w:rsidR="00B65D77" w:rsidRPr="001F7D44">
          <w:rPr>
            <w:rStyle w:val="Hyperlink"/>
            <w:rFonts w:ascii="Segoe UI" w:hAnsi="Segoe UI" w:cs="Segoe UI"/>
            <w:color w:val="0366D6"/>
            <w:sz w:val="24"/>
          </w:rPr>
          <w:t xml:space="preserve"> Artificial Intelligence</w:t>
        </w:r>
      </w:hyperlink>
      <w:r w:rsidR="00B65D77" w:rsidRPr="001F7D44">
        <w:rPr>
          <w:rFonts w:ascii="Segoe UI" w:hAnsi="Segoe UI" w:cs="Segoe UI"/>
          <w:color w:val="24292E"/>
          <w:sz w:val="24"/>
        </w:rPr>
        <w:t> - This book traces the history of the subject, from the early dreams of eighteenth-century (and earlier) pioneers to the more successful work of today's AI engineers.</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08" w:history="1">
        <w:r w:rsidR="00B65D77" w:rsidRPr="001F7D44">
          <w:rPr>
            <w:rStyle w:val="Hyperlink"/>
            <w:rFonts w:ascii="Segoe UI" w:hAnsi="Segoe UI" w:cs="Segoe UI"/>
            <w:color w:val="0366D6"/>
            <w:sz w:val="24"/>
          </w:rPr>
          <w:t>Stanford CS229 - Machine Learning</w:t>
        </w:r>
      </w:hyperlink>
      <w:r w:rsidR="00B65D77" w:rsidRPr="001F7D44">
        <w:rPr>
          <w:rFonts w:ascii="Segoe UI" w:hAnsi="Segoe UI" w:cs="Segoe UI"/>
          <w:color w:val="24292E"/>
          <w:sz w:val="24"/>
        </w:rPr>
        <w:t> - This course provides a broad introduction to machine learning and statistical pattern recognition.</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09" w:history="1">
        <w:r w:rsidR="00B65D77" w:rsidRPr="001F7D44">
          <w:rPr>
            <w:rStyle w:val="Hyperlink"/>
            <w:rFonts w:ascii="Segoe UI" w:hAnsi="Segoe UI" w:cs="Segoe UI"/>
            <w:color w:val="0366D6"/>
            <w:sz w:val="24"/>
          </w:rPr>
          <w:t>Computers and Thought: A practical Introduction to Artificial Intelligence</w:t>
        </w:r>
      </w:hyperlink>
      <w:r w:rsidR="00B65D77" w:rsidRPr="001F7D44">
        <w:rPr>
          <w:rFonts w:ascii="Segoe UI" w:hAnsi="Segoe UI" w:cs="Segoe UI"/>
          <w:color w:val="24292E"/>
          <w:sz w:val="24"/>
        </w:rPr>
        <w:t> - The book covers computer simulation of human activities, such as problem solving and natural language understanding; computer vision; AI tools and techniques; an introduction to AI programming; symbolic and neural network models of cognition; the nature of mind and intelligence; and the social implications of AI and cognitive science.</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10" w:history="1">
        <w:r w:rsidR="00B65D77" w:rsidRPr="001F7D44">
          <w:rPr>
            <w:rStyle w:val="Hyperlink"/>
            <w:rFonts w:ascii="Segoe UI" w:hAnsi="Segoe UI" w:cs="Segoe UI"/>
            <w:color w:val="0366D6"/>
            <w:sz w:val="24"/>
          </w:rPr>
          <w:t>Society of Mind</w:t>
        </w:r>
      </w:hyperlink>
      <w:r w:rsidR="00B65D77" w:rsidRPr="001F7D44">
        <w:rPr>
          <w:rFonts w:ascii="Segoe UI" w:hAnsi="Segoe UI" w:cs="Segoe UI"/>
          <w:color w:val="24292E"/>
          <w:sz w:val="24"/>
        </w:rPr>
        <w:t> - Marvin Minsky's seminal work on how our mind works. Lot of Symbolic AI concepts have been derived from this basis.</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11" w:history="1">
        <w:r w:rsidR="00B65D77" w:rsidRPr="001F7D44">
          <w:rPr>
            <w:rStyle w:val="Hyperlink"/>
            <w:rFonts w:ascii="Segoe UI" w:hAnsi="Segoe UI" w:cs="Segoe UI"/>
            <w:color w:val="0366D6"/>
            <w:sz w:val="24"/>
          </w:rPr>
          <w:t>Artificial Intelligence and Molecular Biology</w:t>
        </w:r>
      </w:hyperlink>
      <w:r w:rsidR="00B65D77" w:rsidRPr="001F7D44">
        <w:rPr>
          <w:rFonts w:ascii="Segoe UI" w:hAnsi="Segoe UI" w:cs="Segoe UI"/>
          <w:color w:val="24292E"/>
          <w:sz w:val="24"/>
        </w:rPr>
        <w:t> - The current volume is an effort to bridge that range of exploration, from nucleotide to abstract concept, in contemporary AI/MB research.</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12" w:history="1">
        <w:r w:rsidR="00B65D77" w:rsidRPr="001F7D44">
          <w:rPr>
            <w:rStyle w:val="Hyperlink"/>
            <w:rFonts w:ascii="Segoe UI" w:hAnsi="Segoe UI" w:cs="Segoe UI"/>
            <w:color w:val="0366D6"/>
            <w:sz w:val="24"/>
          </w:rPr>
          <w:t xml:space="preserve">Brief Introduction </w:t>
        </w:r>
        <w:proofErr w:type="gramStart"/>
        <w:r w:rsidR="00B65D77" w:rsidRPr="001F7D44">
          <w:rPr>
            <w:rStyle w:val="Hyperlink"/>
            <w:rFonts w:ascii="Segoe UI" w:hAnsi="Segoe UI" w:cs="Segoe UI"/>
            <w:color w:val="0366D6"/>
            <w:sz w:val="24"/>
          </w:rPr>
          <w:t>To</w:t>
        </w:r>
        <w:proofErr w:type="gramEnd"/>
        <w:r w:rsidR="00B65D77" w:rsidRPr="001F7D44">
          <w:rPr>
            <w:rStyle w:val="Hyperlink"/>
            <w:rFonts w:ascii="Segoe UI" w:hAnsi="Segoe UI" w:cs="Segoe UI"/>
            <w:color w:val="0366D6"/>
            <w:sz w:val="24"/>
          </w:rPr>
          <w:t xml:space="preserve"> Educational Implications Of Artificial Intelligence</w:t>
        </w:r>
      </w:hyperlink>
      <w:r w:rsidR="00B65D77" w:rsidRPr="001F7D44">
        <w:rPr>
          <w:rFonts w:ascii="Segoe UI" w:hAnsi="Segoe UI" w:cs="Segoe UI"/>
          <w:color w:val="24292E"/>
          <w:sz w:val="24"/>
        </w:rPr>
        <w:t> - This book is designed to help preservice and inservice teachers learn about some of the educational implications of current uses of Artificial Intelligence as an aid to solving problems and accomplishing tasks.</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13" w:history="1">
        <w:r w:rsidR="00B65D77" w:rsidRPr="001F7D44">
          <w:rPr>
            <w:rStyle w:val="Hyperlink"/>
            <w:rFonts w:ascii="Segoe UI" w:hAnsi="Segoe UI" w:cs="Segoe UI"/>
            <w:color w:val="0366D6"/>
            <w:sz w:val="24"/>
          </w:rPr>
          <w:t>Encyclopedia: Computational intelligence</w:t>
        </w:r>
      </w:hyperlink>
      <w:r w:rsidR="00B65D77" w:rsidRPr="001F7D44">
        <w:rPr>
          <w:rFonts w:ascii="Segoe UI" w:hAnsi="Segoe UI" w:cs="Segoe UI"/>
          <w:color w:val="24292E"/>
          <w:sz w:val="24"/>
        </w:rPr>
        <w:t> - Scholarpedia is a peer-reviewed open-access encyclopedia written and maintained by scholarly experts from around the world.</w:t>
      </w:r>
    </w:p>
    <w:p w:rsidR="00B65D77" w:rsidRPr="001F7D44" w:rsidRDefault="0070392A" w:rsidP="00C06FD0">
      <w:pPr>
        <w:numPr>
          <w:ilvl w:val="0"/>
          <w:numId w:val="18"/>
        </w:numPr>
        <w:spacing w:before="60" w:after="100" w:afterAutospacing="1" w:line="240" w:lineRule="auto"/>
        <w:rPr>
          <w:rFonts w:ascii="Segoe UI" w:hAnsi="Segoe UI" w:cs="Segoe UI"/>
          <w:color w:val="24292E"/>
          <w:sz w:val="24"/>
        </w:rPr>
      </w:pPr>
      <w:hyperlink r:id="rId814" w:history="1">
        <w:r w:rsidR="00B65D77" w:rsidRPr="001F7D44">
          <w:rPr>
            <w:rStyle w:val="Hyperlink"/>
            <w:rFonts w:ascii="Segoe UI" w:hAnsi="Segoe UI" w:cs="Segoe UI"/>
            <w:color w:val="0366D6"/>
            <w:sz w:val="24"/>
          </w:rPr>
          <w:t>Ethical Artificial Intelligence</w:t>
        </w:r>
      </w:hyperlink>
      <w:r w:rsidR="00B65D77" w:rsidRPr="001F7D44">
        <w:rPr>
          <w:rFonts w:ascii="Segoe UI" w:hAnsi="Segoe UI" w:cs="Segoe UI"/>
          <w:color w:val="24292E"/>
          <w:sz w:val="24"/>
        </w:rPr>
        <w:t> - a book by Bill Hibbard that combines several peer reviewed papers and new material to analyze the issues of ethical artificial intelligence.</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6" w:name="_Toc494530762"/>
      <w:r w:rsidRPr="001F7D44">
        <w:rPr>
          <w:rFonts w:ascii="Segoe UI" w:hAnsi="Segoe UI" w:cs="Segoe UI"/>
          <w:color w:val="24292E"/>
          <w:sz w:val="38"/>
        </w:rPr>
        <w:t>Code</w:t>
      </w:r>
      <w:bookmarkEnd w:id="26"/>
    </w:p>
    <w:p w:rsidR="00B65D77" w:rsidRPr="001F7D44" w:rsidRDefault="0070392A" w:rsidP="00C06FD0">
      <w:pPr>
        <w:numPr>
          <w:ilvl w:val="0"/>
          <w:numId w:val="19"/>
        </w:numPr>
        <w:spacing w:before="100" w:beforeAutospacing="1" w:after="100" w:afterAutospacing="1" w:line="240" w:lineRule="auto"/>
        <w:rPr>
          <w:rFonts w:ascii="Segoe UI" w:hAnsi="Segoe UI" w:cs="Segoe UI"/>
          <w:color w:val="24292E"/>
          <w:sz w:val="24"/>
        </w:rPr>
      </w:pPr>
      <w:hyperlink r:id="rId815" w:history="1">
        <w:r w:rsidR="00B65D77" w:rsidRPr="001F7D44">
          <w:rPr>
            <w:rStyle w:val="Hyperlink"/>
            <w:rFonts w:ascii="Segoe UI" w:hAnsi="Segoe UI" w:cs="Segoe UI"/>
            <w:color w:val="0366D6"/>
            <w:sz w:val="24"/>
          </w:rPr>
          <w:t>AIMACode</w:t>
        </w:r>
      </w:hyperlink>
      <w:r w:rsidR="00B65D77" w:rsidRPr="001F7D44">
        <w:rPr>
          <w:rFonts w:ascii="Segoe UI" w:hAnsi="Segoe UI" w:cs="Segoe UI"/>
          <w:color w:val="24292E"/>
          <w:sz w:val="24"/>
        </w:rPr>
        <w:t> - Source code for "Artificial Intelligence: A Modern Approach" in Common Lisp, Java, Python. More to come.</w:t>
      </w:r>
    </w:p>
    <w:p w:rsidR="00B65D77" w:rsidRPr="001F7D44" w:rsidRDefault="0070392A" w:rsidP="00C06FD0">
      <w:pPr>
        <w:numPr>
          <w:ilvl w:val="0"/>
          <w:numId w:val="19"/>
        </w:numPr>
        <w:spacing w:before="60" w:after="100" w:afterAutospacing="1" w:line="240" w:lineRule="auto"/>
        <w:rPr>
          <w:rFonts w:ascii="Segoe UI" w:hAnsi="Segoe UI" w:cs="Segoe UI"/>
          <w:color w:val="24292E"/>
          <w:sz w:val="24"/>
        </w:rPr>
      </w:pPr>
      <w:hyperlink r:id="rId816" w:history="1">
        <w:r w:rsidR="00B65D77" w:rsidRPr="001F7D44">
          <w:rPr>
            <w:rStyle w:val="Hyperlink"/>
            <w:rFonts w:ascii="Segoe UI" w:hAnsi="Segoe UI" w:cs="Segoe UI"/>
            <w:color w:val="0366D6"/>
            <w:sz w:val="24"/>
          </w:rPr>
          <w:t>FANN</w:t>
        </w:r>
      </w:hyperlink>
      <w:r w:rsidR="00B65D77" w:rsidRPr="001F7D44">
        <w:rPr>
          <w:rFonts w:ascii="Segoe UI" w:hAnsi="Segoe UI" w:cs="Segoe UI"/>
          <w:color w:val="24292E"/>
          <w:sz w:val="24"/>
        </w:rPr>
        <w:t> - Fast Artificial Neural Network Library, native for C</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7" w:name="_Toc494530763"/>
      <w:r w:rsidRPr="001F7D44">
        <w:rPr>
          <w:rFonts w:ascii="Segoe UI" w:hAnsi="Segoe UI" w:cs="Segoe UI"/>
          <w:color w:val="24292E"/>
          <w:sz w:val="38"/>
        </w:rPr>
        <w:t>Videos</w:t>
      </w:r>
      <w:bookmarkEnd w:id="27"/>
    </w:p>
    <w:p w:rsidR="00B65D77" w:rsidRPr="001F7D44" w:rsidRDefault="0070392A" w:rsidP="00C06FD0">
      <w:pPr>
        <w:numPr>
          <w:ilvl w:val="0"/>
          <w:numId w:val="20"/>
        </w:numPr>
        <w:spacing w:before="100" w:beforeAutospacing="1" w:after="100" w:afterAutospacing="1" w:line="240" w:lineRule="auto"/>
        <w:rPr>
          <w:rFonts w:ascii="Segoe UI" w:hAnsi="Segoe UI" w:cs="Segoe UI"/>
          <w:color w:val="24292E"/>
          <w:sz w:val="24"/>
        </w:rPr>
      </w:pPr>
      <w:hyperlink r:id="rId817" w:history="1">
        <w:r w:rsidR="00B65D77" w:rsidRPr="001F7D44">
          <w:rPr>
            <w:rStyle w:val="Hyperlink"/>
            <w:rFonts w:ascii="Segoe UI" w:hAnsi="Segoe UI" w:cs="Segoe UI"/>
            <w:color w:val="0366D6"/>
            <w:sz w:val="24"/>
          </w:rPr>
          <w:t>A tutorial on Deep Learning</w:t>
        </w:r>
      </w:hyperlink>
    </w:p>
    <w:p w:rsidR="00B65D77" w:rsidRPr="001F7D44" w:rsidRDefault="0070392A" w:rsidP="00C06FD0">
      <w:pPr>
        <w:numPr>
          <w:ilvl w:val="0"/>
          <w:numId w:val="20"/>
        </w:numPr>
        <w:spacing w:before="60" w:after="100" w:afterAutospacing="1" w:line="240" w:lineRule="auto"/>
        <w:rPr>
          <w:rFonts w:ascii="Segoe UI" w:hAnsi="Segoe UI" w:cs="Segoe UI"/>
          <w:color w:val="24292E"/>
          <w:sz w:val="24"/>
        </w:rPr>
      </w:pPr>
      <w:hyperlink r:id="rId818" w:history="1">
        <w:r w:rsidR="00B65D77" w:rsidRPr="001F7D44">
          <w:rPr>
            <w:rStyle w:val="Hyperlink"/>
            <w:rFonts w:ascii="Segoe UI" w:hAnsi="Segoe UI" w:cs="Segoe UI"/>
            <w:color w:val="0366D6"/>
            <w:sz w:val="24"/>
          </w:rPr>
          <w:t>Basics of Computational Reinforcement Learning</w:t>
        </w:r>
      </w:hyperlink>
    </w:p>
    <w:p w:rsidR="00B65D77" w:rsidRPr="001F7D44" w:rsidRDefault="0070392A" w:rsidP="00C06FD0">
      <w:pPr>
        <w:numPr>
          <w:ilvl w:val="0"/>
          <w:numId w:val="20"/>
        </w:numPr>
        <w:spacing w:before="60" w:after="100" w:afterAutospacing="1" w:line="240" w:lineRule="auto"/>
        <w:rPr>
          <w:rFonts w:ascii="Segoe UI" w:hAnsi="Segoe UI" w:cs="Segoe UI"/>
          <w:color w:val="24292E"/>
          <w:sz w:val="24"/>
        </w:rPr>
      </w:pPr>
      <w:hyperlink r:id="rId819" w:history="1">
        <w:r w:rsidR="00B65D77" w:rsidRPr="001F7D44">
          <w:rPr>
            <w:rStyle w:val="Hyperlink"/>
            <w:rFonts w:ascii="Segoe UI" w:hAnsi="Segoe UI" w:cs="Segoe UI"/>
            <w:color w:val="0366D6"/>
            <w:sz w:val="24"/>
          </w:rPr>
          <w:t>Deep Reinforcement Learning</w:t>
        </w:r>
      </w:hyperlink>
    </w:p>
    <w:p w:rsidR="00B65D77" w:rsidRPr="001F7D44" w:rsidRDefault="0070392A" w:rsidP="00C06FD0">
      <w:pPr>
        <w:numPr>
          <w:ilvl w:val="0"/>
          <w:numId w:val="20"/>
        </w:numPr>
        <w:spacing w:before="60" w:after="100" w:afterAutospacing="1" w:line="240" w:lineRule="auto"/>
        <w:rPr>
          <w:rFonts w:ascii="Segoe UI" w:hAnsi="Segoe UI" w:cs="Segoe UI"/>
          <w:color w:val="24292E"/>
          <w:sz w:val="24"/>
        </w:rPr>
      </w:pPr>
      <w:hyperlink r:id="rId820" w:history="1">
        <w:r w:rsidR="00B65D77" w:rsidRPr="001F7D44">
          <w:rPr>
            <w:rStyle w:val="Hyperlink"/>
            <w:rFonts w:ascii="Segoe UI" w:hAnsi="Segoe UI" w:cs="Segoe UI"/>
            <w:color w:val="0366D6"/>
            <w:sz w:val="24"/>
          </w:rPr>
          <w:t>Intelligent agents and paradigms for AI</w:t>
        </w:r>
      </w:hyperlink>
    </w:p>
    <w:p w:rsidR="00B65D77" w:rsidRPr="001F7D44" w:rsidRDefault="0070392A" w:rsidP="00C06FD0">
      <w:pPr>
        <w:numPr>
          <w:ilvl w:val="0"/>
          <w:numId w:val="20"/>
        </w:numPr>
        <w:spacing w:before="60" w:after="100" w:afterAutospacing="1" w:line="240" w:lineRule="auto"/>
        <w:rPr>
          <w:rFonts w:ascii="Segoe UI" w:hAnsi="Segoe UI" w:cs="Segoe UI"/>
          <w:color w:val="24292E"/>
          <w:sz w:val="24"/>
        </w:rPr>
      </w:pPr>
      <w:hyperlink r:id="rId821" w:history="1">
        <w:r w:rsidR="00B65D77" w:rsidRPr="001F7D44">
          <w:rPr>
            <w:rStyle w:val="Hyperlink"/>
            <w:rFonts w:ascii="Segoe UI" w:hAnsi="Segoe UI" w:cs="Segoe UI"/>
            <w:color w:val="0366D6"/>
            <w:sz w:val="24"/>
          </w:rPr>
          <w:t xml:space="preserve">The Unreasonable Effectiveness </w:t>
        </w:r>
        <w:proofErr w:type="gramStart"/>
        <w:r w:rsidR="00B65D77" w:rsidRPr="001F7D44">
          <w:rPr>
            <w:rStyle w:val="Hyperlink"/>
            <w:rFonts w:ascii="Segoe UI" w:hAnsi="Segoe UI" w:cs="Segoe UI"/>
            <w:color w:val="0366D6"/>
            <w:sz w:val="24"/>
          </w:rPr>
          <w:t>Of</w:t>
        </w:r>
        <w:proofErr w:type="gramEnd"/>
        <w:r w:rsidR="00B65D77" w:rsidRPr="001F7D44">
          <w:rPr>
            <w:rStyle w:val="Hyperlink"/>
            <w:rFonts w:ascii="Segoe UI" w:hAnsi="Segoe UI" w:cs="Segoe UI"/>
            <w:color w:val="0366D6"/>
            <w:sz w:val="24"/>
          </w:rPr>
          <w:t xml:space="preserve"> Deep Learning</w:t>
        </w:r>
      </w:hyperlink>
      <w:r w:rsidR="00B65D77" w:rsidRPr="001F7D44">
        <w:rPr>
          <w:rFonts w:ascii="Segoe UI" w:hAnsi="Segoe UI" w:cs="Segoe UI"/>
          <w:color w:val="24292E"/>
          <w:sz w:val="24"/>
        </w:rPr>
        <w:t> - The Director of Facebook's AI Research, Dr. Yann LeCun gives a talk on deep convolutional neural networks and their applications to machine learning and computer vision</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8" w:name="_Toc494530764"/>
      <w:r w:rsidRPr="001F7D44">
        <w:rPr>
          <w:rFonts w:ascii="Segoe UI" w:hAnsi="Segoe UI" w:cs="Segoe UI"/>
          <w:color w:val="24292E"/>
          <w:sz w:val="38"/>
        </w:rPr>
        <w:t>Learning</w:t>
      </w:r>
      <w:bookmarkEnd w:id="28"/>
    </w:p>
    <w:p w:rsidR="00B65D77" w:rsidRPr="001F7D44" w:rsidRDefault="0070392A" w:rsidP="00C06FD0">
      <w:pPr>
        <w:numPr>
          <w:ilvl w:val="0"/>
          <w:numId w:val="21"/>
        </w:numPr>
        <w:spacing w:before="100" w:beforeAutospacing="1" w:after="100" w:afterAutospacing="1" w:line="240" w:lineRule="auto"/>
        <w:rPr>
          <w:rFonts w:ascii="Segoe UI" w:hAnsi="Segoe UI" w:cs="Segoe UI"/>
          <w:color w:val="24292E"/>
          <w:sz w:val="24"/>
        </w:rPr>
      </w:pPr>
      <w:hyperlink r:id="rId822" w:history="1">
        <w:r w:rsidR="00B65D77" w:rsidRPr="001F7D44">
          <w:rPr>
            <w:rStyle w:val="Hyperlink"/>
            <w:rFonts w:ascii="Segoe UI" w:hAnsi="Segoe UI" w:cs="Segoe UI"/>
            <w:color w:val="0366D6"/>
            <w:sz w:val="24"/>
          </w:rPr>
          <w:t xml:space="preserve">Deep Learning. Methods </w:t>
        </w:r>
        <w:proofErr w:type="gramStart"/>
        <w:r w:rsidR="00B65D77" w:rsidRPr="001F7D44">
          <w:rPr>
            <w:rStyle w:val="Hyperlink"/>
            <w:rFonts w:ascii="Segoe UI" w:hAnsi="Segoe UI" w:cs="Segoe UI"/>
            <w:color w:val="0366D6"/>
            <w:sz w:val="24"/>
          </w:rPr>
          <w:t>And</w:t>
        </w:r>
        <w:proofErr w:type="gramEnd"/>
        <w:r w:rsidR="00B65D77" w:rsidRPr="001F7D44">
          <w:rPr>
            <w:rStyle w:val="Hyperlink"/>
            <w:rFonts w:ascii="Segoe UI" w:hAnsi="Segoe UI" w:cs="Segoe UI"/>
            <w:color w:val="0366D6"/>
            <w:sz w:val="24"/>
          </w:rPr>
          <w:t xml:space="preserve"> Applications</w:t>
        </w:r>
      </w:hyperlink>
      <w:r w:rsidR="00B65D77" w:rsidRPr="001F7D44">
        <w:rPr>
          <w:rFonts w:ascii="Segoe UI" w:hAnsi="Segoe UI" w:cs="Segoe UI"/>
          <w:color w:val="24292E"/>
          <w:sz w:val="24"/>
        </w:rPr>
        <w:t> Free book from Microsoft Research</w:t>
      </w:r>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23" w:history="1">
        <w:r w:rsidR="00B65D77" w:rsidRPr="001F7D44">
          <w:rPr>
            <w:rStyle w:val="Hyperlink"/>
            <w:rFonts w:ascii="Segoe UI" w:hAnsi="Segoe UI" w:cs="Segoe UI"/>
            <w:color w:val="0366D6"/>
            <w:sz w:val="24"/>
          </w:rPr>
          <w:t xml:space="preserve">Neural Networks </w:t>
        </w:r>
        <w:proofErr w:type="gramStart"/>
        <w:r w:rsidR="00B65D77" w:rsidRPr="001F7D44">
          <w:rPr>
            <w:rStyle w:val="Hyperlink"/>
            <w:rFonts w:ascii="Segoe UI" w:hAnsi="Segoe UI" w:cs="Segoe UI"/>
            <w:color w:val="0366D6"/>
            <w:sz w:val="24"/>
          </w:rPr>
          <w:t>And</w:t>
        </w:r>
        <w:proofErr w:type="gramEnd"/>
        <w:r w:rsidR="00B65D77" w:rsidRPr="001F7D44">
          <w:rPr>
            <w:rStyle w:val="Hyperlink"/>
            <w:rFonts w:ascii="Segoe UI" w:hAnsi="Segoe UI" w:cs="Segoe UI"/>
            <w:color w:val="0366D6"/>
            <w:sz w:val="24"/>
          </w:rPr>
          <w:t xml:space="preserve"> Deep Learning</w:t>
        </w:r>
      </w:hyperlink>
      <w:r w:rsidR="00B65D77" w:rsidRPr="001F7D44">
        <w:rPr>
          <w:rFonts w:ascii="Segoe UI" w:hAnsi="Segoe UI" w:cs="Segoe UI"/>
          <w:color w:val="24292E"/>
          <w:sz w:val="24"/>
        </w:rPr>
        <w:t> - Neural networks and deep learning currently provide the best solutions to many problems in image recognition, speech recognition, and natural language processing. This book will teach you the core concepts behind neural networks and deep learning</w:t>
      </w:r>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24" w:history="1">
        <w:r w:rsidR="00B65D77" w:rsidRPr="001F7D44">
          <w:rPr>
            <w:rStyle w:val="Hyperlink"/>
            <w:rFonts w:ascii="Segoe UI" w:hAnsi="Segoe UI" w:cs="Segoe UI"/>
            <w:color w:val="0366D6"/>
            <w:sz w:val="24"/>
          </w:rPr>
          <w:t>Machine Learning: A Probabilistic Perspective</w:t>
        </w:r>
      </w:hyperlink>
      <w:r w:rsidR="00B65D77" w:rsidRPr="001F7D44">
        <w:rPr>
          <w:rFonts w:ascii="Segoe UI" w:hAnsi="Segoe UI" w:cs="Segoe UI"/>
          <w:color w:val="24292E"/>
          <w:sz w:val="24"/>
        </w:rPr>
        <w:t> - This textbook offers a comprehensive and self-contained introduction to the field of machine learning, based on a unified, probabilistic approach</w:t>
      </w:r>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25" w:history="1">
        <w:r w:rsidR="00B65D77" w:rsidRPr="001F7D44">
          <w:rPr>
            <w:rStyle w:val="Hyperlink"/>
            <w:rFonts w:ascii="Segoe UI" w:hAnsi="Segoe UI" w:cs="Segoe UI"/>
            <w:color w:val="0366D6"/>
            <w:sz w:val="24"/>
          </w:rPr>
          <w:t>Deep Learning</w:t>
        </w:r>
      </w:hyperlink>
      <w:r w:rsidR="00B65D77" w:rsidRPr="001F7D44">
        <w:rPr>
          <w:rFonts w:ascii="Segoe UI" w:hAnsi="Segoe UI" w:cs="Segoe UI"/>
          <w:color w:val="24292E"/>
          <w:sz w:val="24"/>
        </w:rPr>
        <w:t> - Yoshua Bengio, Ian Goodfellow and Aaron Courville put together this currently free (and draft version) book on deep learning. The book is kept up-to-date and covers a wide range of topics in depth (up to and including sequence-to-sequence learning).</w:t>
      </w:r>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26" w:history="1">
        <w:r w:rsidR="00B65D77" w:rsidRPr="001F7D44">
          <w:rPr>
            <w:rStyle w:val="Hyperlink"/>
            <w:rFonts w:ascii="Segoe UI" w:hAnsi="Segoe UI" w:cs="Segoe UI"/>
            <w:color w:val="0366D6"/>
            <w:sz w:val="24"/>
          </w:rPr>
          <w:t>Getting Started with Deep Learning and Python</w:t>
        </w:r>
      </w:hyperlink>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27" w:history="1">
        <w:r w:rsidR="00B65D77" w:rsidRPr="001F7D44">
          <w:rPr>
            <w:rStyle w:val="Hyperlink"/>
            <w:rFonts w:ascii="Segoe UI" w:hAnsi="Segoe UI" w:cs="Segoe UI"/>
            <w:color w:val="0366D6"/>
            <w:sz w:val="24"/>
          </w:rPr>
          <w:t>Machine Learning Mastery</w:t>
        </w:r>
      </w:hyperlink>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28" w:history="1">
        <w:r w:rsidR="00B65D77" w:rsidRPr="001F7D44">
          <w:rPr>
            <w:rStyle w:val="Hyperlink"/>
            <w:rFonts w:ascii="Segoe UI" w:hAnsi="Segoe UI" w:cs="Segoe UI"/>
            <w:color w:val="0366D6"/>
            <w:sz w:val="24"/>
          </w:rPr>
          <w:t>Deep Learning.net</w:t>
        </w:r>
      </w:hyperlink>
      <w:r w:rsidR="00B65D77" w:rsidRPr="001F7D44">
        <w:rPr>
          <w:rFonts w:ascii="Segoe UI" w:hAnsi="Segoe UI" w:cs="Segoe UI"/>
          <w:color w:val="24292E"/>
          <w:sz w:val="24"/>
        </w:rPr>
        <w:t> - Aggregation site for DL resources</w:t>
      </w:r>
    </w:p>
    <w:p w:rsidR="00B65D77" w:rsidRPr="001F7D44" w:rsidRDefault="0070392A" w:rsidP="00E45729">
      <w:pPr>
        <w:numPr>
          <w:ilvl w:val="0"/>
          <w:numId w:val="21"/>
        </w:numPr>
        <w:spacing w:before="60" w:after="100" w:afterAutospacing="1" w:line="240" w:lineRule="auto"/>
        <w:rPr>
          <w:rFonts w:ascii="Segoe UI" w:hAnsi="Segoe UI" w:cs="Segoe UI"/>
          <w:color w:val="24292E"/>
          <w:sz w:val="24"/>
        </w:rPr>
      </w:pPr>
      <w:hyperlink r:id="rId829" w:history="1">
        <w:r w:rsidR="00B65D77" w:rsidRPr="001F7D44">
          <w:rPr>
            <w:rStyle w:val="Hyperlink"/>
            <w:rFonts w:ascii="Segoe UI" w:hAnsi="Segoe UI" w:cs="Segoe UI"/>
            <w:color w:val="0366D6"/>
            <w:sz w:val="24"/>
          </w:rPr>
          <w:t>Awesome Machine Learning</w:t>
        </w:r>
      </w:hyperlink>
      <w:r w:rsidR="00B65D77" w:rsidRPr="001F7D44">
        <w:rPr>
          <w:rFonts w:ascii="Segoe UI" w:hAnsi="Segoe UI" w:cs="Segoe UI"/>
          <w:color w:val="24292E"/>
          <w:sz w:val="24"/>
        </w:rPr>
        <w:t> - Like this Github, but ML-focused</w:t>
      </w:r>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30" w:history="1">
        <w:r w:rsidR="00B65D77" w:rsidRPr="001F7D44">
          <w:rPr>
            <w:rStyle w:val="Hyperlink"/>
            <w:rFonts w:ascii="Segoe UI" w:hAnsi="Segoe UI" w:cs="Segoe UI"/>
            <w:color w:val="0366D6"/>
            <w:sz w:val="24"/>
          </w:rPr>
          <w:t>FastML</w:t>
        </w:r>
      </w:hyperlink>
    </w:p>
    <w:p w:rsidR="00B65D77" w:rsidRPr="001F7D44" w:rsidRDefault="0070392A" w:rsidP="00C06FD0">
      <w:pPr>
        <w:numPr>
          <w:ilvl w:val="0"/>
          <w:numId w:val="21"/>
        </w:numPr>
        <w:spacing w:before="60" w:after="100" w:afterAutospacing="1" w:line="240" w:lineRule="auto"/>
        <w:rPr>
          <w:rFonts w:ascii="Segoe UI" w:hAnsi="Segoe UI" w:cs="Segoe UI"/>
          <w:color w:val="24292E"/>
          <w:sz w:val="24"/>
        </w:rPr>
      </w:pPr>
      <w:hyperlink r:id="rId831" w:history="1">
        <w:r w:rsidR="00B65D77" w:rsidRPr="001F7D44">
          <w:rPr>
            <w:rStyle w:val="Hyperlink"/>
            <w:rFonts w:ascii="Segoe UI" w:hAnsi="Segoe UI" w:cs="Segoe UI"/>
            <w:color w:val="0366D6"/>
            <w:sz w:val="24"/>
          </w:rPr>
          <w:t>Awesome Deep Learning Resources</w:t>
        </w:r>
      </w:hyperlink>
      <w:r w:rsidR="00B65D77" w:rsidRPr="001F7D44">
        <w:rPr>
          <w:rFonts w:ascii="Segoe UI" w:hAnsi="Segoe UI" w:cs="Segoe UI"/>
          <w:color w:val="24292E"/>
          <w:sz w:val="24"/>
        </w:rPr>
        <w:t> - Rough list of learning resources for Deep Learning</w:t>
      </w:r>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29" w:name="_Toc494530765"/>
      <w:r w:rsidRPr="001F7D44">
        <w:rPr>
          <w:rFonts w:ascii="Segoe UI" w:hAnsi="Segoe UI" w:cs="Segoe UI"/>
          <w:color w:val="24292E"/>
          <w:sz w:val="38"/>
        </w:rPr>
        <w:t>Organizations</w:t>
      </w:r>
      <w:bookmarkEnd w:id="29"/>
    </w:p>
    <w:p w:rsidR="00B65D77" w:rsidRPr="001F7D44" w:rsidRDefault="0070392A" w:rsidP="00C06FD0">
      <w:pPr>
        <w:numPr>
          <w:ilvl w:val="0"/>
          <w:numId w:val="22"/>
        </w:numPr>
        <w:spacing w:before="100" w:beforeAutospacing="1" w:after="100" w:afterAutospacing="1" w:line="240" w:lineRule="auto"/>
        <w:rPr>
          <w:rFonts w:ascii="Segoe UI" w:hAnsi="Segoe UI" w:cs="Segoe UI"/>
          <w:color w:val="24292E"/>
          <w:sz w:val="24"/>
        </w:rPr>
      </w:pPr>
      <w:hyperlink r:id="rId832" w:history="1">
        <w:r w:rsidR="00B65D77" w:rsidRPr="001F7D44">
          <w:rPr>
            <w:rStyle w:val="Hyperlink"/>
            <w:rFonts w:ascii="Segoe UI" w:hAnsi="Segoe UI" w:cs="Segoe UI"/>
            <w:color w:val="0366D6"/>
            <w:sz w:val="24"/>
          </w:rPr>
          <w:t>IEEE Computational Intelligence Society</w:t>
        </w:r>
      </w:hyperlink>
    </w:p>
    <w:p w:rsidR="00B65D77" w:rsidRPr="001F7D44" w:rsidRDefault="0070392A" w:rsidP="00C06FD0">
      <w:pPr>
        <w:numPr>
          <w:ilvl w:val="0"/>
          <w:numId w:val="22"/>
        </w:numPr>
        <w:spacing w:before="60" w:after="100" w:afterAutospacing="1" w:line="240" w:lineRule="auto"/>
        <w:rPr>
          <w:rFonts w:ascii="Segoe UI" w:hAnsi="Segoe UI" w:cs="Segoe UI"/>
          <w:color w:val="24292E"/>
          <w:sz w:val="24"/>
        </w:rPr>
      </w:pPr>
      <w:hyperlink r:id="rId833" w:history="1">
        <w:r w:rsidR="00B65D77" w:rsidRPr="001F7D44">
          <w:rPr>
            <w:rStyle w:val="Hyperlink"/>
            <w:rFonts w:ascii="Segoe UI" w:hAnsi="Segoe UI" w:cs="Segoe UI"/>
            <w:color w:val="0366D6"/>
            <w:sz w:val="24"/>
          </w:rPr>
          <w:t>Machine Intelligence Research Institute</w:t>
        </w:r>
      </w:hyperlink>
    </w:p>
    <w:p w:rsidR="00B65D77" w:rsidRPr="001F7D44" w:rsidRDefault="0070392A" w:rsidP="00C06FD0">
      <w:pPr>
        <w:numPr>
          <w:ilvl w:val="0"/>
          <w:numId w:val="22"/>
        </w:numPr>
        <w:spacing w:before="60" w:after="100" w:afterAutospacing="1" w:line="240" w:lineRule="auto"/>
        <w:rPr>
          <w:rFonts w:ascii="Segoe UI" w:hAnsi="Segoe UI" w:cs="Segoe UI"/>
          <w:color w:val="24292E"/>
          <w:sz w:val="24"/>
        </w:rPr>
      </w:pPr>
      <w:hyperlink r:id="rId834" w:history="1">
        <w:r w:rsidR="00B65D77" w:rsidRPr="001F7D44">
          <w:rPr>
            <w:rStyle w:val="Hyperlink"/>
            <w:rFonts w:ascii="Segoe UI" w:hAnsi="Segoe UI" w:cs="Segoe UI"/>
            <w:color w:val="0366D6"/>
            <w:sz w:val="24"/>
          </w:rPr>
          <w:t>OpenAI</w:t>
        </w:r>
      </w:hyperlink>
    </w:p>
    <w:p w:rsidR="00B65D77" w:rsidRPr="001F7D44" w:rsidRDefault="0070392A" w:rsidP="00C06FD0">
      <w:pPr>
        <w:numPr>
          <w:ilvl w:val="0"/>
          <w:numId w:val="22"/>
        </w:numPr>
        <w:spacing w:before="60" w:after="100" w:afterAutospacing="1" w:line="240" w:lineRule="auto"/>
        <w:rPr>
          <w:rFonts w:ascii="Segoe UI" w:hAnsi="Segoe UI" w:cs="Segoe UI"/>
          <w:color w:val="24292E"/>
          <w:sz w:val="24"/>
        </w:rPr>
      </w:pPr>
      <w:hyperlink r:id="rId835" w:history="1">
        <w:r w:rsidR="00B65D77" w:rsidRPr="001F7D44">
          <w:rPr>
            <w:rStyle w:val="Hyperlink"/>
            <w:rFonts w:ascii="Segoe UI" w:hAnsi="Segoe UI" w:cs="Segoe UI"/>
            <w:color w:val="0366D6"/>
            <w:sz w:val="24"/>
          </w:rPr>
          <w:t xml:space="preserve">Association </w:t>
        </w:r>
        <w:proofErr w:type="gramStart"/>
        <w:r w:rsidR="00B65D77" w:rsidRPr="001F7D44">
          <w:rPr>
            <w:rStyle w:val="Hyperlink"/>
            <w:rFonts w:ascii="Segoe UI" w:hAnsi="Segoe UI" w:cs="Segoe UI"/>
            <w:color w:val="0366D6"/>
            <w:sz w:val="24"/>
          </w:rPr>
          <w:t>For</w:t>
        </w:r>
        <w:proofErr w:type="gramEnd"/>
        <w:r w:rsidR="00B65D77" w:rsidRPr="001F7D44">
          <w:rPr>
            <w:rStyle w:val="Hyperlink"/>
            <w:rFonts w:ascii="Segoe UI" w:hAnsi="Segoe UI" w:cs="Segoe UI"/>
            <w:color w:val="0366D6"/>
            <w:sz w:val="24"/>
          </w:rPr>
          <w:t xml:space="preserve"> The Advancement of Artificial Intelligence</w:t>
        </w:r>
      </w:hyperlink>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30" w:name="_Toc494530766"/>
      <w:r w:rsidRPr="001F7D44">
        <w:rPr>
          <w:rFonts w:ascii="Segoe UI" w:hAnsi="Segoe UI" w:cs="Segoe UI"/>
          <w:color w:val="24292E"/>
          <w:sz w:val="38"/>
        </w:rPr>
        <w:t>Journals</w:t>
      </w:r>
      <w:bookmarkEnd w:id="30"/>
    </w:p>
    <w:p w:rsidR="00B65D77" w:rsidRPr="001F7D44" w:rsidRDefault="0070392A" w:rsidP="00C06FD0">
      <w:pPr>
        <w:numPr>
          <w:ilvl w:val="0"/>
          <w:numId w:val="23"/>
        </w:numPr>
        <w:spacing w:before="100" w:beforeAutospacing="1" w:after="100" w:afterAutospacing="1" w:line="240" w:lineRule="auto"/>
        <w:rPr>
          <w:rFonts w:ascii="Segoe UI" w:hAnsi="Segoe UI" w:cs="Segoe UI"/>
          <w:color w:val="24292E"/>
          <w:sz w:val="24"/>
        </w:rPr>
      </w:pPr>
      <w:hyperlink r:id="rId836" w:history="1">
        <w:r w:rsidR="00B65D77" w:rsidRPr="001F7D44">
          <w:rPr>
            <w:rStyle w:val="Hyperlink"/>
            <w:rFonts w:ascii="Segoe UI" w:hAnsi="Segoe UI" w:cs="Segoe UI"/>
            <w:color w:val="0366D6"/>
            <w:sz w:val="24"/>
          </w:rPr>
          <w:t>AI &amp; Society</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37" w:history="1">
        <w:r w:rsidR="00B65D77" w:rsidRPr="001F7D44">
          <w:rPr>
            <w:rStyle w:val="Hyperlink"/>
            <w:rFonts w:ascii="Segoe UI" w:hAnsi="Segoe UI" w:cs="Segoe UI"/>
            <w:color w:val="0366D6"/>
            <w:sz w:val="24"/>
          </w:rPr>
          <w:t>Annals of Mathematics and Artifical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38" w:history="1">
        <w:r w:rsidR="00B65D77" w:rsidRPr="001F7D44">
          <w:rPr>
            <w:rStyle w:val="Hyperlink"/>
            <w:rFonts w:ascii="Segoe UI" w:hAnsi="Segoe UI" w:cs="Segoe UI"/>
            <w:color w:val="0366D6"/>
            <w:sz w:val="24"/>
          </w:rPr>
          <w:t>Applicable Algebra in Engineering, Communication and Computing</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39" w:history="1">
        <w:r w:rsidR="00B65D77" w:rsidRPr="001F7D44">
          <w:rPr>
            <w:rStyle w:val="Hyperlink"/>
            <w:rFonts w:ascii="Segoe UI" w:hAnsi="Segoe UI" w:cs="Segoe UI"/>
            <w:color w:val="0366D6"/>
            <w:sz w:val="24"/>
          </w:rPr>
          <w:t>Applied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0" w:history="1">
        <w:r w:rsidR="00B65D77" w:rsidRPr="001F7D44">
          <w:rPr>
            <w:rStyle w:val="Hyperlink"/>
            <w:rFonts w:ascii="Segoe UI" w:hAnsi="Segoe UI" w:cs="Segoe UI"/>
            <w:color w:val="0366D6"/>
            <w:sz w:val="24"/>
          </w:rPr>
          <w:t>Artificial Intelligence Review</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1" w:history="1">
        <w:r w:rsidR="00B65D77" w:rsidRPr="001F7D44">
          <w:rPr>
            <w:rStyle w:val="Hyperlink"/>
            <w:rFonts w:ascii="Segoe UI" w:hAnsi="Segoe UI" w:cs="Segoe UI"/>
            <w:color w:val="0366D6"/>
            <w:sz w:val="24"/>
          </w:rPr>
          <w:t>Automated Software Engineering</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2" w:history="1">
        <w:r w:rsidR="00B65D77" w:rsidRPr="001F7D44">
          <w:rPr>
            <w:rStyle w:val="Hyperlink"/>
            <w:rFonts w:ascii="Segoe UI" w:hAnsi="Segoe UI" w:cs="Segoe UI"/>
            <w:color w:val="0366D6"/>
            <w:sz w:val="24"/>
          </w:rPr>
          <w:t>Autonomous Agents and Multi-Agent Systems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3" w:history="1">
        <w:r w:rsidR="00B65D77" w:rsidRPr="001F7D44">
          <w:rPr>
            <w:rStyle w:val="Hyperlink"/>
            <w:rFonts w:ascii="Segoe UI" w:hAnsi="Segoe UI" w:cs="Segoe UI"/>
            <w:color w:val="0366D6"/>
            <w:sz w:val="24"/>
          </w:rPr>
          <w:t>Computational and Mathematical Organization Theory</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4" w:history="1">
        <w:r w:rsidR="00B65D77" w:rsidRPr="001F7D44">
          <w:rPr>
            <w:rStyle w:val="Hyperlink"/>
            <w:rFonts w:ascii="Segoe UI" w:hAnsi="Segoe UI" w:cs="Segoe UI"/>
            <w:color w:val="0366D6"/>
            <w:sz w:val="24"/>
          </w:rPr>
          <w:t>Evolutionary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5" w:history="1">
        <w:r w:rsidR="00B65D77" w:rsidRPr="001F7D44">
          <w:rPr>
            <w:rStyle w:val="Hyperlink"/>
            <w:rFonts w:ascii="Segoe UI" w:hAnsi="Segoe UI" w:cs="Segoe UI"/>
            <w:color w:val="0366D6"/>
            <w:sz w:val="24"/>
          </w:rPr>
          <w:t>Intelligent Industrial Systems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6" w:history="1">
        <w:r w:rsidR="00B65D77" w:rsidRPr="001F7D44">
          <w:rPr>
            <w:rStyle w:val="Hyperlink"/>
            <w:rFonts w:ascii="Segoe UI" w:hAnsi="Segoe UI" w:cs="Segoe UI"/>
            <w:color w:val="0366D6"/>
            <w:sz w:val="24"/>
          </w:rPr>
          <w:t>Journal of Automated Reasoning</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7" w:history="1">
        <w:r w:rsidR="00B65D77" w:rsidRPr="001F7D44">
          <w:rPr>
            <w:rStyle w:val="Hyperlink"/>
            <w:rFonts w:ascii="Segoe UI" w:hAnsi="Segoe UI" w:cs="Segoe UI"/>
            <w:color w:val="0366D6"/>
            <w:sz w:val="24"/>
          </w:rPr>
          <w:t>Journal on Data Semantics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8" w:history="1">
        <w:r w:rsidR="00B65D77" w:rsidRPr="001F7D44">
          <w:rPr>
            <w:rStyle w:val="Hyperlink"/>
            <w:rFonts w:ascii="Segoe UI" w:hAnsi="Segoe UI" w:cs="Segoe UI"/>
            <w:color w:val="0366D6"/>
            <w:sz w:val="24"/>
          </w:rPr>
          <w:t>Journal of Intelligent Information Systems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49" w:history="1">
        <w:r w:rsidR="00B65D77" w:rsidRPr="001F7D44">
          <w:rPr>
            <w:rStyle w:val="Hyperlink"/>
            <w:rFonts w:ascii="Segoe UI" w:hAnsi="Segoe UI" w:cs="Segoe UI"/>
            <w:color w:val="0366D6"/>
            <w:sz w:val="24"/>
          </w:rPr>
          <w:t>Minds and Machines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0" w:history="1">
        <w:r w:rsidR="00B65D77" w:rsidRPr="001F7D44">
          <w:rPr>
            <w:rStyle w:val="Hyperlink"/>
            <w:rFonts w:ascii="Segoe UI" w:hAnsi="Segoe UI" w:cs="Segoe UI"/>
            <w:color w:val="0366D6"/>
            <w:sz w:val="24"/>
          </w:rPr>
          <w:t>Progress in Artificial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1" w:history="1">
        <w:r w:rsidR="00B65D77" w:rsidRPr="001F7D44">
          <w:rPr>
            <w:rStyle w:val="Hyperlink"/>
            <w:rFonts w:ascii="Segoe UI" w:hAnsi="Segoe UI" w:cs="Segoe UI"/>
            <w:color w:val="0366D6"/>
            <w:sz w:val="24"/>
          </w:rPr>
          <w:t>Artificial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2" w:history="1">
        <w:r w:rsidR="00B65D77" w:rsidRPr="001F7D44">
          <w:rPr>
            <w:rStyle w:val="Hyperlink"/>
            <w:rFonts w:ascii="Segoe UI" w:hAnsi="Segoe UI" w:cs="Segoe UI"/>
            <w:color w:val="0366D6"/>
            <w:sz w:val="24"/>
          </w:rPr>
          <w:t>Journal of Artificial Intelligence Research</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3" w:history="1">
        <w:r w:rsidR="00B65D77" w:rsidRPr="001F7D44">
          <w:rPr>
            <w:rStyle w:val="Hyperlink"/>
            <w:rFonts w:ascii="Segoe UI" w:hAnsi="Segoe UI" w:cs="Segoe UI"/>
            <w:color w:val="0366D6"/>
            <w:sz w:val="24"/>
          </w:rPr>
          <w:t>AI Magazine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4" w:history="1">
        <w:r w:rsidR="00B65D77" w:rsidRPr="001F7D44">
          <w:rPr>
            <w:rStyle w:val="Hyperlink"/>
            <w:rFonts w:ascii="Segoe UI" w:hAnsi="Segoe UI" w:cs="Segoe UI"/>
            <w:color w:val="0366D6"/>
            <w:sz w:val="24"/>
          </w:rPr>
          <w:t>EXPERT—IEEE Intelligent Systems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5" w:history="1">
        <w:r w:rsidR="00B65D77" w:rsidRPr="001F7D44">
          <w:rPr>
            <w:rStyle w:val="Hyperlink"/>
            <w:rFonts w:ascii="Segoe UI" w:hAnsi="Segoe UI" w:cs="Segoe UI"/>
            <w:color w:val="0366D6"/>
            <w:sz w:val="24"/>
          </w:rPr>
          <w:t>Computational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6" w:history="1">
        <w:r w:rsidR="00B65D77" w:rsidRPr="001F7D44">
          <w:rPr>
            <w:rStyle w:val="Hyperlink"/>
            <w:rFonts w:ascii="Segoe UI" w:hAnsi="Segoe UI" w:cs="Segoe UI"/>
            <w:color w:val="0366D6"/>
            <w:sz w:val="24"/>
          </w:rPr>
          <w:t>International Journal of Intelligent Systems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7" w:history="1">
        <w:r w:rsidR="00B65D77" w:rsidRPr="001F7D44">
          <w:rPr>
            <w:rStyle w:val="Hyperlink"/>
            <w:rFonts w:ascii="Segoe UI" w:hAnsi="Segoe UI" w:cs="Segoe UI"/>
            <w:color w:val="0366D6"/>
            <w:sz w:val="24"/>
          </w:rPr>
          <w:t>Applied Artificial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8" w:history="1">
        <w:r w:rsidR="00B65D77" w:rsidRPr="001F7D44">
          <w:rPr>
            <w:rStyle w:val="Hyperlink"/>
            <w:rFonts w:ascii="Segoe UI" w:hAnsi="Segoe UI" w:cs="Segoe UI"/>
            <w:color w:val="0366D6"/>
            <w:sz w:val="24"/>
          </w:rPr>
          <w:t>Knowledge Engineering Review</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59" w:history="1">
        <w:r w:rsidR="00B65D77" w:rsidRPr="001F7D44">
          <w:rPr>
            <w:rStyle w:val="Hyperlink"/>
            <w:rFonts w:ascii="Segoe UI" w:hAnsi="Segoe UI" w:cs="Segoe UI"/>
            <w:color w:val="0366D6"/>
            <w:sz w:val="24"/>
          </w:rPr>
          <w:t>Journal of Experimental and Theoretical Artificial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60" w:history="1">
        <w:r w:rsidR="00B65D77" w:rsidRPr="001F7D44">
          <w:rPr>
            <w:rStyle w:val="Hyperlink"/>
            <w:rFonts w:ascii="Segoe UI" w:hAnsi="Segoe UI" w:cs="Segoe UI"/>
            <w:color w:val="0366D6"/>
            <w:sz w:val="24"/>
          </w:rPr>
          <w:t>Artificial Intelligence for Engineering Design, Analysis and Manufacturing</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61" w:history="1">
        <w:r w:rsidR="00B65D77" w:rsidRPr="001F7D44">
          <w:rPr>
            <w:rStyle w:val="Hyperlink"/>
            <w:rFonts w:ascii="Segoe UI" w:hAnsi="Segoe UI" w:cs="Segoe UI"/>
            <w:color w:val="0366D6"/>
            <w:sz w:val="24"/>
          </w:rPr>
          <w:t>AI Communications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62" w:history="1">
        <w:r w:rsidR="00B65D77" w:rsidRPr="001F7D44">
          <w:rPr>
            <w:rStyle w:val="Hyperlink"/>
            <w:rFonts w:ascii="Segoe UI" w:hAnsi="Segoe UI" w:cs="Segoe UI"/>
            <w:color w:val="0366D6"/>
            <w:sz w:val="24"/>
          </w:rPr>
          <w:t>International Journal on Artificial Intelligence Tools</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63" w:history="1">
        <w:r w:rsidR="00B65D77" w:rsidRPr="001F7D44">
          <w:rPr>
            <w:rStyle w:val="Hyperlink"/>
            <w:rFonts w:ascii="Segoe UI" w:hAnsi="Segoe UI" w:cs="Segoe UI"/>
            <w:color w:val="0366D6"/>
            <w:sz w:val="24"/>
          </w:rPr>
          <w:t>Electronic Transactions on Artificial Intelligence</w:t>
        </w:r>
      </w:hyperlink>
    </w:p>
    <w:p w:rsidR="00B65D77" w:rsidRPr="001F7D44" w:rsidRDefault="0070392A" w:rsidP="00C06FD0">
      <w:pPr>
        <w:numPr>
          <w:ilvl w:val="0"/>
          <w:numId w:val="23"/>
        </w:numPr>
        <w:spacing w:before="60" w:after="100" w:afterAutospacing="1" w:line="240" w:lineRule="auto"/>
        <w:rPr>
          <w:rFonts w:ascii="Segoe UI" w:hAnsi="Segoe UI" w:cs="Segoe UI"/>
          <w:color w:val="24292E"/>
          <w:sz w:val="24"/>
        </w:rPr>
      </w:pPr>
      <w:hyperlink r:id="rId864" w:history="1">
        <w:r w:rsidR="00B65D77" w:rsidRPr="001F7D44">
          <w:rPr>
            <w:rStyle w:val="Hyperlink"/>
            <w:rFonts w:ascii="Segoe UI" w:hAnsi="Segoe UI" w:cs="Segoe UI"/>
            <w:color w:val="0366D6"/>
            <w:sz w:val="24"/>
          </w:rPr>
          <w:t>IEEE Transactions Automation Science and Engineering</w:t>
        </w:r>
      </w:hyperlink>
    </w:p>
    <w:p w:rsidR="001F7D44" w:rsidRDefault="001F7D44" w:rsidP="00B65D77">
      <w:pPr>
        <w:pStyle w:val="Heading2"/>
        <w:pBdr>
          <w:bottom w:val="single" w:sz="6" w:space="4" w:color="EAECEF"/>
        </w:pBdr>
        <w:spacing w:before="360" w:beforeAutospacing="0" w:after="240" w:afterAutospacing="0"/>
        <w:rPr>
          <w:rFonts w:ascii="Segoe UI" w:hAnsi="Segoe UI" w:cs="Segoe UI"/>
          <w:color w:val="24292E"/>
          <w:sz w:val="38"/>
        </w:rPr>
        <w:sectPr w:rsidR="001F7D44" w:rsidSect="001F7D44">
          <w:type w:val="continuous"/>
          <w:pgSz w:w="11906" w:h="16838" w:code="9"/>
          <w:pgMar w:top="720" w:right="864" w:bottom="720" w:left="864" w:header="720" w:footer="288" w:gutter="0"/>
          <w:cols w:space="720"/>
          <w:docGrid w:linePitch="360"/>
        </w:sectPr>
      </w:pPr>
      <w:bookmarkStart w:id="31" w:name="_Toc494530767"/>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Competitions</w:t>
      </w:r>
      <w:bookmarkEnd w:id="31"/>
    </w:p>
    <w:p w:rsidR="00B65D77" w:rsidRPr="001F7D44" w:rsidRDefault="0070392A" w:rsidP="00C06FD0">
      <w:pPr>
        <w:numPr>
          <w:ilvl w:val="0"/>
          <w:numId w:val="24"/>
        </w:numPr>
        <w:spacing w:before="100" w:beforeAutospacing="1" w:after="100" w:afterAutospacing="1" w:line="240" w:lineRule="auto"/>
        <w:rPr>
          <w:rFonts w:ascii="Segoe UI" w:hAnsi="Segoe UI" w:cs="Segoe UI"/>
          <w:color w:val="24292E"/>
          <w:sz w:val="24"/>
        </w:rPr>
      </w:pPr>
      <w:hyperlink r:id="rId865" w:history="1">
        <w:r w:rsidR="00B65D77" w:rsidRPr="001F7D44">
          <w:rPr>
            <w:rStyle w:val="Hyperlink"/>
            <w:rFonts w:ascii="Segoe UI" w:hAnsi="Segoe UI" w:cs="Segoe UI"/>
            <w:color w:val="0366D6"/>
            <w:sz w:val="24"/>
          </w:rPr>
          <w:t>MIT Battlecode</w:t>
        </w:r>
      </w:hyperlink>
    </w:p>
    <w:p w:rsidR="00B65D77" w:rsidRPr="001F7D44" w:rsidRDefault="0070392A" w:rsidP="00C06FD0">
      <w:pPr>
        <w:numPr>
          <w:ilvl w:val="0"/>
          <w:numId w:val="24"/>
        </w:numPr>
        <w:spacing w:before="60" w:after="100" w:afterAutospacing="1" w:line="240" w:lineRule="auto"/>
        <w:rPr>
          <w:rFonts w:ascii="Segoe UI" w:hAnsi="Segoe UI" w:cs="Segoe UI"/>
          <w:color w:val="24292E"/>
          <w:sz w:val="24"/>
        </w:rPr>
      </w:pPr>
      <w:hyperlink r:id="rId866" w:history="1">
        <w:r w:rsidR="00B65D77" w:rsidRPr="001F7D44">
          <w:rPr>
            <w:rStyle w:val="Hyperlink"/>
            <w:rFonts w:ascii="Segoe UI" w:hAnsi="Segoe UI" w:cs="Segoe UI"/>
            <w:color w:val="0366D6"/>
            <w:sz w:val="24"/>
          </w:rPr>
          <w:t>AI Challenge</w:t>
        </w:r>
      </w:hyperlink>
    </w:p>
    <w:p w:rsidR="00B65D77" w:rsidRPr="001F7D44" w:rsidRDefault="0070392A" w:rsidP="00C06FD0">
      <w:pPr>
        <w:numPr>
          <w:ilvl w:val="0"/>
          <w:numId w:val="24"/>
        </w:numPr>
        <w:spacing w:before="60" w:after="100" w:afterAutospacing="1" w:line="240" w:lineRule="auto"/>
        <w:rPr>
          <w:rFonts w:ascii="Segoe UI" w:hAnsi="Segoe UI" w:cs="Segoe UI"/>
          <w:color w:val="24292E"/>
          <w:sz w:val="24"/>
        </w:rPr>
      </w:pPr>
      <w:hyperlink r:id="rId867" w:history="1">
        <w:r w:rsidR="00B65D77" w:rsidRPr="001F7D44">
          <w:rPr>
            <w:rStyle w:val="Hyperlink"/>
            <w:rFonts w:ascii="Segoe UI" w:hAnsi="Segoe UI" w:cs="Segoe UI"/>
            <w:color w:val="0366D6"/>
            <w:sz w:val="24"/>
          </w:rPr>
          <w:t>AI Games</w:t>
        </w:r>
      </w:hyperlink>
    </w:p>
    <w:p w:rsidR="00B65D77" w:rsidRPr="001F7D44" w:rsidRDefault="0070392A" w:rsidP="00C06FD0">
      <w:pPr>
        <w:numPr>
          <w:ilvl w:val="0"/>
          <w:numId w:val="24"/>
        </w:numPr>
        <w:spacing w:before="60" w:after="100" w:afterAutospacing="1" w:line="240" w:lineRule="auto"/>
        <w:rPr>
          <w:rFonts w:ascii="Segoe UI" w:hAnsi="Segoe UI" w:cs="Segoe UI"/>
          <w:color w:val="24292E"/>
          <w:sz w:val="24"/>
        </w:rPr>
      </w:pPr>
      <w:hyperlink r:id="rId868" w:history="1">
        <w:r w:rsidR="00B65D77" w:rsidRPr="001F7D44">
          <w:rPr>
            <w:rStyle w:val="Hyperlink"/>
            <w:rFonts w:ascii="Segoe UI" w:hAnsi="Segoe UI" w:cs="Segoe UI"/>
            <w:color w:val="0366D6"/>
            <w:sz w:val="24"/>
          </w:rPr>
          <w:t>Building JS robots</w:t>
        </w:r>
      </w:hyperlink>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bookmarkStart w:id="32" w:name="_Toc494530768"/>
      <w:r w:rsidRPr="001F7D44">
        <w:rPr>
          <w:rFonts w:ascii="Segoe UI" w:hAnsi="Segoe UI" w:cs="Segoe UI"/>
          <w:color w:val="24292E"/>
          <w:sz w:val="38"/>
        </w:rPr>
        <w:t>Movies</w:t>
      </w:r>
      <w:bookmarkEnd w:id="32"/>
    </w:p>
    <w:p w:rsidR="00B65D77" w:rsidRPr="001F7D44" w:rsidRDefault="0070392A" w:rsidP="00C06FD0">
      <w:pPr>
        <w:numPr>
          <w:ilvl w:val="0"/>
          <w:numId w:val="25"/>
        </w:numPr>
        <w:spacing w:before="100" w:beforeAutospacing="1" w:after="100" w:afterAutospacing="1" w:line="240" w:lineRule="auto"/>
        <w:rPr>
          <w:rFonts w:ascii="Segoe UI" w:hAnsi="Segoe UI" w:cs="Segoe UI"/>
          <w:color w:val="24292E"/>
          <w:sz w:val="24"/>
        </w:rPr>
      </w:pPr>
      <w:hyperlink r:id="rId869" w:history="1">
        <w:r w:rsidR="00B65D77" w:rsidRPr="001F7D44">
          <w:rPr>
            <w:rStyle w:val="Hyperlink"/>
            <w:rFonts w:ascii="Segoe UI" w:hAnsi="Segoe UI" w:cs="Segoe UI"/>
            <w:color w:val="0366D6"/>
            <w:sz w:val="24"/>
          </w:rPr>
          <w:t>2001: A Space Odyssey</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0" w:history="1">
        <w:r w:rsidR="00B65D77" w:rsidRPr="001F7D44">
          <w:rPr>
            <w:rStyle w:val="Hyperlink"/>
            <w:rFonts w:ascii="Segoe UI" w:hAnsi="Segoe UI" w:cs="Segoe UI"/>
            <w:color w:val="0366D6"/>
            <w:sz w:val="24"/>
          </w:rPr>
          <w:t>A.I. Artificial Intelligence</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1" w:history="1">
        <w:r w:rsidR="00B65D77" w:rsidRPr="001F7D44">
          <w:rPr>
            <w:rStyle w:val="Hyperlink"/>
            <w:rFonts w:ascii="Segoe UI" w:hAnsi="Segoe UI" w:cs="Segoe UI"/>
            <w:color w:val="0366D6"/>
            <w:sz w:val="24"/>
          </w:rPr>
          <w:t>Automata</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2" w:history="1">
        <w:r w:rsidR="00B65D77" w:rsidRPr="001F7D44">
          <w:rPr>
            <w:rStyle w:val="Hyperlink"/>
            <w:rFonts w:ascii="Segoe UI" w:hAnsi="Segoe UI" w:cs="Segoe UI"/>
            <w:color w:val="0366D6"/>
            <w:sz w:val="24"/>
          </w:rPr>
          <w:t>Blade Runner</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3" w:history="1">
        <w:r w:rsidR="00B65D77" w:rsidRPr="001F7D44">
          <w:rPr>
            <w:rStyle w:val="Hyperlink"/>
            <w:rFonts w:ascii="Segoe UI" w:hAnsi="Segoe UI" w:cs="Segoe UI"/>
            <w:color w:val="0366D6"/>
            <w:sz w:val="24"/>
          </w:rPr>
          <w:t>Chappie</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4" w:history="1">
        <w:r w:rsidR="00B65D77" w:rsidRPr="001F7D44">
          <w:rPr>
            <w:rStyle w:val="Hyperlink"/>
            <w:rFonts w:ascii="Segoe UI" w:hAnsi="Segoe UI" w:cs="Segoe UI"/>
            <w:color w:val="0366D6"/>
            <w:sz w:val="24"/>
          </w:rPr>
          <w:t>Ex Machina</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5" w:history="1">
        <w:r w:rsidR="00B65D77" w:rsidRPr="001F7D44">
          <w:rPr>
            <w:rStyle w:val="Hyperlink"/>
            <w:rFonts w:ascii="Segoe UI" w:hAnsi="Segoe UI" w:cs="Segoe UI"/>
            <w:color w:val="0366D6"/>
            <w:sz w:val="24"/>
          </w:rPr>
          <w:t>Her</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6" w:history="1">
        <w:r w:rsidR="00B65D77" w:rsidRPr="001F7D44">
          <w:rPr>
            <w:rStyle w:val="Hyperlink"/>
            <w:rFonts w:ascii="Segoe UI" w:hAnsi="Segoe UI" w:cs="Segoe UI"/>
            <w:color w:val="0366D6"/>
            <w:sz w:val="24"/>
          </w:rPr>
          <w:t>I, Robot</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7" w:history="1">
        <w:r w:rsidR="00B65D77" w:rsidRPr="001F7D44">
          <w:rPr>
            <w:rStyle w:val="Hyperlink"/>
            <w:rFonts w:ascii="Segoe UI" w:hAnsi="Segoe UI" w:cs="Segoe UI"/>
            <w:color w:val="0366D6"/>
            <w:sz w:val="24"/>
          </w:rPr>
          <w:t>Prometheus</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8" w:history="1">
        <w:r w:rsidR="00B65D77" w:rsidRPr="001F7D44">
          <w:rPr>
            <w:rStyle w:val="Hyperlink"/>
            <w:rFonts w:ascii="Segoe UI" w:hAnsi="Segoe UI" w:cs="Segoe UI"/>
            <w:color w:val="0366D6"/>
            <w:sz w:val="24"/>
          </w:rPr>
          <w:t>The Terminator</w:t>
        </w:r>
      </w:hyperlink>
    </w:p>
    <w:p w:rsidR="00B65D77" w:rsidRPr="001F7D44" w:rsidRDefault="0070392A" w:rsidP="00C06FD0">
      <w:pPr>
        <w:numPr>
          <w:ilvl w:val="0"/>
          <w:numId w:val="25"/>
        </w:numPr>
        <w:spacing w:before="60" w:after="100" w:afterAutospacing="1" w:line="240" w:lineRule="auto"/>
        <w:rPr>
          <w:rFonts w:ascii="Segoe UI" w:hAnsi="Segoe UI" w:cs="Segoe UI"/>
          <w:color w:val="24292E"/>
          <w:sz w:val="24"/>
        </w:rPr>
      </w:pPr>
      <w:hyperlink r:id="rId879" w:history="1">
        <w:r w:rsidR="00B65D77" w:rsidRPr="001F7D44">
          <w:rPr>
            <w:rStyle w:val="Hyperlink"/>
            <w:rFonts w:ascii="Segoe UI" w:hAnsi="Segoe UI" w:cs="Segoe UI"/>
            <w:color w:val="0366D6"/>
            <w:sz w:val="24"/>
          </w:rPr>
          <w:t>Transcendence</w:t>
        </w:r>
      </w:hyperlink>
    </w:p>
    <w:p w:rsidR="001F7D44" w:rsidRDefault="001F7D44" w:rsidP="00B65D77">
      <w:pPr>
        <w:pStyle w:val="Heading2"/>
        <w:pBdr>
          <w:bottom w:val="single" w:sz="6" w:space="4" w:color="EAECEF"/>
        </w:pBdr>
        <w:spacing w:before="360" w:beforeAutospacing="0" w:after="240" w:afterAutospacing="0"/>
        <w:rPr>
          <w:rFonts w:ascii="Segoe UI" w:hAnsi="Segoe UI" w:cs="Segoe UI"/>
          <w:color w:val="24292E"/>
          <w:sz w:val="38"/>
        </w:rPr>
        <w:sectPr w:rsidR="001F7D44" w:rsidSect="001F7D44">
          <w:type w:val="continuous"/>
          <w:pgSz w:w="11906" w:h="16838" w:code="9"/>
          <w:pgMar w:top="720" w:right="864" w:bottom="720" w:left="864" w:header="720" w:footer="288" w:gutter="0"/>
          <w:cols w:num="2" w:space="720"/>
          <w:docGrid w:linePitch="360"/>
        </w:sectPr>
      </w:pPr>
      <w:bookmarkStart w:id="33" w:name="_Toc494530769"/>
    </w:p>
    <w:p w:rsidR="00B65D77" w:rsidRPr="001F7D44" w:rsidRDefault="00B65D77" w:rsidP="00B65D7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Misc</w:t>
      </w:r>
      <w:bookmarkEnd w:id="33"/>
    </w:p>
    <w:p w:rsidR="00B65D77" w:rsidRPr="001F7D44" w:rsidRDefault="0070392A" w:rsidP="00C06FD0">
      <w:pPr>
        <w:numPr>
          <w:ilvl w:val="0"/>
          <w:numId w:val="26"/>
        </w:numPr>
        <w:spacing w:before="100" w:beforeAutospacing="1" w:after="100" w:afterAutospacing="1" w:line="240" w:lineRule="auto"/>
        <w:rPr>
          <w:rFonts w:ascii="Segoe UI" w:hAnsi="Segoe UI" w:cs="Segoe UI"/>
          <w:color w:val="24292E"/>
          <w:sz w:val="24"/>
        </w:rPr>
      </w:pPr>
      <w:hyperlink r:id="rId880" w:history="1">
        <w:r w:rsidR="00B65D77" w:rsidRPr="001F7D44">
          <w:rPr>
            <w:rStyle w:val="Hyperlink"/>
            <w:rFonts w:ascii="Segoe UI" w:hAnsi="Segoe UI" w:cs="Segoe UI"/>
            <w:color w:val="0366D6"/>
            <w:sz w:val="24"/>
          </w:rPr>
          <w:t>Open Cognition Project</w:t>
        </w:r>
      </w:hyperlink>
      <w:r w:rsidR="00B65D77" w:rsidRPr="001F7D44">
        <w:rPr>
          <w:rFonts w:ascii="Segoe UI" w:hAnsi="Segoe UI" w:cs="Segoe UI"/>
          <w:color w:val="24292E"/>
          <w:sz w:val="24"/>
        </w:rPr>
        <w:t> - We're undertaking a serious effort to build a thinking machine</w:t>
      </w:r>
    </w:p>
    <w:p w:rsidR="00B65D77" w:rsidRPr="001F7D44" w:rsidRDefault="0070392A" w:rsidP="00C06FD0">
      <w:pPr>
        <w:numPr>
          <w:ilvl w:val="0"/>
          <w:numId w:val="26"/>
        </w:numPr>
        <w:spacing w:before="60" w:after="100" w:afterAutospacing="1" w:line="240" w:lineRule="auto"/>
        <w:rPr>
          <w:rFonts w:ascii="Segoe UI" w:hAnsi="Segoe UI" w:cs="Segoe UI"/>
          <w:color w:val="24292E"/>
          <w:sz w:val="24"/>
        </w:rPr>
      </w:pPr>
      <w:hyperlink r:id="rId881" w:history="1">
        <w:r w:rsidR="00B65D77" w:rsidRPr="001F7D44">
          <w:rPr>
            <w:rStyle w:val="Hyperlink"/>
            <w:rFonts w:ascii="Segoe UI" w:hAnsi="Segoe UI" w:cs="Segoe UI"/>
            <w:color w:val="0366D6"/>
            <w:sz w:val="24"/>
          </w:rPr>
          <w:t>AITopics</w:t>
        </w:r>
      </w:hyperlink>
      <w:r w:rsidR="00B65D77" w:rsidRPr="001F7D44">
        <w:rPr>
          <w:rFonts w:ascii="Segoe UI" w:hAnsi="Segoe UI" w:cs="Segoe UI"/>
          <w:color w:val="24292E"/>
          <w:sz w:val="24"/>
        </w:rPr>
        <w:t> - Large aggregation of AI resources</w:t>
      </w:r>
    </w:p>
    <w:p w:rsidR="00B65D77" w:rsidRPr="001F7D44" w:rsidRDefault="0070392A" w:rsidP="00C06FD0">
      <w:pPr>
        <w:numPr>
          <w:ilvl w:val="0"/>
          <w:numId w:val="26"/>
        </w:numPr>
        <w:spacing w:before="60" w:after="100" w:afterAutospacing="1" w:line="240" w:lineRule="auto"/>
        <w:rPr>
          <w:rFonts w:ascii="Segoe UI" w:hAnsi="Segoe UI" w:cs="Segoe UI"/>
          <w:color w:val="24292E"/>
          <w:sz w:val="24"/>
        </w:rPr>
      </w:pPr>
      <w:hyperlink r:id="rId882" w:history="1">
        <w:r w:rsidR="00B65D77" w:rsidRPr="001F7D44">
          <w:rPr>
            <w:rStyle w:val="Hyperlink"/>
            <w:rFonts w:ascii="Segoe UI" w:hAnsi="Segoe UI" w:cs="Segoe UI"/>
            <w:color w:val="0366D6"/>
            <w:sz w:val="24"/>
          </w:rPr>
          <w:t>AIResources</w:t>
        </w:r>
      </w:hyperlink>
      <w:r w:rsidR="00B65D77" w:rsidRPr="001F7D44">
        <w:rPr>
          <w:rFonts w:ascii="Segoe UI" w:hAnsi="Segoe UI" w:cs="Segoe UI"/>
          <w:color w:val="24292E"/>
          <w:sz w:val="24"/>
        </w:rPr>
        <w:t> - Directory of open source software and open access data for the AI research community</w:t>
      </w:r>
    </w:p>
    <w:p w:rsidR="00B65D77" w:rsidRPr="001F7D44" w:rsidRDefault="00B65D77" w:rsidP="00B65D77">
      <w:pPr>
        <w:spacing w:before="60" w:after="100" w:afterAutospacing="1" w:line="240" w:lineRule="auto"/>
        <w:rPr>
          <w:rFonts w:ascii="Segoe UI" w:eastAsia="Times New Roman" w:hAnsi="Segoe UI" w:cs="Segoe UI"/>
          <w:color w:val="24292E"/>
          <w:sz w:val="28"/>
          <w:szCs w:val="24"/>
        </w:rPr>
      </w:pPr>
    </w:p>
    <w:p w:rsidR="00E45729" w:rsidRPr="001F7D44" w:rsidRDefault="00E45729">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A12D07" w:rsidRPr="001F7D44" w:rsidRDefault="00A12D07" w:rsidP="00E45729">
      <w:pPr>
        <w:spacing w:before="60" w:after="100" w:afterAutospacing="1" w:line="240" w:lineRule="auto"/>
        <w:rPr>
          <w:rFonts w:ascii="Segoe UI" w:eastAsia="Times New Roman" w:hAnsi="Segoe UI" w:cs="Segoe UI"/>
          <w:color w:val="24292E"/>
          <w:sz w:val="28"/>
          <w:szCs w:val="24"/>
        </w:rPr>
      </w:pPr>
    </w:p>
    <w:p w:rsidR="00A12D07" w:rsidRPr="001F7D44" w:rsidRDefault="00A12D07" w:rsidP="00E45729">
      <w:pPr>
        <w:pStyle w:val="Heading1"/>
        <w:pBdr>
          <w:bottom w:val="single" w:sz="6" w:space="4" w:color="EAECEF"/>
        </w:pBdr>
        <w:spacing w:after="240" w:afterAutospacing="0"/>
        <w:rPr>
          <w:rFonts w:ascii="Segoe UI" w:hAnsi="Segoe UI" w:cs="Segoe UI"/>
          <w:color w:val="24292E"/>
          <w:sz w:val="50"/>
        </w:rPr>
      </w:pPr>
      <w:bookmarkStart w:id="34" w:name="_Toc494530770"/>
      <w:bookmarkStart w:id="35" w:name="_Toc494544473"/>
      <w:r w:rsidRPr="001F7D44">
        <w:rPr>
          <w:rFonts w:ascii="Segoe UI" w:hAnsi="Segoe UI" w:cs="Segoe UI"/>
          <w:color w:val="24292E"/>
          <w:sz w:val="50"/>
        </w:rPr>
        <w:t>Awesome Deep Learning</w:t>
      </w:r>
      <w:bookmarkEnd w:id="34"/>
      <w:bookmarkEnd w:id="35"/>
      <w:r w:rsidRPr="001F7D44">
        <w:rPr>
          <w:rFonts w:ascii="Segoe UI" w:hAnsi="Segoe UI" w:cs="Segoe UI"/>
          <w:color w:val="24292E"/>
          <w:sz w:val="50"/>
        </w:rPr>
        <w:t> </w:t>
      </w:r>
    </w:p>
    <w:p w:rsidR="00D5147F" w:rsidRPr="001F7D44" w:rsidRDefault="00D5147F" w:rsidP="00D5147F">
      <w:pPr>
        <w:rPr>
          <w:sz w:val="24"/>
        </w:rPr>
      </w:pPr>
      <w:r w:rsidRPr="001F7D44">
        <w:rPr>
          <w:sz w:val="24"/>
        </w:rPr>
        <w:t>https://github.com/ChristosChristofidis/awesome-deep-learning</w:t>
      </w:r>
    </w:p>
    <w:p w:rsidR="00A12D07" w:rsidRPr="001F7D44" w:rsidRDefault="00A12D07" w:rsidP="00A12D07">
      <w:pPr>
        <w:pStyle w:val="Heading2"/>
        <w:pBdr>
          <w:bottom w:val="single" w:sz="6" w:space="4" w:color="EAECEF"/>
        </w:pBdr>
        <w:spacing w:before="360" w:beforeAutospacing="0" w:after="240" w:afterAutospacing="0"/>
        <w:rPr>
          <w:rFonts w:ascii="Segoe UI" w:hAnsi="Segoe UI" w:cs="Segoe UI"/>
          <w:color w:val="24292E"/>
          <w:sz w:val="38"/>
        </w:rPr>
      </w:pPr>
      <w:bookmarkStart w:id="36" w:name="_Toc494530771"/>
      <w:r w:rsidRPr="001F7D44">
        <w:rPr>
          <w:rFonts w:ascii="Segoe UI" w:hAnsi="Segoe UI" w:cs="Segoe UI"/>
          <w:color w:val="24292E"/>
          <w:sz w:val="38"/>
        </w:rPr>
        <w:t>Table of Contents</w:t>
      </w:r>
      <w:bookmarkEnd w:id="36"/>
    </w:p>
    <w:p w:rsidR="001F7D44" w:rsidRDefault="001F7D44" w:rsidP="00C06FD0">
      <w:pPr>
        <w:pStyle w:val="NormalWeb"/>
        <w:numPr>
          <w:ilvl w:val="0"/>
          <w:numId w:val="27"/>
        </w:numPr>
        <w:spacing w:before="240" w:beforeAutospacing="0" w:after="240" w:afterAutospacing="0"/>
        <w:rPr>
          <w:sz w:val="26"/>
        </w:rPr>
        <w:sectPr w:rsidR="001F7D44" w:rsidSect="001F7D44">
          <w:type w:val="continuous"/>
          <w:pgSz w:w="11906" w:h="16838" w:code="9"/>
          <w:pgMar w:top="720" w:right="864" w:bottom="720" w:left="864" w:header="720" w:footer="288" w:gutter="0"/>
          <w:cols w:space="720"/>
          <w:docGrid w:linePitch="360"/>
        </w:sectPr>
      </w:pPr>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3" w:anchor="free-online-books" w:history="1">
        <w:r w:rsidR="00A12D07" w:rsidRPr="001F7D44">
          <w:rPr>
            <w:rStyle w:val="Hyperlink"/>
            <w:rFonts w:ascii="Segoe UI" w:hAnsi="Segoe UI" w:cs="Segoe UI"/>
            <w:b/>
            <w:bCs/>
            <w:color w:val="0366D6"/>
            <w:sz w:val="26"/>
          </w:rPr>
          <w:t>Free Online Books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4" w:anchor="courses" w:history="1">
        <w:r w:rsidR="00A12D07" w:rsidRPr="001F7D44">
          <w:rPr>
            <w:rStyle w:val="Hyperlink"/>
            <w:rFonts w:ascii="Segoe UI" w:hAnsi="Segoe UI" w:cs="Segoe UI"/>
            <w:b/>
            <w:bCs/>
            <w:color w:val="0366D6"/>
            <w:sz w:val="26"/>
          </w:rPr>
          <w:t>Courses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5" w:anchor="videos-and-lectures" w:history="1">
        <w:r w:rsidR="00A12D07" w:rsidRPr="001F7D44">
          <w:rPr>
            <w:rStyle w:val="Hyperlink"/>
            <w:rFonts w:ascii="Segoe UI" w:hAnsi="Segoe UI" w:cs="Segoe UI"/>
            <w:b/>
            <w:bCs/>
            <w:color w:val="0366D6"/>
            <w:sz w:val="26"/>
          </w:rPr>
          <w:t>Videos and Lectures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6" w:anchor="papers" w:history="1">
        <w:r w:rsidR="00A12D07" w:rsidRPr="001F7D44">
          <w:rPr>
            <w:rStyle w:val="Hyperlink"/>
            <w:rFonts w:ascii="Segoe UI" w:hAnsi="Segoe UI" w:cs="Segoe UI"/>
            <w:b/>
            <w:bCs/>
            <w:color w:val="0366D6"/>
            <w:sz w:val="26"/>
          </w:rPr>
          <w:t>Papers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7" w:anchor="tutorials" w:history="1">
        <w:r w:rsidR="00A12D07" w:rsidRPr="001F7D44">
          <w:rPr>
            <w:rStyle w:val="Hyperlink"/>
            <w:rFonts w:ascii="Segoe UI" w:hAnsi="Segoe UI" w:cs="Segoe UI"/>
            <w:b/>
            <w:bCs/>
            <w:color w:val="0366D6"/>
            <w:sz w:val="26"/>
          </w:rPr>
          <w:t>Tutorials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8" w:anchor="researchers" w:history="1">
        <w:r w:rsidR="00A12D07" w:rsidRPr="001F7D44">
          <w:rPr>
            <w:rStyle w:val="Hyperlink"/>
            <w:rFonts w:ascii="Segoe UI" w:hAnsi="Segoe UI" w:cs="Segoe UI"/>
            <w:b/>
            <w:bCs/>
            <w:color w:val="0366D6"/>
            <w:sz w:val="26"/>
          </w:rPr>
          <w:t>Researchers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89" w:anchor="websites" w:history="1">
        <w:r w:rsidR="00A12D07" w:rsidRPr="001F7D44">
          <w:rPr>
            <w:rStyle w:val="Hyperlink"/>
            <w:rFonts w:ascii="Segoe UI" w:hAnsi="Segoe UI" w:cs="Segoe UI"/>
            <w:b/>
            <w:bCs/>
            <w:color w:val="0366D6"/>
            <w:sz w:val="26"/>
          </w:rPr>
          <w:t>WebSites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90" w:anchor="datasets" w:history="1">
        <w:r w:rsidR="00A12D07" w:rsidRPr="001F7D44">
          <w:rPr>
            <w:rStyle w:val="Hyperlink"/>
            <w:rFonts w:ascii="Segoe UI" w:hAnsi="Segoe UI" w:cs="Segoe UI"/>
            <w:b/>
            <w:bCs/>
            <w:color w:val="0366D6"/>
            <w:sz w:val="26"/>
          </w:rPr>
          <w:t>Datasets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91" w:anchor="frameworks" w:history="1">
        <w:r w:rsidR="00A12D07" w:rsidRPr="001F7D44">
          <w:rPr>
            <w:rStyle w:val="Hyperlink"/>
            <w:rFonts w:ascii="Segoe UI" w:hAnsi="Segoe UI" w:cs="Segoe UI"/>
            <w:b/>
            <w:bCs/>
            <w:color w:val="0366D6"/>
            <w:sz w:val="26"/>
          </w:rPr>
          <w:t>Frameworks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92" w:anchor="miscellaneous" w:history="1">
        <w:r w:rsidR="00A12D07" w:rsidRPr="001F7D44">
          <w:rPr>
            <w:rStyle w:val="Hyperlink"/>
            <w:rFonts w:ascii="Segoe UI" w:hAnsi="Segoe UI" w:cs="Segoe UI"/>
            <w:b/>
            <w:bCs/>
            <w:color w:val="0366D6"/>
            <w:sz w:val="26"/>
          </w:rPr>
          <w:t>Miscellaneous</w:t>
        </w:r>
      </w:hyperlink>
    </w:p>
    <w:p w:rsidR="00A12D07" w:rsidRPr="001F7D44" w:rsidRDefault="0070392A" w:rsidP="00C06FD0">
      <w:pPr>
        <w:pStyle w:val="NormalWeb"/>
        <w:numPr>
          <w:ilvl w:val="0"/>
          <w:numId w:val="27"/>
        </w:numPr>
        <w:spacing w:before="240" w:beforeAutospacing="0" w:after="240" w:afterAutospacing="0"/>
        <w:rPr>
          <w:rFonts w:ascii="Segoe UI" w:hAnsi="Segoe UI" w:cs="Segoe UI"/>
          <w:color w:val="24292E"/>
          <w:sz w:val="26"/>
        </w:rPr>
      </w:pPr>
      <w:hyperlink r:id="rId893" w:anchor="contributing" w:history="1">
        <w:r w:rsidR="00A12D07" w:rsidRPr="001F7D44">
          <w:rPr>
            <w:rStyle w:val="Hyperlink"/>
            <w:rFonts w:ascii="Segoe UI" w:hAnsi="Segoe UI" w:cs="Segoe UI"/>
            <w:b/>
            <w:bCs/>
            <w:color w:val="0366D6"/>
            <w:sz w:val="26"/>
          </w:rPr>
          <w:t>Contributing</w:t>
        </w:r>
      </w:hyperlink>
    </w:p>
    <w:p w:rsidR="001F7D44" w:rsidRDefault="001F7D44" w:rsidP="00A12D07">
      <w:pPr>
        <w:pStyle w:val="Heading3"/>
        <w:spacing w:before="360" w:beforeAutospacing="0" w:after="240" w:afterAutospacing="0"/>
        <w:rPr>
          <w:rFonts w:ascii="Segoe UI" w:hAnsi="Segoe UI" w:cs="Segoe UI"/>
          <w:color w:val="24292E"/>
          <w:sz w:val="32"/>
          <w:szCs w:val="30"/>
        </w:rPr>
        <w:sectPr w:rsidR="001F7D44" w:rsidSect="001F7D44">
          <w:type w:val="continuous"/>
          <w:pgSz w:w="11906" w:h="16838" w:code="9"/>
          <w:pgMar w:top="720" w:right="864" w:bottom="720" w:left="864" w:header="720" w:footer="288" w:gutter="0"/>
          <w:cols w:num="2" w:space="720"/>
          <w:docGrid w:linePitch="360"/>
        </w:sectPr>
      </w:pPr>
      <w:bookmarkStart w:id="37" w:name="_Toc494530772"/>
    </w:p>
    <w:p w:rsidR="00A12D07" w:rsidRPr="001F7D44" w:rsidRDefault="00A12D07" w:rsidP="00A12D07">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Free Online Books</w:t>
      </w:r>
      <w:bookmarkEnd w:id="37"/>
    </w:p>
    <w:p w:rsidR="00A12D07" w:rsidRPr="001F7D44" w:rsidRDefault="0070392A" w:rsidP="00C06FD0">
      <w:pPr>
        <w:numPr>
          <w:ilvl w:val="0"/>
          <w:numId w:val="28"/>
        </w:numPr>
        <w:spacing w:before="100" w:beforeAutospacing="1" w:after="100" w:afterAutospacing="1" w:line="240" w:lineRule="auto"/>
        <w:rPr>
          <w:rFonts w:ascii="Segoe UI" w:hAnsi="Segoe UI" w:cs="Segoe UI"/>
          <w:color w:val="24292E"/>
          <w:sz w:val="26"/>
          <w:szCs w:val="24"/>
        </w:rPr>
      </w:pPr>
      <w:hyperlink r:id="rId894" w:history="1">
        <w:r w:rsidR="00A12D07" w:rsidRPr="001F7D44">
          <w:rPr>
            <w:rStyle w:val="Hyperlink"/>
            <w:rFonts w:ascii="Segoe UI" w:hAnsi="Segoe UI" w:cs="Segoe UI"/>
            <w:color w:val="0366D6"/>
            <w:sz w:val="24"/>
          </w:rPr>
          <w:t>Deep Learning</w:t>
        </w:r>
      </w:hyperlink>
      <w:r w:rsidR="00A12D07" w:rsidRPr="001F7D44">
        <w:rPr>
          <w:rFonts w:ascii="Segoe UI" w:hAnsi="Segoe UI" w:cs="Segoe UI"/>
          <w:color w:val="24292E"/>
          <w:sz w:val="24"/>
        </w:rPr>
        <w:t> by Yoshua Bengio, Ian Goodfellow and Aaron Courville (05/07/2015)</w:t>
      </w:r>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895" w:history="1">
        <w:r w:rsidR="00A12D07" w:rsidRPr="001F7D44">
          <w:rPr>
            <w:rStyle w:val="Hyperlink"/>
            <w:rFonts w:ascii="Segoe UI" w:hAnsi="Segoe UI" w:cs="Segoe UI"/>
            <w:color w:val="0366D6"/>
            <w:sz w:val="24"/>
          </w:rPr>
          <w:t>Neural Networks and Deep Learning</w:t>
        </w:r>
      </w:hyperlink>
      <w:r w:rsidR="00A12D07" w:rsidRPr="001F7D44">
        <w:rPr>
          <w:rFonts w:ascii="Segoe UI" w:hAnsi="Segoe UI" w:cs="Segoe UI"/>
          <w:color w:val="24292E"/>
          <w:sz w:val="24"/>
        </w:rPr>
        <w:t> by Michael Nielsen (Dec 2014)</w:t>
      </w:r>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896" w:history="1">
        <w:r w:rsidR="00A12D07" w:rsidRPr="001F7D44">
          <w:rPr>
            <w:rStyle w:val="Hyperlink"/>
            <w:rFonts w:ascii="Segoe UI" w:hAnsi="Segoe UI" w:cs="Segoe UI"/>
            <w:color w:val="0366D6"/>
            <w:sz w:val="24"/>
          </w:rPr>
          <w:t>Deep Learning</w:t>
        </w:r>
      </w:hyperlink>
      <w:r w:rsidR="00A12D07" w:rsidRPr="001F7D44">
        <w:rPr>
          <w:rFonts w:ascii="Segoe UI" w:hAnsi="Segoe UI" w:cs="Segoe UI"/>
          <w:color w:val="24292E"/>
          <w:sz w:val="24"/>
        </w:rPr>
        <w:t> by Microsoft Research (2013)</w:t>
      </w:r>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897" w:history="1">
        <w:r w:rsidR="00A12D07" w:rsidRPr="001F7D44">
          <w:rPr>
            <w:rStyle w:val="Hyperlink"/>
            <w:rFonts w:ascii="Segoe UI" w:hAnsi="Segoe UI" w:cs="Segoe UI"/>
            <w:color w:val="0366D6"/>
            <w:sz w:val="24"/>
          </w:rPr>
          <w:t>Deep Learning Tutorial</w:t>
        </w:r>
      </w:hyperlink>
      <w:r w:rsidR="00A12D07" w:rsidRPr="001F7D44">
        <w:rPr>
          <w:rFonts w:ascii="Segoe UI" w:hAnsi="Segoe UI" w:cs="Segoe UI"/>
          <w:color w:val="24292E"/>
          <w:sz w:val="24"/>
        </w:rPr>
        <w:t> by LISA lab, University of Montreal (Jan 6 2015)</w:t>
      </w:r>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898" w:history="1">
        <w:r w:rsidR="00A12D07" w:rsidRPr="001F7D44">
          <w:rPr>
            <w:rStyle w:val="Hyperlink"/>
            <w:rFonts w:ascii="Segoe UI" w:hAnsi="Segoe UI" w:cs="Segoe UI"/>
            <w:color w:val="0366D6"/>
            <w:sz w:val="24"/>
          </w:rPr>
          <w:t>neuraltalk</w:t>
        </w:r>
      </w:hyperlink>
      <w:r w:rsidR="00A12D07" w:rsidRPr="001F7D44">
        <w:rPr>
          <w:rFonts w:ascii="Segoe UI" w:hAnsi="Segoe UI" w:cs="Segoe UI"/>
          <w:color w:val="24292E"/>
          <w:sz w:val="24"/>
        </w:rPr>
        <w:t xml:space="preserve"> by Andrej </w:t>
      </w:r>
      <w:proofErr w:type="gramStart"/>
      <w:r w:rsidR="00A12D07" w:rsidRPr="001F7D44">
        <w:rPr>
          <w:rFonts w:ascii="Segoe UI" w:hAnsi="Segoe UI" w:cs="Segoe UI"/>
          <w:color w:val="24292E"/>
          <w:sz w:val="24"/>
        </w:rPr>
        <w:t>Karpathy :</w:t>
      </w:r>
      <w:proofErr w:type="gramEnd"/>
      <w:r w:rsidR="00A12D07" w:rsidRPr="001F7D44">
        <w:rPr>
          <w:rFonts w:ascii="Segoe UI" w:hAnsi="Segoe UI" w:cs="Segoe UI"/>
          <w:color w:val="24292E"/>
          <w:sz w:val="24"/>
        </w:rPr>
        <w:t xml:space="preserve"> numpy-based RNN/LSTM implementation</w:t>
      </w:r>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899" w:history="1">
        <w:r w:rsidR="00A12D07" w:rsidRPr="001F7D44">
          <w:rPr>
            <w:rStyle w:val="Hyperlink"/>
            <w:rFonts w:ascii="Segoe UI" w:hAnsi="Segoe UI" w:cs="Segoe UI"/>
            <w:color w:val="0366D6"/>
            <w:sz w:val="24"/>
          </w:rPr>
          <w:t>An introduction to genetic algorithms</w:t>
        </w:r>
      </w:hyperlink>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900" w:history="1">
        <w:r w:rsidR="00A12D07" w:rsidRPr="001F7D44">
          <w:rPr>
            <w:rStyle w:val="Hyperlink"/>
            <w:rFonts w:ascii="Segoe UI" w:hAnsi="Segoe UI" w:cs="Segoe UI"/>
            <w:color w:val="0366D6"/>
            <w:sz w:val="24"/>
          </w:rPr>
          <w:t>Artificial Intelligence: A Modern Approach</w:t>
        </w:r>
      </w:hyperlink>
    </w:p>
    <w:p w:rsidR="00A12D07" w:rsidRPr="001F7D44" w:rsidRDefault="0070392A" w:rsidP="00C06FD0">
      <w:pPr>
        <w:numPr>
          <w:ilvl w:val="0"/>
          <w:numId w:val="28"/>
        </w:numPr>
        <w:spacing w:before="60" w:after="100" w:afterAutospacing="1" w:line="240" w:lineRule="auto"/>
        <w:rPr>
          <w:rFonts w:ascii="Segoe UI" w:hAnsi="Segoe UI" w:cs="Segoe UI"/>
          <w:color w:val="24292E"/>
          <w:sz w:val="24"/>
        </w:rPr>
      </w:pPr>
      <w:hyperlink r:id="rId901" w:history="1">
        <w:r w:rsidR="00A12D07" w:rsidRPr="001F7D44">
          <w:rPr>
            <w:rStyle w:val="Hyperlink"/>
            <w:rFonts w:ascii="Segoe UI" w:hAnsi="Segoe UI" w:cs="Segoe UI"/>
            <w:color w:val="0366D6"/>
            <w:sz w:val="24"/>
          </w:rPr>
          <w:t>Deep Learning in Neural Networks: An Overview</w:t>
        </w:r>
      </w:hyperlink>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38" w:name="_Toc494530773"/>
      <w:r w:rsidRPr="001F7D44">
        <w:rPr>
          <w:rFonts w:ascii="Segoe UI" w:hAnsi="Segoe UI" w:cs="Segoe UI"/>
          <w:color w:val="24292E"/>
          <w:sz w:val="32"/>
          <w:szCs w:val="30"/>
        </w:rPr>
        <w:t>Courses</w:t>
      </w:r>
      <w:bookmarkEnd w:id="38"/>
    </w:p>
    <w:p w:rsidR="00A12D07" w:rsidRPr="001F7D44" w:rsidRDefault="0070392A" w:rsidP="00C06FD0">
      <w:pPr>
        <w:numPr>
          <w:ilvl w:val="0"/>
          <w:numId w:val="29"/>
        </w:numPr>
        <w:spacing w:before="100" w:beforeAutospacing="1" w:after="100" w:afterAutospacing="1" w:line="240" w:lineRule="auto"/>
        <w:rPr>
          <w:rFonts w:ascii="Segoe UI" w:hAnsi="Segoe UI" w:cs="Segoe UI"/>
          <w:color w:val="24292E"/>
          <w:sz w:val="26"/>
          <w:szCs w:val="24"/>
        </w:rPr>
      </w:pPr>
      <w:hyperlink r:id="rId902" w:history="1">
        <w:r w:rsidR="00A12D07" w:rsidRPr="001F7D44">
          <w:rPr>
            <w:rStyle w:val="Hyperlink"/>
            <w:rFonts w:ascii="Segoe UI" w:hAnsi="Segoe UI" w:cs="Segoe UI"/>
            <w:color w:val="0366D6"/>
            <w:sz w:val="24"/>
          </w:rPr>
          <w:t>Machine Learning - Stanford</w:t>
        </w:r>
      </w:hyperlink>
      <w:r w:rsidR="00A12D07" w:rsidRPr="001F7D44">
        <w:rPr>
          <w:rFonts w:ascii="Segoe UI" w:hAnsi="Segoe UI" w:cs="Segoe UI"/>
          <w:color w:val="24292E"/>
          <w:sz w:val="24"/>
        </w:rPr>
        <w:t> by Andrew Ng in Coursera (2010-2014)</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3" w:history="1">
        <w:r w:rsidR="00A12D07" w:rsidRPr="001F7D44">
          <w:rPr>
            <w:rStyle w:val="Hyperlink"/>
            <w:rFonts w:ascii="Segoe UI" w:hAnsi="Segoe UI" w:cs="Segoe UI"/>
            <w:color w:val="0366D6"/>
            <w:sz w:val="24"/>
          </w:rPr>
          <w:t>Machine Learning - Caltech</w:t>
        </w:r>
      </w:hyperlink>
      <w:r w:rsidR="00A12D07" w:rsidRPr="001F7D44">
        <w:rPr>
          <w:rFonts w:ascii="Segoe UI" w:hAnsi="Segoe UI" w:cs="Segoe UI"/>
          <w:color w:val="24292E"/>
          <w:sz w:val="24"/>
        </w:rPr>
        <w:t> by Yaser Abu-Mostafa (2012-2014)</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4" w:history="1">
        <w:r w:rsidR="00A12D07" w:rsidRPr="001F7D44">
          <w:rPr>
            <w:rStyle w:val="Hyperlink"/>
            <w:rFonts w:ascii="Segoe UI" w:hAnsi="Segoe UI" w:cs="Segoe UI"/>
            <w:color w:val="0366D6"/>
            <w:sz w:val="24"/>
          </w:rPr>
          <w:t>Machine Learning - Carnegie Mellon</w:t>
        </w:r>
      </w:hyperlink>
      <w:r w:rsidR="00A12D07" w:rsidRPr="001F7D44">
        <w:rPr>
          <w:rFonts w:ascii="Segoe UI" w:hAnsi="Segoe UI" w:cs="Segoe UI"/>
          <w:color w:val="24292E"/>
          <w:sz w:val="24"/>
        </w:rPr>
        <w:t> by Tom Mitchell (Spring 2011)</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5" w:history="1">
        <w:r w:rsidR="00A12D07" w:rsidRPr="001F7D44">
          <w:rPr>
            <w:rStyle w:val="Hyperlink"/>
            <w:rFonts w:ascii="Segoe UI" w:hAnsi="Segoe UI" w:cs="Segoe UI"/>
            <w:color w:val="0366D6"/>
            <w:sz w:val="24"/>
          </w:rPr>
          <w:t>Neural Networks for Machine Learning</w:t>
        </w:r>
      </w:hyperlink>
      <w:r w:rsidR="00A12D07" w:rsidRPr="001F7D44">
        <w:rPr>
          <w:rFonts w:ascii="Segoe UI" w:hAnsi="Segoe UI" w:cs="Segoe UI"/>
          <w:color w:val="24292E"/>
          <w:sz w:val="24"/>
        </w:rPr>
        <w:t> by Geoffrey Hinton in Coursera (2012)</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6" w:history="1">
        <w:r w:rsidR="00A12D07" w:rsidRPr="001F7D44">
          <w:rPr>
            <w:rStyle w:val="Hyperlink"/>
            <w:rFonts w:ascii="Segoe UI" w:hAnsi="Segoe UI" w:cs="Segoe UI"/>
            <w:color w:val="0366D6"/>
            <w:sz w:val="24"/>
          </w:rPr>
          <w:t>Neural networks class</w:t>
        </w:r>
      </w:hyperlink>
      <w:r w:rsidR="00A12D07" w:rsidRPr="001F7D44">
        <w:rPr>
          <w:rFonts w:ascii="Segoe UI" w:hAnsi="Segoe UI" w:cs="Segoe UI"/>
          <w:color w:val="24292E"/>
          <w:sz w:val="24"/>
        </w:rPr>
        <w:t> by Hugo Larochelle from Université de Sherbrooke (2013)</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7" w:history="1">
        <w:r w:rsidR="00A12D07" w:rsidRPr="001F7D44">
          <w:rPr>
            <w:rStyle w:val="Hyperlink"/>
            <w:rFonts w:ascii="Segoe UI" w:hAnsi="Segoe UI" w:cs="Segoe UI"/>
            <w:color w:val="0366D6"/>
            <w:sz w:val="24"/>
          </w:rPr>
          <w:t>Deep Learning Course</w:t>
        </w:r>
      </w:hyperlink>
      <w:r w:rsidR="00A12D07" w:rsidRPr="001F7D44">
        <w:rPr>
          <w:rFonts w:ascii="Segoe UI" w:hAnsi="Segoe UI" w:cs="Segoe UI"/>
          <w:color w:val="24292E"/>
          <w:sz w:val="24"/>
        </w:rPr>
        <w:t> by CILVR lab @ NYU (2014)</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8" w:history="1">
        <w:r w:rsidR="00A12D07" w:rsidRPr="001F7D44">
          <w:rPr>
            <w:rStyle w:val="Hyperlink"/>
            <w:rFonts w:ascii="Segoe UI" w:hAnsi="Segoe UI" w:cs="Segoe UI"/>
            <w:color w:val="0366D6"/>
            <w:sz w:val="24"/>
          </w:rPr>
          <w:t>A.I - Berkeley</w:t>
        </w:r>
      </w:hyperlink>
      <w:r w:rsidR="00A12D07" w:rsidRPr="001F7D44">
        <w:rPr>
          <w:rFonts w:ascii="Segoe UI" w:hAnsi="Segoe UI" w:cs="Segoe UI"/>
          <w:color w:val="24292E"/>
          <w:sz w:val="24"/>
        </w:rPr>
        <w:t> by Dan Klein and Pieter Abbeel (2013)</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09" w:history="1">
        <w:r w:rsidR="00A12D07" w:rsidRPr="001F7D44">
          <w:rPr>
            <w:rStyle w:val="Hyperlink"/>
            <w:rFonts w:ascii="Segoe UI" w:hAnsi="Segoe UI" w:cs="Segoe UI"/>
            <w:color w:val="0366D6"/>
            <w:sz w:val="24"/>
          </w:rPr>
          <w:t>A.I - MIT</w:t>
        </w:r>
      </w:hyperlink>
      <w:r w:rsidR="00A12D07" w:rsidRPr="001F7D44">
        <w:rPr>
          <w:rFonts w:ascii="Segoe UI" w:hAnsi="Segoe UI" w:cs="Segoe UI"/>
          <w:color w:val="24292E"/>
          <w:sz w:val="24"/>
        </w:rPr>
        <w:t> by Patrick Henry Winston (2010)</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0" w:history="1">
        <w:r w:rsidR="00A12D07" w:rsidRPr="001F7D44">
          <w:rPr>
            <w:rStyle w:val="Hyperlink"/>
            <w:rFonts w:ascii="Segoe UI" w:hAnsi="Segoe UI" w:cs="Segoe UI"/>
            <w:color w:val="0366D6"/>
            <w:sz w:val="24"/>
          </w:rPr>
          <w:t>Vision and learning - computers and brains</w:t>
        </w:r>
      </w:hyperlink>
      <w:r w:rsidR="00A12D07" w:rsidRPr="001F7D44">
        <w:rPr>
          <w:rFonts w:ascii="Segoe UI" w:hAnsi="Segoe UI" w:cs="Segoe UI"/>
          <w:color w:val="24292E"/>
          <w:sz w:val="24"/>
        </w:rPr>
        <w:t> by Shimon Ullman, Tomaso Poggio, Ethan Meyers @ MIT (2013)</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1" w:history="1">
        <w:r w:rsidR="00A12D07" w:rsidRPr="001F7D44">
          <w:rPr>
            <w:rStyle w:val="Hyperlink"/>
            <w:rFonts w:ascii="Segoe UI" w:hAnsi="Segoe UI" w:cs="Segoe UI"/>
            <w:color w:val="0366D6"/>
            <w:sz w:val="24"/>
          </w:rPr>
          <w:t>Convolutional Neural Networks for Visual Recognition - Stanford</w:t>
        </w:r>
      </w:hyperlink>
      <w:r w:rsidR="00A12D07" w:rsidRPr="001F7D44">
        <w:rPr>
          <w:rFonts w:ascii="Segoe UI" w:hAnsi="Segoe UI" w:cs="Segoe UI"/>
          <w:color w:val="24292E"/>
          <w:sz w:val="24"/>
        </w:rPr>
        <w:t> by Fei-Fei Li, Andrej Karpathy (2015)</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2" w:history="1">
        <w:r w:rsidR="00A12D07" w:rsidRPr="001F7D44">
          <w:rPr>
            <w:rStyle w:val="Hyperlink"/>
            <w:rFonts w:ascii="Segoe UI" w:hAnsi="Segoe UI" w:cs="Segoe UI"/>
            <w:color w:val="0366D6"/>
            <w:sz w:val="24"/>
          </w:rPr>
          <w:t>Convolutional Neural Networks for Visual Recognition - Stanford</w:t>
        </w:r>
      </w:hyperlink>
      <w:r w:rsidR="00A12D07" w:rsidRPr="001F7D44">
        <w:rPr>
          <w:rFonts w:ascii="Segoe UI" w:hAnsi="Segoe UI" w:cs="Segoe UI"/>
          <w:color w:val="24292E"/>
          <w:sz w:val="24"/>
        </w:rPr>
        <w:t> by Fei-Fei Li, Andrej Karpathy (2016)</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3" w:history="1">
        <w:r w:rsidR="00A12D07" w:rsidRPr="001F7D44">
          <w:rPr>
            <w:rStyle w:val="Hyperlink"/>
            <w:rFonts w:ascii="Segoe UI" w:hAnsi="Segoe UI" w:cs="Segoe UI"/>
            <w:color w:val="0366D6"/>
            <w:sz w:val="24"/>
          </w:rPr>
          <w:t>Deep Learning for Natural Language Processing - Stanford</w:t>
        </w:r>
      </w:hyperlink>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4" w:history="1">
        <w:r w:rsidR="00A12D07" w:rsidRPr="001F7D44">
          <w:rPr>
            <w:rStyle w:val="Hyperlink"/>
            <w:rFonts w:ascii="Segoe UI" w:hAnsi="Segoe UI" w:cs="Segoe UI"/>
            <w:color w:val="0366D6"/>
            <w:sz w:val="24"/>
          </w:rPr>
          <w:t>Neural Networks - usherbrooke</w:t>
        </w:r>
      </w:hyperlink>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5" w:history="1">
        <w:r w:rsidR="00A12D07" w:rsidRPr="001F7D44">
          <w:rPr>
            <w:rStyle w:val="Hyperlink"/>
            <w:rFonts w:ascii="Segoe UI" w:hAnsi="Segoe UI" w:cs="Segoe UI"/>
            <w:color w:val="0366D6"/>
            <w:sz w:val="24"/>
          </w:rPr>
          <w:t>Machine Learning - Oxford</w:t>
        </w:r>
      </w:hyperlink>
      <w:r w:rsidR="00A12D07" w:rsidRPr="001F7D44">
        <w:rPr>
          <w:rFonts w:ascii="Segoe UI" w:hAnsi="Segoe UI" w:cs="Segoe UI"/>
          <w:color w:val="24292E"/>
          <w:sz w:val="24"/>
        </w:rPr>
        <w:t> (2014-2015)</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6" w:history="1">
        <w:r w:rsidR="00A12D07" w:rsidRPr="001F7D44">
          <w:rPr>
            <w:rStyle w:val="Hyperlink"/>
            <w:rFonts w:ascii="Segoe UI" w:hAnsi="Segoe UI" w:cs="Segoe UI"/>
            <w:color w:val="0366D6"/>
            <w:sz w:val="24"/>
          </w:rPr>
          <w:t>Deep Learning - Nvidia</w:t>
        </w:r>
      </w:hyperlink>
      <w:r w:rsidR="00A12D07" w:rsidRPr="001F7D44">
        <w:rPr>
          <w:rFonts w:ascii="Segoe UI" w:hAnsi="Segoe UI" w:cs="Segoe UI"/>
          <w:color w:val="24292E"/>
          <w:sz w:val="24"/>
        </w:rPr>
        <w:t> (2015)</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7" w:history="1">
        <w:r w:rsidR="00A12D07" w:rsidRPr="001F7D44">
          <w:rPr>
            <w:rStyle w:val="Hyperlink"/>
            <w:rFonts w:ascii="Segoe UI" w:hAnsi="Segoe UI" w:cs="Segoe UI"/>
            <w:color w:val="0366D6"/>
            <w:sz w:val="24"/>
          </w:rPr>
          <w:t>Graduate Summer School: Deep Learning, Feature Learning</w:t>
        </w:r>
      </w:hyperlink>
      <w:r w:rsidR="00A12D07" w:rsidRPr="001F7D44">
        <w:rPr>
          <w:rFonts w:ascii="Segoe UI" w:hAnsi="Segoe UI" w:cs="Segoe UI"/>
          <w:color w:val="24292E"/>
          <w:sz w:val="24"/>
        </w:rPr>
        <w:t> by Geoffrey Hinton, Yoshua Bengio, Yann LeCun, Andrew Ng, Nando de Freitas and several others @ IPAM, UCLA (2012)</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8" w:history="1">
        <w:r w:rsidR="00A12D07" w:rsidRPr="001F7D44">
          <w:rPr>
            <w:rStyle w:val="Hyperlink"/>
            <w:rFonts w:ascii="Segoe UI" w:hAnsi="Segoe UI" w:cs="Segoe UI"/>
            <w:color w:val="0366D6"/>
            <w:sz w:val="24"/>
          </w:rPr>
          <w:t>Deep Learning - Udacity/Google</w:t>
        </w:r>
      </w:hyperlink>
      <w:r w:rsidR="00A12D07" w:rsidRPr="001F7D44">
        <w:rPr>
          <w:rFonts w:ascii="Segoe UI" w:hAnsi="Segoe UI" w:cs="Segoe UI"/>
          <w:color w:val="24292E"/>
          <w:sz w:val="24"/>
        </w:rPr>
        <w:t> by Vincent Vanhoucke and Arpan Chakraborty (2016)</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19" w:history="1">
        <w:r w:rsidR="00A12D07" w:rsidRPr="001F7D44">
          <w:rPr>
            <w:rStyle w:val="Hyperlink"/>
            <w:rFonts w:ascii="Segoe UI" w:hAnsi="Segoe UI" w:cs="Segoe UI"/>
            <w:color w:val="0366D6"/>
            <w:sz w:val="24"/>
          </w:rPr>
          <w:t>Deep Learning - UWaterloo</w:t>
        </w:r>
      </w:hyperlink>
      <w:r w:rsidR="00A12D07" w:rsidRPr="001F7D44">
        <w:rPr>
          <w:rFonts w:ascii="Segoe UI" w:hAnsi="Segoe UI" w:cs="Segoe UI"/>
          <w:color w:val="24292E"/>
          <w:sz w:val="24"/>
        </w:rPr>
        <w:t> by Prof. Ali Ghodsi at University of Waterloo (2015)</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0" w:history="1">
        <w:r w:rsidR="00A12D07" w:rsidRPr="001F7D44">
          <w:rPr>
            <w:rStyle w:val="Hyperlink"/>
            <w:rFonts w:ascii="Segoe UI" w:hAnsi="Segoe UI" w:cs="Segoe UI"/>
            <w:color w:val="0366D6"/>
            <w:sz w:val="24"/>
          </w:rPr>
          <w:t>Statistical Machine Learning - CMU</w:t>
        </w:r>
      </w:hyperlink>
      <w:r w:rsidR="00A12D07" w:rsidRPr="001F7D44">
        <w:rPr>
          <w:rFonts w:ascii="Segoe UI" w:hAnsi="Segoe UI" w:cs="Segoe UI"/>
          <w:color w:val="24292E"/>
          <w:sz w:val="24"/>
        </w:rPr>
        <w:t> by Prof. Larry Wasserman</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1" w:history="1">
        <w:r w:rsidR="00A12D07" w:rsidRPr="001F7D44">
          <w:rPr>
            <w:rStyle w:val="Hyperlink"/>
            <w:rFonts w:ascii="Segoe UI" w:hAnsi="Segoe UI" w:cs="Segoe UI"/>
            <w:color w:val="0366D6"/>
            <w:sz w:val="24"/>
          </w:rPr>
          <w:t>Deep Learning Course</w:t>
        </w:r>
      </w:hyperlink>
      <w:r w:rsidR="00A12D07" w:rsidRPr="001F7D44">
        <w:rPr>
          <w:rFonts w:ascii="Segoe UI" w:hAnsi="Segoe UI" w:cs="Segoe UI"/>
          <w:color w:val="24292E"/>
          <w:sz w:val="24"/>
        </w:rPr>
        <w:t> by Yann LeCun (2016)</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2" w:history="1">
        <w:r w:rsidR="00A12D07" w:rsidRPr="001F7D44">
          <w:rPr>
            <w:rStyle w:val="Hyperlink"/>
            <w:rFonts w:ascii="Segoe UI" w:hAnsi="Segoe UI" w:cs="Segoe UI"/>
            <w:color w:val="0366D6"/>
            <w:sz w:val="24"/>
          </w:rPr>
          <w:t>Bay area DL school</w:t>
        </w:r>
      </w:hyperlink>
      <w:r w:rsidR="00A12D07" w:rsidRPr="001F7D44">
        <w:rPr>
          <w:rFonts w:ascii="Segoe UI" w:hAnsi="Segoe UI" w:cs="Segoe UI"/>
          <w:color w:val="24292E"/>
          <w:sz w:val="24"/>
        </w:rPr>
        <w:t> by Andrew Ng, Yoshua Bengio, Samy Bengio, Andrej Karpathy, Richard Socher, Hugo Larochelle and many others @ Stanford, CA (2016)</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3" w:history="1">
        <w:r w:rsidR="00A12D07" w:rsidRPr="001F7D44">
          <w:rPr>
            <w:rStyle w:val="Hyperlink"/>
            <w:rFonts w:ascii="Segoe UI" w:hAnsi="Segoe UI" w:cs="Segoe UI"/>
            <w:color w:val="0366D6"/>
            <w:sz w:val="24"/>
          </w:rPr>
          <w:t>Designing, Visualizing and Understanding Deep Neural Networks-UC Berkeley</w:t>
        </w:r>
      </w:hyperlink>
    </w:p>
    <w:p w:rsidR="00A12D07" w:rsidRPr="001F7D44" w:rsidRDefault="0070392A" w:rsidP="001F7D44">
      <w:pPr>
        <w:numPr>
          <w:ilvl w:val="0"/>
          <w:numId w:val="29"/>
        </w:numPr>
        <w:spacing w:before="60" w:after="100" w:afterAutospacing="1" w:line="240" w:lineRule="auto"/>
        <w:rPr>
          <w:rFonts w:ascii="Segoe UI" w:hAnsi="Segoe UI" w:cs="Segoe UI"/>
          <w:color w:val="24292E"/>
          <w:sz w:val="24"/>
        </w:rPr>
      </w:pPr>
      <w:hyperlink r:id="rId924" w:history="1">
        <w:r w:rsidR="00A12D07" w:rsidRPr="001F7D44">
          <w:rPr>
            <w:rStyle w:val="Hyperlink"/>
            <w:rFonts w:ascii="Segoe UI" w:hAnsi="Segoe UI" w:cs="Segoe UI"/>
            <w:color w:val="0366D6"/>
            <w:sz w:val="24"/>
          </w:rPr>
          <w:t>UVA Deep Learning Course</w:t>
        </w:r>
      </w:hyperlink>
      <w:r w:rsidR="00A12D07" w:rsidRPr="001F7D44">
        <w:rPr>
          <w:rFonts w:ascii="Segoe UI" w:hAnsi="Segoe UI" w:cs="Segoe UI"/>
          <w:color w:val="24292E"/>
          <w:sz w:val="24"/>
        </w:rPr>
        <w:t> MSc in Artificial Intelligence for the University of Amsterdam.</w:t>
      </w:r>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5" w:history="1">
        <w:r w:rsidR="00A12D07" w:rsidRPr="001F7D44">
          <w:rPr>
            <w:rStyle w:val="Hyperlink"/>
            <w:rFonts w:ascii="Segoe UI" w:hAnsi="Segoe UI" w:cs="Segoe UI"/>
            <w:color w:val="0366D6"/>
            <w:sz w:val="24"/>
          </w:rPr>
          <w:t xml:space="preserve">MIT </w:t>
        </w:r>
        <w:proofErr w:type="gramStart"/>
        <w:r w:rsidR="00A12D07" w:rsidRPr="001F7D44">
          <w:rPr>
            <w:rStyle w:val="Hyperlink"/>
            <w:rFonts w:ascii="Segoe UI" w:hAnsi="Segoe UI" w:cs="Segoe UI"/>
            <w:color w:val="0366D6"/>
            <w:sz w:val="24"/>
          </w:rPr>
          <w:t>6.S</w:t>
        </w:r>
        <w:proofErr w:type="gramEnd"/>
        <w:r w:rsidR="00A12D07" w:rsidRPr="001F7D44">
          <w:rPr>
            <w:rStyle w:val="Hyperlink"/>
            <w:rFonts w:ascii="Segoe UI" w:hAnsi="Segoe UI" w:cs="Segoe UI"/>
            <w:color w:val="0366D6"/>
            <w:sz w:val="24"/>
          </w:rPr>
          <w:t>094: Deep Learning for Self-Driving Cars</w:t>
        </w:r>
      </w:hyperlink>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6" w:history="1">
        <w:r w:rsidR="00A12D07" w:rsidRPr="001F7D44">
          <w:rPr>
            <w:rStyle w:val="Hyperlink"/>
            <w:rFonts w:ascii="Segoe UI" w:hAnsi="Segoe UI" w:cs="Segoe UI"/>
            <w:color w:val="0366D6"/>
            <w:sz w:val="24"/>
          </w:rPr>
          <w:t xml:space="preserve">MIT </w:t>
        </w:r>
        <w:proofErr w:type="gramStart"/>
        <w:r w:rsidR="00A12D07" w:rsidRPr="001F7D44">
          <w:rPr>
            <w:rStyle w:val="Hyperlink"/>
            <w:rFonts w:ascii="Segoe UI" w:hAnsi="Segoe UI" w:cs="Segoe UI"/>
            <w:color w:val="0366D6"/>
            <w:sz w:val="24"/>
          </w:rPr>
          <w:t>6.S</w:t>
        </w:r>
        <w:proofErr w:type="gramEnd"/>
        <w:r w:rsidR="00A12D07" w:rsidRPr="001F7D44">
          <w:rPr>
            <w:rStyle w:val="Hyperlink"/>
            <w:rFonts w:ascii="Segoe UI" w:hAnsi="Segoe UI" w:cs="Segoe UI"/>
            <w:color w:val="0366D6"/>
            <w:sz w:val="24"/>
          </w:rPr>
          <w:t>191: Introduction to Deep Learning</w:t>
        </w:r>
      </w:hyperlink>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7" w:history="1">
        <w:r w:rsidR="00A12D07" w:rsidRPr="001F7D44">
          <w:rPr>
            <w:rStyle w:val="Hyperlink"/>
            <w:rFonts w:ascii="Segoe UI" w:hAnsi="Segoe UI" w:cs="Segoe UI"/>
            <w:color w:val="0366D6"/>
            <w:sz w:val="24"/>
          </w:rPr>
          <w:t>Berkeley CS 294: Deep Reinforcement Learning</w:t>
        </w:r>
      </w:hyperlink>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8" w:history="1">
        <w:r w:rsidR="00A12D07" w:rsidRPr="001F7D44">
          <w:rPr>
            <w:rStyle w:val="Hyperlink"/>
            <w:rFonts w:ascii="Segoe UI" w:hAnsi="Segoe UI" w:cs="Segoe UI"/>
            <w:color w:val="0366D6"/>
            <w:sz w:val="24"/>
          </w:rPr>
          <w:t>Keras in Motion video course</w:t>
        </w:r>
      </w:hyperlink>
    </w:p>
    <w:p w:rsidR="00A12D07" w:rsidRPr="001F7D44" w:rsidRDefault="0070392A" w:rsidP="00C06FD0">
      <w:pPr>
        <w:numPr>
          <w:ilvl w:val="0"/>
          <w:numId w:val="29"/>
        </w:numPr>
        <w:spacing w:before="60" w:after="100" w:afterAutospacing="1" w:line="240" w:lineRule="auto"/>
        <w:rPr>
          <w:rFonts w:ascii="Segoe UI" w:hAnsi="Segoe UI" w:cs="Segoe UI"/>
          <w:color w:val="24292E"/>
          <w:sz w:val="24"/>
        </w:rPr>
      </w:pPr>
      <w:hyperlink r:id="rId929" w:history="1">
        <w:r w:rsidR="00A12D07" w:rsidRPr="001F7D44">
          <w:rPr>
            <w:rStyle w:val="Hyperlink"/>
            <w:rFonts w:ascii="Segoe UI" w:hAnsi="Segoe UI" w:cs="Segoe UI"/>
            <w:color w:val="0366D6"/>
            <w:sz w:val="24"/>
          </w:rPr>
          <w:t xml:space="preserve">Practical Deep Learning </w:t>
        </w:r>
        <w:proofErr w:type="gramStart"/>
        <w:r w:rsidR="00A12D07" w:rsidRPr="001F7D44">
          <w:rPr>
            <w:rStyle w:val="Hyperlink"/>
            <w:rFonts w:ascii="Segoe UI" w:hAnsi="Segoe UI" w:cs="Segoe UI"/>
            <w:color w:val="0366D6"/>
            <w:sz w:val="24"/>
          </w:rPr>
          <w:t>For</w:t>
        </w:r>
        <w:proofErr w:type="gramEnd"/>
        <w:r w:rsidR="00A12D07" w:rsidRPr="001F7D44">
          <w:rPr>
            <w:rStyle w:val="Hyperlink"/>
            <w:rFonts w:ascii="Segoe UI" w:hAnsi="Segoe UI" w:cs="Segoe UI"/>
            <w:color w:val="0366D6"/>
            <w:sz w:val="24"/>
          </w:rPr>
          <w:t xml:space="preserve"> Coders</w:t>
        </w:r>
      </w:hyperlink>
      <w:r w:rsidR="00A12D07" w:rsidRPr="001F7D44">
        <w:rPr>
          <w:rFonts w:ascii="Segoe UI" w:hAnsi="Segoe UI" w:cs="Segoe UI"/>
          <w:color w:val="24292E"/>
          <w:sz w:val="24"/>
        </w:rPr>
        <w:t> by Jeremy Howard - Fast.ai</w:t>
      </w:r>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39" w:name="_Toc494530774"/>
      <w:r w:rsidRPr="001F7D44">
        <w:rPr>
          <w:rFonts w:ascii="Segoe UI" w:hAnsi="Segoe UI" w:cs="Segoe UI"/>
          <w:color w:val="24292E"/>
          <w:sz w:val="32"/>
          <w:szCs w:val="30"/>
        </w:rPr>
        <w:t>Videos and Lectures</w:t>
      </w:r>
      <w:bookmarkEnd w:id="39"/>
    </w:p>
    <w:p w:rsidR="00A12D07" w:rsidRPr="001F7D44" w:rsidRDefault="0070392A" w:rsidP="00C06FD0">
      <w:pPr>
        <w:numPr>
          <w:ilvl w:val="0"/>
          <w:numId w:val="30"/>
        </w:numPr>
        <w:spacing w:before="100" w:beforeAutospacing="1" w:after="100" w:afterAutospacing="1" w:line="240" w:lineRule="auto"/>
        <w:rPr>
          <w:rFonts w:ascii="Segoe UI" w:hAnsi="Segoe UI" w:cs="Segoe UI"/>
          <w:color w:val="24292E"/>
          <w:sz w:val="26"/>
          <w:szCs w:val="24"/>
        </w:rPr>
      </w:pPr>
      <w:hyperlink r:id="rId930" w:history="1">
        <w:r w:rsidR="00A12D07" w:rsidRPr="001F7D44">
          <w:rPr>
            <w:rStyle w:val="Hyperlink"/>
            <w:rFonts w:ascii="Segoe UI" w:hAnsi="Segoe UI" w:cs="Segoe UI"/>
            <w:color w:val="0366D6"/>
            <w:sz w:val="24"/>
          </w:rPr>
          <w:t xml:space="preserve">How </w:t>
        </w:r>
        <w:proofErr w:type="gramStart"/>
        <w:r w:rsidR="00A12D07" w:rsidRPr="001F7D44">
          <w:rPr>
            <w:rStyle w:val="Hyperlink"/>
            <w:rFonts w:ascii="Segoe UI" w:hAnsi="Segoe UI" w:cs="Segoe UI"/>
            <w:color w:val="0366D6"/>
            <w:sz w:val="24"/>
          </w:rPr>
          <w:t>To</w:t>
        </w:r>
        <w:proofErr w:type="gramEnd"/>
        <w:r w:rsidR="00A12D07" w:rsidRPr="001F7D44">
          <w:rPr>
            <w:rStyle w:val="Hyperlink"/>
            <w:rFonts w:ascii="Segoe UI" w:hAnsi="Segoe UI" w:cs="Segoe UI"/>
            <w:color w:val="0366D6"/>
            <w:sz w:val="24"/>
          </w:rPr>
          <w:t xml:space="preserve"> Create A Mind</w:t>
        </w:r>
      </w:hyperlink>
      <w:r w:rsidR="00A12D07" w:rsidRPr="001F7D44">
        <w:rPr>
          <w:rFonts w:ascii="Segoe UI" w:hAnsi="Segoe UI" w:cs="Segoe UI"/>
          <w:color w:val="24292E"/>
          <w:sz w:val="24"/>
        </w:rPr>
        <w:t> By Ray Kurzweil</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1" w:history="1">
        <w:r w:rsidR="00A12D07" w:rsidRPr="001F7D44">
          <w:rPr>
            <w:rStyle w:val="Hyperlink"/>
            <w:rFonts w:ascii="Segoe UI" w:hAnsi="Segoe UI" w:cs="Segoe UI"/>
            <w:color w:val="0366D6"/>
            <w:sz w:val="24"/>
          </w:rPr>
          <w:t>Deep Learning, Self-Taught Learning and Unsupervised Feature Learning</w:t>
        </w:r>
      </w:hyperlink>
      <w:r w:rsidR="00A12D07" w:rsidRPr="001F7D44">
        <w:rPr>
          <w:rFonts w:ascii="Segoe UI" w:hAnsi="Segoe UI" w:cs="Segoe UI"/>
          <w:color w:val="24292E"/>
          <w:sz w:val="24"/>
        </w:rPr>
        <w:t> By Andrew Ng</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2" w:history="1">
        <w:r w:rsidR="00A12D07" w:rsidRPr="001F7D44">
          <w:rPr>
            <w:rStyle w:val="Hyperlink"/>
            <w:rFonts w:ascii="Segoe UI" w:hAnsi="Segoe UI" w:cs="Segoe UI"/>
            <w:color w:val="0366D6"/>
            <w:sz w:val="24"/>
          </w:rPr>
          <w:t>Recent Developments in Deep Learning</w:t>
        </w:r>
      </w:hyperlink>
      <w:r w:rsidR="00A12D07" w:rsidRPr="001F7D44">
        <w:rPr>
          <w:rFonts w:ascii="Segoe UI" w:hAnsi="Segoe UI" w:cs="Segoe UI"/>
          <w:color w:val="24292E"/>
          <w:sz w:val="24"/>
        </w:rPr>
        <w:t> By Geoff Hinton</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3" w:history="1">
        <w:r w:rsidR="00A12D07" w:rsidRPr="001F7D44">
          <w:rPr>
            <w:rStyle w:val="Hyperlink"/>
            <w:rFonts w:ascii="Segoe UI" w:hAnsi="Segoe UI" w:cs="Segoe UI"/>
            <w:color w:val="0366D6"/>
            <w:sz w:val="24"/>
          </w:rPr>
          <w:t>The Unreasonable Effectiveness of Deep Learning</w:t>
        </w:r>
      </w:hyperlink>
      <w:r w:rsidR="00A12D07" w:rsidRPr="001F7D44">
        <w:rPr>
          <w:rFonts w:ascii="Segoe UI" w:hAnsi="Segoe UI" w:cs="Segoe UI"/>
          <w:color w:val="24292E"/>
          <w:sz w:val="24"/>
        </w:rPr>
        <w:t> by Yann LeCun</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4" w:history="1">
        <w:r w:rsidR="00A12D07" w:rsidRPr="001F7D44">
          <w:rPr>
            <w:rStyle w:val="Hyperlink"/>
            <w:rFonts w:ascii="Segoe UI" w:hAnsi="Segoe UI" w:cs="Segoe UI"/>
            <w:color w:val="0366D6"/>
            <w:sz w:val="24"/>
          </w:rPr>
          <w:t>Deep Learning of Representations</w:t>
        </w:r>
      </w:hyperlink>
      <w:r w:rsidR="00A12D07" w:rsidRPr="001F7D44">
        <w:rPr>
          <w:rFonts w:ascii="Segoe UI" w:hAnsi="Segoe UI" w:cs="Segoe UI"/>
          <w:color w:val="24292E"/>
          <w:sz w:val="24"/>
        </w:rPr>
        <w:t> by Yoshua bengio</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5" w:history="1">
        <w:r w:rsidR="00A12D07" w:rsidRPr="001F7D44">
          <w:rPr>
            <w:rStyle w:val="Hyperlink"/>
            <w:rFonts w:ascii="Segoe UI" w:hAnsi="Segoe UI" w:cs="Segoe UI"/>
            <w:color w:val="0366D6"/>
            <w:sz w:val="24"/>
          </w:rPr>
          <w:t>Principles of Hierarchical Temporal Memory</w:t>
        </w:r>
      </w:hyperlink>
      <w:r w:rsidR="00A12D07" w:rsidRPr="001F7D44">
        <w:rPr>
          <w:rFonts w:ascii="Segoe UI" w:hAnsi="Segoe UI" w:cs="Segoe UI"/>
          <w:color w:val="24292E"/>
          <w:sz w:val="24"/>
        </w:rPr>
        <w:t> by Jeff Hawkins</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6" w:history="1">
        <w:r w:rsidR="00A12D07" w:rsidRPr="001F7D44">
          <w:rPr>
            <w:rStyle w:val="Hyperlink"/>
            <w:rFonts w:ascii="Segoe UI" w:hAnsi="Segoe UI" w:cs="Segoe UI"/>
            <w:color w:val="0366D6"/>
            <w:sz w:val="24"/>
          </w:rPr>
          <w:t>Machine Learning Discussion Group - Deep Learning w/ Stanford AI Lab</w:t>
        </w:r>
      </w:hyperlink>
      <w:r w:rsidR="00A12D07" w:rsidRPr="001F7D44">
        <w:rPr>
          <w:rFonts w:ascii="Segoe UI" w:hAnsi="Segoe UI" w:cs="Segoe UI"/>
          <w:color w:val="24292E"/>
          <w:sz w:val="24"/>
        </w:rPr>
        <w:t> by Adam Coates</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7" w:history="1">
        <w:r w:rsidR="00A12D07" w:rsidRPr="001F7D44">
          <w:rPr>
            <w:rStyle w:val="Hyperlink"/>
            <w:rFonts w:ascii="Segoe UI" w:hAnsi="Segoe UI" w:cs="Segoe UI"/>
            <w:color w:val="0366D6"/>
            <w:sz w:val="24"/>
          </w:rPr>
          <w:t>Making Sense of the World with Deep Learning</w:t>
        </w:r>
      </w:hyperlink>
      <w:r w:rsidR="00A12D07" w:rsidRPr="001F7D44">
        <w:rPr>
          <w:rFonts w:ascii="Segoe UI" w:hAnsi="Segoe UI" w:cs="Segoe UI"/>
          <w:color w:val="24292E"/>
          <w:sz w:val="24"/>
        </w:rPr>
        <w:t> By Adam Coates</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8" w:history="1">
        <w:r w:rsidR="00A12D07" w:rsidRPr="001F7D44">
          <w:rPr>
            <w:rStyle w:val="Hyperlink"/>
            <w:rFonts w:ascii="Segoe UI" w:hAnsi="Segoe UI" w:cs="Segoe UI"/>
            <w:color w:val="0366D6"/>
            <w:sz w:val="24"/>
          </w:rPr>
          <w:t>Demystifying Unsupervised Feature Learning </w:t>
        </w:r>
      </w:hyperlink>
      <w:r w:rsidR="00A12D07" w:rsidRPr="001F7D44">
        <w:rPr>
          <w:rFonts w:ascii="Segoe UI" w:hAnsi="Segoe UI" w:cs="Segoe UI"/>
          <w:color w:val="24292E"/>
          <w:sz w:val="24"/>
        </w:rPr>
        <w:t>By Adam Coates</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39" w:history="1">
        <w:r w:rsidR="00A12D07" w:rsidRPr="001F7D44">
          <w:rPr>
            <w:rStyle w:val="Hyperlink"/>
            <w:rFonts w:ascii="Segoe UI" w:hAnsi="Segoe UI" w:cs="Segoe UI"/>
            <w:color w:val="0366D6"/>
            <w:sz w:val="24"/>
          </w:rPr>
          <w:t>Visual Perception with Deep Learning</w:t>
        </w:r>
      </w:hyperlink>
      <w:r w:rsidR="00A12D07" w:rsidRPr="001F7D44">
        <w:rPr>
          <w:rFonts w:ascii="Segoe UI" w:hAnsi="Segoe UI" w:cs="Segoe UI"/>
          <w:color w:val="24292E"/>
          <w:sz w:val="24"/>
        </w:rPr>
        <w:t> By Yann LeCun</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0" w:history="1">
        <w:r w:rsidR="00A12D07" w:rsidRPr="001F7D44">
          <w:rPr>
            <w:rStyle w:val="Hyperlink"/>
            <w:rFonts w:ascii="Segoe UI" w:hAnsi="Segoe UI" w:cs="Segoe UI"/>
            <w:color w:val="0366D6"/>
            <w:sz w:val="24"/>
          </w:rPr>
          <w:t>The Next Generation of Neural Networks</w:t>
        </w:r>
      </w:hyperlink>
      <w:r w:rsidR="00A12D07" w:rsidRPr="001F7D44">
        <w:rPr>
          <w:rFonts w:ascii="Segoe UI" w:hAnsi="Segoe UI" w:cs="Segoe UI"/>
          <w:color w:val="24292E"/>
          <w:sz w:val="24"/>
        </w:rPr>
        <w:t> By Geoffrey Hinton at GoogleTechTalks</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1" w:history="1">
        <w:r w:rsidR="00A12D07" w:rsidRPr="001F7D44">
          <w:rPr>
            <w:rStyle w:val="Hyperlink"/>
            <w:rFonts w:ascii="Segoe UI" w:hAnsi="Segoe UI" w:cs="Segoe UI"/>
            <w:color w:val="0366D6"/>
            <w:sz w:val="24"/>
          </w:rPr>
          <w:t>The wonderful and terrifying implications of computers that can learn</w:t>
        </w:r>
      </w:hyperlink>
      <w:r w:rsidR="00A12D07" w:rsidRPr="001F7D44">
        <w:rPr>
          <w:rFonts w:ascii="Segoe UI" w:hAnsi="Segoe UI" w:cs="Segoe UI"/>
          <w:color w:val="24292E"/>
          <w:sz w:val="24"/>
        </w:rPr>
        <w:t> By Jeremy Howard at TEDxBrussels</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2" w:history="1">
        <w:r w:rsidR="00A12D07" w:rsidRPr="001F7D44">
          <w:rPr>
            <w:rStyle w:val="Hyperlink"/>
            <w:rFonts w:ascii="Segoe UI" w:hAnsi="Segoe UI" w:cs="Segoe UI"/>
            <w:color w:val="0366D6"/>
            <w:sz w:val="24"/>
          </w:rPr>
          <w:t>Unsupervised Deep Learning - Stanford</w:t>
        </w:r>
      </w:hyperlink>
      <w:r w:rsidR="00A12D07" w:rsidRPr="001F7D44">
        <w:rPr>
          <w:rFonts w:ascii="Segoe UI" w:hAnsi="Segoe UI" w:cs="Segoe UI"/>
          <w:color w:val="24292E"/>
          <w:sz w:val="24"/>
        </w:rPr>
        <w:t> by Andrew Ng in Stanford (2011)</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3" w:history="1">
        <w:r w:rsidR="00A12D07" w:rsidRPr="001F7D44">
          <w:rPr>
            <w:rStyle w:val="Hyperlink"/>
            <w:rFonts w:ascii="Segoe UI" w:hAnsi="Segoe UI" w:cs="Segoe UI"/>
            <w:color w:val="0366D6"/>
            <w:sz w:val="24"/>
          </w:rPr>
          <w:t>Natural Language Processing</w:t>
        </w:r>
      </w:hyperlink>
      <w:r w:rsidR="00A12D07" w:rsidRPr="001F7D44">
        <w:rPr>
          <w:rFonts w:ascii="Segoe UI" w:hAnsi="Segoe UI" w:cs="Segoe UI"/>
          <w:color w:val="24292E"/>
          <w:sz w:val="24"/>
        </w:rPr>
        <w:t> By Chris Manning in Stanford</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4" w:history="1">
        <w:r w:rsidR="00A12D07" w:rsidRPr="001F7D44">
          <w:rPr>
            <w:rStyle w:val="Hyperlink"/>
            <w:rFonts w:ascii="Segoe UI" w:hAnsi="Segoe UI" w:cs="Segoe UI"/>
            <w:color w:val="0366D6"/>
            <w:sz w:val="24"/>
          </w:rPr>
          <w:t>A beginners Guide to Deep Neural Networks</w:t>
        </w:r>
      </w:hyperlink>
      <w:r w:rsidR="00A12D07" w:rsidRPr="001F7D44">
        <w:rPr>
          <w:rFonts w:ascii="Segoe UI" w:hAnsi="Segoe UI" w:cs="Segoe UI"/>
          <w:color w:val="24292E"/>
          <w:sz w:val="24"/>
        </w:rPr>
        <w:t> By Natalie Hammel and Lorraine Yurshansky</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5" w:history="1">
        <w:r w:rsidR="00A12D07" w:rsidRPr="001F7D44">
          <w:rPr>
            <w:rStyle w:val="Hyperlink"/>
            <w:rFonts w:ascii="Segoe UI" w:hAnsi="Segoe UI" w:cs="Segoe UI"/>
            <w:color w:val="0366D6"/>
            <w:sz w:val="24"/>
          </w:rPr>
          <w:t>Deep Learning: Intelligence from Big Data</w:t>
        </w:r>
      </w:hyperlink>
      <w:r w:rsidR="00A12D07" w:rsidRPr="001F7D44">
        <w:rPr>
          <w:rFonts w:ascii="Segoe UI" w:hAnsi="Segoe UI" w:cs="Segoe UI"/>
          <w:color w:val="24292E"/>
          <w:sz w:val="24"/>
        </w:rPr>
        <w:t> by Steve Jurvetson (and panel) at VLAB in Stanford.</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6" w:history="1">
        <w:r w:rsidR="00A12D07" w:rsidRPr="001F7D44">
          <w:rPr>
            <w:rStyle w:val="Hyperlink"/>
            <w:rFonts w:ascii="Segoe UI" w:hAnsi="Segoe UI" w:cs="Segoe UI"/>
            <w:color w:val="0366D6"/>
            <w:sz w:val="24"/>
          </w:rPr>
          <w:t>Introduction to Artificial Neural Networks and Deep Learning</w:t>
        </w:r>
      </w:hyperlink>
      <w:r w:rsidR="00A12D07" w:rsidRPr="001F7D44">
        <w:rPr>
          <w:rFonts w:ascii="Segoe UI" w:hAnsi="Segoe UI" w:cs="Segoe UI"/>
          <w:color w:val="24292E"/>
          <w:sz w:val="24"/>
        </w:rPr>
        <w:t> by Leo Isikdogan at Motorola Mobility HQ</w:t>
      </w:r>
    </w:p>
    <w:p w:rsidR="00A12D07" w:rsidRPr="001F7D44" w:rsidRDefault="0070392A" w:rsidP="00C06FD0">
      <w:pPr>
        <w:numPr>
          <w:ilvl w:val="0"/>
          <w:numId w:val="30"/>
        </w:numPr>
        <w:spacing w:before="60" w:after="100" w:afterAutospacing="1" w:line="240" w:lineRule="auto"/>
        <w:rPr>
          <w:rFonts w:ascii="Segoe UI" w:hAnsi="Segoe UI" w:cs="Segoe UI"/>
          <w:color w:val="24292E"/>
          <w:sz w:val="24"/>
        </w:rPr>
      </w:pPr>
      <w:hyperlink r:id="rId947" w:history="1">
        <w:r w:rsidR="00A12D07" w:rsidRPr="001F7D44">
          <w:rPr>
            <w:rStyle w:val="Hyperlink"/>
            <w:rFonts w:ascii="Segoe UI" w:hAnsi="Segoe UI" w:cs="Segoe UI"/>
            <w:color w:val="0366D6"/>
            <w:sz w:val="24"/>
          </w:rPr>
          <w:t>NIPS 2016 lecture and workshop videos</w:t>
        </w:r>
      </w:hyperlink>
      <w:r w:rsidR="00A12D07" w:rsidRPr="001F7D44">
        <w:rPr>
          <w:rFonts w:ascii="Segoe UI" w:hAnsi="Segoe UI" w:cs="Segoe UI"/>
          <w:color w:val="24292E"/>
          <w:sz w:val="24"/>
        </w:rPr>
        <w:t> - NIPS 2016</w:t>
      </w:r>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40" w:name="_Toc494530775"/>
      <w:r w:rsidRPr="001F7D44">
        <w:rPr>
          <w:rFonts w:ascii="Segoe UI" w:hAnsi="Segoe UI" w:cs="Segoe UI"/>
          <w:color w:val="24292E"/>
          <w:sz w:val="32"/>
          <w:szCs w:val="30"/>
        </w:rPr>
        <w:t>Papers</w:t>
      </w:r>
      <w:bookmarkEnd w:id="40"/>
    </w:p>
    <w:p w:rsidR="00A12D07" w:rsidRPr="001F7D44" w:rsidRDefault="00A12D07" w:rsidP="00A12D07">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You can also find the most cited deep learning papers from </w:t>
      </w:r>
      <w:hyperlink r:id="rId948" w:history="1">
        <w:r w:rsidRPr="001F7D44">
          <w:rPr>
            <w:rStyle w:val="Hyperlink"/>
            <w:rFonts w:ascii="Segoe UI" w:hAnsi="Segoe UI" w:cs="Segoe UI"/>
            <w:i/>
            <w:iCs/>
            <w:color w:val="0366D6"/>
            <w:sz w:val="26"/>
          </w:rPr>
          <w:t>here</w:t>
        </w:r>
      </w:hyperlink>
    </w:p>
    <w:p w:rsidR="00A12D07" w:rsidRPr="001F7D44" w:rsidRDefault="0070392A" w:rsidP="00C06FD0">
      <w:pPr>
        <w:numPr>
          <w:ilvl w:val="0"/>
          <w:numId w:val="31"/>
        </w:numPr>
        <w:spacing w:before="100" w:beforeAutospacing="1" w:after="100" w:afterAutospacing="1" w:line="240" w:lineRule="auto"/>
        <w:rPr>
          <w:rFonts w:ascii="Segoe UI" w:hAnsi="Segoe UI" w:cs="Segoe UI"/>
          <w:color w:val="24292E"/>
          <w:sz w:val="24"/>
        </w:rPr>
      </w:pPr>
      <w:hyperlink r:id="rId949" w:history="1">
        <w:r w:rsidR="00A12D07" w:rsidRPr="001F7D44">
          <w:rPr>
            <w:rStyle w:val="Hyperlink"/>
            <w:rFonts w:ascii="Segoe UI" w:hAnsi="Segoe UI" w:cs="Segoe UI"/>
            <w:color w:val="0366D6"/>
            <w:sz w:val="24"/>
          </w:rPr>
          <w:t>ImageNet Classification with Deep Convolutional Neural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0" w:history="1">
        <w:r w:rsidR="00A12D07" w:rsidRPr="001F7D44">
          <w:rPr>
            <w:rStyle w:val="Hyperlink"/>
            <w:rFonts w:ascii="Segoe UI" w:hAnsi="Segoe UI" w:cs="Segoe UI"/>
            <w:color w:val="0366D6"/>
            <w:sz w:val="24"/>
          </w:rPr>
          <w:t>Using Very Deep Autoencoders for Content Based Image Retrieval</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1" w:history="1">
        <w:r w:rsidR="00A12D07" w:rsidRPr="001F7D44">
          <w:rPr>
            <w:rStyle w:val="Hyperlink"/>
            <w:rFonts w:ascii="Segoe UI" w:hAnsi="Segoe UI" w:cs="Segoe UI"/>
            <w:color w:val="0366D6"/>
            <w:sz w:val="24"/>
          </w:rPr>
          <w:t>Learning Deep Architectures for AI</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2" w:history="1">
        <w:r w:rsidR="00A12D07" w:rsidRPr="001F7D44">
          <w:rPr>
            <w:rStyle w:val="Hyperlink"/>
            <w:rFonts w:ascii="Segoe UI" w:hAnsi="Segoe UI" w:cs="Segoe UI"/>
            <w:color w:val="0366D6"/>
            <w:sz w:val="24"/>
          </w:rPr>
          <w:t>CMU’s list of papers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3" w:history="1">
        <w:r w:rsidR="00A12D07" w:rsidRPr="001F7D44">
          <w:rPr>
            <w:rStyle w:val="Hyperlink"/>
            <w:rFonts w:ascii="Segoe UI" w:hAnsi="Segoe UI" w:cs="Segoe UI"/>
            <w:color w:val="0366D6"/>
            <w:sz w:val="24"/>
          </w:rPr>
          <w:t>Neural Networks for Named Entity Recognition</w:t>
        </w:r>
      </w:hyperlink>
      <w:r w:rsidR="00A12D07" w:rsidRPr="001F7D44">
        <w:rPr>
          <w:rFonts w:ascii="Segoe UI" w:hAnsi="Segoe UI" w:cs="Segoe UI"/>
          <w:color w:val="24292E"/>
          <w:sz w:val="24"/>
        </w:rPr>
        <w:t> </w:t>
      </w:r>
      <w:hyperlink r:id="rId954" w:history="1">
        <w:r w:rsidR="00A12D07" w:rsidRPr="001F7D44">
          <w:rPr>
            <w:rStyle w:val="Hyperlink"/>
            <w:rFonts w:ascii="Segoe UI" w:hAnsi="Segoe UI" w:cs="Segoe UI"/>
            <w:color w:val="0366D6"/>
            <w:sz w:val="24"/>
          </w:rPr>
          <w:t>zip</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5" w:history="1">
        <w:r w:rsidR="00A12D07" w:rsidRPr="001F7D44">
          <w:rPr>
            <w:rStyle w:val="Hyperlink"/>
            <w:rFonts w:ascii="Segoe UI" w:hAnsi="Segoe UI" w:cs="Segoe UI"/>
            <w:color w:val="0366D6"/>
            <w:sz w:val="24"/>
          </w:rPr>
          <w:t>Training tricks by YB</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6" w:history="1">
        <w:r w:rsidR="00A12D07" w:rsidRPr="001F7D44">
          <w:rPr>
            <w:rStyle w:val="Hyperlink"/>
            <w:rFonts w:ascii="Segoe UI" w:hAnsi="Segoe UI" w:cs="Segoe UI"/>
            <w:color w:val="0366D6"/>
            <w:sz w:val="24"/>
          </w:rPr>
          <w:t>Geoff Hinton's reading list (all papers)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7" w:history="1">
        <w:r w:rsidR="00A12D07" w:rsidRPr="001F7D44">
          <w:rPr>
            <w:rStyle w:val="Hyperlink"/>
            <w:rFonts w:ascii="Segoe UI" w:hAnsi="Segoe UI" w:cs="Segoe UI"/>
            <w:color w:val="0366D6"/>
            <w:sz w:val="24"/>
          </w:rPr>
          <w:t>Supervised Sequence Labelling with Recurrent Neural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8" w:history="1">
        <w:r w:rsidR="00A12D07" w:rsidRPr="001F7D44">
          <w:rPr>
            <w:rStyle w:val="Hyperlink"/>
            <w:rFonts w:ascii="Segoe UI" w:hAnsi="Segoe UI" w:cs="Segoe UI"/>
            <w:color w:val="0366D6"/>
            <w:sz w:val="24"/>
          </w:rPr>
          <w:t>Statistical Language Models based on Neural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59" w:history="1">
        <w:r w:rsidR="00A12D07" w:rsidRPr="001F7D44">
          <w:rPr>
            <w:rStyle w:val="Hyperlink"/>
            <w:rFonts w:ascii="Segoe UI" w:hAnsi="Segoe UI" w:cs="Segoe UI"/>
            <w:color w:val="0366D6"/>
            <w:sz w:val="24"/>
          </w:rPr>
          <w:t>Training Recurrent Neural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0" w:history="1">
        <w:r w:rsidR="00A12D07" w:rsidRPr="001F7D44">
          <w:rPr>
            <w:rStyle w:val="Hyperlink"/>
            <w:rFonts w:ascii="Segoe UI" w:hAnsi="Segoe UI" w:cs="Segoe UI"/>
            <w:color w:val="0366D6"/>
            <w:sz w:val="24"/>
          </w:rPr>
          <w:t>Recursive Deep Learning for Natural Language Processing and Computer Vision</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1" w:history="1">
        <w:r w:rsidR="00A12D07" w:rsidRPr="001F7D44">
          <w:rPr>
            <w:rStyle w:val="Hyperlink"/>
            <w:rFonts w:ascii="Segoe UI" w:hAnsi="Segoe UI" w:cs="Segoe UI"/>
            <w:color w:val="0366D6"/>
            <w:sz w:val="24"/>
          </w:rPr>
          <w:t>Bi-directional RNN</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2" w:history="1">
        <w:r w:rsidR="00A12D07" w:rsidRPr="001F7D44">
          <w:rPr>
            <w:rStyle w:val="Hyperlink"/>
            <w:rFonts w:ascii="Segoe UI" w:hAnsi="Segoe UI" w:cs="Segoe UI"/>
            <w:color w:val="0366D6"/>
            <w:sz w:val="24"/>
          </w:rPr>
          <w:t>LSTM</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3" w:history="1">
        <w:r w:rsidR="00A12D07" w:rsidRPr="001F7D44">
          <w:rPr>
            <w:rStyle w:val="Hyperlink"/>
            <w:rFonts w:ascii="Segoe UI" w:hAnsi="Segoe UI" w:cs="Segoe UI"/>
            <w:color w:val="0366D6"/>
            <w:sz w:val="24"/>
          </w:rPr>
          <w:t>GRU - Gated Recurrent Unit</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4" w:history="1">
        <w:r w:rsidR="00A12D07" w:rsidRPr="001F7D44">
          <w:rPr>
            <w:rStyle w:val="Hyperlink"/>
            <w:rFonts w:ascii="Segoe UI" w:hAnsi="Segoe UI" w:cs="Segoe UI"/>
            <w:color w:val="0366D6"/>
            <w:sz w:val="24"/>
          </w:rPr>
          <w:t>GFRNN</w:t>
        </w:r>
      </w:hyperlink>
      <w:r w:rsidR="00A12D07" w:rsidRPr="001F7D44">
        <w:rPr>
          <w:rFonts w:ascii="Segoe UI" w:hAnsi="Segoe UI" w:cs="Segoe UI"/>
          <w:color w:val="24292E"/>
          <w:sz w:val="24"/>
        </w:rPr>
        <w:t> </w:t>
      </w:r>
      <w:hyperlink r:id="rId965" w:history="1">
        <w:r w:rsidR="00A12D07" w:rsidRPr="001F7D44">
          <w:rPr>
            <w:rStyle w:val="Hyperlink"/>
            <w:rFonts w:ascii="Segoe UI" w:hAnsi="Segoe UI" w:cs="Segoe UI"/>
            <w:color w:val="0366D6"/>
            <w:sz w:val="24"/>
          </w:rPr>
          <w:t>.</w:t>
        </w:r>
      </w:hyperlink>
      <w:r w:rsidR="00A12D07" w:rsidRPr="001F7D44">
        <w:rPr>
          <w:rFonts w:ascii="Segoe UI" w:hAnsi="Segoe UI" w:cs="Segoe UI"/>
          <w:color w:val="24292E"/>
          <w:sz w:val="24"/>
        </w:rPr>
        <w:t> </w:t>
      </w:r>
      <w:hyperlink r:id="rId966" w:history="1">
        <w:r w:rsidR="00A12D07" w:rsidRPr="001F7D44">
          <w:rPr>
            <w:rStyle w:val="Hyperlink"/>
            <w:rFonts w:ascii="Segoe UI" w:hAnsi="Segoe UI" w:cs="Segoe UI"/>
            <w:color w:val="0366D6"/>
            <w:sz w:val="24"/>
          </w:rPr>
          <w:t>.</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7" w:history="1">
        <w:r w:rsidR="00A12D07" w:rsidRPr="001F7D44">
          <w:rPr>
            <w:rStyle w:val="Hyperlink"/>
            <w:rFonts w:ascii="Segoe UI" w:hAnsi="Segoe UI" w:cs="Segoe UI"/>
            <w:color w:val="0366D6"/>
            <w:sz w:val="24"/>
          </w:rPr>
          <w:t>LSTM: A Search Space Odyssey</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8" w:history="1">
        <w:r w:rsidR="00A12D07" w:rsidRPr="001F7D44">
          <w:rPr>
            <w:rStyle w:val="Hyperlink"/>
            <w:rFonts w:ascii="Segoe UI" w:hAnsi="Segoe UI" w:cs="Segoe UI"/>
            <w:color w:val="0366D6"/>
            <w:sz w:val="24"/>
          </w:rPr>
          <w:t>A Critical Review of Recurrent Neural Networks for Sequence Learning</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69" w:history="1">
        <w:r w:rsidR="00A12D07" w:rsidRPr="001F7D44">
          <w:rPr>
            <w:rStyle w:val="Hyperlink"/>
            <w:rFonts w:ascii="Segoe UI" w:hAnsi="Segoe UI" w:cs="Segoe UI"/>
            <w:color w:val="0366D6"/>
            <w:sz w:val="24"/>
          </w:rPr>
          <w:t>Visualizing and Understanding Recurrent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0" w:history="1">
        <w:r w:rsidR="00A12D07" w:rsidRPr="001F7D44">
          <w:rPr>
            <w:rStyle w:val="Hyperlink"/>
            <w:rFonts w:ascii="Segoe UI" w:hAnsi="Segoe UI" w:cs="Segoe UI"/>
            <w:color w:val="0366D6"/>
            <w:sz w:val="24"/>
          </w:rPr>
          <w:t>Wojciech Zaremba, Ilya Sutskever, An Empirical Exploration of Recurrent Network Architectures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1" w:history="1">
        <w:r w:rsidR="00A12D07" w:rsidRPr="001F7D44">
          <w:rPr>
            <w:rStyle w:val="Hyperlink"/>
            <w:rFonts w:ascii="Segoe UI" w:hAnsi="Segoe UI" w:cs="Segoe UI"/>
            <w:color w:val="0366D6"/>
            <w:sz w:val="24"/>
          </w:rPr>
          <w:t>Recurrent Neural Network based Language Model</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2" w:history="1">
        <w:r w:rsidR="00A12D07" w:rsidRPr="001F7D44">
          <w:rPr>
            <w:rStyle w:val="Hyperlink"/>
            <w:rFonts w:ascii="Segoe UI" w:hAnsi="Segoe UI" w:cs="Segoe UI"/>
            <w:color w:val="0366D6"/>
            <w:sz w:val="24"/>
          </w:rPr>
          <w:t>Extensions of Recurrent Neural Network Language Model</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3" w:history="1">
        <w:r w:rsidR="00A12D07" w:rsidRPr="001F7D44">
          <w:rPr>
            <w:rStyle w:val="Hyperlink"/>
            <w:rFonts w:ascii="Segoe UI" w:hAnsi="Segoe UI" w:cs="Segoe UI"/>
            <w:color w:val="0366D6"/>
            <w:sz w:val="24"/>
          </w:rPr>
          <w:t>Recurrent Neural Network based Language Modeling in Meeting Recognition</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4" w:history="1">
        <w:r w:rsidR="00A12D07" w:rsidRPr="001F7D44">
          <w:rPr>
            <w:rStyle w:val="Hyperlink"/>
            <w:rFonts w:ascii="Segoe UI" w:hAnsi="Segoe UI" w:cs="Segoe UI"/>
            <w:color w:val="0366D6"/>
            <w:sz w:val="24"/>
          </w:rPr>
          <w:t>Deep Neural Networks for Acoustic Modeling in Speech Recognition</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5" w:history="1">
        <w:r w:rsidR="00A12D07" w:rsidRPr="001F7D44">
          <w:rPr>
            <w:rStyle w:val="Hyperlink"/>
            <w:rFonts w:ascii="Segoe UI" w:hAnsi="Segoe UI" w:cs="Segoe UI"/>
            <w:color w:val="0366D6"/>
            <w:sz w:val="24"/>
          </w:rPr>
          <w:t>Speech Recognition with Deep Recurrent Neural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6" w:history="1">
        <w:r w:rsidR="00A12D07" w:rsidRPr="001F7D44">
          <w:rPr>
            <w:rStyle w:val="Hyperlink"/>
            <w:rFonts w:ascii="Segoe UI" w:hAnsi="Segoe UI" w:cs="Segoe UI"/>
            <w:color w:val="0366D6"/>
            <w:sz w:val="24"/>
          </w:rPr>
          <w:t>Reinforcement Learning Neural Turing Machines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7" w:history="1">
        <w:r w:rsidR="00A12D07" w:rsidRPr="001F7D44">
          <w:rPr>
            <w:rStyle w:val="Hyperlink"/>
            <w:rFonts w:ascii="Segoe UI" w:hAnsi="Segoe UI" w:cs="Segoe UI"/>
            <w:color w:val="0366D6"/>
            <w:sz w:val="24"/>
          </w:rPr>
          <w:t>Learning Phrase Representations using RNN Encoder-Decoder for Statistical Machine Translation</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8" w:history="1">
        <w:r w:rsidR="00A12D07" w:rsidRPr="001F7D44">
          <w:rPr>
            <w:rStyle w:val="Hyperlink"/>
            <w:rFonts w:ascii="Segoe UI" w:hAnsi="Segoe UI" w:cs="Segoe UI"/>
            <w:color w:val="0366D6"/>
            <w:sz w:val="24"/>
          </w:rPr>
          <w:t>Google - Sequence to Sequence Learning with Neural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79" w:history="1">
        <w:r w:rsidR="00A12D07" w:rsidRPr="001F7D44">
          <w:rPr>
            <w:rStyle w:val="Hyperlink"/>
            <w:rFonts w:ascii="Segoe UI" w:hAnsi="Segoe UI" w:cs="Segoe UI"/>
            <w:color w:val="0366D6"/>
            <w:sz w:val="24"/>
          </w:rPr>
          <w:t>Memory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0" w:history="1">
        <w:r w:rsidR="00A12D07" w:rsidRPr="001F7D44">
          <w:rPr>
            <w:rStyle w:val="Hyperlink"/>
            <w:rFonts w:ascii="Segoe UI" w:hAnsi="Segoe UI" w:cs="Segoe UI"/>
            <w:color w:val="0366D6"/>
            <w:sz w:val="24"/>
          </w:rPr>
          <w:t>Policy Learning with Continuous Memory States for Partially Observed Robotic Control</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1" w:history="1">
        <w:r w:rsidR="00A12D07" w:rsidRPr="001F7D44">
          <w:rPr>
            <w:rStyle w:val="Hyperlink"/>
            <w:rFonts w:ascii="Segoe UI" w:hAnsi="Segoe UI" w:cs="Segoe UI"/>
            <w:color w:val="0366D6"/>
            <w:sz w:val="24"/>
          </w:rPr>
          <w:t>Microsoft - Jointly Modeling Embedding and Translation to Bridge Video and Language</w:t>
        </w:r>
      </w:hyperlink>
    </w:p>
    <w:p w:rsidR="00A12D07" w:rsidRPr="001F7D44" w:rsidRDefault="0070392A" w:rsidP="001F7D44">
      <w:pPr>
        <w:numPr>
          <w:ilvl w:val="0"/>
          <w:numId w:val="31"/>
        </w:numPr>
        <w:spacing w:before="60" w:after="100" w:afterAutospacing="1" w:line="240" w:lineRule="auto"/>
        <w:rPr>
          <w:rFonts w:ascii="Segoe UI" w:hAnsi="Segoe UI" w:cs="Segoe UI"/>
          <w:color w:val="24292E"/>
          <w:sz w:val="24"/>
        </w:rPr>
      </w:pPr>
      <w:hyperlink r:id="rId982" w:history="1">
        <w:r w:rsidR="00A12D07" w:rsidRPr="001F7D44">
          <w:rPr>
            <w:rStyle w:val="Hyperlink"/>
            <w:rFonts w:ascii="Segoe UI" w:hAnsi="Segoe UI" w:cs="Segoe UI"/>
            <w:color w:val="0366D6"/>
            <w:sz w:val="24"/>
          </w:rPr>
          <w:t>Neural Turing Machines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3" w:history="1">
        <w:r w:rsidR="00A12D07" w:rsidRPr="001F7D44">
          <w:rPr>
            <w:rStyle w:val="Hyperlink"/>
            <w:rFonts w:ascii="Segoe UI" w:hAnsi="Segoe UI" w:cs="Segoe UI"/>
            <w:color w:val="0366D6"/>
            <w:sz w:val="24"/>
          </w:rPr>
          <w:t>Ask Me Anything: Dynamic Memory Networks for Natural Language Processing</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4" w:history="1">
        <w:r w:rsidR="00A12D07" w:rsidRPr="001F7D44">
          <w:rPr>
            <w:rStyle w:val="Hyperlink"/>
            <w:rFonts w:ascii="Segoe UI" w:hAnsi="Segoe UI" w:cs="Segoe UI"/>
            <w:color w:val="0366D6"/>
            <w:sz w:val="24"/>
          </w:rPr>
          <w:t>Mastering the Game of Go with Deep Neural Networks and Tree Search</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5" w:history="1">
        <w:r w:rsidR="00A12D07" w:rsidRPr="001F7D44">
          <w:rPr>
            <w:rStyle w:val="Hyperlink"/>
            <w:rFonts w:ascii="Segoe UI" w:hAnsi="Segoe UI" w:cs="Segoe UI"/>
            <w:color w:val="0366D6"/>
            <w:sz w:val="24"/>
          </w:rPr>
          <w:t>Batch Normalization</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6" w:history="1">
        <w:r w:rsidR="00A12D07" w:rsidRPr="001F7D44">
          <w:rPr>
            <w:rStyle w:val="Hyperlink"/>
            <w:rFonts w:ascii="Segoe UI" w:hAnsi="Segoe UI" w:cs="Segoe UI"/>
            <w:color w:val="0366D6"/>
            <w:sz w:val="24"/>
          </w:rPr>
          <w:t>Residual Learning</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7" w:history="1">
        <w:r w:rsidR="00A12D07" w:rsidRPr="001F7D44">
          <w:rPr>
            <w:rStyle w:val="Hyperlink"/>
            <w:rFonts w:ascii="Segoe UI" w:hAnsi="Segoe UI" w:cs="Segoe UI"/>
            <w:color w:val="0366D6"/>
            <w:sz w:val="24"/>
          </w:rPr>
          <w:t>Image-to-Image Translation with Conditional Adversarial Networks</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8" w:history="1">
        <w:r w:rsidR="00A12D07" w:rsidRPr="001F7D44">
          <w:rPr>
            <w:rStyle w:val="Hyperlink"/>
            <w:rFonts w:ascii="Segoe UI" w:hAnsi="Segoe UI" w:cs="Segoe UI"/>
            <w:color w:val="0366D6"/>
            <w:sz w:val="24"/>
          </w:rPr>
          <w:t>Berkeley AI Research (BAIR) Laboratory</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89" w:history="1">
        <w:r w:rsidR="00A12D07" w:rsidRPr="001F7D44">
          <w:rPr>
            <w:rStyle w:val="Hyperlink"/>
            <w:rFonts w:ascii="Segoe UI" w:hAnsi="Segoe UI" w:cs="Segoe UI"/>
            <w:color w:val="0366D6"/>
            <w:sz w:val="24"/>
          </w:rPr>
          <w:t>MobileNets by Google</w:t>
        </w:r>
      </w:hyperlink>
    </w:p>
    <w:p w:rsidR="00A12D07" w:rsidRPr="001F7D44" w:rsidRDefault="0070392A" w:rsidP="00C06FD0">
      <w:pPr>
        <w:numPr>
          <w:ilvl w:val="0"/>
          <w:numId w:val="31"/>
        </w:numPr>
        <w:spacing w:before="60" w:after="100" w:afterAutospacing="1" w:line="240" w:lineRule="auto"/>
        <w:rPr>
          <w:rFonts w:ascii="Segoe UI" w:hAnsi="Segoe UI" w:cs="Segoe UI"/>
          <w:color w:val="24292E"/>
          <w:sz w:val="24"/>
        </w:rPr>
      </w:pPr>
      <w:hyperlink r:id="rId990" w:history="1">
        <w:r w:rsidR="00A12D07" w:rsidRPr="001F7D44">
          <w:rPr>
            <w:rStyle w:val="Hyperlink"/>
            <w:rFonts w:ascii="Segoe UI" w:hAnsi="Segoe UI" w:cs="Segoe UI"/>
            <w:color w:val="0366D6"/>
            <w:sz w:val="24"/>
          </w:rPr>
          <w:t>Cross Audio-Visual Recognition in the Wild Using Deep Learning</w:t>
        </w:r>
      </w:hyperlink>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41" w:name="_Toc494530776"/>
      <w:r w:rsidRPr="001F7D44">
        <w:rPr>
          <w:rFonts w:ascii="Segoe UI" w:hAnsi="Segoe UI" w:cs="Segoe UI"/>
          <w:color w:val="24292E"/>
          <w:sz w:val="32"/>
          <w:szCs w:val="30"/>
        </w:rPr>
        <w:t>Tutorials</w:t>
      </w:r>
      <w:bookmarkEnd w:id="41"/>
    </w:p>
    <w:p w:rsidR="00A12D07" w:rsidRPr="001F7D44" w:rsidRDefault="0070392A" w:rsidP="00C06FD0">
      <w:pPr>
        <w:numPr>
          <w:ilvl w:val="0"/>
          <w:numId w:val="32"/>
        </w:numPr>
        <w:spacing w:before="100" w:beforeAutospacing="1" w:after="100" w:afterAutospacing="1" w:line="240" w:lineRule="auto"/>
        <w:rPr>
          <w:rFonts w:ascii="Segoe UI" w:hAnsi="Segoe UI" w:cs="Segoe UI"/>
          <w:color w:val="24292E"/>
          <w:sz w:val="26"/>
          <w:szCs w:val="24"/>
        </w:rPr>
      </w:pPr>
      <w:hyperlink r:id="rId991" w:history="1">
        <w:r w:rsidR="00A12D07" w:rsidRPr="001F7D44">
          <w:rPr>
            <w:rStyle w:val="Hyperlink"/>
            <w:rFonts w:ascii="Segoe UI" w:hAnsi="Segoe UI" w:cs="Segoe UI"/>
            <w:color w:val="0366D6"/>
            <w:sz w:val="24"/>
          </w:rPr>
          <w:t>UFLDL Tutorial 1</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2" w:history="1">
        <w:r w:rsidR="00A12D07" w:rsidRPr="001F7D44">
          <w:rPr>
            <w:rStyle w:val="Hyperlink"/>
            <w:rFonts w:ascii="Segoe UI" w:hAnsi="Segoe UI" w:cs="Segoe UI"/>
            <w:color w:val="0366D6"/>
            <w:sz w:val="24"/>
          </w:rPr>
          <w:t>UFLDL Tutorial 2</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3" w:history="1">
        <w:r w:rsidR="00A12D07" w:rsidRPr="001F7D44">
          <w:rPr>
            <w:rStyle w:val="Hyperlink"/>
            <w:rFonts w:ascii="Segoe UI" w:hAnsi="Segoe UI" w:cs="Segoe UI"/>
            <w:color w:val="0366D6"/>
            <w:sz w:val="24"/>
          </w:rPr>
          <w:t>Deep Learning for NLP (without Magic)</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4" w:history="1">
        <w:r w:rsidR="00A12D07" w:rsidRPr="001F7D44">
          <w:rPr>
            <w:rStyle w:val="Hyperlink"/>
            <w:rFonts w:ascii="Segoe UI" w:hAnsi="Segoe UI" w:cs="Segoe UI"/>
            <w:color w:val="0366D6"/>
            <w:sz w:val="24"/>
          </w:rPr>
          <w:t>A Deep Learning Tutorial: From Perceptrons to Deep Networks</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5" w:history="1">
        <w:r w:rsidR="00A12D07" w:rsidRPr="001F7D44">
          <w:rPr>
            <w:rStyle w:val="Hyperlink"/>
            <w:rFonts w:ascii="Segoe UI" w:hAnsi="Segoe UI" w:cs="Segoe UI"/>
            <w:color w:val="0366D6"/>
            <w:sz w:val="24"/>
          </w:rPr>
          <w:t>Deep Learning from the Bottom up</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6" w:history="1">
        <w:r w:rsidR="00A12D07" w:rsidRPr="001F7D44">
          <w:rPr>
            <w:rStyle w:val="Hyperlink"/>
            <w:rFonts w:ascii="Segoe UI" w:hAnsi="Segoe UI" w:cs="Segoe UI"/>
            <w:color w:val="0366D6"/>
            <w:sz w:val="24"/>
          </w:rPr>
          <w:t>Theano Tutorial</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7" w:history="1">
        <w:r w:rsidR="00A12D07" w:rsidRPr="001F7D44">
          <w:rPr>
            <w:rStyle w:val="Hyperlink"/>
            <w:rFonts w:ascii="Segoe UI" w:hAnsi="Segoe UI" w:cs="Segoe UI"/>
            <w:color w:val="0366D6"/>
            <w:sz w:val="24"/>
          </w:rPr>
          <w:t>Neural Networks for Matlab</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8" w:history="1">
        <w:r w:rsidR="00A12D07" w:rsidRPr="001F7D44">
          <w:rPr>
            <w:rStyle w:val="Hyperlink"/>
            <w:rFonts w:ascii="Segoe UI" w:hAnsi="Segoe UI" w:cs="Segoe UI"/>
            <w:color w:val="0366D6"/>
            <w:sz w:val="24"/>
          </w:rPr>
          <w:t>Using convolutional neural nets to detect facial keypoints tutorial</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999" w:history="1">
        <w:r w:rsidR="00A12D07" w:rsidRPr="001F7D44">
          <w:rPr>
            <w:rStyle w:val="Hyperlink"/>
            <w:rFonts w:ascii="Segoe UI" w:hAnsi="Segoe UI" w:cs="Segoe UI"/>
            <w:color w:val="0366D6"/>
            <w:sz w:val="24"/>
          </w:rPr>
          <w:t>Torch7 Tutorials</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0" w:history="1">
        <w:r w:rsidR="00A12D07" w:rsidRPr="001F7D44">
          <w:rPr>
            <w:rStyle w:val="Hyperlink"/>
            <w:rFonts w:ascii="Segoe UI" w:hAnsi="Segoe UI" w:cs="Segoe UI"/>
            <w:color w:val="0366D6"/>
            <w:sz w:val="24"/>
          </w:rPr>
          <w:t xml:space="preserve">The Best Machine Learning Tutorials </w:t>
        </w:r>
        <w:proofErr w:type="gramStart"/>
        <w:r w:rsidR="00A12D07" w:rsidRPr="001F7D44">
          <w:rPr>
            <w:rStyle w:val="Hyperlink"/>
            <w:rFonts w:ascii="Segoe UI" w:hAnsi="Segoe UI" w:cs="Segoe UI"/>
            <w:color w:val="0366D6"/>
            <w:sz w:val="24"/>
          </w:rPr>
          <w:t>On</w:t>
        </w:r>
        <w:proofErr w:type="gramEnd"/>
        <w:r w:rsidR="00A12D07" w:rsidRPr="001F7D44">
          <w:rPr>
            <w:rStyle w:val="Hyperlink"/>
            <w:rFonts w:ascii="Segoe UI" w:hAnsi="Segoe UI" w:cs="Segoe UI"/>
            <w:color w:val="0366D6"/>
            <w:sz w:val="24"/>
          </w:rPr>
          <w:t xml:space="preserve"> The Web</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1" w:history="1">
        <w:r w:rsidR="00A12D07" w:rsidRPr="001F7D44">
          <w:rPr>
            <w:rStyle w:val="Hyperlink"/>
            <w:rFonts w:ascii="Segoe UI" w:hAnsi="Segoe UI" w:cs="Segoe UI"/>
            <w:color w:val="0366D6"/>
            <w:sz w:val="24"/>
          </w:rPr>
          <w:t>VGG Convolutional Neural Networks Practical</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2" w:history="1">
        <w:r w:rsidR="00A12D07" w:rsidRPr="001F7D44">
          <w:rPr>
            <w:rStyle w:val="Hyperlink"/>
            <w:rFonts w:ascii="Segoe UI" w:hAnsi="Segoe UI" w:cs="Segoe UI"/>
            <w:color w:val="0366D6"/>
            <w:sz w:val="24"/>
          </w:rPr>
          <w:t>TensorFlow tutorials</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3" w:history="1">
        <w:r w:rsidR="00A12D07" w:rsidRPr="001F7D44">
          <w:rPr>
            <w:rStyle w:val="Hyperlink"/>
            <w:rFonts w:ascii="Segoe UI" w:hAnsi="Segoe UI" w:cs="Segoe UI"/>
            <w:color w:val="0366D6"/>
            <w:sz w:val="24"/>
          </w:rPr>
          <w:t>More TensorFlow tutorials</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4" w:history="1">
        <w:r w:rsidR="00A12D07" w:rsidRPr="001F7D44">
          <w:rPr>
            <w:rStyle w:val="Hyperlink"/>
            <w:rFonts w:ascii="Segoe UI" w:hAnsi="Segoe UI" w:cs="Segoe UI"/>
            <w:color w:val="0366D6"/>
            <w:sz w:val="24"/>
          </w:rPr>
          <w:t>TensorFlow Python Notebooks</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5" w:history="1">
        <w:r w:rsidR="00A12D07" w:rsidRPr="001F7D44">
          <w:rPr>
            <w:rStyle w:val="Hyperlink"/>
            <w:rFonts w:ascii="Segoe UI" w:hAnsi="Segoe UI" w:cs="Segoe UI"/>
            <w:color w:val="0366D6"/>
            <w:sz w:val="24"/>
          </w:rPr>
          <w:t>Keras and Lasagne Deep Learning Tutorials</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6" w:history="1">
        <w:r w:rsidR="00A12D07" w:rsidRPr="001F7D44">
          <w:rPr>
            <w:rStyle w:val="Hyperlink"/>
            <w:rFonts w:ascii="Segoe UI" w:hAnsi="Segoe UI" w:cs="Segoe UI"/>
            <w:color w:val="0366D6"/>
            <w:sz w:val="24"/>
          </w:rPr>
          <w:t>Classification on raw time series in TensorFlow with a LSTM RNN</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7" w:history="1">
        <w:r w:rsidR="00A12D07" w:rsidRPr="001F7D44">
          <w:rPr>
            <w:rStyle w:val="Hyperlink"/>
            <w:rFonts w:ascii="Segoe UI" w:hAnsi="Segoe UI" w:cs="Segoe UI"/>
            <w:color w:val="0366D6"/>
            <w:sz w:val="24"/>
          </w:rPr>
          <w:t>Using convolutional neural nets to detect facial keypoints tutorial</w:t>
        </w:r>
      </w:hyperlink>
    </w:p>
    <w:p w:rsidR="00A12D07" w:rsidRPr="001F7D44" w:rsidRDefault="0070392A" w:rsidP="00C06FD0">
      <w:pPr>
        <w:numPr>
          <w:ilvl w:val="0"/>
          <w:numId w:val="32"/>
        </w:numPr>
        <w:spacing w:before="60" w:after="100" w:afterAutospacing="1" w:line="240" w:lineRule="auto"/>
        <w:rPr>
          <w:rFonts w:ascii="Segoe UI" w:hAnsi="Segoe UI" w:cs="Segoe UI"/>
          <w:color w:val="24292E"/>
          <w:sz w:val="24"/>
        </w:rPr>
      </w:pPr>
      <w:hyperlink r:id="rId1008" w:history="1">
        <w:r w:rsidR="00A12D07" w:rsidRPr="001F7D44">
          <w:rPr>
            <w:rStyle w:val="Hyperlink"/>
            <w:rFonts w:ascii="Segoe UI" w:hAnsi="Segoe UI" w:cs="Segoe UI"/>
            <w:color w:val="0366D6"/>
            <w:sz w:val="24"/>
          </w:rPr>
          <w:t>TensorFlow-World</w:t>
        </w:r>
      </w:hyperlink>
    </w:p>
    <w:p w:rsidR="00BD2705" w:rsidRPr="001F7D44" w:rsidRDefault="00BD2705" w:rsidP="00A12D07">
      <w:pPr>
        <w:pStyle w:val="Heading2"/>
        <w:pBdr>
          <w:bottom w:val="single" w:sz="6" w:space="4" w:color="EAECEF"/>
        </w:pBdr>
        <w:spacing w:before="360" w:beforeAutospacing="0" w:after="240" w:afterAutospacing="0"/>
        <w:rPr>
          <w:rFonts w:ascii="Segoe UI" w:hAnsi="Segoe UI" w:cs="Segoe UI"/>
          <w:color w:val="24292E"/>
          <w:sz w:val="38"/>
        </w:rPr>
        <w:sectPr w:rsidR="00BD2705" w:rsidRPr="001F7D44" w:rsidSect="001F7D44">
          <w:type w:val="continuous"/>
          <w:pgSz w:w="11906" w:h="16838" w:code="9"/>
          <w:pgMar w:top="720" w:right="864" w:bottom="720" w:left="864" w:header="720" w:footer="288" w:gutter="0"/>
          <w:cols w:space="720"/>
          <w:docGrid w:linePitch="360"/>
        </w:sectPr>
      </w:pPr>
    </w:p>
    <w:p w:rsidR="00A12D07" w:rsidRPr="001F7D44" w:rsidRDefault="00A12D07" w:rsidP="00A12D07">
      <w:pPr>
        <w:pStyle w:val="Heading2"/>
        <w:pBdr>
          <w:bottom w:val="single" w:sz="6" w:space="4" w:color="EAECEF"/>
        </w:pBdr>
        <w:spacing w:before="360" w:beforeAutospacing="0" w:after="240" w:afterAutospacing="0"/>
        <w:rPr>
          <w:rFonts w:ascii="Segoe UI" w:hAnsi="Segoe UI" w:cs="Segoe UI"/>
          <w:color w:val="24292E"/>
          <w:sz w:val="38"/>
        </w:rPr>
      </w:pPr>
      <w:bookmarkStart w:id="42" w:name="_Toc494530777"/>
      <w:r w:rsidRPr="001F7D44">
        <w:rPr>
          <w:rFonts w:ascii="Segoe UI" w:hAnsi="Segoe UI" w:cs="Segoe UI"/>
          <w:color w:val="24292E"/>
          <w:sz w:val="38"/>
        </w:rPr>
        <w:t>Researchers</w:t>
      </w:r>
      <w:bookmarkEnd w:id="42"/>
    </w:p>
    <w:p w:rsidR="00A12D07" w:rsidRPr="001F7D44" w:rsidRDefault="0070392A" w:rsidP="00C06FD0">
      <w:pPr>
        <w:numPr>
          <w:ilvl w:val="0"/>
          <w:numId w:val="33"/>
        </w:numPr>
        <w:spacing w:before="100" w:beforeAutospacing="1" w:after="100" w:afterAutospacing="1" w:line="240" w:lineRule="auto"/>
        <w:rPr>
          <w:rFonts w:ascii="Segoe UI" w:hAnsi="Segoe UI" w:cs="Segoe UI"/>
          <w:color w:val="24292E"/>
          <w:sz w:val="24"/>
        </w:rPr>
      </w:pPr>
      <w:hyperlink r:id="rId1009" w:history="1">
        <w:r w:rsidR="00A12D07" w:rsidRPr="001F7D44">
          <w:rPr>
            <w:rStyle w:val="Hyperlink"/>
            <w:rFonts w:ascii="Segoe UI" w:hAnsi="Segoe UI" w:cs="Segoe UI"/>
            <w:color w:val="0366D6"/>
            <w:sz w:val="24"/>
          </w:rPr>
          <w:t>Aaron Courville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0" w:history="1">
        <w:r w:rsidR="00A12D07" w:rsidRPr="001F7D44">
          <w:rPr>
            <w:rStyle w:val="Hyperlink"/>
            <w:rFonts w:ascii="Segoe UI" w:hAnsi="Segoe UI" w:cs="Segoe UI"/>
            <w:color w:val="0366D6"/>
            <w:sz w:val="24"/>
          </w:rPr>
          <w:t>Abdel-rahman Mohamed</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1" w:history="1">
        <w:r w:rsidR="00A12D07" w:rsidRPr="001F7D44">
          <w:rPr>
            <w:rStyle w:val="Hyperlink"/>
            <w:rFonts w:ascii="Segoe UI" w:hAnsi="Segoe UI" w:cs="Segoe UI"/>
            <w:color w:val="0366D6"/>
            <w:sz w:val="24"/>
          </w:rPr>
          <w:t>Adam Coates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2" w:history="1">
        <w:r w:rsidR="00A12D07" w:rsidRPr="001F7D44">
          <w:rPr>
            <w:rStyle w:val="Hyperlink"/>
            <w:rFonts w:ascii="Segoe UI" w:hAnsi="Segoe UI" w:cs="Segoe UI"/>
            <w:color w:val="0366D6"/>
            <w:sz w:val="24"/>
          </w:rPr>
          <w:t>Alex Acero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3" w:history="1">
        <w:r w:rsidR="00A12D07" w:rsidRPr="001F7D44">
          <w:rPr>
            <w:rStyle w:val="Hyperlink"/>
            <w:rFonts w:ascii="Segoe UI" w:hAnsi="Segoe UI" w:cs="Segoe UI"/>
            <w:color w:val="0366D6"/>
            <w:sz w:val="24"/>
          </w:rPr>
          <w:t>Alex Krizhevsky</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4" w:history="1">
        <w:r w:rsidR="00A12D07" w:rsidRPr="001F7D44">
          <w:rPr>
            <w:rStyle w:val="Hyperlink"/>
            <w:rFonts w:ascii="Segoe UI" w:hAnsi="Segoe UI" w:cs="Segoe UI"/>
            <w:color w:val="0366D6"/>
            <w:sz w:val="24"/>
          </w:rPr>
          <w:t>Alexander Ilin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5" w:history="1">
        <w:r w:rsidR="00A12D07" w:rsidRPr="001F7D44">
          <w:rPr>
            <w:rStyle w:val="Hyperlink"/>
            <w:rFonts w:ascii="Segoe UI" w:hAnsi="Segoe UI" w:cs="Segoe UI"/>
            <w:color w:val="0366D6"/>
            <w:sz w:val="24"/>
          </w:rPr>
          <w:t>Amos Storkey</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6" w:history="1">
        <w:r w:rsidR="00A12D07" w:rsidRPr="001F7D44">
          <w:rPr>
            <w:rStyle w:val="Hyperlink"/>
            <w:rFonts w:ascii="Segoe UI" w:hAnsi="Segoe UI" w:cs="Segoe UI"/>
            <w:color w:val="0366D6"/>
            <w:sz w:val="24"/>
          </w:rPr>
          <w:t>Andrej Karpathy</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7" w:history="1">
        <w:r w:rsidR="00A12D07" w:rsidRPr="001F7D44">
          <w:rPr>
            <w:rStyle w:val="Hyperlink"/>
            <w:rFonts w:ascii="Segoe UI" w:hAnsi="Segoe UI" w:cs="Segoe UI"/>
            <w:color w:val="0366D6"/>
            <w:sz w:val="24"/>
          </w:rPr>
          <w:t>Andrew M. Saxe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8" w:history="1">
        <w:r w:rsidR="00A12D07" w:rsidRPr="001F7D44">
          <w:rPr>
            <w:rStyle w:val="Hyperlink"/>
            <w:rFonts w:ascii="Segoe UI" w:hAnsi="Segoe UI" w:cs="Segoe UI"/>
            <w:color w:val="0366D6"/>
            <w:sz w:val="24"/>
          </w:rPr>
          <w:t>Andrew Ng</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19" w:history="1">
        <w:r w:rsidR="00A12D07" w:rsidRPr="001F7D44">
          <w:rPr>
            <w:rStyle w:val="Hyperlink"/>
            <w:rFonts w:ascii="Segoe UI" w:hAnsi="Segoe UI" w:cs="Segoe UI"/>
            <w:color w:val="0366D6"/>
            <w:sz w:val="24"/>
          </w:rPr>
          <w:t>Andrew W. Senior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0" w:history="1">
        <w:r w:rsidR="00A12D07" w:rsidRPr="001F7D44">
          <w:rPr>
            <w:rStyle w:val="Hyperlink"/>
            <w:rFonts w:ascii="Segoe UI" w:hAnsi="Segoe UI" w:cs="Segoe UI"/>
            <w:color w:val="0366D6"/>
            <w:sz w:val="24"/>
          </w:rPr>
          <w:t>Andriy Mnih</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1" w:history="1">
        <w:r w:rsidR="00A12D07" w:rsidRPr="001F7D44">
          <w:rPr>
            <w:rStyle w:val="Hyperlink"/>
            <w:rFonts w:ascii="Segoe UI" w:hAnsi="Segoe UI" w:cs="Segoe UI"/>
            <w:color w:val="0366D6"/>
            <w:sz w:val="24"/>
          </w:rPr>
          <w:t>Ayse Naz Erkan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2" w:history="1">
        <w:r w:rsidR="00A12D07" w:rsidRPr="001F7D44">
          <w:rPr>
            <w:rStyle w:val="Hyperlink"/>
            <w:rFonts w:ascii="Segoe UI" w:hAnsi="Segoe UI" w:cs="Segoe UI"/>
            <w:color w:val="0366D6"/>
            <w:sz w:val="24"/>
          </w:rPr>
          <w:t>Benjamin Schrauwen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3" w:history="1">
        <w:r w:rsidR="00A12D07" w:rsidRPr="001F7D44">
          <w:rPr>
            <w:rStyle w:val="Hyperlink"/>
            <w:rFonts w:ascii="Segoe UI" w:hAnsi="Segoe UI" w:cs="Segoe UI"/>
            <w:color w:val="0366D6"/>
            <w:sz w:val="24"/>
          </w:rPr>
          <w:t>Bernardete Ribeiro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4" w:history="1">
        <w:r w:rsidR="00A12D07" w:rsidRPr="001F7D44">
          <w:rPr>
            <w:rStyle w:val="Hyperlink"/>
            <w:rFonts w:ascii="Segoe UI" w:hAnsi="Segoe UI" w:cs="Segoe UI"/>
            <w:color w:val="0366D6"/>
            <w:sz w:val="24"/>
          </w:rPr>
          <w:t>Bo David Chen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5" w:history="1">
        <w:r w:rsidR="00A12D07" w:rsidRPr="001F7D44">
          <w:rPr>
            <w:rStyle w:val="Hyperlink"/>
            <w:rFonts w:ascii="Segoe UI" w:hAnsi="Segoe UI" w:cs="Segoe UI"/>
            <w:color w:val="0366D6"/>
            <w:sz w:val="24"/>
          </w:rPr>
          <w:t>Boureau Y-Lan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6" w:history="1">
        <w:r w:rsidR="00A12D07" w:rsidRPr="001F7D44">
          <w:rPr>
            <w:rStyle w:val="Hyperlink"/>
            <w:rFonts w:ascii="Segoe UI" w:hAnsi="Segoe UI" w:cs="Segoe UI"/>
            <w:color w:val="0366D6"/>
            <w:sz w:val="24"/>
          </w:rPr>
          <w:t>Brian Kingsbury</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7" w:history="1">
        <w:r w:rsidR="00A12D07" w:rsidRPr="001F7D44">
          <w:rPr>
            <w:rStyle w:val="Hyperlink"/>
            <w:rFonts w:ascii="Segoe UI" w:hAnsi="Segoe UI" w:cs="Segoe UI"/>
            <w:color w:val="0366D6"/>
            <w:sz w:val="24"/>
          </w:rPr>
          <w:t>Christopher Manning</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8" w:history="1">
        <w:r w:rsidR="00A12D07" w:rsidRPr="001F7D44">
          <w:rPr>
            <w:rStyle w:val="Hyperlink"/>
            <w:rFonts w:ascii="Segoe UI" w:hAnsi="Segoe UI" w:cs="Segoe UI"/>
            <w:color w:val="0366D6"/>
            <w:sz w:val="24"/>
          </w:rPr>
          <w:t>Clement Farabet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29" w:history="1">
        <w:r w:rsidR="00A12D07" w:rsidRPr="001F7D44">
          <w:rPr>
            <w:rStyle w:val="Hyperlink"/>
            <w:rFonts w:ascii="Segoe UI" w:hAnsi="Segoe UI" w:cs="Segoe UI"/>
            <w:color w:val="0366D6"/>
            <w:sz w:val="24"/>
          </w:rPr>
          <w:t>Dan Claudiu Cireșan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0" w:history="1">
        <w:r w:rsidR="00A12D07" w:rsidRPr="001F7D44">
          <w:rPr>
            <w:rStyle w:val="Hyperlink"/>
            <w:rFonts w:ascii="Segoe UI" w:hAnsi="Segoe UI" w:cs="Segoe UI"/>
            <w:color w:val="0366D6"/>
            <w:sz w:val="24"/>
          </w:rPr>
          <w:t>David Reichert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1" w:history="1">
        <w:r w:rsidR="00A12D07" w:rsidRPr="001F7D44">
          <w:rPr>
            <w:rStyle w:val="Hyperlink"/>
            <w:rFonts w:ascii="Segoe UI" w:hAnsi="Segoe UI" w:cs="Segoe UI"/>
            <w:color w:val="0366D6"/>
            <w:sz w:val="24"/>
          </w:rPr>
          <w:t>Derek Rose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2" w:history="1">
        <w:r w:rsidR="00A12D07" w:rsidRPr="001F7D44">
          <w:rPr>
            <w:rStyle w:val="Hyperlink"/>
            <w:rFonts w:ascii="Segoe UI" w:hAnsi="Segoe UI" w:cs="Segoe UI"/>
            <w:color w:val="0366D6"/>
            <w:sz w:val="24"/>
          </w:rPr>
          <w:t>Dong Yu</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3" w:history="1">
        <w:r w:rsidR="00A12D07" w:rsidRPr="001F7D44">
          <w:rPr>
            <w:rStyle w:val="Hyperlink"/>
            <w:rFonts w:ascii="Segoe UI" w:hAnsi="Segoe UI" w:cs="Segoe UI"/>
            <w:color w:val="0366D6"/>
            <w:sz w:val="24"/>
          </w:rPr>
          <w:t>Drausin Wulsin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4" w:history="1">
        <w:r w:rsidR="00A12D07" w:rsidRPr="001F7D44">
          <w:rPr>
            <w:rStyle w:val="Hyperlink"/>
            <w:rFonts w:ascii="Segoe UI" w:hAnsi="Segoe UI" w:cs="Segoe UI"/>
            <w:color w:val="0366D6"/>
            <w:sz w:val="24"/>
          </w:rPr>
          <w:t>Erik M. Schmidt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5" w:history="1">
        <w:r w:rsidR="00A12D07" w:rsidRPr="001F7D44">
          <w:rPr>
            <w:rStyle w:val="Hyperlink"/>
            <w:rFonts w:ascii="Segoe UI" w:hAnsi="Segoe UI" w:cs="Segoe UI"/>
            <w:color w:val="0366D6"/>
            <w:sz w:val="24"/>
          </w:rPr>
          <w:t>Eugenio Culurciello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6" w:history="1">
        <w:r w:rsidR="00A12D07" w:rsidRPr="001F7D44">
          <w:rPr>
            <w:rStyle w:val="Hyperlink"/>
            <w:rFonts w:ascii="Segoe UI" w:hAnsi="Segoe UI" w:cs="Segoe UI"/>
            <w:color w:val="0366D6"/>
            <w:sz w:val="24"/>
          </w:rPr>
          <w:t>Frank Seide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7" w:history="1">
        <w:r w:rsidR="00A12D07" w:rsidRPr="001F7D44">
          <w:rPr>
            <w:rStyle w:val="Hyperlink"/>
            <w:rFonts w:ascii="Segoe UI" w:hAnsi="Segoe UI" w:cs="Segoe UI"/>
            <w:color w:val="0366D6"/>
            <w:sz w:val="24"/>
          </w:rPr>
          <w:t>Galen Andrew</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8" w:history="1">
        <w:r w:rsidR="00A12D07" w:rsidRPr="001F7D44">
          <w:rPr>
            <w:rStyle w:val="Hyperlink"/>
            <w:rFonts w:ascii="Segoe UI" w:hAnsi="Segoe UI" w:cs="Segoe UI"/>
            <w:color w:val="0366D6"/>
            <w:sz w:val="24"/>
          </w:rPr>
          <w:t>Geoffrey Hinton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39" w:history="1">
        <w:r w:rsidR="00A12D07" w:rsidRPr="001F7D44">
          <w:rPr>
            <w:rStyle w:val="Hyperlink"/>
            <w:rFonts w:ascii="Segoe UI" w:hAnsi="Segoe UI" w:cs="Segoe UI"/>
            <w:color w:val="0366D6"/>
            <w:sz w:val="24"/>
          </w:rPr>
          <w:t>George Dahl</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0" w:history="1">
        <w:r w:rsidR="00A12D07" w:rsidRPr="001F7D44">
          <w:rPr>
            <w:rStyle w:val="Hyperlink"/>
            <w:rFonts w:ascii="Segoe UI" w:hAnsi="Segoe UI" w:cs="Segoe UI"/>
            <w:color w:val="0366D6"/>
            <w:sz w:val="24"/>
          </w:rPr>
          <w:t>Graham Taylor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1" w:history="1">
        <w:r w:rsidR="00A12D07" w:rsidRPr="001F7D44">
          <w:rPr>
            <w:rStyle w:val="Hyperlink"/>
            <w:rFonts w:ascii="Segoe UI" w:hAnsi="Segoe UI" w:cs="Segoe UI"/>
            <w:color w:val="0366D6"/>
            <w:sz w:val="24"/>
          </w:rPr>
          <w:t>Grégoire Montavon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2" w:history="1">
        <w:r w:rsidR="00A12D07" w:rsidRPr="001F7D44">
          <w:rPr>
            <w:rStyle w:val="Hyperlink"/>
            <w:rFonts w:ascii="Segoe UI" w:hAnsi="Segoe UI" w:cs="Segoe UI"/>
            <w:color w:val="0366D6"/>
            <w:sz w:val="24"/>
          </w:rPr>
          <w:t>Guido Francisco Montúfar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3" w:history="1">
        <w:r w:rsidR="00A12D07" w:rsidRPr="001F7D44">
          <w:rPr>
            <w:rStyle w:val="Hyperlink"/>
            <w:rFonts w:ascii="Segoe UI" w:hAnsi="Segoe UI" w:cs="Segoe UI"/>
            <w:color w:val="0366D6"/>
            <w:sz w:val="24"/>
          </w:rPr>
          <w:t>Guillaume Desjardins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4" w:history="1">
        <w:r w:rsidR="00A12D07" w:rsidRPr="001F7D44">
          <w:rPr>
            <w:rStyle w:val="Hyperlink"/>
            <w:rFonts w:ascii="Segoe UI" w:hAnsi="Segoe UI" w:cs="Segoe UI"/>
            <w:color w:val="0366D6"/>
            <w:sz w:val="24"/>
          </w:rPr>
          <w:t>Hannes Schulz</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5" w:history="1">
        <w:r w:rsidR="00A12D07" w:rsidRPr="001F7D44">
          <w:rPr>
            <w:rStyle w:val="Hyperlink"/>
            <w:rFonts w:ascii="Segoe UI" w:hAnsi="Segoe UI" w:cs="Segoe UI"/>
            <w:color w:val="0366D6"/>
            <w:sz w:val="24"/>
          </w:rPr>
          <w:t>Hélène Paugam-Moisy</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6" w:history="1">
        <w:r w:rsidR="00A12D07" w:rsidRPr="001F7D44">
          <w:rPr>
            <w:rStyle w:val="Hyperlink"/>
            <w:rFonts w:ascii="Segoe UI" w:hAnsi="Segoe UI" w:cs="Segoe UI"/>
            <w:color w:val="0366D6"/>
            <w:sz w:val="24"/>
          </w:rPr>
          <w:t>Honglak Lee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7" w:history="1">
        <w:r w:rsidR="00A12D07" w:rsidRPr="001F7D44">
          <w:rPr>
            <w:rStyle w:val="Hyperlink"/>
            <w:rFonts w:ascii="Segoe UI" w:hAnsi="Segoe UI" w:cs="Segoe UI"/>
            <w:color w:val="0366D6"/>
            <w:sz w:val="24"/>
          </w:rPr>
          <w:t>Hugo Larochelle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8" w:history="1">
        <w:r w:rsidR="00A12D07" w:rsidRPr="001F7D44">
          <w:rPr>
            <w:rStyle w:val="Hyperlink"/>
            <w:rFonts w:ascii="Segoe UI" w:hAnsi="Segoe UI" w:cs="Segoe UI"/>
            <w:color w:val="0366D6"/>
            <w:sz w:val="24"/>
          </w:rPr>
          <w:t>Ilya Sutskever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49" w:history="1">
        <w:r w:rsidR="00A12D07" w:rsidRPr="001F7D44">
          <w:rPr>
            <w:rStyle w:val="Hyperlink"/>
            <w:rFonts w:ascii="Segoe UI" w:hAnsi="Segoe UI" w:cs="Segoe UI"/>
            <w:color w:val="0366D6"/>
            <w:sz w:val="24"/>
          </w:rPr>
          <w:t>Itamar Arel</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0" w:history="1">
        <w:r w:rsidR="00A12D07" w:rsidRPr="001F7D44">
          <w:rPr>
            <w:rStyle w:val="Hyperlink"/>
            <w:rFonts w:ascii="Segoe UI" w:hAnsi="Segoe UI" w:cs="Segoe UI"/>
            <w:color w:val="0366D6"/>
            <w:sz w:val="24"/>
          </w:rPr>
          <w:t>James Martens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1" w:history="1">
        <w:r w:rsidR="00A12D07" w:rsidRPr="001F7D44">
          <w:rPr>
            <w:rStyle w:val="Hyperlink"/>
            <w:rFonts w:ascii="Segoe UI" w:hAnsi="Segoe UI" w:cs="Segoe UI"/>
            <w:color w:val="0366D6"/>
            <w:sz w:val="24"/>
          </w:rPr>
          <w:t>Jason Morton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2" w:history="1">
        <w:r w:rsidR="00A12D07" w:rsidRPr="001F7D44">
          <w:rPr>
            <w:rStyle w:val="Hyperlink"/>
            <w:rFonts w:ascii="Segoe UI" w:hAnsi="Segoe UI" w:cs="Segoe UI"/>
            <w:color w:val="0366D6"/>
            <w:sz w:val="24"/>
          </w:rPr>
          <w:t>Jason Weston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3" w:history="1">
        <w:r w:rsidR="00A12D07" w:rsidRPr="001F7D44">
          <w:rPr>
            <w:rStyle w:val="Hyperlink"/>
            <w:rFonts w:ascii="Segoe UI" w:hAnsi="Segoe UI" w:cs="Segoe UI"/>
            <w:color w:val="0366D6"/>
            <w:sz w:val="24"/>
          </w:rPr>
          <w:t>Jeff Dean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4" w:history="1">
        <w:r w:rsidR="00A12D07" w:rsidRPr="001F7D44">
          <w:rPr>
            <w:rStyle w:val="Hyperlink"/>
            <w:rFonts w:ascii="Segoe UI" w:hAnsi="Segoe UI" w:cs="Segoe UI"/>
            <w:color w:val="0366D6"/>
            <w:sz w:val="24"/>
          </w:rPr>
          <w:t>Jiquan Mgiam</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5" w:history="1">
        <w:r w:rsidR="00A12D07" w:rsidRPr="001F7D44">
          <w:rPr>
            <w:rStyle w:val="Hyperlink"/>
            <w:rFonts w:ascii="Segoe UI" w:hAnsi="Segoe UI" w:cs="Segoe UI"/>
            <w:color w:val="0366D6"/>
            <w:sz w:val="24"/>
          </w:rPr>
          <w:t>Joseph Turian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6" w:history="1">
        <w:r w:rsidR="00A12D07" w:rsidRPr="001F7D44">
          <w:rPr>
            <w:rStyle w:val="Hyperlink"/>
            <w:rFonts w:ascii="Segoe UI" w:hAnsi="Segoe UI" w:cs="Segoe UI"/>
            <w:color w:val="0366D6"/>
            <w:sz w:val="24"/>
          </w:rPr>
          <w:t>Joshua Matthew Susskind</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7" w:history="1">
        <w:r w:rsidR="00A12D07" w:rsidRPr="001F7D44">
          <w:rPr>
            <w:rStyle w:val="Hyperlink"/>
            <w:rFonts w:ascii="Segoe UI" w:hAnsi="Segoe UI" w:cs="Segoe UI"/>
            <w:color w:val="0366D6"/>
            <w:sz w:val="24"/>
          </w:rPr>
          <w:t>Jürgen Schmidhuber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8" w:history="1">
        <w:r w:rsidR="00A12D07" w:rsidRPr="001F7D44">
          <w:rPr>
            <w:rStyle w:val="Hyperlink"/>
            <w:rFonts w:ascii="Segoe UI" w:hAnsi="Segoe UI" w:cs="Segoe UI"/>
            <w:color w:val="0366D6"/>
            <w:sz w:val="24"/>
          </w:rPr>
          <w:t>Justin A. Blanco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59" w:history="1">
        <w:r w:rsidR="00A12D07" w:rsidRPr="001F7D44">
          <w:rPr>
            <w:rStyle w:val="Hyperlink"/>
            <w:rFonts w:ascii="Segoe UI" w:hAnsi="Segoe UI" w:cs="Segoe UI"/>
            <w:color w:val="0366D6"/>
            <w:sz w:val="24"/>
          </w:rPr>
          <w:t>Koray Kavukcuoglu</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0" w:history="1">
        <w:r w:rsidR="00A12D07" w:rsidRPr="001F7D44">
          <w:rPr>
            <w:rStyle w:val="Hyperlink"/>
            <w:rFonts w:ascii="Segoe UI" w:hAnsi="Segoe UI" w:cs="Segoe UI"/>
            <w:color w:val="0366D6"/>
            <w:sz w:val="24"/>
          </w:rPr>
          <w:t>KyungHyun Cho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1" w:history="1">
        <w:r w:rsidR="00A12D07" w:rsidRPr="001F7D44">
          <w:rPr>
            <w:rStyle w:val="Hyperlink"/>
            <w:rFonts w:ascii="Segoe UI" w:hAnsi="Segoe UI" w:cs="Segoe UI"/>
            <w:color w:val="0366D6"/>
            <w:sz w:val="24"/>
          </w:rPr>
          <w:t>Li Deng</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2" w:history="1">
        <w:r w:rsidR="00A12D07" w:rsidRPr="001F7D44">
          <w:rPr>
            <w:rStyle w:val="Hyperlink"/>
            <w:rFonts w:ascii="Segoe UI" w:hAnsi="Segoe UI" w:cs="Segoe UI"/>
            <w:color w:val="0366D6"/>
            <w:sz w:val="24"/>
          </w:rPr>
          <w:t>Lucas Theis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3" w:history="1">
        <w:r w:rsidR="00A12D07" w:rsidRPr="001F7D44">
          <w:rPr>
            <w:rStyle w:val="Hyperlink"/>
            <w:rFonts w:ascii="Segoe UI" w:hAnsi="Segoe UI" w:cs="Segoe UI"/>
            <w:color w:val="0366D6"/>
            <w:sz w:val="24"/>
          </w:rPr>
          <w:t>Ludovic Arnold</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4" w:history="1">
        <w:r w:rsidR="00A12D07" w:rsidRPr="001F7D44">
          <w:rPr>
            <w:rStyle w:val="Hyperlink"/>
            <w:rFonts w:ascii="Segoe UI" w:hAnsi="Segoe UI" w:cs="Segoe UI"/>
            <w:color w:val="0366D6"/>
            <w:sz w:val="24"/>
          </w:rPr>
          <w:t>Marc'Aurelio Ranzato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5" w:history="1">
        <w:r w:rsidR="00A12D07" w:rsidRPr="001F7D44">
          <w:rPr>
            <w:rStyle w:val="Hyperlink"/>
            <w:rFonts w:ascii="Segoe UI" w:hAnsi="Segoe UI" w:cs="Segoe UI"/>
            <w:color w:val="0366D6"/>
            <w:sz w:val="24"/>
          </w:rPr>
          <w:t>Martin Längkvist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6" w:history="1">
        <w:r w:rsidR="00A12D07" w:rsidRPr="001F7D44">
          <w:rPr>
            <w:rStyle w:val="Hyperlink"/>
            <w:rFonts w:ascii="Segoe UI" w:hAnsi="Segoe UI" w:cs="Segoe UI"/>
            <w:color w:val="0366D6"/>
            <w:sz w:val="24"/>
          </w:rPr>
          <w:t>Misha Denil</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7" w:history="1">
        <w:r w:rsidR="00A12D07" w:rsidRPr="001F7D44">
          <w:rPr>
            <w:rStyle w:val="Hyperlink"/>
            <w:rFonts w:ascii="Segoe UI" w:hAnsi="Segoe UI" w:cs="Segoe UI"/>
            <w:color w:val="0366D6"/>
            <w:sz w:val="24"/>
          </w:rPr>
          <w:t>Mohammad Norouzi</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8" w:history="1">
        <w:r w:rsidR="00A12D07" w:rsidRPr="001F7D44">
          <w:rPr>
            <w:rStyle w:val="Hyperlink"/>
            <w:rFonts w:ascii="Segoe UI" w:hAnsi="Segoe UI" w:cs="Segoe UI"/>
            <w:color w:val="0366D6"/>
            <w:sz w:val="24"/>
          </w:rPr>
          <w:t>Nando de Freitas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69" w:history="1">
        <w:r w:rsidR="00A12D07" w:rsidRPr="001F7D44">
          <w:rPr>
            <w:rStyle w:val="Hyperlink"/>
            <w:rFonts w:ascii="Segoe UI" w:hAnsi="Segoe UI" w:cs="Segoe UI"/>
            <w:color w:val="0366D6"/>
            <w:sz w:val="24"/>
          </w:rPr>
          <w:t>Navdeep Jaitly</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0" w:history="1">
        <w:r w:rsidR="00A12D07" w:rsidRPr="001F7D44">
          <w:rPr>
            <w:rStyle w:val="Hyperlink"/>
            <w:rFonts w:ascii="Segoe UI" w:hAnsi="Segoe UI" w:cs="Segoe UI"/>
            <w:color w:val="0366D6"/>
            <w:sz w:val="24"/>
          </w:rPr>
          <w:t>Nicolas Le Roux</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1" w:history="1">
        <w:r w:rsidR="00A12D07" w:rsidRPr="001F7D44">
          <w:rPr>
            <w:rStyle w:val="Hyperlink"/>
            <w:rFonts w:ascii="Segoe UI" w:hAnsi="Segoe UI" w:cs="Segoe UI"/>
            <w:color w:val="0366D6"/>
            <w:sz w:val="24"/>
          </w:rPr>
          <w:t>Nitish Srivastava</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2" w:history="1">
        <w:r w:rsidR="00A12D07" w:rsidRPr="001F7D44">
          <w:rPr>
            <w:rStyle w:val="Hyperlink"/>
            <w:rFonts w:ascii="Segoe UI" w:hAnsi="Segoe UI" w:cs="Segoe UI"/>
            <w:color w:val="0366D6"/>
            <w:sz w:val="24"/>
          </w:rPr>
          <w:t>Noel Lopes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3" w:history="1">
        <w:r w:rsidR="00A12D07" w:rsidRPr="001F7D44">
          <w:rPr>
            <w:rStyle w:val="Hyperlink"/>
            <w:rFonts w:ascii="Segoe UI" w:hAnsi="Segoe UI" w:cs="Segoe UI"/>
            <w:color w:val="0366D6"/>
            <w:sz w:val="24"/>
          </w:rPr>
          <w:t>Oriol Vinyals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4" w:history="1">
        <w:r w:rsidR="00A12D07" w:rsidRPr="001F7D44">
          <w:rPr>
            <w:rStyle w:val="Hyperlink"/>
            <w:rFonts w:ascii="Segoe UI" w:hAnsi="Segoe UI" w:cs="Segoe UI"/>
            <w:color w:val="0366D6"/>
            <w:sz w:val="24"/>
          </w:rPr>
          <w:t>Pascal Vincent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5" w:history="1">
        <w:r w:rsidR="00A12D07" w:rsidRPr="001F7D44">
          <w:rPr>
            <w:rStyle w:val="Hyperlink"/>
            <w:rFonts w:ascii="Segoe UI" w:hAnsi="Segoe UI" w:cs="Segoe UI"/>
            <w:color w:val="0366D6"/>
            <w:sz w:val="24"/>
          </w:rPr>
          <w:t>Patrick Nguyen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6" w:history="1">
        <w:r w:rsidR="00A12D07" w:rsidRPr="001F7D44">
          <w:rPr>
            <w:rStyle w:val="Hyperlink"/>
            <w:rFonts w:ascii="Segoe UI" w:hAnsi="Segoe UI" w:cs="Segoe UI"/>
            <w:color w:val="0366D6"/>
            <w:sz w:val="24"/>
          </w:rPr>
          <w:t>Pedro Domingos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7" w:history="1">
        <w:r w:rsidR="00A12D07" w:rsidRPr="001F7D44">
          <w:rPr>
            <w:rStyle w:val="Hyperlink"/>
            <w:rFonts w:ascii="Segoe UI" w:hAnsi="Segoe UI" w:cs="Segoe UI"/>
            <w:color w:val="0366D6"/>
            <w:sz w:val="24"/>
          </w:rPr>
          <w:t>Peggy Series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8" w:history="1">
        <w:r w:rsidR="00A12D07" w:rsidRPr="001F7D44">
          <w:rPr>
            <w:rStyle w:val="Hyperlink"/>
            <w:rFonts w:ascii="Segoe UI" w:hAnsi="Segoe UI" w:cs="Segoe UI"/>
            <w:color w:val="0366D6"/>
            <w:sz w:val="24"/>
          </w:rPr>
          <w:t>Pierre Sermanet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79" w:history="1">
        <w:r w:rsidR="00A12D07" w:rsidRPr="001F7D44">
          <w:rPr>
            <w:rStyle w:val="Hyperlink"/>
            <w:rFonts w:ascii="Segoe UI" w:hAnsi="Segoe UI" w:cs="Segoe UI"/>
            <w:color w:val="0366D6"/>
            <w:sz w:val="24"/>
          </w:rPr>
          <w:t>Piotr Mirowski</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0" w:history="1">
        <w:r w:rsidR="00A12D07" w:rsidRPr="001F7D44">
          <w:rPr>
            <w:rStyle w:val="Hyperlink"/>
            <w:rFonts w:ascii="Segoe UI" w:hAnsi="Segoe UI" w:cs="Segoe UI"/>
            <w:color w:val="0366D6"/>
            <w:sz w:val="24"/>
          </w:rPr>
          <w:t>Quoc V. Le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1" w:history="1">
        <w:r w:rsidR="00A12D07" w:rsidRPr="001F7D44">
          <w:rPr>
            <w:rStyle w:val="Hyperlink"/>
            <w:rFonts w:ascii="Segoe UI" w:hAnsi="Segoe UI" w:cs="Segoe UI"/>
            <w:color w:val="0366D6"/>
            <w:sz w:val="24"/>
          </w:rPr>
          <w:t>Reinhold Scherer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2" w:history="1">
        <w:r w:rsidR="00A12D07" w:rsidRPr="001F7D44">
          <w:rPr>
            <w:rStyle w:val="Hyperlink"/>
            <w:rFonts w:ascii="Segoe UI" w:hAnsi="Segoe UI" w:cs="Segoe UI"/>
            <w:color w:val="0366D6"/>
            <w:sz w:val="24"/>
          </w:rPr>
          <w:t>Richard Socher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3" w:history="1">
        <w:r w:rsidR="00A12D07" w:rsidRPr="001F7D44">
          <w:rPr>
            <w:rStyle w:val="Hyperlink"/>
            <w:rFonts w:ascii="Segoe UI" w:hAnsi="Segoe UI" w:cs="Segoe UI"/>
            <w:color w:val="0366D6"/>
            <w:sz w:val="24"/>
          </w:rPr>
          <w:t>Rob Fergus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4" w:history="1">
        <w:r w:rsidR="00A12D07" w:rsidRPr="001F7D44">
          <w:rPr>
            <w:rStyle w:val="Hyperlink"/>
            <w:rFonts w:ascii="Segoe UI" w:hAnsi="Segoe UI" w:cs="Segoe UI"/>
            <w:color w:val="0366D6"/>
            <w:sz w:val="24"/>
          </w:rPr>
          <w:t>Robert Coop</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5" w:history="1">
        <w:r w:rsidR="00A12D07" w:rsidRPr="001F7D44">
          <w:rPr>
            <w:rStyle w:val="Hyperlink"/>
            <w:rFonts w:ascii="Segoe UI" w:hAnsi="Segoe UI" w:cs="Segoe UI"/>
            <w:color w:val="0366D6"/>
            <w:sz w:val="24"/>
          </w:rPr>
          <w:t>Robert Gens</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6" w:history="1">
        <w:r w:rsidR="00A12D07" w:rsidRPr="001F7D44">
          <w:rPr>
            <w:rStyle w:val="Hyperlink"/>
            <w:rFonts w:ascii="Segoe UI" w:hAnsi="Segoe UI" w:cs="Segoe UI"/>
            <w:color w:val="0366D6"/>
            <w:sz w:val="24"/>
          </w:rPr>
          <w:t>Roger Grosse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7" w:history="1">
        <w:r w:rsidR="00A12D07" w:rsidRPr="001F7D44">
          <w:rPr>
            <w:rStyle w:val="Hyperlink"/>
            <w:rFonts w:ascii="Segoe UI" w:hAnsi="Segoe UI" w:cs="Segoe UI"/>
            <w:color w:val="0366D6"/>
            <w:sz w:val="24"/>
          </w:rPr>
          <w:t>Ronan Collobert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8" w:history="1">
        <w:r w:rsidR="00A12D07" w:rsidRPr="001F7D44">
          <w:rPr>
            <w:rStyle w:val="Hyperlink"/>
            <w:rFonts w:ascii="Segoe UI" w:hAnsi="Segoe UI" w:cs="Segoe UI"/>
            <w:color w:val="0366D6"/>
            <w:sz w:val="24"/>
          </w:rPr>
          <w:t>Ruslan Salakhutdinov</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89" w:history="1">
        <w:r w:rsidR="00A12D07" w:rsidRPr="001F7D44">
          <w:rPr>
            <w:rStyle w:val="Hyperlink"/>
            <w:rFonts w:ascii="Segoe UI" w:hAnsi="Segoe UI" w:cs="Segoe UI"/>
            <w:color w:val="0366D6"/>
            <w:sz w:val="24"/>
          </w:rPr>
          <w:t>Sebastian Gerwinn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0" w:history="1">
        <w:r w:rsidR="00A12D07" w:rsidRPr="001F7D44">
          <w:rPr>
            <w:rStyle w:val="Hyperlink"/>
            <w:rFonts w:ascii="Segoe UI" w:hAnsi="Segoe UI" w:cs="Segoe UI"/>
            <w:color w:val="0366D6"/>
            <w:sz w:val="24"/>
          </w:rPr>
          <w:t>Stéphane Mallat</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1" w:history="1">
        <w:r w:rsidR="00A12D07" w:rsidRPr="001F7D44">
          <w:rPr>
            <w:rStyle w:val="Hyperlink"/>
            <w:rFonts w:ascii="Segoe UI" w:hAnsi="Segoe UI" w:cs="Segoe UI"/>
            <w:color w:val="0366D6"/>
            <w:sz w:val="24"/>
          </w:rPr>
          <w:t>Sven Behnke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2" w:history="1">
        <w:r w:rsidR="00A12D07" w:rsidRPr="001F7D44">
          <w:rPr>
            <w:rStyle w:val="Hyperlink"/>
            <w:rFonts w:ascii="Segoe UI" w:hAnsi="Segoe UI" w:cs="Segoe UI"/>
            <w:color w:val="0366D6"/>
            <w:sz w:val="24"/>
          </w:rPr>
          <w:t>Tapani Raiko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3" w:history="1">
        <w:r w:rsidR="00A12D07" w:rsidRPr="001F7D44">
          <w:rPr>
            <w:rStyle w:val="Hyperlink"/>
            <w:rFonts w:ascii="Segoe UI" w:hAnsi="Segoe UI" w:cs="Segoe UI"/>
            <w:color w:val="0366D6"/>
            <w:sz w:val="24"/>
          </w:rPr>
          <w:t>Tara Sainath</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4" w:history="1">
        <w:r w:rsidR="00A12D07" w:rsidRPr="001F7D44">
          <w:rPr>
            <w:rStyle w:val="Hyperlink"/>
            <w:rFonts w:ascii="Segoe UI" w:hAnsi="Segoe UI" w:cs="Segoe UI"/>
            <w:color w:val="0366D6"/>
            <w:sz w:val="24"/>
          </w:rPr>
          <w:t>Tijmen Tieleman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5" w:history="1">
        <w:r w:rsidR="00A12D07" w:rsidRPr="001F7D44">
          <w:rPr>
            <w:rStyle w:val="Hyperlink"/>
            <w:rFonts w:ascii="Segoe UI" w:hAnsi="Segoe UI" w:cs="Segoe UI"/>
            <w:color w:val="0366D6"/>
            <w:sz w:val="24"/>
          </w:rPr>
          <w:t>Tom Karnowski</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6" w:history="1">
        <w:r w:rsidR="00A12D07" w:rsidRPr="001F7D44">
          <w:rPr>
            <w:rStyle w:val="Hyperlink"/>
            <w:rFonts w:ascii="Segoe UI" w:hAnsi="Segoe UI" w:cs="Segoe UI"/>
            <w:color w:val="0366D6"/>
            <w:sz w:val="24"/>
          </w:rPr>
          <w:t>Tomáš Mikolov</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7" w:history="1">
        <w:r w:rsidR="00A12D07" w:rsidRPr="001F7D44">
          <w:rPr>
            <w:rStyle w:val="Hyperlink"/>
            <w:rFonts w:ascii="Segoe UI" w:hAnsi="Segoe UI" w:cs="Segoe UI"/>
            <w:color w:val="0366D6"/>
            <w:sz w:val="24"/>
          </w:rPr>
          <w:t>Ueli Meier</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8" w:history="1">
        <w:r w:rsidR="00A12D07" w:rsidRPr="001F7D44">
          <w:rPr>
            <w:rStyle w:val="Hyperlink"/>
            <w:rFonts w:ascii="Segoe UI" w:hAnsi="Segoe UI" w:cs="Segoe UI"/>
            <w:color w:val="0366D6"/>
            <w:sz w:val="24"/>
          </w:rPr>
          <w:t>Vincent Vanhoucke</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099" w:history="1">
        <w:r w:rsidR="00A12D07" w:rsidRPr="001F7D44">
          <w:rPr>
            <w:rStyle w:val="Hyperlink"/>
            <w:rFonts w:ascii="Segoe UI" w:hAnsi="Segoe UI" w:cs="Segoe UI"/>
            <w:color w:val="0366D6"/>
            <w:sz w:val="24"/>
          </w:rPr>
          <w:t>Volodymyr Mnih</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0" w:history="1">
        <w:r w:rsidR="00A12D07" w:rsidRPr="001F7D44">
          <w:rPr>
            <w:rStyle w:val="Hyperlink"/>
            <w:rFonts w:ascii="Segoe UI" w:hAnsi="Segoe UI" w:cs="Segoe UI"/>
            <w:color w:val="0366D6"/>
            <w:sz w:val="24"/>
          </w:rPr>
          <w:t>Yann LeCun</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1" w:history="1">
        <w:r w:rsidR="00A12D07" w:rsidRPr="001F7D44">
          <w:rPr>
            <w:rStyle w:val="Hyperlink"/>
            <w:rFonts w:ascii="Segoe UI" w:hAnsi="Segoe UI" w:cs="Segoe UI"/>
            <w:color w:val="0366D6"/>
            <w:sz w:val="24"/>
          </w:rPr>
          <w:t>Yichuan Tang</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2" w:history="1">
        <w:r w:rsidR="00A12D07" w:rsidRPr="001F7D44">
          <w:rPr>
            <w:rStyle w:val="Hyperlink"/>
            <w:rFonts w:ascii="Segoe UI" w:hAnsi="Segoe UI" w:cs="Segoe UI"/>
            <w:color w:val="0366D6"/>
            <w:sz w:val="24"/>
          </w:rPr>
          <w:t>Yoshua Bengio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3" w:history="1">
        <w:r w:rsidR="00A12D07" w:rsidRPr="001F7D44">
          <w:rPr>
            <w:rStyle w:val="Hyperlink"/>
            <w:rFonts w:ascii="Segoe UI" w:hAnsi="Segoe UI" w:cs="Segoe UI"/>
            <w:color w:val="0366D6"/>
            <w:sz w:val="24"/>
          </w:rPr>
          <w:t>Yotaro Kubo</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4" w:history="1">
        <w:r w:rsidR="00A12D07" w:rsidRPr="001F7D44">
          <w:rPr>
            <w:rStyle w:val="Hyperlink"/>
            <w:rFonts w:ascii="Segoe UI" w:hAnsi="Segoe UI" w:cs="Segoe UI"/>
            <w:color w:val="0366D6"/>
            <w:sz w:val="24"/>
          </w:rPr>
          <w:t>Youzhi (Will) Zou</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5" w:history="1">
        <w:r w:rsidR="00A12D07" w:rsidRPr="001F7D44">
          <w:rPr>
            <w:rStyle w:val="Hyperlink"/>
            <w:rFonts w:ascii="Segoe UI" w:hAnsi="Segoe UI" w:cs="Segoe UI"/>
            <w:color w:val="0366D6"/>
            <w:sz w:val="24"/>
          </w:rPr>
          <w:t>Fei-Fei Li</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6" w:history="1">
        <w:r w:rsidR="00A12D07" w:rsidRPr="001F7D44">
          <w:rPr>
            <w:rStyle w:val="Hyperlink"/>
            <w:rFonts w:ascii="Segoe UI" w:hAnsi="Segoe UI" w:cs="Segoe UI"/>
            <w:color w:val="0366D6"/>
            <w:sz w:val="24"/>
          </w:rPr>
          <w:t>Ian Goodfellow</w:t>
        </w:r>
      </w:hyperlink>
    </w:p>
    <w:p w:rsidR="00A12D07" w:rsidRPr="001F7D44" w:rsidRDefault="0070392A" w:rsidP="00C06FD0">
      <w:pPr>
        <w:numPr>
          <w:ilvl w:val="0"/>
          <w:numId w:val="33"/>
        </w:numPr>
        <w:spacing w:before="60" w:after="100" w:afterAutospacing="1" w:line="240" w:lineRule="auto"/>
        <w:rPr>
          <w:rFonts w:ascii="Segoe UI" w:hAnsi="Segoe UI" w:cs="Segoe UI"/>
          <w:color w:val="24292E"/>
          <w:sz w:val="24"/>
        </w:rPr>
      </w:pPr>
      <w:hyperlink r:id="rId1107" w:history="1">
        <w:r w:rsidR="00A12D07" w:rsidRPr="001F7D44">
          <w:rPr>
            <w:rStyle w:val="Hyperlink"/>
            <w:rFonts w:ascii="Segoe UI" w:hAnsi="Segoe UI" w:cs="Segoe UI"/>
            <w:color w:val="0366D6"/>
            <w:sz w:val="24"/>
          </w:rPr>
          <w:t>Robert Laganière</w:t>
        </w:r>
      </w:hyperlink>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43" w:name="_Toc494530778"/>
      <w:r w:rsidRPr="001F7D44">
        <w:rPr>
          <w:rFonts w:ascii="Segoe UI" w:hAnsi="Segoe UI" w:cs="Segoe UI"/>
          <w:color w:val="24292E"/>
          <w:sz w:val="32"/>
          <w:szCs w:val="30"/>
        </w:rPr>
        <w:t>WebSites</w:t>
      </w:r>
      <w:bookmarkEnd w:id="43"/>
    </w:p>
    <w:p w:rsidR="00A12D07" w:rsidRPr="001F7D44" w:rsidRDefault="0070392A" w:rsidP="00C06FD0">
      <w:pPr>
        <w:numPr>
          <w:ilvl w:val="0"/>
          <w:numId w:val="34"/>
        </w:numPr>
        <w:spacing w:before="100" w:beforeAutospacing="1" w:after="100" w:afterAutospacing="1" w:line="240" w:lineRule="auto"/>
        <w:rPr>
          <w:rFonts w:ascii="Segoe UI" w:hAnsi="Segoe UI" w:cs="Segoe UI"/>
          <w:color w:val="24292E"/>
          <w:sz w:val="26"/>
          <w:szCs w:val="24"/>
        </w:rPr>
      </w:pPr>
      <w:hyperlink r:id="rId1108" w:history="1">
        <w:r w:rsidR="00A12D07" w:rsidRPr="001F7D44">
          <w:rPr>
            <w:rStyle w:val="Hyperlink"/>
            <w:rFonts w:ascii="Segoe UI" w:hAnsi="Segoe UI" w:cs="Segoe UI"/>
            <w:color w:val="0366D6"/>
            <w:sz w:val="24"/>
          </w:rPr>
          <w:t>deeplearning.net</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09" w:history="1">
        <w:r w:rsidR="00A12D07" w:rsidRPr="001F7D44">
          <w:rPr>
            <w:rStyle w:val="Hyperlink"/>
            <w:rFonts w:ascii="Segoe UI" w:hAnsi="Segoe UI" w:cs="Segoe UI"/>
            <w:color w:val="0366D6"/>
            <w:sz w:val="24"/>
          </w:rPr>
          <w:t>deeplearning.stanford.edu</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0" w:history="1">
        <w:r w:rsidR="00A12D07" w:rsidRPr="001F7D44">
          <w:rPr>
            <w:rStyle w:val="Hyperlink"/>
            <w:rFonts w:ascii="Segoe UI" w:hAnsi="Segoe UI" w:cs="Segoe UI"/>
            <w:color w:val="0366D6"/>
            <w:sz w:val="24"/>
          </w:rPr>
          <w:t>nlp.stanford.edu</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1" w:history="1">
        <w:r w:rsidR="00A12D07" w:rsidRPr="001F7D44">
          <w:rPr>
            <w:rStyle w:val="Hyperlink"/>
            <w:rFonts w:ascii="Segoe UI" w:hAnsi="Segoe UI" w:cs="Segoe UI"/>
            <w:color w:val="0366D6"/>
            <w:sz w:val="24"/>
          </w:rPr>
          <w:t>ai-junkie.com</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2" w:history="1">
        <w:r w:rsidR="00A12D07" w:rsidRPr="001F7D44">
          <w:rPr>
            <w:rStyle w:val="Hyperlink"/>
            <w:rFonts w:ascii="Segoe UI" w:hAnsi="Segoe UI" w:cs="Segoe UI"/>
            <w:color w:val="0366D6"/>
            <w:sz w:val="24"/>
          </w:rPr>
          <w:t>cs.brown.edu/research/ai</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3" w:history="1">
        <w:r w:rsidR="00A12D07" w:rsidRPr="001F7D44">
          <w:rPr>
            <w:rStyle w:val="Hyperlink"/>
            <w:rFonts w:ascii="Segoe UI" w:hAnsi="Segoe UI" w:cs="Segoe UI"/>
            <w:color w:val="0366D6"/>
            <w:sz w:val="24"/>
          </w:rPr>
          <w:t>eecs.umich.edu/ai</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4" w:history="1">
        <w:r w:rsidR="00A12D07" w:rsidRPr="001F7D44">
          <w:rPr>
            <w:rStyle w:val="Hyperlink"/>
            <w:rFonts w:ascii="Segoe UI" w:hAnsi="Segoe UI" w:cs="Segoe UI"/>
            <w:color w:val="0366D6"/>
            <w:sz w:val="24"/>
          </w:rPr>
          <w:t>cs.utexas.edu/users/ai-lab</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5" w:history="1">
        <w:r w:rsidR="00A12D07" w:rsidRPr="001F7D44">
          <w:rPr>
            <w:rStyle w:val="Hyperlink"/>
            <w:rFonts w:ascii="Segoe UI" w:hAnsi="Segoe UI" w:cs="Segoe UI"/>
            <w:color w:val="0366D6"/>
            <w:sz w:val="24"/>
          </w:rPr>
          <w:t>cs.washington.edu/research/ai</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6" w:history="1">
        <w:r w:rsidR="00A12D07" w:rsidRPr="001F7D44">
          <w:rPr>
            <w:rStyle w:val="Hyperlink"/>
            <w:rFonts w:ascii="Segoe UI" w:hAnsi="Segoe UI" w:cs="Segoe UI"/>
            <w:color w:val="0366D6"/>
            <w:sz w:val="24"/>
          </w:rPr>
          <w:t>aiai.ed.ac.uk</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7" w:history="1">
        <w:r w:rsidR="00A12D07" w:rsidRPr="001F7D44">
          <w:rPr>
            <w:rStyle w:val="Hyperlink"/>
            <w:rFonts w:ascii="Segoe UI" w:hAnsi="Segoe UI" w:cs="Segoe UI"/>
            <w:color w:val="0366D6"/>
            <w:sz w:val="24"/>
          </w:rPr>
          <w:t>www-aig.jpl.nasa.gov</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8" w:history="1">
        <w:r w:rsidR="00A12D07" w:rsidRPr="001F7D44">
          <w:rPr>
            <w:rStyle w:val="Hyperlink"/>
            <w:rFonts w:ascii="Segoe UI" w:hAnsi="Segoe UI" w:cs="Segoe UI"/>
            <w:color w:val="0366D6"/>
            <w:sz w:val="24"/>
          </w:rPr>
          <w:t>csail.mit.edu</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19" w:history="1">
        <w:r w:rsidR="00A12D07" w:rsidRPr="001F7D44">
          <w:rPr>
            <w:rStyle w:val="Hyperlink"/>
            <w:rFonts w:ascii="Segoe UI" w:hAnsi="Segoe UI" w:cs="Segoe UI"/>
            <w:color w:val="0366D6"/>
            <w:sz w:val="24"/>
          </w:rPr>
          <w:t>cgi.cse.unsw.edu.au/~aishare</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0" w:history="1">
        <w:r w:rsidR="00A12D07" w:rsidRPr="001F7D44">
          <w:rPr>
            <w:rStyle w:val="Hyperlink"/>
            <w:rFonts w:ascii="Segoe UI" w:hAnsi="Segoe UI" w:cs="Segoe UI"/>
            <w:color w:val="0366D6"/>
            <w:sz w:val="24"/>
          </w:rPr>
          <w:t>cs.rochester.edu/research/ai</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1" w:history="1">
        <w:r w:rsidR="00A12D07" w:rsidRPr="001F7D44">
          <w:rPr>
            <w:rStyle w:val="Hyperlink"/>
            <w:rFonts w:ascii="Segoe UI" w:hAnsi="Segoe UI" w:cs="Segoe UI"/>
            <w:color w:val="0366D6"/>
            <w:sz w:val="24"/>
          </w:rPr>
          <w:t>ai.sri.com</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2" w:history="1">
        <w:r w:rsidR="00A12D07" w:rsidRPr="001F7D44">
          <w:rPr>
            <w:rStyle w:val="Hyperlink"/>
            <w:rFonts w:ascii="Segoe UI" w:hAnsi="Segoe UI" w:cs="Segoe UI"/>
            <w:color w:val="0366D6"/>
            <w:sz w:val="24"/>
          </w:rPr>
          <w:t>isi.edu/AI/isd.htm</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3" w:history="1">
        <w:r w:rsidR="00A12D07" w:rsidRPr="001F7D44">
          <w:rPr>
            <w:rStyle w:val="Hyperlink"/>
            <w:rFonts w:ascii="Segoe UI" w:hAnsi="Segoe UI" w:cs="Segoe UI"/>
            <w:color w:val="0366D6"/>
            <w:sz w:val="24"/>
          </w:rPr>
          <w:t>nrl.navy.mil/itd/aic</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4" w:history="1">
        <w:r w:rsidR="00A12D07" w:rsidRPr="001F7D44">
          <w:rPr>
            <w:rStyle w:val="Hyperlink"/>
            <w:rFonts w:ascii="Segoe UI" w:hAnsi="Segoe UI" w:cs="Segoe UI"/>
            <w:color w:val="0366D6"/>
            <w:sz w:val="24"/>
          </w:rPr>
          <w:t>hips.seas.harvard.edu</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5" w:history="1">
        <w:r w:rsidR="00A12D07" w:rsidRPr="001F7D44">
          <w:rPr>
            <w:rStyle w:val="Hyperlink"/>
            <w:rFonts w:ascii="Segoe UI" w:hAnsi="Segoe UI" w:cs="Segoe UI"/>
            <w:color w:val="0366D6"/>
            <w:sz w:val="24"/>
          </w:rPr>
          <w:t>AI Weekly</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6" w:history="1">
        <w:r w:rsidR="00A12D07" w:rsidRPr="001F7D44">
          <w:rPr>
            <w:rStyle w:val="Hyperlink"/>
            <w:rFonts w:ascii="Segoe UI" w:hAnsi="Segoe UI" w:cs="Segoe UI"/>
            <w:color w:val="0366D6"/>
            <w:sz w:val="24"/>
          </w:rPr>
          <w:t>stat.ucla.edu</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7" w:history="1">
        <w:r w:rsidR="00A12D07" w:rsidRPr="001F7D44">
          <w:rPr>
            <w:rStyle w:val="Hyperlink"/>
            <w:rFonts w:ascii="Segoe UI" w:hAnsi="Segoe UI" w:cs="Segoe UI"/>
            <w:color w:val="0366D6"/>
            <w:sz w:val="24"/>
          </w:rPr>
          <w:t>deeplearning.cs.toronto.edu</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8" w:history="1">
        <w:r w:rsidR="00A12D07" w:rsidRPr="001F7D44">
          <w:rPr>
            <w:rStyle w:val="Hyperlink"/>
            <w:rFonts w:ascii="Segoe UI" w:hAnsi="Segoe UI" w:cs="Segoe UI"/>
            <w:color w:val="0366D6"/>
            <w:sz w:val="24"/>
          </w:rPr>
          <w:t>jeffdonahue.com/lrcn/</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29" w:history="1">
        <w:r w:rsidR="00A12D07" w:rsidRPr="001F7D44">
          <w:rPr>
            <w:rStyle w:val="Hyperlink"/>
            <w:rFonts w:ascii="Segoe UI" w:hAnsi="Segoe UI" w:cs="Segoe UI"/>
            <w:color w:val="0366D6"/>
            <w:sz w:val="24"/>
          </w:rPr>
          <w:t>visualqa.org</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30" w:history="1">
        <w:r w:rsidR="00A12D07" w:rsidRPr="001F7D44">
          <w:rPr>
            <w:rStyle w:val="Hyperlink"/>
            <w:rFonts w:ascii="Segoe UI" w:hAnsi="Segoe UI" w:cs="Segoe UI"/>
            <w:color w:val="0366D6"/>
            <w:sz w:val="24"/>
          </w:rPr>
          <w:t>www.mpi-inf.mpg.de/departments/computer-vision...</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31" w:history="1">
        <w:r w:rsidR="00A12D07" w:rsidRPr="001F7D44">
          <w:rPr>
            <w:rStyle w:val="Hyperlink"/>
            <w:rFonts w:ascii="Segoe UI" w:hAnsi="Segoe UI" w:cs="Segoe UI"/>
            <w:color w:val="0366D6"/>
            <w:sz w:val="24"/>
          </w:rPr>
          <w:t>Deep Learning News</w:t>
        </w:r>
      </w:hyperlink>
    </w:p>
    <w:p w:rsidR="00A12D07" w:rsidRPr="001F7D44" w:rsidRDefault="0070392A" w:rsidP="00C06FD0">
      <w:pPr>
        <w:numPr>
          <w:ilvl w:val="0"/>
          <w:numId w:val="34"/>
        </w:numPr>
        <w:spacing w:before="60" w:after="100" w:afterAutospacing="1" w:line="240" w:lineRule="auto"/>
        <w:rPr>
          <w:rFonts w:ascii="Segoe UI" w:hAnsi="Segoe UI" w:cs="Segoe UI"/>
          <w:color w:val="24292E"/>
          <w:sz w:val="24"/>
        </w:rPr>
      </w:pPr>
      <w:hyperlink r:id="rId1132" w:history="1">
        <w:r w:rsidR="00A12D07" w:rsidRPr="001F7D44">
          <w:rPr>
            <w:rStyle w:val="Hyperlink"/>
            <w:rFonts w:ascii="Segoe UI" w:hAnsi="Segoe UI" w:cs="Segoe UI"/>
            <w:color w:val="0366D6"/>
            <w:sz w:val="24"/>
          </w:rPr>
          <w:t>Machine Learning is Fun! Adam Geitgey's Blog</w:t>
        </w:r>
      </w:hyperlink>
    </w:p>
    <w:p w:rsidR="00BD2705" w:rsidRPr="001F7D44" w:rsidRDefault="00BD2705" w:rsidP="00A12D07">
      <w:pPr>
        <w:pStyle w:val="Heading3"/>
        <w:spacing w:before="360" w:beforeAutospacing="0" w:after="240" w:afterAutospacing="0"/>
        <w:rPr>
          <w:rFonts w:ascii="Segoe UI" w:hAnsi="Segoe UI" w:cs="Segoe UI"/>
          <w:color w:val="24292E"/>
          <w:sz w:val="32"/>
          <w:szCs w:val="30"/>
        </w:rPr>
        <w:sectPr w:rsidR="00BD2705" w:rsidRPr="001F7D44" w:rsidSect="00BD2705">
          <w:type w:val="continuous"/>
          <w:pgSz w:w="11906" w:h="16838" w:code="9"/>
          <w:pgMar w:top="720" w:right="1008" w:bottom="720" w:left="1008" w:header="720" w:footer="288" w:gutter="0"/>
          <w:cols w:num="2" w:space="288"/>
          <w:docGrid w:linePitch="360"/>
        </w:sectPr>
      </w:pPr>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44" w:name="_Toc494530779"/>
      <w:r w:rsidRPr="001F7D44">
        <w:rPr>
          <w:rFonts w:ascii="Segoe UI" w:hAnsi="Segoe UI" w:cs="Segoe UI"/>
          <w:color w:val="24292E"/>
          <w:sz w:val="32"/>
          <w:szCs w:val="30"/>
        </w:rPr>
        <w:t>Datasets</w:t>
      </w:r>
      <w:bookmarkEnd w:id="44"/>
    </w:p>
    <w:p w:rsidR="00A12D07" w:rsidRPr="001F7D44" w:rsidRDefault="0070392A" w:rsidP="00C06FD0">
      <w:pPr>
        <w:numPr>
          <w:ilvl w:val="0"/>
          <w:numId w:val="35"/>
        </w:numPr>
        <w:spacing w:before="100" w:beforeAutospacing="1" w:after="100" w:afterAutospacing="1" w:line="240" w:lineRule="auto"/>
        <w:rPr>
          <w:rFonts w:ascii="Segoe UI" w:hAnsi="Segoe UI" w:cs="Segoe UI"/>
          <w:color w:val="24292E"/>
          <w:sz w:val="26"/>
          <w:szCs w:val="24"/>
        </w:rPr>
      </w:pPr>
      <w:hyperlink r:id="rId1133" w:history="1">
        <w:r w:rsidR="00A12D07" w:rsidRPr="001F7D44">
          <w:rPr>
            <w:rStyle w:val="Hyperlink"/>
            <w:rFonts w:ascii="Segoe UI" w:hAnsi="Segoe UI" w:cs="Segoe UI"/>
            <w:color w:val="0366D6"/>
            <w:sz w:val="24"/>
          </w:rPr>
          <w:t>MNIST</w:t>
        </w:r>
      </w:hyperlink>
      <w:r w:rsidR="00A12D07" w:rsidRPr="001F7D44">
        <w:rPr>
          <w:rFonts w:ascii="Segoe UI" w:hAnsi="Segoe UI" w:cs="Segoe UI"/>
          <w:color w:val="24292E"/>
          <w:sz w:val="24"/>
        </w:rPr>
        <w:t> Handwritten digits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34" w:history="1">
        <w:r w:rsidR="00A12D07" w:rsidRPr="001F7D44">
          <w:rPr>
            <w:rStyle w:val="Hyperlink"/>
            <w:rFonts w:ascii="Segoe UI" w:hAnsi="Segoe UI" w:cs="Segoe UI"/>
            <w:color w:val="0366D6"/>
            <w:sz w:val="24"/>
          </w:rPr>
          <w:t>Google House Numbers</w:t>
        </w:r>
      </w:hyperlink>
      <w:r w:rsidR="00A12D07" w:rsidRPr="001F7D44">
        <w:rPr>
          <w:rFonts w:ascii="Segoe UI" w:hAnsi="Segoe UI" w:cs="Segoe UI"/>
          <w:color w:val="24292E"/>
          <w:sz w:val="24"/>
        </w:rPr>
        <w:t> from street view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35" w:history="1">
        <w:r w:rsidR="00A12D07" w:rsidRPr="001F7D44">
          <w:rPr>
            <w:rStyle w:val="Hyperlink"/>
            <w:rFonts w:ascii="Segoe UI" w:hAnsi="Segoe UI" w:cs="Segoe UI"/>
            <w:color w:val="0366D6"/>
            <w:sz w:val="24"/>
          </w:rPr>
          <w:t>CIFAR-10 and CIFAR-100</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36" w:history="1">
        <w:r w:rsidR="00A12D07" w:rsidRPr="001F7D44">
          <w:rPr>
            <w:rStyle w:val="Hyperlink"/>
            <w:rFonts w:ascii="Segoe UI" w:hAnsi="Segoe UI" w:cs="Segoe UI"/>
            <w:color w:val="0366D6"/>
            <w:sz w:val="24"/>
          </w:rPr>
          <w:t>IMAGENET</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37" w:history="1">
        <w:r w:rsidR="00A12D07" w:rsidRPr="001F7D44">
          <w:rPr>
            <w:rStyle w:val="Hyperlink"/>
            <w:rFonts w:ascii="Segoe UI" w:hAnsi="Segoe UI" w:cs="Segoe UI"/>
            <w:color w:val="0366D6"/>
            <w:sz w:val="24"/>
          </w:rPr>
          <w:t>Tiny Images</w:t>
        </w:r>
      </w:hyperlink>
      <w:r w:rsidR="00A12D07" w:rsidRPr="001F7D44">
        <w:rPr>
          <w:rFonts w:ascii="Segoe UI" w:hAnsi="Segoe UI" w:cs="Segoe UI"/>
          <w:color w:val="24292E"/>
          <w:sz w:val="24"/>
        </w:rPr>
        <w:t> 80 Million tiny images6.</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38" w:history="1">
        <w:r w:rsidR="00A12D07" w:rsidRPr="001F7D44">
          <w:rPr>
            <w:rStyle w:val="Hyperlink"/>
            <w:rFonts w:ascii="Segoe UI" w:hAnsi="Segoe UI" w:cs="Segoe UI"/>
            <w:color w:val="0366D6"/>
            <w:sz w:val="24"/>
          </w:rPr>
          <w:t>Flickr Data</w:t>
        </w:r>
      </w:hyperlink>
      <w:r w:rsidR="00A12D07" w:rsidRPr="001F7D44">
        <w:rPr>
          <w:rFonts w:ascii="Segoe UI" w:hAnsi="Segoe UI" w:cs="Segoe UI"/>
          <w:color w:val="24292E"/>
          <w:sz w:val="24"/>
        </w:rPr>
        <w:t xml:space="preserve"> 100 Million Yahoo </w:t>
      </w:r>
      <w:proofErr w:type="gramStart"/>
      <w:r w:rsidR="00A12D07" w:rsidRPr="001F7D44">
        <w:rPr>
          <w:rFonts w:ascii="Segoe UI" w:hAnsi="Segoe UI" w:cs="Segoe UI"/>
          <w:color w:val="24292E"/>
          <w:sz w:val="24"/>
        </w:rPr>
        <w:t>dataset</w:t>
      </w:r>
      <w:proofErr w:type="gramEnd"/>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39" w:history="1">
        <w:r w:rsidR="00A12D07" w:rsidRPr="001F7D44">
          <w:rPr>
            <w:rStyle w:val="Hyperlink"/>
            <w:rFonts w:ascii="Segoe UI" w:hAnsi="Segoe UI" w:cs="Segoe UI"/>
            <w:color w:val="0366D6"/>
            <w:sz w:val="24"/>
          </w:rPr>
          <w:t>Berkeley Segmentation Dataset 500</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0" w:history="1">
        <w:r w:rsidR="00A12D07" w:rsidRPr="001F7D44">
          <w:rPr>
            <w:rStyle w:val="Hyperlink"/>
            <w:rFonts w:ascii="Segoe UI" w:hAnsi="Segoe UI" w:cs="Segoe UI"/>
            <w:color w:val="0366D6"/>
            <w:sz w:val="24"/>
          </w:rPr>
          <w:t>UC Irvine Machine Learning Repository</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1" w:history="1">
        <w:r w:rsidR="00A12D07" w:rsidRPr="001F7D44">
          <w:rPr>
            <w:rStyle w:val="Hyperlink"/>
            <w:rFonts w:ascii="Segoe UI" w:hAnsi="Segoe UI" w:cs="Segoe UI"/>
            <w:color w:val="0366D6"/>
            <w:sz w:val="24"/>
          </w:rPr>
          <w:t>Flickr 8k</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2" w:history="1">
        <w:r w:rsidR="00A12D07" w:rsidRPr="001F7D44">
          <w:rPr>
            <w:rStyle w:val="Hyperlink"/>
            <w:rFonts w:ascii="Segoe UI" w:hAnsi="Segoe UI" w:cs="Segoe UI"/>
            <w:color w:val="0366D6"/>
            <w:sz w:val="24"/>
          </w:rPr>
          <w:t>Flickr 30k</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3" w:history="1">
        <w:r w:rsidR="00A12D07" w:rsidRPr="001F7D44">
          <w:rPr>
            <w:rStyle w:val="Hyperlink"/>
            <w:rFonts w:ascii="Segoe UI" w:hAnsi="Segoe UI" w:cs="Segoe UI"/>
            <w:color w:val="0366D6"/>
            <w:sz w:val="24"/>
          </w:rPr>
          <w:t>Microsoft COCO</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4" w:history="1">
        <w:r w:rsidR="00A12D07" w:rsidRPr="001F7D44">
          <w:rPr>
            <w:rStyle w:val="Hyperlink"/>
            <w:rFonts w:ascii="Segoe UI" w:hAnsi="Segoe UI" w:cs="Segoe UI"/>
            <w:color w:val="0366D6"/>
            <w:sz w:val="24"/>
          </w:rPr>
          <w:t>VQA</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5" w:history="1">
        <w:r w:rsidR="00A12D07" w:rsidRPr="001F7D44">
          <w:rPr>
            <w:rStyle w:val="Hyperlink"/>
            <w:rFonts w:ascii="Segoe UI" w:hAnsi="Segoe UI" w:cs="Segoe UI"/>
            <w:color w:val="0366D6"/>
            <w:sz w:val="24"/>
          </w:rPr>
          <w:t>Image QA</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6" w:history="1">
        <w:r w:rsidR="00A12D07" w:rsidRPr="001F7D44">
          <w:rPr>
            <w:rStyle w:val="Hyperlink"/>
            <w:rFonts w:ascii="Segoe UI" w:hAnsi="Segoe UI" w:cs="Segoe UI"/>
            <w:color w:val="0366D6"/>
            <w:sz w:val="24"/>
          </w:rPr>
          <w:t>AT&amp;T Laboratories Cambridge face database</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7" w:history="1">
        <w:r w:rsidR="00A12D07" w:rsidRPr="001F7D44">
          <w:rPr>
            <w:rStyle w:val="Hyperlink"/>
            <w:rFonts w:ascii="Segoe UI" w:hAnsi="Segoe UI" w:cs="Segoe UI"/>
            <w:color w:val="0366D6"/>
            <w:sz w:val="24"/>
          </w:rPr>
          <w:t>AVHRR Pathfinder</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8" w:history="1">
        <w:r w:rsidR="00A12D07" w:rsidRPr="001F7D44">
          <w:rPr>
            <w:rStyle w:val="Hyperlink"/>
            <w:rFonts w:ascii="Segoe UI" w:hAnsi="Segoe UI" w:cs="Segoe UI"/>
            <w:color w:val="0366D6"/>
            <w:sz w:val="24"/>
          </w:rPr>
          <w:t>Air Freight</w:t>
        </w:r>
      </w:hyperlink>
      <w:r w:rsidR="00A12D07" w:rsidRPr="001F7D44">
        <w:rPr>
          <w:rFonts w:ascii="Segoe UI" w:hAnsi="Segoe UI" w:cs="Segoe UI"/>
          <w:color w:val="24292E"/>
          <w:sz w:val="24"/>
        </w:rPr>
        <w:t> - The Air Freight data set is a ray-traced image sequence along with ground truth segmentation based on textural characteristics. (455 images + GT, each 160x120 pixels). (Formats: PNG)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49" w:history="1">
        <w:r w:rsidR="00A12D07" w:rsidRPr="001F7D44">
          <w:rPr>
            <w:rStyle w:val="Hyperlink"/>
            <w:rFonts w:ascii="Segoe UI" w:hAnsi="Segoe UI" w:cs="Segoe UI"/>
            <w:color w:val="0366D6"/>
            <w:sz w:val="24"/>
          </w:rPr>
          <w:t>Amsterdam Library of Object Images</w:t>
        </w:r>
      </w:hyperlink>
      <w:r w:rsidR="00A12D07" w:rsidRPr="001F7D44">
        <w:rPr>
          <w:rFonts w:ascii="Segoe UI" w:hAnsi="Segoe UI" w:cs="Segoe UI"/>
          <w:color w:val="24292E"/>
          <w:sz w:val="24"/>
        </w:rPr>
        <w:t> - ALOI is a color image collection of one-thousand small objects, recorded for scientific purposes. In order to capture the sensory variation in object recordings, we systematically varied viewing angle, illumination angle, and illumination color for each object, and additionally captured wide-baseline stereo images. We recorded over a hundred images of each object, yielding a total of 110,250 images for the collection. (Formats: png)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0" w:history="1">
        <w:r w:rsidR="00A12D07" w:rsidRPr="001F7D44">
          <w:rPr>
            <w:rStyle w:val="Hyperlink"/>
            <w:rFonts w:ascii="Segoe UI" w:hAnsi="Segoe UI" w:cs="Segoe UI"/>
            <w:color w:val="0366D6"/>
            <w:sz w:val="24"/>
          </w:rPr>
          <w:t>Annotated face, hand, cardiac &amp; meat images</w:t>
        </w:r>
      </w:hyperlink>
      <w:r w:rsidR="00A12D07" w:rsidRPr="001F7D44">
        <w:rPr>
          <w:rFonts w:ascii="Segoe UI" w:hAnsi="Segoe UI" w:cs="Segoe UI"/>
          <w:color w:val="24292E"/>
          <w:sz w:val="24"/>
        </w:rPr>
        <w:t xml:space="preserve"> - Most images &amp; annotations are supplemented by various ASM/AAM analyses using the AAM-API. (Formats: </w:t>
      </w:r>
      <w:proofErr w:type="gramStart"/>
      <w:r w:rsidR="00A12D07" w:rsidRPr="001F7D44">
        <w:rPr>
          <w:rFonts w:ascii="Segoe UI" w:hAnsi="Segoe UI" w:cs="Segoe UI"/>
          <w:color w:val="24292E"/>
          <w:sz w:val="24"/>
        </w:rPr>
        <w:t>bmp,asf</w:t>
      </w:r>
      <w:proofErr w:type="gramEnd"/>
      <w:r w:rsidR="00A12D07" w:rsidRPr="001F7D44">
        <w:rPr>
          <w:rFonts w:ascii="Segoe UI" w:hAnsi="Segoe UI" w:cs="Segoe UI"/>
          <w:color w:val="24292E"/>
          <w:sz w:val="24"/>
        </w:rPr>
        <w:t>)</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1" w:history="1">
        <w:r w:rsidR="00A12D07" w:rsidRPr="001F7D44">
          <w:rPr>
            <w:rStyle w:val="Hyperlink"/>
            <w:rFonts w:ascii="Segoe UI" w:hAnsi="Segoe UI" w:cs="Segoe UI"/>
            <w:color w:val="0366D6"/>
            <w:sz w:val="24"/>
          </w:rPr>
          <w:t>Image Analysis and Computer Graphics</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2" w:history="1">
        <w:r w:rsidR="00A12D07" w:rsidRPr="001F7D44">
          <w:rPr>
            <w:rStyle w:val="Hyperlink"/>
            <w:rFonts w:ascii="Segoe UI" w:hAnsi="Segoe UI" w:cs="Segoe UI"/>
            <w:color w:val="0366D6"/>
            <w:sz w:val="24"/>
          </w:rPr>
          <w:t>Brown University Stimuli</w:t>
        </w:r>
      </w:hyperlink>
      <w:r w:rsidR="00A12D07" w:rsidRPr="001F7D44">
        <w:rPr>
          <w:rFonts w:ascii="Segoe UI" w:hAnsi="Segoe UI" w:cs="Segoe UI"/>
          <w:color w:val="24292E"/>
          <w:sz w:val="24"/>
        </w:rPr>
        <w:t> - A variety of datasets including geons, objects, and "greebles". Good for testing recognition algorithms. (Formats: pict)</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3" w:history="1">
        <w:r w:rsidR="00A12D07" w:rsidRPr="001F7D44">
          <w:rPr>
            <w:rStyle w:val="Hyperlink"/>
            <w:rFonts w:ascii="Segoe UI" w:hAnsi="Segoe UI" w:cs="Segoe UI"/>
            <w:color w:val="0366D6"/>
            <w:sz w:val="24"/>
          </w:rPr>
          <w:t>CAVIAR video sequences of mall and public space behavior</w:t>
        </w:r>
      </w:hyperlink>
      <w:r w:rsidR="00A12D07" w:rsidRPr="001F7D44">
        <w:rPr>
          <w:rFonts w:ascii="Segoe UI" w:hAnsi="Segoe UI" w:cs="Segoe UI"/>
          <w:color w:val="24292E"/>
          <w:sz w:val="24"/>
        </w:rPr>
        <w:t> - 90K video frames in 90 sequences of various human activities, with XML ground truth of detection and behavior classification (Formats: MPEG2 &amp; JPEG)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4" w:history="1">
        <w:r w:rsidR="00A12D07" w:rsidRPr="001F7D44">
          <w:rPr>
            <w:rStyle w:val="Hyperlink"/>
            <w:rFonts w:ascii="Segoe UI" w:hAnsi="Segoe UI" w:cs="Segoe UI"/>
            <w:color w:val="0366D6"/>
            <w:sz w:val="24"/>
          </w:rPr>
          <w:t>Machine Vision Unit</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5" w:history="1">
        <w:r w:rsidR="00A12D07" w:rsidRPr="001F7D44">
          <w:rPr>
            <w:rStyle w:val="Hyperlink"/>
            <w:rFonts w:ascii="Segoe UI" w:hAnsi="Segoe UI" w:cs="Segoe UI"/>
            <w:color w:val="0366D6"/>
            <w:sz w:val="24"/>
          </w:rPr>
          <w:t>CCITT Fax standard images</w:t>
        </w:r>
      </w:hyperlink>
      <w:r w:rsidR="00A12D07" w:rsidRPr="001F7D44">
        <w:rPr>
          <w:rFonts w:ascii="Segoe UI" w:hAnsi="Segoe UI" w:cs="Segoe UI"/>
          <w:color w:val="24292E"/>
          <w:sz w:val="24"/>
        </w:rPr>
        <w:t> - 8 images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6" w:history="1">
        <w:r w:rsidR="00A12D07" w:rsidRPr="001F7D44">
          <w:rPr>
            <w:rStyle w:val="Hyperlink"/>
            <w:rFonts w:ascii="Segoe UI" w:hAnsi="Segoe UI" w:cs="Segoe UI"/>
            <w:color w:val="0366D6"/>
            <w:sz w:val="24"/>
          </w:rPr>
          <w:t>CMU CIL's Stereo Data with Ground Truth</w:t>
        </w:r>
      </w:hyperlink>
      <w:r w:rsidR="00A12D07" w:rsidRPr="001F7D44">
        <w:rPr>
          <w:rFonts w:ascii="Segoe UI" w:hAnsi="Segoe UI" w:cs="Segoe UI"/>
          <w:color w:val="24292E"/>
          <w:sz w:val="24"/>
        </w:rPr>
        <w:t> - 3 sets of 11 images, including color tiff images with spectroradiometry (Formats: gif,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7" w:history="1">
        <w:r w:rsidR="00A12D07" w:rsidRPr="001F7D44">
          <w:rPr>
            <w:rStyle w:val="Hyperlink"/>
            <w:rFonts w:ascii="Segoe UI" w:hAnsi="Segoe UI" w:cs="Segoe UI"/>
            <w:color w:val="0366D6"/>
            <w:sz w:val="24"/>
          </w:rPr>
          <w:t>CMU PIE Database</w:t>
        </w:r>
      </w:hyperlink>
      <w:r w:rsidR="00A12D07" w:rsidRPr="001F7D44">
        <w:rPr>
          <w:rFonts w:ascii="Segoe UI" w:hAnsi="Segoe UI" w:cs="Segoe UI"/>
          <w:color w:val="24292E"/>
          <w:sz w:val="24"/>
        </w:rPr>
        <w:t> - A database of 41,368 face images of 68 people captured under 13 poses, 43 illuminations conditions, and with 4 different expressions.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8" w:history="1">
        <w:r w:rsidR="00A12D07" w:rsidRPr="001F7D44">
          <w:rPr>
            <w:rStyle w:val="Hyperlink"/>
            <w:rFonts w:ascii="Segoe UI" w:hAnsi="Segoe UI" w:cs="Segoe UI"/>
            <w:color w:val="0366D6"/>
            <w:sz w:val="24"/>
          </w:rPr>
          <w:t>CMU VASC Image Database</w:t>
        </w:r>
      </w:hyperlink>
      <w:r w:rsidR="00A12D07" w:rsidRPr="001F7D44">
        <w:rPr>
          <w:rFonts w:ascii="Segoe UI" w:hAnsi="Segoe UI" w:cs="Segoe UI"/>
          <w:color w:val="24292E"/>
          <w:sz w:val="24"/>
        </w:rPr>
        <w:t> - Images, sequences, stereo pairs (thousands of images) (Formats: Sun Rasterimage)</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59" w:history="1">
        <w:r w:rsidR="00A12D07" w:rsidRPr="001F7D44">
          <w:rPr>
            <w:rStyle w:val="Hyperlink"/>
            <w:rFonts w:ascii="Segoe UI" w:hAnsi="Segoe UI" w:cs="Segoe UI"/>
            <w:color w:val="0366D6"/>
            <w:sz w:val="24"/>
          </w:rPr>
          <w:t>Caltech Image Database</w:t>
        </w:r>
      </w:hyperlink>
      <w:r w:rsidR="00A12D07" w:rsidRPr="001F7D44">
        <w:rPr>
          <w:rFonts w:ascii="Segoe UI" w:hAnsi="Segoe UI" w:cs="Segoe UI"/>
          <w:color w:val="24292E"/>
          <w:sz w:val="24"/>
        </w:rPr>
        <w:t> - about 20 images - mostly top-down views of small objects and toys.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0" w:history="1">
        <w:r w:rsidR="00A12D07" w:rsidRPr="001F7D44">
          <w:rPr>
            <w:rStyle w:val="Hyperlink"/>
            <w:rFonts w:ascii="Segoe UI" w:hAnsi="Segoe UI" w:cs="Segoe UI"/>
            <w:color w:val="0366D6"/>
            <w:sz w:val="24"/>
          </w:rPr>
          <w:t>Columbia-Utrecht Reflectance and Texture Database</w:t>
        </w:r>
      </w:hyperlink>
      <w:r w:rsidR="00A12D07" w:rsidRPr="001F7D44">
        <w:rPr>
          <w:rFonts w:ascii="Segoe UI" w:hAnsi="Segoe UI" w:cs="Segoe UI"/>
          <w:color w:val="24292E"/>
          <w:sz w:val="24"/>
        </w:rPr>
        <w:t> - Texture and reflectance measurements for over 60 samples of 3D texture, observed with over 200 different combinations of viewing and illumination directions. (Formats: bmp)</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1" w:history="1">
        <w:r w:rsidR="00A12D07" w:rsidRPr="001F7D44">
          <w:rPr>
            <w:rStyle w:val="Hyperlink"/>
            <w:rFonts w:ascii="Segoe UI" w:hAnsi="Segoe UI" w:cs="Segoe UI"/>
            <w:color w:val="0366D6"/>
            <w:sz w:val="24"/>
          </w:rPr>
          <w:t>Computational Colour Constancy Data</w:t>
        </w:r>
      </w:hyperlink>
      <w:r w:rsidR="00A12D07" w:rsidRPr="001F7D44">
        <w:rPr>
          <w:rFonts w:ascii="Segoe UI" w:hAnsi="Segoe UI" w:cs="Segoe UI"/>
          <w:color w:val="24292E"/>
          <w:sz w:val="24"/>
        </w:rPr>
        <w:t> - A dataset oriented towards computational color constancy, but useful for computer vision in general. It includes synthetic data, camera sensor data, and over 700 images. (Formats: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2" w:history="1">
        <w:r w:rsidR="00A12D07" w:rsidRPr="001F7D44">
          <w:rPr>
            <w:rStyle w:val="Hyperlink"/>
            <w:rFonts w:ascii="Segoe UI" w:hAnsi="Segoe UI" w:cs="Segoe UI"/>
            <w:color w:val="0366D6"/>
            <w:sz w:val="24"/>
          </w:rPr>
          <w:t>Computational Vision Lab</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3" w:history="1">
        <w:r w:rsidR="00A12D07" w:rsidRPr="001F7D44">
          <w:rPr>
            <w:rStyle w:val="Hyperlink"/>
            <w:rFonts w:ascii="Segoe UI" w:hAnsi="Segoe UI" w:cs="Segoe UI"/>
            <w:color w:val="0366D6"/>
            <w:sz w:val="24"/>
          </w:rPr>
          <w:t>Content-based image retrieval database</w:t>
        </w:r>
      </w:hyperlink>
      <w:r w:rsidR="00A12D07" w:rsidRPr="001F7D44">
        <w:rPr>
          <w:rFonts w:ascii="Segoe UI" w:hAnsi="Segoe UI" w:cs="Segoe UI"/>
          <w:color w:val="24292E"/>
          <w:sz w:val="24"/>
        </w:rPr>
        <w:t> - 11 sets of color images for testing algorithms for content-based retrieval. Most sets have a description file with names of objects in each image. (Formats: jpg)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4" w:history="1">
        <w:r w:rsidR="00A12D07" w:rsidRPr="001F7D44">
          <w:rPr>
            <w:rStyle w:val="Hyperlink"/>
            <w:rFonts w:ascii="Segoe UI" w:hAnsi="Segoe UI" w:cs="Segoe UI"/>
            <w:color w:val="0366D6"/>
            <w:sz w:val="24"/>
          </w:rPr>
          <w:t>Efficient Content-based Retrieval Group</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5" w:history="1">
        <w:r w:rsidR="00A12D07" w:rsidRPr="001F7D44">
          <w:rPr>
            <w:rStyle w:val="Hyperlink"/>
            <w:rFonts w:ascii="Segoe UI" w:hAnsi="Segoe UI" w:cs="Segoe UI"/>
            <w:color w:val="0366D6"/>
            <w:sz w:val="24"/>
          </w:rPr>
          <w:t>Densely Sampled View Spheres</w:t>
        </w:r>
      </w:hyperlink>
      <w:r w:rsidR="00A12D07" w:rsidRPr="001F7D44">
        <w:rPr>
          <w:rFonts w:ascii="Segoe UI" w:hAnsi="Segoe UI" w:cs="Segoe UI"/>
          <w:color w:val="24292E"/>
          <w:sz w:val="24"/>
        </w:rPr>
        <w:t> - Densely sampled view spheres - upper half of the view sphere of two toy objects with 2500 images each. (Formats: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6" w:history="1">
        <w:r w:rsidR="00A12D07" w:rsidRPr="001F7D44">
          <w:rPr>
            <w:rStyle w:val="Hyperlink"/>
            <w:rFonts w:ascii="Segoe UI" w:hAnsi="Segoe UI" w:cs="Segoe UI"/>
            <w:color w:val="0366D6"/>
            <w:sz w:val="24"/>
          </w:rPr>
          <w:t>Computer Science VII (Graphical Systems)</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7" w:history="1">
        <w:r w:rsidR="00A12D07" w:rsidRPr="001F7D44">
          <w:rPr>
            <w:rStyle w:val="Hyperlink"/>
            <w:rFonts w:ascii="Segoe UI" w:hAnsi="Segoe UI" w:cs="Segoe UI"/>
            <w:color w:val="0366D6"/>
            <w:sz w:val="24"/>
          </w:rPr>
          <w:t>Digital Embryos</w:t>
        </w:r>
      </w:hyperlink>
      <w:r w:rsidR="00A12D07" w:rsidRPr="001F7D44">
        <w:rPr>
          <w:rFonts w:ascii="Segoe UI" w:hAnsi="Segoe UI" w:cs="Segoe UI"/>
          <w:color w:val="24292E"/>
          <w:sz w:val="24"/>
        </w:rPr>
        <w:t> - Digital embryos are novel objects which may be used to develop and test object recognition systems. They have an organic appearance. (Formats: various formats are available on request)</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8" w:history="1">
        <w:r w:rsidR="00A12D07" w:rsidRPr="001F7D44">
          <w:rPr>
            <w:rStyle w:val="Hyperlink"/>
            <w:rFonts w:ascii="Segoe UI" w:hAnsi="Segoe UI" w:cs="Segoe UI"/>
            <w:color w:val="0366D6"/>
            <w:sz w:val="24"/>
          </w:rPr>
          <w:t>Univerity of Minnesota Vision Lab</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69" w:history="1">
        <w:r w:rsidR="00A12D07" w:rsidRPr="001F7D44">
          <w:rPr>
            <w:rStyle w:val="Hyperlink"/>
            <w:rFonts w:ascii="Segoe UI" w:hAnsi="Segoe UI" w:cs="Segoe UI"/>
            <w:color w:val="0366D6"/>
            <w:sz w:val="24"/>
          </w:rPr>
          <w:t>El Salvador Atlas of Gastrointestinal VideoEndoscopy</w:t>
        </w:r>
      </w:hyperlink>
      <w:r w:rsidR="00A12D07" w:rsidRPr="001F7D44">
        <w:rPr>
          <w:rFonts w:ascii="Segoe UI" w:hAnsi="Segoe UI" w:cs="Segoe UI"/>
          <w:color w:val="24292E"/>
          <w:sz w:val="24"/>
        </w:rPr>
        <w:t> - Images and Videos of his-res of studies taken from Gastrointestinal Video endoscopy. (Formats: jpg, mpg,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0" w:history="1">
        <w:r w:rsidR="00A12D07" w:rsidRPr="001F7D44">
          <w:rPr>
            <w:rStyle w:val="Hyperlink"/>
            <w:rFonts w:ascii="Segoe UI" w:hAnsi="Segoe UI" w:cs="Segoe UI"/>
            <w:color w:val="0366D6"/>
            <w:sz w:val="24"/>
          </w:rPr>
          <w:t>FG-NET Facial Aging Database</w:t>
        </w:r>
      </w:hyperlink>
      <w:r w:rsidR="00A12D07" w:rsidRPr="001F7D44">
        <w:rPr>
          <w:rFonts w:ascii="Segoe UI" w:hAnsi="Segoe UI" w:cs="Segoe UI"/>
          <w:color w:val="24292E"/>
          <w:sz w:val="24"/>
        </w:rPr>
        <w:t> - Database contains 1002 face images showing subjects at different ages. (Formats: jpg)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1" w:history="1">
        <w:r w:rsidR="00A12D07" w:rsidRPr="001F7D44">
          <w:rPr>
            <w:rStyle w:val="Hyperlink"/>
            <w:rFonts w:ascii="Segoe UI" w:hAnsi="Segoe UI" w:cs="Segoe UI"/>
            <w:color w:val="0366D6"/>
            <w:sz w:val="24"/>
          </w:rPr>
          <w:t>FVC2000 Fingerprint Databases</w:t>
        </w:r>
      </w:hyperlink>
      <w:r w:rsidR="00A12D07" w:rsidRPr="001F7D44">
        <w:rPr>
          <w:rFonts w:ascii="Segoe UI" w:hAnsi="Segoe UI" w:cs="Segoe UI"/>
          <w:color w:val="24292E"/>
          <w:sz w:val="24"/>
        </w:rPr>
        <w:t> - FVC2000 is the First International Competition for Fingerprint Verification Algorithms. Four fingerprint databases constitute the FVC2000 benchmark (3520 fingerprints in all).</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2" w:history="1">
        <w:r w:rsidR="00A12D07" w:rsidRPr="001F7D44">
          <w:rPr>
            <w:rStyle w:val="Hyperlink"/>
            <w:rFonts w:ascii="Segoe UI" w:hAnsi="Segoe UI" w:cs="Segoe UI"/>
            <w:color w:val="0366D6"/>
            <w:sz w:val="24"/>
          </w:rPr>
          <w:t>Biometric Systems Lab</w:t>
        </w:r>
      </w:hyperlink>
      <w:r w:rsidR="00A12D07" w:rsidRPr="001F7D44">
        <w:rPr>
          <w:rFonts w:ascii="Segoe UI" w:hAnsi="Segoe UI" w:cs="Segoe UI"/>
          <w:color w:val="24292E"/>
          <w:sz w:val="24"/>
        </w:rPr>
        <w:t> - University of Bologna</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3" w:history="1">
        <w:r w:rsidR="00A12D07" w:rsidRPr="001F7D44">
          <w:rPr>
            <w:rStyle w:val="Hyperlink"/>
            <w:rFonts w:ascii="Segoe UI" w:hAnsi="Segoe UI" w:cs="Segoe UI"/>
            <w:color w:val="0366D6"/>
            <w:sz w:val="24"/>
          </w:rPr>
          <w:t>Face and Gesture images and image sequences</w:t>
        </w:r>
      </w:hyperlink>
      <w:r w:rsidR="00A12D07" w:rsidRPr="001F7D44">
        <w:rPr>
          <w:rFonts w:ascii="Segoe UI" w:hAnsi="Segoe UI" w:cs="Segoe UI"/>
          <w:color w:val="24292E"/>
          <w:sz w:val="24"/>
        </w:rPr>
        <w:t> - Several image datasets of faces and gestures that are ground truth annotated for benchmarking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4" w:history="1">
        <w:r w:rsidR="00A12D07" w:rsidRPr="001F7D44">
          <w:rPr>
            <w:rStyle w:val="Hyperlink"/>
            <w:rFonts w:ascii="Segoe UI" w:hAnsi="Segoe UI" w:cs="Segoe UI"/>
            <w:color w:val="0366D6"/>
            <w:sz w:val="24"/>
          </w:rPr>
          <w:t>German Fingerspelling Database</w:t>
        </w:r>
      </w:hyperlink>
      <w:r w:rsidR="00A12D07" w:rsidRPr="001F7D44">
        <w:rPr>
          <w:rFonts w:ascii="Segoe UI" w:hAnsi="Segoe UI" w:cs="Segoe UI"/>
          <w:color w:val="24292E"/>
          <w:sz w:val="24"/>
        </w:rPr>
        <w:t xml:space="preserve"> - The database contains 35 gestures and consists of 1400 image sequences that contain gestures of 20 different persons recorded under non-uniform daylight lighting conditions. (Formats: </w:t>
      </w:r>
      <w:proofErr w:type="gramStart"/>
      <w:r w:rsidR="00A12D07" w:rsidRPr="001F7D44">
        <w:rPr>
          <w:rFonts w:ascii="Segoe UI" w:hAnsi="Segoe UI" w:cs="Segoe UI"/>
          <w:color w:val="24292E"/>
          <w:sz w:val="24"/>
        </w:rPr>
        <w:t>mpg,jpg</w:t>
      </w:r>
      <w:proofErr w:type="gramEnd"/>
      <w:r w:rsidR="00A12D07" w:rsidRPr="001F7D44">
        <w:rPr>
          <w:rFonts w:ascii="Segoe UI" w:hAnsi="Segoe UI" w:cs="Segoe UI"/>
          <w:color w:val="24292E"/>
          <w:sz w:val="24"/>
        </w:rPr>
        <w:t>)</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5" w:history="1">
        <w:r w:rsidR="00A12D07" w:rsidRPr="001F7D44">
          <w:rPr>
            <w:rStyle w:val="Hyperlink"/>
            <w:rFonts w:ascii="Segoe UI" w:hAnsi="Segoe UI" w:cs="Segoe UI"/>
            <w:color w:val="0366D6"/>
            <w:sz w:val="24"/>
          </w:rPr>
          <w:t>Language Processing and Pattern Recognition</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6" w:history="1">
        <w:r w:rsidR="00A12D07" w:rsidRPr="001F7D44">
          <w:rPr>
            <w:rStyle w:val="Hyperlink"/>
            <w:rFonts w:ascii="Segoe UI" w:hAnsi="Segoe UI" w:cs="Segoe UI"/>
            <w:color w:val="0366D6"/>
            <w:sz w:val="24"/>
          </w:rPr>
          <w:t>Groningen Natural Image Database</w:t>
        </w:r>
      </w:hyperlink>
      <w:r w:rsidR="00A12D07" w:rsidRPr="001F7D44">
        <w:rPr>
          <w:rFonts w:ascii="Segoe UI" w:hAnsi="Segoe UI" w:cs="Segoe UI"/>
          <w:color w:val="24292E"/>
          <w:sz w:val="24"/>
        </w:rPr>
        <w:t> - 4000+ 1536x1024 (16 bit) calibrated outdoor images (Formats: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7" w:history="1">
        <w:r w:rsidR="00A12D07" w:rsidRPr="001F7D44">
          <w:rPr>
            <w:rStyle w:val="Hyperlink"/>
            <w:rFonts w:ascii="Segoe UI" w:hAnsi="Segoe UI" w:cs="Segoe UI"/>
            <w:color w:val="0366D6"/>
            <w:sz w:val="24"/>
          </w:rPr>
          <w:t>ICG Testhouse sequence</w:t>
        </w:r>
      </w:hyperlink>
      <w:r w:rsidR="00A12D07" w:rsidRPr="001F7D44">
        <w:rPr>
          <w:rFonts w:ascii="Segoe UI" w:hAnsi="Segoe UI" w:cs="Segoe UI"/>
          <w:color w:val="24292E"/>
          <w:sz w:val="24"/>
        </w:rPr>
        <w:t> - 2 turntable sequences from ifferent viewing heights, 36 images each, resolution 1000x750, color (Formats: PPM)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8" w:history="1">
        <w:r w:rsidR="00A12D07" w:rsidRPr="001F7D44">
          <w:rPr>
            <w:rStyle w:val="Hyperlink"/>
            <w:rFonts w:ascii="Segoe UI" w:hAnsi="Segoe UI" w:cs="Segoe UI"/>
            <w:color w:val="0366D6"/>
            <w:sz w:val="24"/>
          </w:rPr>
          <w:t>Institute of Computer Graphics and Vision</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79" w:history="1">
        <w:r w:rsidR="00A12D07" w:rsidRPr="001F7D44">
          <w:rPr>
            <w:rStyle w:val="Hyperlink"/>
            <w:rFonts w:ascii="Segoe UI" w:hAnsi="Segoe UI" w:cs="Segoe UI"/>
            <w:color w:val="0366D6"/>
            <w:sz w:val="24"/>
          </w:rPr>
          <w:t>IEN Image Library</w:t>
        </w:r>
      </w:hyperlink>
      <w:r w:rsidR="00A12D07" w:rsidRPr="001F7D44">
        <w:rPr>
          <w:rFonts w:ascii="Segoe UI" w:hAnsi="Segoe UI" w:cs="Segoe UI"/>
          <w:color w:val="24292E"/>
          <w:sz w:val="24"/>
        </w:rPr>
        <w:t> - 1000+ images, mostly outdoor sequences (Formats: raw, ppm)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0" w:history="1">
        <w:r w:rsidR="00A12D07" w:rsidRPr="001F7D44">
          <w:rPr>
            <w:rStyle w:val="Hyperlink"/>
            <w:rFonts w:ascii="Segoe UI" w:hAnsi="Segoe UI" w:cs="Segoe UI"/>
            <w:color w:val="0366D6"/>
            <w:sz w:val="24"/>
          </w:rPr>
          <w:t>INRIA's Syntim images database</w:t>
        </w:r>
      </w:hyperlink>
      <w:r w:rsidR="00A12D07" w:rsidRPr="001F7D44">
        <w:rPr>
          <w:rFonts w:ascii="Segoe UI" w:hAnsi="Segoe UI" w:cs="Segoe UI"/>
          <w:color w:val="24292E"/>
          <w:sz w:val="24"/>
        </w:rPr>
        <w:t> - 15 color image of simple objects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1" w:history="1">
        <w:r w:rsidR="00A12D07" w:rsidRPr="001F7D44">
          <w:rPr>
            <w:rStyle w:val="Hyperlink"/>
            <w:rFonts w:ascii="Segoe UI" w:hAnsi="Segoe UI" w:cs="Segoe UI"/>
            <w:color w:val="0366D6"/>
            <w:sz w:val="24"/>
          </w:rPr>
          <w:t>INRIA</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2" w:history="1">
        <w:r w:rsidR="00A12D07" w:rsidRPr="001F7D44">
          <w:rPr>
            <w:rStyle w:val="Hyperlink"/>
            <w:rFonts w:ascii="Segoe UI" w:hAnsi="Segoe UI" w:cs="Segoe UI"/>
            <w:color w:val="0366D6"/>
            <w:sz w:val="24"/>
          </w:rPr>
          <w:t>INRIA's Syntim stereo databases</w:t>
        </w:r>
      </w:hyperlink>
      <w:r w:rsidR="00A12D07" w:rsidRPr="001F7D44">
        <w:rPr>
          <w:rFonts w:ascii="Segoe UI" w:hAnsi="Segoe UI" w:cs="Segoe UI"/>
          <w:color w:val="24292E"/>
          <w:sz w:val="24"/>
        </w:rPr>
        <w:t> - 34 calibrated color stereo pairs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3" w:history="1">
        <w:r w:rsidR="00A12D07" w:rsidRPr="001F7D44">
          <w:rPr>
            <w:rStyle w:val="Hyperlink"/>
            <w:rFonts w:ascii="Segoe UI" w:hAnsi="Segoe UI" w:cs="Segoe UI"/>
            <w:color w:val="0366D6"/>
            <w:sz w:val="24"/>
          </w:rPr>
          <w:t>Image Analysis Laboratory</w:t>
        </w:r>
      </w:hyperlink>
      <w:r w:rsidR="00A12D07" w:rsidRPr="001F7D44">
        <w:rPr>
          <w:rFonts w:ascii="Segoe UI" w:hAnsi="Segoe UI" w:cs="Segoe UI"/>
          <w:color w:val="24292E"/>
          <w:sz w:val="24"/>
        </w:rPr>
        <w:t> - Images obtained from a variety of imaging modalities -- raw CFA images, range images and a host of "medical images". (Formats: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4" w:history="1">
        <w:r w:rsidR="00A12D07" w:rsidRPr="001F7D44">
          <w:rPr>
            <w:rStyle w:val="Hyperlink"/>
            <w:rFonts w:ascii="Segoe UI" w:hAnsi="Segoe UI" w:cs="Segoe UI"/>
            <w:color w:val="0366D6"/>
            <w:sz w:val="24"/>
          </w:rPr>
          <w:t>Image Analysis Laboratory</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5" w:history="1">
        <w:r w:rsidR="00A12D07" w:rsidRPr="001F7D44">
          <w:rPr>
            <w:rStyle w:val="Hyperlink"/>
            <w:rFonts w:ascii="Segoe UI" w:hAnsi="Segoe UI" w:cs="Segoe UI"/>
            <w:color w:val="0366D6"/>
            <w:sz w:val="24"/>
          </w:rPr>
          <w:t>Image Database</w:t>
        </w:r>
      </w:hyperlink>
      <w:r w:rsidR="00A12D07" w:rsidRPr="001F7D44">
        <w:rPr>
          <w:rFonts w:ascii="Segoe UI" w:hAnsi="Segoe UI" w:cs="Segoe UI"/>
          <w:color w:val="24292E"/>
          <w:sz w:val="24"/>
        </w:rPr>
        <w:t> - An image database including some textures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6" w:history="1">
        <w:r w:rsidR="00A12D07" w:rsidRPr="001F7D44">
          <w:rPr>
            <w:rStyle w:val="Hyperlink"/>
            <w:rFonts w:ascii="Segoe UI" w:hAnsi="Segoe UI" w:cs="Segoe UI"/>
            <w:color w:val="0366D6"/>
            <w:sz w:val="24"/>
          </w:rPr>
          <w:t>JAFFE Facial Expression Image Database</w:t>
        </w:r>
      </w:hyperlink>
      <w:r w:rsidR="00A12D07" w:rsidRPr="001F7D44">
        <w:rPr>
          <w:rFonts w:ascii="Segoe UI" w:hAnsi="Segoe UI" w:cs="Segoe UI"/>
          <w:color w:val="24292E"/>
          <w:sz w:val="24"/>
        </w:rPr>
        <w:t> - The JAFFE database consists of 213 images of Japanese female subjects posing 6 basic facial expressions as well as a neutral pose. Ratings on emotion adjectives are also available, free of charge, for research purposes. (Formats: TIFF Grayscale images.)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7" w:history="1">
        <w:r w:rsidR="00A12D07" w:rsidRPr="001F7D44">
          <w:rPr>
            <w:rStyle w:val="Hyperlink"/>
            <w:rFonts w:ascii="Segoe UI" w:hAnsi="Segoe UI" w:cs="Segoe UI"/>
            <w:color w:val="0366D6"/>
            <w:sz w:val="24"/>
          </w:rPr>
          <w:t>ATR Research, Kyoto, Japan</w:t>
        </w:r>
      </w:hyperlink>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JISCT Stereo Evaluation - 44 image pairs. These data have been used in an evaluation of stereo analysis, as described in the April 1993 ARPA Image Understanding Workshop paper ``The JISCT Stereo Evaluation'' by R.</w:t>
      </w:r>
      <w:proofErr w:type="gramStart"/>
      <w:r w:rsidRPr="001F7D44">
        <w:rPr>
          <w:rFonts w:ascii="Segoe UI" w:hAnsi="Segoe UI" w:cs="Segoe UI"/>
          <w:color w:val="24292E"/>
          <w:sz w:val="24"/>
        </w:rPr>
        <w:t>C.Bolles</w:t>
      </w:r>
      <w:proofErr w:type="gramEnd"/>
      <w:r w:rsidRPr="001F7D44">
        <w:rPr>
          <w:rFonts w:ascii="Segoe UI" w:hAnsi="Segoe UI" w:cs="Segoe UI"/>
          <w:color w:val="24292E"/>
          <w:sz w:val="24"/>
        </w:rPr>
        <w:t>, H.H.Baker, and M.J.Hannah, 263--274 (Formats: SSI)</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8" w:history="1">
        <w:r w:rsidR="00A12D07" w:rsidRPr="001F7D44">
          <w:rPr>
            <w:rStyle w:val="Hyperlink"/>
            <w:rFonts w:ascii="Segoe UI" w:hAnsi="Segoe UI" w:cs="Segoe UI"/>
            <w:color w:val="0366D6"/>
            <w:sz w:val="24"/>
          </w:rPr>
          <w:t>MIT Vision Texture</w:t>
        </w:r>
      </w:hyperlink>
      <w:r w:rsidR="00A12D07" w:rsidRPr="001F7D44">
        <w:rPr>
          <w:rFonts w:ascii="Segoe UI" w:hAnsi="Segoe UI" w:cs="Segoe UI"/>
          <w:color w:val="24292E"/>
          <w:sz w:val="24"/>
        </w:rPr>
        <w:t> - Image archive (100+ images) (Formats: ppm)</w:t>
      </w:r>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MIT face images and more - hundreds of images (Formats: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89" w:history="1">
        <w:r w:rsidR="00A12D07" w:rsidRPr="001F7D44">
          <w:rPr>
            <w:rStyle w:val="Hyperlink"/>
            <w:rFonts w:ascii="Segoe UI" w:hAnsi="Segoe UI" w:cs="Segoe UI"/>
            <w:color w:val="0366D6"/>
            <w:sz w:val="24"/>
          </w:rPr>
          <w:t>Machine Vision</w:t>
        </w:r>
      </w:hyperlink>
      <w:r w:rsidR="00A12D07" w:rsidRPr="001F7D44">
        <w:rPr>
          <w:rFonts w:ascii="Segoe UI" w:hAnsi="Segoe UI" w:cs="Segoe UI"/>
          <w:color w:val="24292E"/>
          <w:sz w:val="24"/>
        </w:rPr>
        <w:t> - Images from the textbook by Jain, Kasturi, Schunck (20+ images) (Formats: GIF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0" w:history="1">
        <w:r w:rsidR="00A12D07" w:rsidRPr="001F7D44">
          <w:rPr>
            <w:rStyle w:val="Hyperlink"/>
            <w:rFonts w:ascii="Segoe UI" w:hAnsi="Segoe UI" w:cs="Segoe UI"/>
            <w:color w:val="0366D6"/>
            <w:sz w:val="24"/>
          </w:rPr>
          <w:t>Mammography Image Databases</w:t>
        </w:r>
      </w:hyperlink>
      <w:r w:rsidR="00A12D07" w:rsidRPr="001F7D44">
        <w:rPr>
          <w:rFonts w:ascii="Segoe UI" w:hAnsi="Segoe UI" w:cs="Segoe UI"/>
          <w:color w:val="24292E"/>
          <w:sz w:val="24"/>
        </w:rPr>
        <w:t> - 100 or more images of mammograms with ground truth. Additional images available by request, and links to several other mammography databases are provided. (Formats: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1" w:history="1">
        <w:r w:rsidR="00A12D07" w:rsidRPr="001F7D44">
          <w:rPr>
            <w:rStyle w:val="Hyperlink"/>
            <w:rFonts w:ascii="Segoe UI" w:hAnsi="Segoe UI" w:cs="Segoe UI"/>
            <w:color w:val="0366D6"/>
            <w:sz w:val="24"/>
          </w:rPr>
          <w:t>ftp://ftp.cps.msu.edu/pub/prip</w:t>
        </w:r>
      </w:hyperlink>
      <w:r w:rsidR="00A12D07" w:rsidRPr="001F7D44">
        <w:rPr>
          <w:rFonts w:ascii="Segoe UI" w:hAnsi="Segoe UI" w:cs="Segoe UI"/>
          <w:color w:val="24292E"/>
          <w:sz w:val="24"/>
        </w:rPr>
        <w:t> - many images (Formats: unknown)</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2" w:history="1">
        <w:r w:rsidR="00A12D07" w:rsidRPr="001F7D44">
          <w:rPr>
            <w:rStyle w:val="Hyperlink"/>
            <w:rFonts w:ascii="Segoe UI" w:hAnsi="Segoe UI" w:cs="Segoe UI"/>
            <w:color w:val="0366D6"/>
            <w:sz w:val="24"/>
          </w:rPr>
          <w:t>Middlebury Stereo Data Sets with Ground Truth</w:t>
        </w:r>
      </w:hyperlink>
      <w:r w:rsidR="00A12D07" w:rsidRPr="001F7D44">
        <w:rPr>
          <w:rFonts w:ascii="Segoe UI" w:hAnsi="Segoe UI" w:cs="Segoe UI"/>
          <w:color w:val="24292E"/>
          <w:sz w:val="24"/>
        </w:rPr>
        <w:t> - Six multi-frame stereo data sets of scenes containing planar regions. Each data set contains 9 color images and subpixel-accuracy ground-truth data. (Formats: ppm)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3" w:history="1">
        <w:r w:rsidR="00A12D07" w:rsidRPr="001F7D44">
          <w:rPr>
            <w:rStyle w:val="Hyperlink"/>
            <w:rFonts w:ascii="Segoe UI" w:hAnsi="Segoe UI" w:cs="Segoe UI"/>
            <w:color w:val="0366D6"/>
            <w:sz w:val="24"/>
          </w:rPr>
          <w:t>Middlebury Stereo Vision Research Page</w:t>
        </w:r>
      </w:hyperlink>
      <w:r w:rsidR="00A12D07" w:rsidRPr="001F7D44">
        <w:rPr>
          <w:rFonts w:ascii="Segoe UI" w:hAnsi="Segoe UI" w:cs="Segoe UI"/>
          <w:color w:val="24292E"/>
          <w:sz w:val="24"/>
        </w:rPr>
        <w:t> - Middlebury College</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4" w:history="1">
        <w:r w:rsidR="00A12D07" w:rsidRPr="001F7D44">
          <w:rPr>
            <w:rStyle w:val="Hyperlink"/>
            <w:rFonts w:ascii="Segoe UI" w:hAnsi="Segoe UI" w:cs="Segoe UI"/>
            <w:color w:val="0366D6"/>
            <w:sz w:val="24"/>
          </w:rPr>
          <w:t>Modis Airborne simulator, Gallery and data set</w:t>
        </w:r>
      </w:hyperlink>
      <w:r w:rsidR="00A12D07" w:rsidRPr="001F7D44">
        <w:rPr>
          <w:rFonts w:ascii="Segoe UI" w:hAnsi="Segoe UI" w:cs="Segoe UI"/>
          <w:color w:val="24292E"/>
          <w:sz w:val="24"/>
        </w:rPr>
        <w:t> - High Altitude Imagery from around the world for environmental modeling in support of NASA EOS program (Formats: JPG and HDF)</w:t>
      </w:r>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NIST Fingerprint and handwriting - datasets - thousands of images (Formats: unknown)</w:t>
      </w:r>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NIST Fingerprint data - compressed multipart uuencoded tar file</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5" w:history="1">
        <w:r w:rsidR="00A12D07" w:rsidRPr="001F7D44">
          <w:rPr>
            <w:rStyle w:val="Hyperlink"/>
            <w:rFonts w:ascii="Segoe UI" w:hAnsi="Segoe UI" w:cs="Segoe UI"/>
            <w:color w:val="0366D6"/>
            <w:sz w:val="24"/>
          </w:rPr>
          <w:t>NLM HyperDoc Visible Human Project</w:t>
        </w:r>
      </w:hyperlink>
      <w:r w:rsidR="00A12D07" w:rsidRPr="001F7D44">
        <w:rPr>
          <w:rFonts w:ascii="Segoe UI" w:hAnsi="Segoe UI" w:cs="Segoe UI"/>
          <w:color w:val="24292E"/>
          <w:sz w:val="24"/>
        </w:rPr>
        <w:t> - Color, CAT and MRI image samples - over 30 images (Formats: jpeg)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6" w:history="1">
        <w:r w:rsidR="00A12D07" w:rsidRPr="001F7D44">
          <w:rPr>
            <w:rStyle w:val="Hyperlink"/>
            <w:rFonts w:ascii="Segoe UI" w:hAnsi="Segoe UI" w:cs="Segoe UI"/>
            <w:color w:val="0366D6"/>
            <w:sz w:val="24"/>
          </w:rPr>
          <w:t>National Design Repository</w:t>
        </w:r>
      </w:hyperlink>
      <w:r w:rsidR="00A12D07" w:rsidRPr="001F7D44">
        <w:rPr>
          <w:rFonts w:ascii="Segoe UI" w:hAnsi="Segoe UI" w:cs="Segoe UI"/>
          <w:color w:val="24292E"/>
          <w:sz w:val="24"/>
        </w:rPr>
        <w:t xml:space="preserve"> - Over 55,000 3D CAD and solid models of (mostly) mechanical/machined engineerign designs. (Formats: </w:t>
      </w:r>
      <w:proofErr w:type="gramStart"/>
      <w:r w:rsidR="00A12D07" w:rsidRPr="001F7D44">
        <w:rPr>
          <w:rFonts w:ascii="Segoe UI" w:hAnsi="Segoe UI" w:cs="Segoe UI"/>
          <w:color w:val="24292E"/>
          <w:sz w:val="24"/>
        </w:rPr>
        <w:t>gif,vrml</w:t>
      </w:r>
      <w:proofErr w:type="gramEnd"/>
      <w:r w:rsidR="00A12D07" w:rsidRPr="001F7D44">
        <w:rPr>
          <w:rFonts w:ascii="Segoe UI" w:hAnsi="Segoe UI" w:cs="Segoe UI"/>
          <w:color w:val="24292E"/>
          <w:sz w:val="24"/>
        </w:rPr>
        <w:t>,wrl,stp,sat)</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7" w:history="1">
        <w:r w:rsidR="00A12D07" w:rsidRPr="001F7D44">
          <w:rPr>
            <w:rStyle w:val="Hyperlink"/>
            <w:rFonts w:ascii="Segoe UI" w:hAnsi="Segoe UI" w:cs="Segoe UI"/>
            <w:color w:val="0366D6"/>
            <w:sz w:val="24"/>
          </w:rPr>
          <w:t>Geometric &amp; Intelligent Computing Laboratory</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8" w:history="1">
        <w:r w:rsidR="00A12D07" w:rsidRPr="001F7D44">
          <w:rPr>
            <w:rStyle w:val="Hyperlink"/>
            <w:rFonts w:ascii="Segoe UI" w:hAnsi="Segoe UI" w:cs="Segoe UI"/>
            <w:color w:val="0366D6"/>
            <w:sz w:val="24"/>
          </w:rPr>
          <w:t>OSU (MSU) 3D Object Model Database</w:t>
        </w:r>
      </w:hyperlink>
      <w:r w:rsidR="00A12D07" w:rsidRPr="001F7D44">
        <w:rPr>
          <w:rFonts w:ascii="Segoe UI" w:hAnsi="Segoe UI" w:cs="Segoe UI"/>
          <w:color w:val="24292E"/>
          <w:sz w:val="24"/>
        </w:rPr>
        <w:t> - several sets of 3D object models collected over several years to use in object recognition research (Formats: homebrew, vrml)</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199" w:history="1">
        <w:r w:rsidR="00A12D07" w:rsidRPr="001F7D44">
          <w:rPr>
            <w:rStyle w:val="Hyperlink"/>
            <w:rFonts w:ascii="Segoe UI" w:hAnsi="Segoe UI" w:cs="Segoe UI"/>
            <w:color w:val="0366D6"/>
            <w:sz w:val="24"/>
          </w:rPr>
          <w:t>OSU (MSU/WSU) Range Image Database</w:t>
        </w:r>
      </w:hyperlink>
      <w:r w:rsidR="00A12D07" w:rsidRPr="001F7D44">
        <w:rPr>
          <w:rFonts w:ascii="Segoe UI" w:hAnsi="Segoe UI" w:cs="Segoe UI"/>
          <w:color w:val="24292E"/>
          <w:sz w:val="24"/>
        </w:rPr>
        <w:t> - Hundreds of real and synthetic images (Formats: gif,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0" w:history="1">
        <w:r w:rsidR="00A12D07" w:rsidRPr="001F7D44">
          <w:rPr>
            <w:rStyle w:val="Hyperlink"/>
            <w:rFonts w:ascii="Segoe UI" w:hAnsi="Segoe UI" w:cs="Segoe UI"/>
            <w:color w:val="0366D6"/>
            <w:sz w:val="24"/>
          </w:rPr>
          <w:t>OSU/SAMPL Database: Range Images, 3D Models, Stills, Motion Sequences</w:t>
        </w:r>
      </w:hyperlink>
      <w:r w:rsidR="00A12D07" w:rsidRPr="001F7D44">
        <w:rPr>
          <w:rFonts w:ascii="Segoe UI" w:hAnsi="Segoe UI" w:cs="Segoe UI"/>
          <w:color w:val="24292E"/>
          <w:sz w:val="24"/>
        </w:rPr>
        <w:t> - Over 1000 range images, 3D object models, still images and motion sequences (Formats: gif, ppm, vrml,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1" w:history="1">
        <w:r w:rsidR="00A12D07" w:rsidRPr="001F7D44">
          <w:rPr>
            <w:rStyle w:val="Hyperlink"/>
            <w:rFonts w:ascii="Segoe UI" w:hAnsi="Segoe UI" w:cs="Segoe UI"/>
            <w:color w:val="0366D6"/>
            <w:sz w:val="24"/>
          </w:rPr>
          <w:t>Signal Analysis and Machine Perception Laboratory</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2" w:history="1">
        <w:r w:rsidR="00A12D07" w:rsidRPr="001F7D44">
          <w:rPr>
            <w:rStyle w:val="Hyperlink"/>
            <w:rFonts w:ascii="Segoe UI" w:hAnsi="Segoe UI" w:cs="Segoe UI"/>
            <w:color w:val="0366D6"/>
            <w:sz w:val="24"/>
          </w:rPr>
          <w:t>Otago Optical Flow Evaluation Sequences</w:t>
        </w:r>
      </w:hyperlink>
      <w:r w:rsidR="00A12D07" w:rsidRPr="001F7D44">
        <w:rPr>
          <w:rFonts w:ascii="Segoe UI" w:hAnsi="Segoe UI" w:cs="Segoe UI"/>
          <w:color w:val="24292E"/>
          <w:sz w:val="24"/>
        </w:rPr>
        <w:t xml:space="preserve"> - Synthetic and real sequences with machine-readable ground truth optical flow fields, plus tools to generate ground truth for new sequences. (Formats: </w:t>
      </w:r>
      <w:proofErr w:type="gramStart"/>
      <w:r w:rsidR="00A12D07" w:rsidRPr="001F7D44">
        <w:rPr>
          <w:rFonts w:ascii="Segoe UI" w:hAnsi="Segoe UI" w:cs="Segoe UI"/>
          <w:color w:val="24292E"/>
          <w:sz w:val="24"/>
        </w:rPr>
        <w:t>ppm,tif</w:t>
      </w:r>
      <w:proofErr w:type="gramEnd"/>
      <w:r w:rsidR="00A12D07" w:rsidRPr="001F7D44">
        <w:rPr>
          <w:rFonts w:ascii="Segoe UI" w:hAnsi="Segoe UI" w:cs="Segoe UI"/>
          <w:color w:val="24292E"/>
          <w:sz w:val="24"/>
        </w:rPr>
        <w:t>,homebrew)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3" w:history="1">
        <w:r w:rsidR="00A12D07" w:rsidRPr="001F7D44">
          <w:rPr>
            <w:rStyle w:val="Hyperlink"/>
            <w:rFonts w:ascii="Segoe UI" w:hAnsi="Segoe UI" w:cs="Segoe UI"/>
            <w:color w:val="0366D6"/>
            <w:sz w:val="24"/>
          </w:rPr>
          <w:t>Vision Research Group</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4" w:history="1">
        <w:r w:rsidR="00A12D07" w:rsidRPr="001F7D44">
          <w:rPr>
            <w:rStyle w:val="Hyperlink"/>
            <w:rFonts w:ascii="Segoe UI" w:hAnsi="Segoe UI" w:cs="Segoe UI"/>
            <w:color w:val="0366D6"/>
            <w:sz w:val="24"/>
          </w:rPr>
          <w:t>ftp://ftp.limsi.fr/pub/quenot/opflow/testdata/piv/</w:t>
        </w:r>
      </w:hyperlink>
      <w:r w:rsidR="00A12D07" w:rsidRPr="001F7D44">
        <w:rPr>
          <w:rFonts w:ascii="Segoe UI" w:hAnsi="Segoe UI" w:cs="Segoe UI"/>
          <w:color w:val="24292E"/>
          <w:sz w:val="24"/>
        </w:rPr>
        <w:t> - Real and synthetic image sequences used for testing a Particle Image Velocimetry application. These images may be used for the test of optical flow and image matching algorithms. (Formats: pgm (raw))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5" w:history="1">
        <w:r w:rsidR="00A12D07" w:rsidRPr="001F7D44">
          <w:rPr>
            <w:rStyle w:val="Hyperlink"/>
            <w:rFonts w:ascii="Segoe UI" w:hAnsi="Segoe UI" w:cs="Segoe UI"/>
            <w:color w:val="0366D6"/>
            <w:sz w:val="24"/>
          </w:rPr>
          <w:t>LIMSI-CNRS/CHM/IMM/vision</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6" w:history="1">
        <w:r w:rsidR="00A12D07" w:rsidRPr="001F7D44">
          <w:rPr>
            <w:rStyle w:val="Hyperlink"/>
            <w:rFonts w:ascii="Segoe UI" w:hAnsi="Segoe UI" w:cs="Segoe UI"/>
            <w:color w:val="0366D6"/>
            <w:sz w:val="24"/>
          </w:rPr>
          <w:t>LIMSI-CNRS</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7" w:history="1">
        <w:r w:rsidR="00A12D07" w:rsidRPr="001F7D44">
          <w:rPr>
            <w:rStyle w:val="Hyperlink"/>
            <w:rFonts w:ascii="Segoe UI" w:hAnsi="Segoe UI" w:cs="Segoe UI"/>
            <w:color w:val="0366D6"/>
            <w:sz w:val="24"/>
          </w:rPr>
          <w:t>Photometric 3D Surface Texture Database</w:t>
        </w:r>
      </w:hyperlink>
      <w:r w:rsidR="00A12D07" w:rsidRPr="001F7D44">
        <w:rPr>
          <w:rFonts w:ascii="Segoe UI" w:hAnsi="Segoe UI" w:cs="Segoe UI"/>
          <w:color w:val="24292E"/>
          <w:sz w:val="24"/>
        </w:rPr>
        <w:t> - This is the first 3D texture database which provides both full real surface rotations and registered photometric stereo data (30 textures, 1680 images). (Formats: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8" w:history="1">
        <w:r w:rsidR="00A12D07" w:rsidRPr="001F7D44">
          <w:rPr>
            <w:rStyle w:val="Hyperlink"/>
            <w:rFonts w:ascii="Segoe UI" w:hAnsi="Segoe UI" w:cs="Segoe UI"/>
            <w:color w:val="0366D6"/>
            <w:sz w:val="24"/>
          </w:rPr>
          <w:t>SEQUENCES FOR OPTICAL FLOW ANALYSIS (SOFA)</w:t>
        </w:r>
      </w:hyperlink>
      <w:r w:rsidR="00A12D07" w:rsidRPr="001F7D44">
        <w:rPr>
          <w:rFonts w:ascii="Segoe UI" w:hAnsi="Segoe UI" w:cs="Segoe UI"/>
          <w:color w:val="24292E"/>
          <w:sz w:val="24"/>
        </w:rPr>
        <w:t> - 9 synthetic sequences designed for testing motion analysis applications, including full ground truth of motion and camera parameters.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09" w:history="1">
        <w:r w:rsidR="00A12D07" w:rsidRPr="001F7D44">
          <w:rPr>
            <w:rStyle w:val="Hyperlink"/>
            <w:rFonts w:ascii="Segoe UI" w:hAnsi="Segoe UI" w:cs="Segoe UI"/>
            <w:color w:val="0366D6"/>
            <w:sz w:val="24"/>
          </w:rPr>
          <w:t>Computer Vision Group</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0" w:history="1">
        <w:r w:rsidR="00A12D07" w:rsidRPr="001F7D44">
          <w:rPr>
            <w:rStyle w:val="Hyperlink"/>
            <w:rFonts w:ascii="Segoe UI" w:hAnsi="Segoe UI" w:cs="Segoe UI"/>
            <w:color w:val="0366D6"/>
            <w:sz w:val="24"/>
          </w:rPr>
          <w:t>Sequences for Flow Based Reconstruction</w:t>
        </w:r>
      </w:hyperlink>
      <w:r w:rsidR="00A12D07" w:rsidRPr="001F7D44">
        <w:rPr>
          <w:rFonts w:ascii="Segoe UI" w:hAnsi="Segoe UI" w:cs="Segoe UI"/>
          <w:color w:val="24292E"/>
          <w:sz w:val="24"/>
        </w:rPr>
        <w:t> - synthetic sequence for testing structure from motion algorithms (Formats: pgm)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1" w:history="1">
        <w:r w:rsidR="00A12D07" w:rsidRPr="001F7D44">
          <w:rPr>
            <w:rStyle w:val="Hyperlink"/>
            <w:rFonts w:ascii="Segoe UI" w:hAnsi="Segoe UI" w:cs="Segoe UI"/>
            <w:color w:val="0366D6"/>
            <w:sz w:val="24"/>
          </w:rPr>
          <w:t>Stereo Images with Ground Truth Disparity and Occlusion</w:t>
        </w:r>
      </w:hyperlink>
      <w:r w:rsidR="00A12D07" w:rsidRPr="001F7D44">
        <w:rPr>
          <w:rFonts w:ascii="Segoe UI" w:hAnsi="Segoe UI" w:cs="Segoe UI"/>
          <w:color w:val="24292E"/>
          <w:sz w:val="24"/>
        </w:rPr>
        <w:t> - a small set of synthetic images of a hallway with varying amounts of noise added. Use these images to benchmark your stereo algorithm. (Formats: raw, viff (khoros), or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2" w:history="1">
        <w:r w:rsidR="00A12D07" w:rsidRPr="001F7D44">
          <w:rPr>
            <w:rStyle w:val="Hyperlink"/>
            <w:rFonts w:ascii="Segoe UI" w:hAnsi="Segoe UI" w:cs="Segoe UI"/>
            <w:color w:val="0366D6"/>
            <w:sz w:val="24"/>
          </w:rPr>
          <w:t>Stuttgart Range Image Database</w:t>
        </w:r>
      </w:hyperlink>
      <w:r w:rsidR="00A12D07" w:rsidRPr="001F7D44">
        <w:rPr>
          <w:rFonts w:ascii="Segoe UI" w:hAnsi="Segoe UI" w:cs="Segoe UI"/>
          <w:color w:val="24292E"/>
          <w:sz w:val="24"/>
        </w:rPr>
        <w:t> - A collection of synthetic range images taken from high-resolution polygonal models available on the web (Formats: homebrew)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3" w:history="1">
        <w:r w:rsidR="00A12D07" w:rsidRPr="001F7D44">
          <w:rPr>
            <w:rStyle w:val="Hyperlink"/>
            <w:rFonts w:ascii="Segoe UI" w:hAnsi="Segoe UI" w:cs="Segoe UI"/>
            <w:color w:val="0366D6"/>
            <w:sz w:val="24"/>
          </w:rPr>
          <w:t>Department Image Understanding</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4" w:history="1">
        <w:r w:rsidR="00A12D07" w:rsidRPr="001F7D44">
          <w:rPr>
            <w:rStyle w:val="Hyperlink"/>
            <w:rFonts w:ascii="Segoe UI" w:hAnsi="Segoe UI" w:cs="Segoe UI"/>
            <w:color w:val="0366D6"/>
            <w:sz w:val="24"/>
          </w:rPr>
          <w:t>The AR Face Database</w:t>
        </w:r>
      </w:hyperlink>
      <w:r w:rsidR="00A12D07" w:rsidRPr="001F7D44">
        <w:rPr>
          <w:rFonts w:ascii="Segoe UI" w:hAnsi="Segoe UI" w:cs="Segoe UI"/>
          <w:color w:val="24292E"/>
          <w:sz w:val="24"/>
        </w:rPr>
        <w:t> - Contains over 4,000 color images corresponding to 126 people's faces (70 men and 56 women). Frontal views with variations in facial expressions, illumination, and occlusions. (Formats: RAW (RGB 24-bit))</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5" w:history="1">
        <w:r w:rsidR="00A12D07" w:rsidRPr="001F7D44">
          <w:rPr>
            <w:rStyle w:val="Hyperlink"/>
            <w:rFonts w:ascii="Segoe UI" w:hAnsi="Segoe UI" w:cs="Segoe UI"/>
            <w:color w:val="0366D6"/>
            <w:sz w:val="24"/>
          </w:rPr>
          <w:t>Purdue Robot Vision Lab</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6" w:history="1">
        <w:r w:rsidR="00A12D07" w:rsidRPr="001F7D44">
          <w:rPr>
            <w:rStyle w:val="Hyperlink"/>
            <w:rFonts w:ascii="Segoe UI" w:hAnsi="Segoe UI" w:cs="Segoe UI"/>
            <w:color w:val="0366D6"/>
            <w:sz w:val="24"/>
          </w:rPr>
          <w:t>The MIT-CSAIL Database of Objects and Scenes</w:t>
        </w:r>
      </w:hyperlink>
      <w:r w:rsidR="00A12D07" w:rsidRPr="001F7D44">
        <w:rPr>
          <w:rFonts w:ascii="Segoe UI" w:hAnsi="Segoe UI" w:cs="Segoe UI"/>
          <w:color w:val="24292E"/>
          <w:sz w:val="24"/>
        </w:rPr>
        <w:t> - Database for testing multiclass object detection and scene recognition algorithms. Over 72,000 images with 2873 annotated frames. More than 50 annotated object classes. (Formats: jpg)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7" w:history="1">
        <w:r w:rsidR="00A12D07" w:rsidRPr="001F7D44">
          <w:rPr>
            <w:rStyle w:val="Hyperlink"/>
            <w:rFonts w:ascii="Segoe UI" w:hAnsi="Segoe UI" w:cs="Segoe UI"/>
            <w:color w:val="0366D6"/>
            <w:sz w:val="24"/>
          </w:rPr>
          <w:t>The RVL SPEC-DB (SPECularity DataBase)</w:t>
        </w:r>
      </w:hyperlink>
      <w:r w:rsidR="00A12D07" w:rsidRPr="001F7D44">
        <w:rPr>
          <w:rFonts w:ascii="Segoe UI" w:hAnsi="Segoe UI" w:cs="Segoe UI"/>
          <w:color w:val="24292E"/>
          <w:sz w:val="24"/>
        </w:rPr>
        <w:t xml:space="preserve"> - A collection of over 300 real images of 100 objects taken under three different illuminaiton conditions (Diffuse/Ambient/Directed). -- Use these images to test algorithms for detecting and compensating specular highlights in color images. (Formats: </w:t>
      </w:r>
      <w:proofErr w:type="gramStart"/>
      <w:r w:rsidR="00A12D07" w:rsidRPr="001F7D44">
        <w:rPr>
          <w:rFonts w:ascii="Segoe UI" w:hAnsi="Segoe UI" w:cs="Segoe UI"/>
          <w:color w:val="24292E"/>
          <w:sz w:val="24"/>
        </w:rPr>
        <w:t>TIFF )</w:t>
      </w:r>
      <w:proofErr w:type="gramEnd"/>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8" w:history="1">
        <w:r w:rsidR="00A12D07" w:rsidRPr="001F7D44">
          <w:rPr>
            <w:rStyle w:val="Hyperlink"/>
            <w:rFonts w:ascii="Segoe UI" w:hAnsi="Segoe UI" w:cs="Segoe UI"/>
            <w:color w:val="0366D6"/>
            <w:sz w:val="24"/>
          </w:rPr>
          <w:t>Robot Vision Laboratory</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19" w:history="1">
        <w:r w:rsidR="00A12D07" w:rsidRPr="001F7D44">
          <w:rPr>
            <w:rStyle w:val="Hyperlink"/>
            <w:rFonts w:ascii="Segoe UI" w:hAnsi="Segoe UI" w:cs="Segoe UI"/>
            <w:color w:val="0366D6"/>
            <w:sz w:val="24"/>
          </w:rPr>
          <w:t>The Xm2vts database</w:t>
        </w:r>
      </w:hyperlink>
      <w:r w:rsidR="00A12D07" w:rsidRPr="001F7D44">
        <w:rPr>
          <w:rFonts w:ascii="Segoe UI" w:hAnsi="Segoe UI" w:cs="Segoe UI"/>
          <w:color w:val="24292E"/>
          <w:sz w:val="24"/>
        </w:rPr>
        <w:t> - The XM2VTSDB contains four digital recordings of 295 people taken over a period of four months. This database contains both image and video data of faces.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0" w:history="1">
        <w:r w:rsidR="00A12D07" w:rsidRPr="001F7D44">
          <w:rPr>
            <w:rStyle w:val="Hyperlink"/>
            <w:rFonts w:ascii="Segoe UI" w:hAnsi="Segoe UI" w:cs="Segoe UI"/>
            <w:color w:val="0366D6"/>
            <w:sz w:val="24"/>
          </w:rPr>
          <w:t>Centre for Vision, Speech and Signal Processing</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1" w:history="1">
        <w:r w:rsidR="00A12D07" w:rsidRPr="001F7D44">
          <w:rPr>
            <w:rStyle w:val="Hyperlink"/>
            <w:rFonts w:ascii="Segoe UI" w:hAnsi="Segoe UI" w:cs="Segoe UI"/>
            <w:color w:val="0366D6"/>
            <w:sz w:val="24"/>
          </w:rPr>
          <w:t>Traffic Image Sequences and 'Marbled Block' Sequence</w:t>
        </w:r>
      </w:hyperlink>
      <w:r w:rsidR="00A12D07" w:rsidRPr="001F7D44">
        <w:rPr>
          <w:rFonts w:ascii="Segoe UI" w:hAnsi="Segoe UI" w:cs="Segoe UI"/>
          <w:color w:val="24292E"/>
          <w:sz w:val="24"/>
        </w:rPr>
        <w:t> - thousands of frames of digitized traffic image sequences as well as the 'Marbled Block' sequence (grayscale images)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2" w:history="1">
        <w:r w:rsidR="00A12D07" w:rsidRPr="001F7D44">
          <w:rPr>
            <w:rStyle w:val="Hyperlink"/>
            <w:rFonts w:ascii="Segoe UI" w:hAnsi="Segoe UI" w:cs="Segoe UI"/>
            <w:color w:val="0366D6"/>
            <w:sz w:val="24"/>
          </w:rPr>
          <w:t>IAKS/KOGS</w:t>
        </w:r>
      </w:hyperlink>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U Bern Face images - hundreds of images (Formats: Sun rasterfile)</w:t>
      </w:r>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U Michigan textures (Formats: compressed raw)</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3" w:history="1">
        <w:r w:rsidR="00A12D07" w:rsidRPr="001F7D44">
          <w:rPr>
            <w:rStyle w:val="Hyperlink"/>
            <w:rFonts w:ascii="Segoe UI" w:hAnsi="Segoe UI" w:cs="Segoe UI"/>
            <w:color w:val="0366D6"/>
            <w:sz w:val="24"/>
          </w:rPr>
          <w:t>U Oulu wood and knots database</w:t>
        </w:r>
      </w:hyperlink>
      <w:r w:rsidR="00A12D07" w:rsidRPr="001F7D44">
        <w:rPr>
          <w:rFonts w:ascii="Segoe UI" w:hAnsi="Segoe UI" w:cs="Segoe UI"/>
          <w:color w:val="24292E"/>
          <w:sz w:val="24"/>
        </w:rPr>
        <w:t> - Includes classifications - 1000+ color images (Formats: ppm)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4" w:history="1">
        <w:r w:rsidR="00A12D07" w:rsidRPr="001F7D44">
          <w:rPr>
            <w:rStyle w:val="Hyperlink"/>
            <w:rFonts w:ascii="Segoe UI" w:hAnsi="Segoe UI" w:cs="Segoe UI"/>
            <w:color w:val="0366D6"/>
            <w:sz w:val="24"/>
          </w:rPr>
          <w:t>UCID - an Uncompressed Colour Image Database</w:t>
        </w:r>
      </w:hyperlink>
      <w:r w:rsidR="00A12D07" w:rsidRPr="001F7D44">
        <w:rPr>
          <w:rFonts w:ascii="Segoe UI" w:hAnsi="Segoe UI" w:cs="Segoe UI"/>
          <w:color w:val="24292E"/>
          <w:sz w:val="24"/>
        </w:rPr>
        <w:t> - a benchmark database for image retrieval with predefined ground truth. (Formats: tiff)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5" w:history="1">
        <w:r w:rsidR="00A12D07" w:rsidRPr="001F7D44">
          <w:rPr>
            <w:rStyle w:val="Hyperlink"/>
            <w:rFonts w:ascii="Segoe UI" w:hAnsi="Segoe UI" w:cs="Segoe UI"/>
            <w:color w:val="0366D6"/>
            <w:sz w:val="24"/>
          </w:rPr>
          <w:t>UMass Vision Image Archive</w:t>
        </w:r>
      </w:hyperlink>
      <w:r w:rsidR="00A12D07" w:rsidRPr="001F7D44">
        <w:rPr>
          <w:rFonts w:ascii="Segoe UI" w:hAnsi="Segoe UI" w:cs="Segoe UI"/>
          <w:color w:val="24292E"/>
          <w:sz w:val="24"/>
        </w:rPr>
        <w:t> - Large image database with aerial, space, stereo, medical images and more. (Formats: homebrew)</w:t>
      </w:r>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UNC's 3D image database - many images (Formats: GIF)</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6" w:history="1">
        <w:r w:rsidR="00A12D07" w:rsidRPr="001F7D44">
          <w:rPr>
            <w:rStyle w:val="Hyperlink"/>
            <w:rFonts w:ascii="Segoe UI" w:hAnsi="Segoe UI" w:cs="Segoe UI"/>
            <w:color w:val="0366D6"/>
            <w:sz w:val="24"/>
          </w:rPr>
          <w:t>USF Range Image Data with Segmentation Ground Truth</w:t>
        </w:r>
      </w:hyperlink>
      <w:r w:rsidR="00A12D07" w:rsidRPr="001F7D44">
        <w:rPr>
          <w:rFonts w:ascii="Segoe UI" w:hAnsi="Segoe UI" w:cs="Segoe UI"/>
          <w:color w:val="24292E"/>
          <w:sz w:val="24"/>
        </w:rPr>
        <w:t> - 80 image sets (Formats: Sun rasterimage)</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7" w:history="1">
        <w:r w:rsidR="00A12D07" w:rsidRPr="001F7D44">
          <w:rPr>
            <w:rStyle w:val="Hyperlink"/>
            <w:rFonts w:ascii="Segoe UI" w:hAnsi="Segoe UI" w:cs="Segoe UI"/>
            <w:color w:val="0366D6"/>
            <w:sz w:val="24"/>
          </w:rPr>
          <w:t>University of Oulu Physics-based Face Database</w:t>
        </w:r>
      </w:hyperlink>
      <w:r w:rsidR="00A12D07" w:rsidRPr="001F7D44">
        <w:rPr>
          <w:rFonts w:ascii="Segoe UI" w:hAnsi="Segoe UI" w:cs="Segoe UI"/>
          <w:color w:val="24292E"/>
          <w:sz w:val="24"/>
        </w:rPr>
        <w:t> - contains color images of faces under different illuminants and camera calibration conditions as well as skin spectral reflectance measurements of each person.</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8" w:history="1">
        <w:r w:rsidR="00A12D07" w:rsidRPr="001F7D44">
          <w:rPr>
            <w:rStyle w:val="Hyperlink"/>
            <w:rFonts w:ascii="Segoe UI" w:hAnsi="Segoe UI" w:cs="Segoe UI"/>
            <w:color w:val="0366D6"/>
            <w:sz w:val="24"/>
          </w:rPr>
          <w:t>Machine Vision and Media Processing Unit</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29" w:history="1">
        <w:r w:rsidR="00A12D07" w:rsidRPr="001F7D44">
          <w:rPr>
            <w:rStyle w:val="Hyperlink"/>
            <w:rFonts w:ascii="Segoe UI" w:hAnsi="Segoe UI" w:cs="Segoe UI"/>
            <w:color w:val="0366D6"/>
            <w:sz w:val="24"/>
          </w:rPr>
          <w:t>University of Oulu Texture Database</w:t>
        </w:r>
      </w:hyperlink>
      <w:r w:rsidR="00A12D07" w:rsidRPr="001F7D44">
        <w:rPr>
          <w:rFonts w:ascii="Segoe UI" w:hAnsi="Segoe UI" w:cs="Segoe UI"/>
          <w:color w:val="24292E"/>
          <w:sz w:val="24"/>
        </w:rPr>
        <w:t> - Database of 320 surface textures, each captured under three illuminants, six spatial resolutions and nine rotation angles. A set of test suites is also provided so that texture segmentation, classification, and retrieval algorithms can be tested in a standard manner. (Formats: bmp, ras, xv)</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0" w:history="1">
        <w:r w:rsidR="00A12D07" w:rsidRPr="001F7D44">
          <w:rPr>
            <w:rStyle w:val="Hyperlink"/>
            <w:rFonts w:ascii="Segoe UI" w:hAnsi="Segoe UI" w:cs="Segoe UI"/>
            <w:color w:val="0366D6"/>
            <w:sz w:val="24"/>
          </w:rPr>
          <w:t>Machine Vision Group</w:t>
        </w:r>
      </w:hyperlink>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Usenix face database - Thousands of face images from many different sites (circa 994)</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1" w:history="1">
        <w:r w:rsidR="00A12D07" w:rsidRPr="001F7D44">
          <w:rPr>
            <w:rStyle w:val="Hyperlink"/>
            <w:rFonts w:ascii="Segoe UI" w:hAnsi="Segoe UI" w:cs="Segoe UI"/>
            <w:color w:val="0366D6"/>
            <w:sz w:val="24"/>
          </w:rPr>
          <w:t>View Sphere Database</w:t>
        </w:r>
      </w:hyperlink>
      <w:r w:rsidR="00A12D07" w:rsidRPr="001F7D44">
        <w:rPr>
          <w:rFonts w:ascii="Segoe UI" w:hAnsi="Segoe UI" w:cs="Segoe UI"/>
          <w:color w:val="24292E"/>
          <w:sz w:val="24"/>
        </w:rPr>
        <w:t> - Images of 8 objects seen from many different view points. The view sphere is sampled using a geodesic with 172 images/sphere. Two sets for training and testing are available. (Formats: ppm)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2" w:history="1">
        <w:r w:rsidR="00A12D07" w:rsidRPr="001F7D44">
          <w:rPr>
            <w:rStyle w:val="Hyperlink"/>
            <w:rFonts w:ascii="Segoe UI" w:hAnsi="Segoe UI" w:cs="Segoe UI"/>
            <w:color w:val="0366D6"/>
            <w:sz w:val="24"/>
          </w:rPr>
          <w:t>PRIMA, GRAVIR</w:t>
        </w:r>
      </w:hyperlink>
    </w:p>
    <w:p w:rsidR="00A12D07" w:rsidRPr="001F7D44" w:rsidRDefault="00A12D07" w:rsidP="00C06FD0">
      <w:pPr>
        <w:numPr>
          <w:ilvl w:val="0"/>
          <w:numId w:val="3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Vision-list Imagery Archive - Many images, many formats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3" w:history="1">
        <w:r w:rsidR="00A12D07" w:rsidRPr="001F7D44">
          <w:rPr>
            <w:rStyle w:val="Hyperlink"/>
            <w:rFonts w:ascii="Segoe UI" w:hAnsi="Segoe UI" w:cs="Segoe UI"/>
            <w:color w:val="0366D6"/>
            <w:sz w:val="24"/>
          </w:rPr>
          <w:t>Wiry Object Recognition Database</w:t>
        </w:r>
      </w:hyperlink>
      <w:r w:rsidR="00A12D07" w:rsidRPr="001F7D44">
        <w:rPr>
          <w:rFonts w:ascii="Segoe UI" w:hAnsi="Segoe UI" w:cs="Segoe UI"/>
          <w:color w:val="24292E"/>
          <w:sz w:val="24"/>
        </w:rPr>
        <w:t> - Thousands of images of a cart, ladder, stool, bicycle, chairs, and cluttered scenes with ground truth labelings of edges and regions. (Formats: jpg)</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4" w:history="1">
        <w:r w:rsidR="00A12D07" w:rsidRPr="001F7D44">
          <w:rPr>
            <w:rStyle w:val="Hyperlink"/>
            <w:rFonts w:ascii="Segoe UI" w:hAnsi="Segoe UI" w:cs="Segoe UI"/>
            <w:color w:val="0366D6"/>
            <w:sz w:val="24"/>
          </w:rPr>
          <w:t>3D Vision Group</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5" w:history="1">
        <w:r w:rsidR="00A12D07" w:rsidRPr="001F7D44">
          <w:rPr>
            <w:rStyle w:val="Hyperlink"/>
            <w:rFonts w:ascii="Segoe UI" w:hAnsi="Segoe UI" w:cs="Segoe UI"/>
            <w:color w:val="0366D6"/>
            <w:sz w:val="24"/>
          </w:rPr>
          <w:t>Yale Face Database</w:t>
        </w:r>
      </w:hyperlink>
      <w:r w:rsidR="00A12D07" w:rsidRPr="001F7D44">
        <w:rPr>
          <w:rFonts w:ascii="Segoe UI" w:hAnsi="Segoe UI" w:cs="Segoe UI"/>
          <w:color w:val="24292E"/>
          <w:sz w:val="24"/>
        </w:rPr>
        <w:t> - 165 images (15 individuals) with different lighting, expression, and occlusion configurations.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6" w:history="1">
        <w:r w:rsidR="00A12D07" w:rsidRPr="001F7D44">
          <w:rPr>
            <w:rStyle w:val="Hyperlink"/>
            <w:rFonts w:ascii="Segoe UI" w:hAnsi="Segoe UI" w:cs="Segoe UI"/>
            <w:color w:val="0366D6"/>
            <w:sz w:val="24"/>
          </w:rPr>
          <w:t>Yale Face Database B</w:t>
        </w:r>
      </w:hyperlink>
      <w:r w:rsidR="00A12D07" w:rsidRPr="001F7D44">
        <w:rPr>
          <w:rFonts w:ascii="Segoe UI" w:hAnsi="Segoe UI" w:cs="Segoe UI"/>
          <w:color w:val="24292E"/>
          <w:sz w:val="24"/>
        </w:rPr>
        <w:t> - 5760 single light source images of 10 subjects each seen under 576 viewing conditions (9 poses x 64 illumination conditions). (Formats: PGM)</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7" w:history="1">
        <w:r w:rsidR="00A12D07" w:rsidRPr="001F7D44">
          <w:rPr>
            <w:rStyle w:val="Hyperlink"/>
            <w:rFonts w:ascii="Segoe UI" w:hAnsi="Segoe UI" w:cs="Segoe UI"/>
            <w:color w:val="0366D6"/>
            <w:sz w:val="24"/>
          </w:rPr>
          <w:t>Center for Computational Vision and Control</w:t>
        </w:r>
      </w:hyperlink>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38" w:history="1">
        <w:r w:rsidR="00A12D07" w:rsidRPr="001F7D44">
          <w:rPr>
            <w:rStyle w:val="Hyperlink"/>
            <w:rFonts w:ascii="Segoe UI" w:hAnsi="Segoe UI" w:cs="Segoe UI"/>
            <w:color w:val="0366D6"/>
            <w:sz w:val="24"/>
          </w:rPr>
          <w:t>DeepMind QA Corpus</w:t>
        </w:r>
      </w:hyperlink>
      <w:r w:rsidR="00A12D07" w:rsidRPr="001F7D44">
        <w:rPr>
          <w:rFonts w:ascii="Segoe UI" w:hAnsi="Segoe UI" w:cs="Segoe UI"/>
          <w:color w:val="24292E"/>
          <w:sz w:val="24"/>
        </w:rPr>
        <w:t> - Textual QA corpus from CNN and DailyMail. More than 300K documents in total. </w:t>
      </w:r>
      <w:hyperlink r:id="rId1239" w:history="1">
        <w:r w:rsidR="00A12D07" w:rsidRPr="001F7D44">
          <w:rPr>
            <w:rStyle w:val="Hyperlink"/>
            <w:rFonts w:ascii="Segoe UI" w:hAnsi="Segoe UI" w:cs="Segoe UI"/>
            <w:color w:val="0366D6"/>
            <w:sz w:val="24"/>
          </w:rPr>
          <w:t>Paper</w:t>
        </w:r>
      </w:hyperlink>
      <w:r w:rsidR="00A12D07" w:rsidRPr="001F7D44">
        <w:rPr>
          <w:rFonts w:ascii="Segoe UI" w:hAnsi="Segoe UI" w:cs="Segoe UI"/>
          <w:color w:val="24292E"/>
          <w:sz w:val="24"/>
        </w:rPr>
        <w:t> for reference.</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40" w:history="1">
        <w:r w:rsidR="00A12D07" w:rsidRPr="001F7D44">
          <w:rPr>
            <w:rStyle w:val="Hyperlink"/>
            <w:rFonts w:ascii="Segoe UI" w:hAnsi="Segoe UI" w:cs="Segoe UI"/>
            <w:color w:val="0366D6"/>
            <w:sz w:val="24"/>
          </w:rPr>
          <w:t>YouTube-8M Dataset</w:t>
        </w:r>
      </w:hyperlink>
      <w:r w:rsidR="00A12D07" w:rsidRPr="001F7D44">
        <w:rPr>
          <w:rFonts w:ascii="Segoe UI" w:hAnsi="Segoe UI" w:cs="Segoe UI"/>
          <w:color w:val="24292E"/>
          <w:sz w:val="24"/>
        </w:rPr>
        <w:t> - YouTube-8M is a large-scale labeled video dataset that consists of 8 million YouTube video IDs and associated labels from a diverse vocabulary of 4800 visual entities.</w:t>
      </w:r>
    </w:p>
    <w:p w:rsidR="00A12D07" w:rsidRPr="001F7D44" w:rsidRDefault="0070392A" w:rsidP="00C06FD0">
      <w:pPr>
        <w:numPr>
          <w:ilvl w:val="0"/>
          <w:numId w:val="35"/>
        </w:numPr>
        <w:spacing w:before="60" w:after="100" w:afterAutospacing="1" w:line="240" w:lineRule="auto"/>
        <w:rPr>
          <w:rFonts w:ascii="Segoe UI" w:hAnsi="Segoe UI" w:cs="Segoe UI"/>
          <w:color w:val="24292E"/>
          <w:sz w:val="24"/>
        </w:rPr>
      </w:pPr>
      <w:hyperlink r:id="rId1241" w:history="1">
        <w:r w:rsidR="00A12D07" w:rsidRPr="001F7D44">
          <w:rPr>
            <w:rStyle w:val="Hyperlink"/>
            <w:rFonts w:ascii="Segoe UI" w:hAnsi="Segoe UI" w:cs="Segoe UI"/>
            <w:color w:val="0366D6"/>
            <w:sz w:val="24"/>
          </w:rPr>
          <w:t>Open Images dataset</w:t>
        </w:r>
      </w:hyperlink>
      <w:r w:rsidR="00A12D07" w:rsidRPr="001F7D44">
        <w:rPr>
          <w:rFonts w:ascii="Segoe UI" w:hAnsi="Segoe UI" w:cs="Segoe UI"/>
          <w:color w:val="24292E"/>
          <w:sz w:val="24"/>
        </w:rPr>
        <w:t> - Open Images is a dataset of ~9 million URLs to images that have been annotated with labels spanning over 6000 categories.</w:t>
      </w:r>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45" w:name="_Toc494530780"/>
      <w:r w:rsidRPr="001F7D44">
        <w:rPr>
          <w:rFonts w:ascii="Segoe UI" w:hAnsi="Segoe UI" w:cs="Segoe UI"/>
          <w:color w:val="24292E"/>
          <w:sz w:val="32"/>
          <w:szCs w:val="30"/>
        </w:rPr>
        <w:t>Frameworks</w:t>
      </w:r>
      <w:bookmarkEnd w:id="45"/>
    </w:p>
    <w:p w:rsidR="00BD2705" w:rsidRPr="001F7D44" w:rsidRDefault="00BD2705" w:rsidP="00C06FD0">
      <w:pPr>
        <w:numPr>
          <w:ilvl w:val="0"/>
          <w:numId w:val="36"/>
        </w:numPr>
        <w:spacing w:before="100" w:beforeAutospacing="1" w:after="100" w:afterAutospacing="1" w:line="240" w:lineRule="auto"/>
        <w:rPr>
          <w:rFonts w:ascii="Segoe UI" w:hAnsi="Segoe UI" w:cs="Segoe UI"/>
          <w:color w:val="24292E"/>
          <w:sz w:val="24"/>
        </w:rPr>
        <w:sectPr w:rsidR="00BD2705" w:rsidRPr="001F7D44" w:rsidSect="00BD2705">
          <w:type w:val="continuous"/>
          <w:pgSz w:w="11906" w:h="16838" w:code="9"/>
          <w:pgMar w:top="720" w:right="1008" w:bottom="720" w:left="1008" w:header="720" w:footer="288" w:gutter="0"/>
          <w:cols w:space="720"/>
          <w:docGrid w:linePitch="360"/>
        </w:sectPr>
      </w:pPr>
    </w:p>
    <w:p w:rsidR="00A12D07" w:rsidRPr="001F7D44" w:rsidRDefault="0070392A" w:rsidP="00C06FD0">
      <w:pPr>
        <w:numPr>
          <w:ilvl w:val="0"/>
          <w:numId w:val="36"/>
        </w:numPr>
        <w:spacing w:before="100" w:beforeAutospacing="1" w:after="100" w:afterAutospacing="1" w:line="240" w:lineRule="auto"/>
        <w:rPr>
          <w:rFonts w:ascii="Segoe UI" w:hAnsi="Segoe UI" w:cs="Segoe UI"/>
          <w:color w:val="24292E"/>
          <w:sz w:val="26"/>
          <w:szCs w:val="24"/>
        </w:rPr>
      </w:pPr>
      <w:hyperlink r:id="rId1242" w:history="1">
        <w:r w:rsidR="00A12D07" w:rsidRPr="001F7D44">
          <w:rPr>
            <w:rStyle w:val="Hyperlink"/>
            <w:rFonts w:ascii="Segoe UI" w:hAnsi="Segoe UI" w:cs="Segoe UI"/>
            <w:color w:val="0366D6"/>
            <w:sz w:val="24"/>
          </w:rPr>
          <w:t>Caffe</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3" w:history="1">
        <w:r w:rsidR="00A12D07" w:rsidRPr="001F7D44">
          <w:rPr>
            <w:rStyle w:val="Hyperlink"/>
            <w:rFonts w:ascii="Segoe UI" w:hAnsi="Segoe UI" w:cs="Segoe UI"/>
            <w:color w:val="0366D6"/>
            <w:sz w:val="24"/>
          </w:rPr>
          <w:t>Torch7</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4" w:history="1">
        <w:r w:rsidR="00A12D07" w:rsidRPr="001F7D44">
          <w:rPr>
            <w:rStyle w:val="Hyperlink"/>
            <w:rFonts w:ascii="Segoe UI" w:hAnsi="Segoe UI" w:cs="Segoe UI"/>
            <w:color w:val="0366D6"/>
            <w:sz w:val="24"/>
          </w:rPr>
          <w:t>Theano</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5" w:history="1">
        <w:r w:rsidR="00A12D07" w:rsidRPr="001F7D44">
          <w:rPr>
            <w:rStyle w:val="Hyperlink"/>
            <w:rFonts w:ascii="Segoe UI" w:hAnsi="Segoe UI" w:cs="Segoe UI"/>
            <w:color w:val="0366D6"/>
            <w:sz w:val="24"/>
          </w:rPr>
          <w:t>cuda-convnet</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6" w:history="1">
        <w:r w:rsidR="00A12D07" w:rsidRPr="001F7D44">
          <w:rPr>
            <w:rStyle w:val="Hyperlink"/>
            <w:rFonts w:ascii="Segoe UI" w:hAnsi="Segoe UI" w:cs="Segoe UI"/>
            <w:color w:val="0366D6"/>
            <w:sz w:val="24"/>
          </w:rPr>
          <w:t>convetjs</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7" w:history="1">
        <w:r w:rsidR="00A12D07" w:rsidRPr="001F7D44">
          <w:rPr>
            <w:rStyle w:val="Hyperlink"/>
            <w:rFonts w:ascii="Segoe UI" w:hAnsi="Segoe UI" w:cs="Segoe UI"/>
            <w:color w:val="0366D6"/>
            <w:sz w:val="24"/>
          </w:rPr>
          <w:t>Ccv</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8" w:history="1">
        <w:r w:rsidR="00A12D07" w:rsidRPr="001F7D44">
          <w:rPr>
            <w:rStyle w:val="Hyperlink"/>
            <w:rFonts w:ascii="Segoe UI" w:hAnsi="Segoe UI" w:cs="Segoe UI"/>
            <w:color w:val="0366D6"/>
            <w:sz w:val="24"/>
          </w:rPr>
          <w:t>NuPIC</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49" w:history="1">
        <w:r w:rsidR="00A12D07" w:rsidRPr="001F7D44">
          <w:rPr>
            <w:rStyle w:val="Hyperlink"/>
            <w:rFonts w:ascii="Segoe UI" w:hAnsi="Segoe UI" w:cs="Segoe UI"/>
            <w:color w:val="0366D6"/>
            <w:sz w:val="24"/>
          </w:rPr>
          <w:t>DeepLearning4J</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0" w:history="1">
        <w:r w:rsidR="00A12D07" w:rsidRPr="001F7D44">
          <w:rPr>
            <w:rStyle w:val="Hyperlink"/>
            <w:rFonts w:ascii="Segoe UI" w:hAnsi="Segoe UI" w:cs="Segoe UI"/>
            <w:color w:val="0366D6"/>
            <w:sz w:val="24"/>
          </w:rPr>
          <w:t>Brain</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1" w:history="1">
        <w:r w:rsidR="00A12D07" w:rsidRPr="001F7D44">
          <w:rPr>
            <w:rStyle w:val="Hyperlink"/>
            <w:rFonts w:ascii="Segoe UI" w:hAnsi="Segoe UI" w:cs="Segoe UI"/>
            <w:color w:val="0366D6"/>
            <w:sz w:val="24"/>
          </w:rPr>
          <w:t>DeepLearnToolbox</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2" w:history="1">
        <w:r w:rsidR="00A12D07" w:rsidRPr="001F7D44">
          <w:rPr>
            <w:rStyle w:val="Hyperlink"/>
            <w:rFonts w:ascii="Segoe UI" w:hAnsi="Segoe UI" w:cs="Segoe UI"/>
            <w:color w:val="0366D6"/>
            <w:sz w:val="24"/>
          </w:rPr>
          <w:t>Deepnet</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3" w:history="1">
        <w:r w:rsidR="00A12D07" w:rsidRPr="001F7D44">
          <w:rPr>
            <w:rStyle w:val="Hyperlink"/>
            <w:rFonts w:ascii="Segoe UI" w:hAnsi="Segoe UI" w:cs="Segoe UI"/>
            <w:color w:val="0366D6"/>
            <w:sz w:val="24"/>
          </w:rPr>
          <w:t>Deeppy</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4" w:history="1">
        <w:r w:rsidR="00A12D07" w:rsidRPr="001F7D44">
          <w:rPr>
            <w:rStyle w:val="Hyperlink"/>
            <w:rFonts w:ascii="Segoe UI" w:hAnsi="Segoe UI" w:cs="Segoe UI"/>
            <w:color w:val="0366D6"/>
            <w:sz w:val="24"/>
          </w:rPr>
          <w:t>JavaNN</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5" w:history="1">
        <w:r w:rsidR="00A12D07" w:rsidRPr="001F7D44">
          <w:rPr>
            <w:rStyle w:val="Hyperlink"/>
            <w:rFonts w:ascii="Segoe UI" w:hAnsi="Segoe UI" w:cs="Segoe UI"/>
            <w:color w:val="0366D6"/>
            <w:sz w:val="24"/>
          </w:rPr>
          <w:t>hebel</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6" w:history="1">
        <w:r w:rsidR="00A12D07" w:rsidRPr="001F7D44">
          <w:rPr>
            <w:rStyle w:val="Hyperlink"/>
            <w:rFonts w:ascii="Segoe UI" w:hAnsi="Segoe UI" w:cs="Segoe UI"/>
            <w:color w:val="0366D6"/>
            <w:sz w:val="24"/>
          </w:rPr>
          <w:t>Mocha.jl</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7" w:history="1">
        <w:r w:rsidR="00A12D07" w:rsidRPr="001F7D44">
          <w:rPr>
            <w:rStyle w:val="Hyperlink"/>
            <w:rFonts w:ascii="Segoe UI" w:hAnsi="Segoe UI" w:cs="Segoe UI"/>
            <w:color w:val="0366D6"/>
            <w:sz w:val="24"/>
          </w:rPr>
          <w:t>OpenDL</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8" w:history="1">
        <w:r w:rsidR="00A12D07" w:rsidRPr="001F7D44">
          <w:rPr>
            <w:rStyle w:val="Hyperlink"/>
            <w:rFonts w:ascii="Segoe UI" w:hAnsi="Segoe UI" w:cs="Segoe UI"/>
            <w:color w:val="0366D6"/>
            <w:sz w:val="24"/>
          </w:rPr>
          <w:t>cuDNN</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59" w:history="1">
        <w:r w:rsidR="00A12D07" w:rsidRPr="001F7D44">
          <w:rPr>
            <w:rStyle w:val="Hyperlink"/>
            <w:rFonts w:ascii="Segoe UI" w:hAnsi="Segoe UI" w:cs="Segoe UI"/>
            <w:color w:val="0366D6"/>
            <w:sz w:val="24"/>
          </w:rPr>
          <w:t>MGL</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0" w:history="1">
        <w:r w:rsidR="00A12D07" w:rsidRPr="001F7D44">
          <w:rPr>
            <w:rStyle w:val="Hyperlink"/>
            <w:rFonts w:ascii="Segoe UI" w:hAnsi="Segoe UI" w:cs="Segoe UI"/>
            <w:color w:val="0366D6"/>
            <w:sz w:val="24"/>
          </w:rPr>
          <w:t>Knet.jl</w:t>
        </w:r>
      </w:hyperlink>
    </w:p>
    <w:p w:rsidR="00BD2705" w:rsidRPr="001F7D44" w:rsidRDefault="00BD2705" w:rsidP="00C06FD0">
      <w:pPr>
        <w:numPr>
          <w:ilvl w:val="0"/>
          <w:numId w:val="36"/>
        </w:numPr>
        <w:spacing w:before="60" w:after="100" w:afterAutospacing="1" w:line="240" w:lineRule="auto"/>
        <w:rPr>
          <w:rFonts w:ascii="Segoe UI" w:hAnsi="Segoe UI" w:cs="Segoe UI"/>
          <w:color w:val="24292E"/>
          <w:sz w:val="24"/>
        </w:rPr>
        <w:sectPr w:rsidR="00BD2705" w:rsidRPr="001F7D44" w:rsidSect="00BD2705">
          <w:type w:val="continuous"/>
          <w:pgSz w:w="11906" w:h="16838" w:code="9"/>
          <w:pgMar w:top="720" w:right="1008" w:bottom="720" w:left="1008" w:header="720" w:footer="288" w:gutter="0"/>
          <w:cols w:num="2" w:space="720"/>
          <w:docGrid w:linePitch="360"/>
        </w:sectPr>
      </w:pPr>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1" w:history="1">
        <w:r w:rsidR="00A12D07" w:rsidRPr="001F7D44">
          <w:rPr>
            <w:rStyle w:val="Hyperlink"/>
            <w:rFonts w:ascii="Segoe UI" w:hAnsi="Segoe UI" w:cs="Segoe UI"/>
            <w:color w:val="0366D6"/>
            <w:sz w:val="24"/>
          </w:rPr>
          <w:t>Nvidia DIGITS - a web app based on Caffe</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2" w:history="1">
        <w:r w:rsidR="00A12D07" w:rsidRPr="001F7D44">
          <w:rPr>
            <w:rStyle w:val="Hyperlink"/>
            <w:rFonts w:ascii="Segoe UI" w:hAnsi="Segoe UI" w:cs="Segoe UI"/>
            <w:color w:val="0366D6"/>
            <w:sz w:val="24"/>
          </w:rPr>
          <w:t>Neon - Python based Deep Learning Framework</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3" w:history="1">
        <w:r w:rsidR="00A12D07" w:rsidRPr="001F7D44">
          <w:rPr>
            <w:rStyle w:val="Hyperlink"/>
            <w:rFonts w:ascii="Segoe UI" w:hAnsi="Segoe UI" w:cs="Segoe UI"/>
            <w:color w:val="0366D6"/>
            <w:sz w:val="24"/>
          </w:rPr>
          <w:t>Keras - Theano based Deep Learning Library</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4" w:history="1">
        <w:r w:rsidR="00A12D07" w:rsidRPr="001F7D44">
          <w:rPr>
            <w:rStyle w:val="Hyperlink"/>
            <w:rFonts w:ascii="Segoe UI" w:hAnsi="Segoe UI" w:cs="Segoe UI"/>
            <w:color w:val="0366D6"/>
            <w:sz w:val="24"/>
          </w:rPr>
          <w:t>Chainer - A flexible framework of neural networks for deep learning</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5" w:history="1">
        <w:r w:rsidR="00A12D07" w:rsidRPr="001F7D44">
          <w:rPr>
            <w:rStyle w:val="Hyperlink"/>
            <w:rFonts w:ascii="Segoe UI" w:hAnsi="Segoe UI" w:cs="Segoe UI"/>
            <w:color w:val="0366D6"/>
            <w:sz w:val="24"/>
          </w:rPr>
          <w:t>RNNLM Toolkit</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6" w:history="1">
        <w:r w:rsidR="00A12D07" w:rsidRPr="001F7D44">
          <w:rPr>
            <w:rStyle w:val="Hyperlink"/>
            <w:rFonts w:ascii="Segoe UI" w:hAnsi="Segoe UI" w:cs="Segoe UI"/>
            <w:color w:val="0366D6"/>
            <w:sz w:val="24"/>
          </w:rPr>
          <w:t>RNNLIB - A recurrent neural network library</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7" w:history="1">
        <w:r w:rsidR="00A12D07" w:rsidRPr="001F7D44">
          <w:rPr>
            <w:rStyle w:val="Hyperlink"/>
            <w:rFonts w:ascii="Segoe UI" w:hAnsi="Segoe UI" w:cs="Segoe UI"/>
            <w:color w:val="0366D6"/>
            <w:sz w:val="24"/>
          </w:rPr>
          <w:t>char-rnn</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8" w:history="1">
        <w:r w:rsidR="00A12D07" w:rsidRPr="001F7D44">
          <w:rPr>
            <w:rStyle w:val="Hyperlink"/>
            <w:rFonts w:ascii="Segoe UI" w:hAnsi="Segoe UI" w:cs="Segoe UI"/>
            <w:color w:val="0366D6"/>
            <w:sz w:val="24"/>
          </w:rPr>
          <w:t>MatConvNet: CNNs for MATLAB</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69" w:history="1">
        <w:r w:rsidR="00A12D07" w:rsidRPr="001F7D44">
          <w:rPr>
            <w:rStyle w:val="Hyperlink"/>
            <w:rFonts w:ascii="Segoe UI" w:hAnsi="Segoe UI" w:cs="Segoe UI"/>
            <w:color w:val="0366D6"/>
            <w:sz w:val="24"/>
          </w:rPr>
          <w:t>Minerva - a fast and flexible tool for deep learning on multi-GPU</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0" w:history="1">
        <w:r w:rsidR="00A12D07" w:rsidRPr="001F7D44">
          <w:rPr>
            <w:rStyle w:val="Hyperlink"/>
            <w:rFonts w:ascii="Segoe UI" w:hAnsi="Segoe UI" w:cs="Segoe UI"/>
            <w:color w:val="0366D6"/>
            <w:sz w:val="24"/>
          </w:rPr>
          <w:t>Brainstorm - Fast, flexible and fun neural networks.</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1" w:history="1">
        <w:r w:rsidR="00A12D07" w:rsidRPr="001F7D44">
          <w:rPr>
            <w:rStyle w:val="Hyperlink"/>
            <w:rFonts w:ascii="Segoe UI" w:hAnsi="Segoe UI" w:cs="Segoe UI"/>
            <w:color w:val="0366D6"/>
            <w:sz w:val="24"/>
          </w:rPr>
          <w:t>Tensorflow - Open source software library for numerical computation using data flow graphs</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2" w:history="1">
        <w:r w:rsidR="00A12D07" w:rsidRPr="001F7D44">
          <w:rPr>
            <w:rStyle w:val="Hyperlink"/>
            <w:rFonts w:ascii="Segoe UI" w:hAnsi="Segoe UI" w:cs="Segoe UI"/>
            <w:color w:val="0366D6"/>
            <w:sz w:val="24"/>
          </w:rPr>
          <w:t>DMTK - Microsoft Distributed Machine Learning Tookit</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3" w:history="1">
        <w:r w:rsidR="00A12D07" w:rsidRPr="001F7D44">
          <w:rPr>
            <w:rStyle w:val="Hyperlink"/>
            <w:rFonts w:ascii="Segoe UI" w:hAnsi="Segoe UI" w:cs="Segoe UI"/>
            <w:color w:val="0366D6"/>
            <w:sz w:val="24"/>
          </w:rPr>
          <w:t>Scikit Flow - Simplified interface for TensorFlow (mimicking Scikit Learn)</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4" w:history="1">
        <w:r w:rsidR="00A12D07" w:rsidRPr="001F7D44">
          <w:rPr>
            <w:rStyle w:val="Hyperlink"/>
            <w:rFonts w:ascii="Segoe UI" w:hAnsi="Segoe UI" w:cs="Segoe UI"/>
            <w:color w:val="0366D6"/>
            <w:sz w:val="24"/>
          </w:rPr>
          <w:t>MXnet - Lightweight, Portable, Flexible Distributed/Mobile Deep Learning framework</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5" w:history="1">
        <w:r w:rsidR="00A12D07" w:rsidRPr="001F7D44">
          <w:rPr>
            <w:rStyle w:val="Hyperlink"/>
            <w:rFonts w:ascii="Segoe UI" w:hAnsi="Segoe UI" w:cs="Segoe UI"/>
            <w:color w:val="0366D6"/>
            <w:sz w:val="24"/>
          </w:rPr>
          <w:t>Veles - Samsung Distributed machine learning platform</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6" w:history="1">
        <w:r w:rsidR="00A12D07" w:rsidRPr="001F7D44">
          <w:rPr>
            <w:rStyle w:val="Hyperlink"/>
            <w:rFonts w:ascii="Segoe UI" w:hAnsi="Segoe UI" w:cs="Segoe UI"/>
            <w:color w:val="0366D6"/>
            <w:sz w:val="24"/>
          </w:rPr>
          <w:t>Marvin - A Minimalist GPU-only N-Dimensional ConvNets Framework</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7" w:history="1">
        <w:r w:rsidR="00A12D07" w:rsidRPr="001F7D44">
          <w:rPr>
            <w:rStyle w:val="Hyperlink"/>
            <w:rFonts w:ascii="Segoe UI" w:hAnsi="Segoe UI" w:cs="Segoe UI"/>
            <w:color w:val="0366D6"/>
            <w:sz w:val="24"/>
          </w:rPr>
          <w:t>Apache SINGA - A General Distributed Deep Learning Platform</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8" w:history="1">
        <w:r w:rsidR="00A12D07" w:rsidRPr="001F7D44">
          <w:rPr>
            <w:rStyle w:val="Hyperlink"/>
            <w:rFonts w:ascii="Segoe UI" w:hAnsi="Segoe UI" w:cs="Segoe UI"/>
            <w:color w:val="0366D6"/>
            <w:sz w:val="24"/>
          </w:rPr>
          <w:t>DSSTNE - Amazon's library for building Deep Learning models</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79" w:history="1">
        <w:r w:rsidR="00A12D07" w:rsidRPr="001F7D44">
          <w:rPr>
            <w:rStyle w:val="Hyperlink"/>
            <w:rFonts w:ascii="Segoe UI" w:hAnsi="Segoe UI" w:cs="Segoe UI"/>
            <w:color w:val="0366D6"/>
            <w:sz w:val="24"/>
          </w:rPr>
          <w:t>SyntaxNet - Google's syntactic parser - A TensorFlow dependency library</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0" w:history="1">
        <w:r w:rsidR="00A12D07" w:rsidRPr="001F7D44">
          <w:rPr>
            <w:rStyle w:val="Hyperlink"/>
            <w:rFonts w:ascii="Segoe UI" w:hAnsi="Segoe UI" w:cs="Segoe UI"/>
            <w:color w:val="0366D6"/>
            <w:sz w:val="24"/>
          </w:rPr>
          <w:t xml:space="preserve">mlpack - A </w:t>
        </w:r>
        <w:proofErr w:type="gramStart"/>
        <w:r w:rsidR="00A12D07" w:rsidRPr="001F7D44">
          <w:rPr>
            <w:rStyle w:val="Hyperlink"/>
            <w:rFonts w:ascii="Segoe UI" w:hAnsi="Segoe UI" w:cs="Segoe UI"/>
            <w:color w:val="0366D6"/>
            <w:sz w:val="24"/>
          </w:rPr>
          <w:t>scalable</w:t>
        </w:r>
        <w:proofErr w:type="gramEnd"/>
        <w:r w:rsidR="00A12D07" w:rsidRPr="001F7D44">
          <w:rPr>
            <w:rStyle w:val="Hyperlink"/>
            <w:rFonts w:ascii="Segoe UI" w:hAnsi="Segoe UI" w:cs="Segoe UI"/>
            <w:color w:val="0366D6"/>
            <w:sz w:val="24"/>
          </w:rPr>
          <w:t xml:space="preserve"> Machine Learning library</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1" w:history="1">
        <w:r w:rsidR="00A12D07" w:rsidRPr="001F7D44">
          <w:rPr>
            <w:rStyle w:val="Hyperlink"/>
            <w:rFonts w:ascii="Segoe UI" w:hAnsi="Segoe UI" w:cs="Segoe UI"/>
            <w:color w:val="0366D6"/>
            <w:sz w:val="24"/>
          </w:rPr>
          <w:t>Torchnet - Torch based Deep Learning Library</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2" w:history="1">
        <w:r w:rsidR="00A12D07" w:rsidRPr="001F7D44">
          <w:rPr>
            <w:rStyle w:val="Hyperlink"/>
            <w:rFonts w:ascii="Segoe UI" w:hAnsi="Segoe UI" w:cs="Segoe UI"/>
            <w:color w:val="0366D6"/>
            <w:sz w:val="24"/>
          </w:rPr>
          <w:t>Paddle - PArallel Distributed Deep LEarning by Baidu</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3" w:history="1">
        <w:r w:rsidR="00A12D07" w:rsidRPr="001F7D44">
          <w:rPr>
            <w:rStyle w:val="Hyperlink"/>
            <w:rFonts w:ascii="Segoe UI" w:hAnsi="Segoe UI" w:cs="Segoe UI"/>
            <w:color w:val="0366D6"/>
            <w:sz w:val="24"/>
          </w:rPr>
          <w:t>NeuPy - Theano based Python library for ANN and Deep Learning</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4" w:history="1">
        <w:r w:rsidR="00A12D07" w:rsidRPr="001F7D44">
          <w:rPr>
            <w:rStyle w:val="Hyperlink"/>
            <w:rFonts w:ascii="Segoe UI" w:hAnsi="Segoe UI" w:cs="Segoe UI"/>
            <w:color w:val="0366D6"/>
            <w:sz w:val="24"/>
          </w:rPr>
          <w:t>Lasagne - a lightweight library to build and train neural networks in Theano</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5" w:history="1">
        <w:r w:rsidR="00A12D07" w:rsidRPr="001F7D44">
          <w:rPr>
            <w:rStyle w:val="Hyperlink"/>
            <w:rFonts w:ascii="Segoe UI" w:hAnsi="Segoe UI" w:cs="Segoe UI"/>
            <w:color w:val="0366D6"/>
            <w:sz w:val="24"/>
          </w:rPr>
          <w:t>nolearn - wrappers and abstractions around existing neural network libraries, most notably Lasagne</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6" w:history="1">
        <w:r w:rsidR="00A12D07" w:rsidRPr="001F7D44">
          <w:rPr>
            <w:rStyle w:val="Hyperlink"/>
            <w:rFonts w:ascii="Segoe UI" w:hAnsi="Segoe UI" w:cs="Segoe UI"/>
            <w:color w:val="0366D6"/>
            <w:sz w:val="24"/>
          </w:rPr>
          <w:t>Sonnet - a library for constructing neural networks by Google's DeepMind</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7" w:history="1">
        <w:r w:rsidR="00A12D07" w:rsidRPr="001F7D44">
          <w:rPr>
            <w:rStyle w:val="Hyperlink"/>
            <w:rFonts w:ascii="Segoe UI" w:hAnsi="Segoe UI" w:cs="Segoe UI"/>
            <w:color w:val="0366D6"/>
            <w:sz w:val="24"/>
          </w:rPr>
          <w:t>PyTorch - Tensors and Dynamic neural networks in Python with strong GPU acceleration</w:t>
        </w:r>
      </w:hyperlink>
    </w:p>
    <w:p w:rsidR="00A12D07" w:rsidRPr="001F7D44" w:rsidRDefault="0070392A" w:rsidP="00C06FD0">
      <w:pPr>
        <w:numPr>
          <w:ilvl w:val="0"/>
          <w:numId w:val="36"/>
        </w:numPr>
        <w:spacing w:before="60" w:after="100" w:afterAutospacing="1" w:line="240" w:lineRule="auto"/>
        <w:rPr>
          <w:rFonts w:ascii="Segoe UI" w:hAnsi="Segoe UI" w:cs="Segoe UI"/>
          <w:color w:val="24292E"/>
          <w:sz w:val="24"/>
        </w:rPr>
      </w:pPr>
      <w:hyperlink r:id="rId1288" w:history="1">
        <w:r w:rsidR="00A12D07" w:rsidRPr="001F7D44">
          <w:rPr>
            <w:rStyle w:val="Hyperlink"/>
            <w:rFonts w:ascii="Segoe UI" w:hAnsi="Segoe UI" w:cs="Segoe UI"/>
            <w:color w:val="0366D6"/>
            <w:sz w:val="24"/>
          </w:rPr>
          <w:t>CNTK - Microsoft Cognitive Toolkit</w:t>
        </w:r>
      </w:hyperlink>
    </w:p>
    <w:p w:rsidR="00A12D07" w:rsidRPr="001F7D44" w:rsidRDefault="00A12D07" w:rsidP="00A12D07">
      <w:pPr>
        <w:pStyle w:val="Heading3"/>
        <w:spacing w:before="360" w:beforeAutospacing="0" w:after="240" w:afterAutospacing="0"/>
        <w:rPr>
          <w:rFonts w:ascii="Segoe UI" w:hAnsi="Segoe UI" w:cs="Segoe UI"/>
          <w:color w:val="24292E"/>
          <w:sz w:val="32"/>
          <w:szCs w:val="30"/>
        </w:rPr>
      </w:pPr>
      <w:bookmarkStart w:id="46" w:name="_Toc494530781"/>
      <w:r w:rsidRPr="001F7D44">
        <w:rPr>
          <w:rFonts w:ascii="Segoe UI" w:hAnsi="Segoe UI" w:cs="Segoe UI"/>
          <w:color w:val="24292E"/>
          <w:sz w:val="32"/>
          <w:szCs w:val="30"/>
        </w:rPr>
        <w:t>Miscellaneous</w:t>
      </w:r>
      <w:bookmarkEnd w:id="46"/>
    </w:p>
    <w:p w:rsidR="00A12D07" w:rsidRPr="001F7D44" w:rsidRDefault="0070392A" w:rsidP="00C06FD0">
      <w:pPr>
        <w:numPr>
          <w:ilvl w:val="0"/>
          <w:numId w:val="37"/>
        </w:numPr>
        <w:spacing w:before="100" w:beforeAutospacing="1" w:after="100" w:afterAutospacing="1" w:line="240" w:lineRule="auto"/>
        <w:rPr>
          <w:rFonts w:ascii="Segoe UI" w:hAnsi="Segoe UI" w:cs="Segoe UI"/>
          <w:color w:val="24292E"/>
          <w:sz w:val="26"/>
          <w:szCs w:val="24"/>
        </w:rPr>
      </w:pPr>
      <w:hyperlink r:id="rId1289" w:history="1">
        <w:r w:rsidR="00A12D07" w:rsidRPr="001F7D44">
          <w:rPr>
            <w:rStyle w:val="Hyperlink"/>
            <w:rFonts w:ascii="Segoe UI" w:hAnsi="Segoe UI" w:cs="Segoe UI"/>
            <w:color w:val="0366D6"/>
            <w:sz w:val="24"/>
          </w:rPr>
          <w:t>Google Plus - Deep Learning Community</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0" w:history="1">
        <w:r w:rsidR="00A12D07" w:rsidRPr="001F7D44">
          <w:rPr>
            <w:rStyle w:val="Hyperlink"/>
            <w:rFonts w:ascii="Segoe UI" w:hAnsi="Segoe UI" w:cs="Segoe UI"/>
            <w:color w:val="0366D6"/>
            <w:sz w:val="24"/>
          </w:rPr>
          <w:t>Caffe Webinar</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1" w:history="1">
        <w:r w:rsidR="00A12D07" w:rsidRPr="001F7D44">
          <w:rPr>
            <w:rStyle w:val="Hyperlink"/>
            <w:rFonts w:ascii="Segoe UI" w:hAnsi="Segoe UI" w:cs="Segoe UI"/>
            <w:color w:val="0366D6"/>
            <w:sz w:val="24"/>
          </w:rPr>
          <w:t>100 Best Github Resources in Github for DL</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2" w:history="1">
        <w:r w:rsidR="00A12D07" w:rsidRPr="001F7D44">
          <w:rPr>
            <w:rStyle w:val="Hyperlink"/>
            <w:rFonts w:ascii="Segoe UI" w:hAnsi="Segoe UI" w:cs="Segoe UI"/>
            <w:color w:val="0366D6"/>
            <w:sz w:val="24"/>
          </w:rPr>
          <w:t>Word2Vec</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3" w:history="1">
        <w:r w:rsidR="00A12D07" w:rsidRPr="001F7D44">
          <w:rPr>
            <w:rStyle w:val="Hyperlink"/>
            <w:rFonts w:ascii="Segoe UI" w:hAnsi="Segoe UI" w:cs="Segoe UI"/>
            <w:color w:val="0366D6"/>
            <w:sz w:val="24"/>
          </w:rPr>
          <w:t>Caffe DockerFile</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4" w:history="1">
        <w:r w:rsidR="00A12D07" w:rsidRPr="001F7D44">
          <w:rPr>
            <w:rStyle w:val="Hyperlink"/>
            <w:rFonts w:ascii="Segoe UI" w:hAnsi="Segoe UI" w:cs="Segoe UI"/>
            <w:color w:val="0366D6"/>
            <w:sz w:val="24"/>
          </w:rPr>
          <w:t>TorontoDeepLEarning convnet</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5" w:history="1">
        <w:r w:rsidR="00A12D07" w:rsidRPr="001F7D44">
          <w:rPr>
            <w:rStyle w:val="Hyperlink"/>
            <w:rFonts w:ascii="Segoe UI" w:hAnsi="Segoe UI" w:cs="Segoe UI"/>
            <w:color w:val="0366D6"/>
            <w:sz w:val="24"/>
          </w:rPr>
          <w:t>gfx.js</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6" w:history="1">
        <w:r w:rsidR="00A12D07" w:rsidRPr="001F7D44">
          <w:rPr>
            <w:rStyle w:val="Hyperlink"/>
            <w:rFonts w:ascii="Segoe UI" w:hAnsi="Segoe UI" w:cs="Segoe UI"/>
            <w:color w:val="0366D6"/>
            <w:sz w:val="24"/>
          </w:rPr>
          <w:t>Torch7 Cheat sheet</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7" w:history="1">
        <w:r w:rsidR="00A12D07" w:rsidRPr="001F7D44">
          <w:rPr>
            <w:rStyle w:val="Hyperlink"/>
            <w:rFonts w:ascii="Segoe UI" w:hAnsi="Segoe UI" w:cs="Segoe UI"/>
            <w:color w:val="0366D6"/>
            <w:sz w:val="24"/>
          </w:rPr>
          <w:t>Misc from MIT's 'Advanced Natural Language Processing' course</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8" w:history="1">
        <w:r w:rsidR="00A12D07" w:rsidRPr="001F7D44">
          <w:rPr>
            <w:rStyle w:val="Hyperlink"/>
            <w:rFonts w:ascii="Segoe UI" w:hAnsi="Segoe UI" w:cs="Segoe UI"/>
            <w:color w:val="0366D6"/>
            <w:sz w:val="24"/>
          </w:rPr>
          <w:t>Misc from MIT's 'Machine Learning' course</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299" w:history="1">
        <w:r w:rsidR="00A12D07" w:rsidRPr="001F7D44">
          <w:rPr>
            <w:rStyle w:val="Hyperlink"/>
            <w:rFonts w:ascii="Segoe UI" w:hAnsi="Segoe UI" w:cs="Segoe UI"/>
            <w:color w:val="0366D6"/>
            <w:sz w:val="24"/>
          </w:rPr>
          <w:t>Misc from MIT's 'Networks for Learning: Regression and Classification' course</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0" w:history="1">
        <w:r w:rsidR="00A12D07" w:rsidRPr="001F7D44">
          <w:rPr>
            <w:rStyle w:val="Hyperlink"/>
            <w:rFonts w:ascii="Segoe UI" w:hAnsi="Segoe UI" w:cs="Segoe UI"/>
            <w:color w:val="0366D6"/>
            <w:sz w:val="24"/>
          </w:rPr>
          <w:t>Misc from MIT's 'Neural Coding and Perception of Sound' course</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1" w:history="1">
        <w:r w:rsidR="00A12D07" w:rsidRPr="001F7D44">
          <w:rPr>
            <w:rStyle w:val="Hyperlink"/>
            <w:rFonts w:ascii="Segoe UI" w:hAnsi="Segoe UI" w:cs="Segoe UI"/>
            <w:color w:val="0366D6"/>
            <w:sz w:val="24"/>
          </w:rPr>
          <w:t>Implementing a Distributed Deep Learning Network over Spark</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2" w:history="1">
        <w:r w:rsidR="00A12D07" w:rsidRPr="001F7D44">
          <w:rPr>
            <w:rStyle w:val="Hyperlink"/>
            <w:rFonts w:ascii="Segoe UI" w:hAnsi="Segoe UI" w:cs="Segoe UI"/>
            <w:color w:val="0366D6"/>
            <w:sz w:val="24"/>
          </w:rPr>
          <w:t>A chess AI that learns to play chess using deep learning.</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3" w:history="1">
        <w:r w:rsidR="00A12D07" w:rsidRPr="001F7D44">
          <w:rPr>
            <w:rStyle w:val="Hyperlink"/>
            <w:rFonts w:ascii="Segoe UI" w:hAnsi="Segoe UI" w:cs="Segoe UI"/>
            <w:color w:val="0366D6"/>
            <w:sz w:val="24"/>
          </w:rPr>
          <w:t>Reproducing the results of "Playing Atari with Deep Reinforcement Learning" by DeepMind</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4" w:history="1">
        <w:r w:rsidR="00A12D07" w:rsidRPr="001F7D44">
          <w:rPr>
            <w:rStyle w:val="Hyperlink"/>
            <w:rFonts w:ascii="Segoe UI" w:hAnsi="Segoe UI" w:cs="Segoe UI"/>
            <w:color w:val="0366D6"/>
            <w:sz w:val="24"/>
          </w:rPr>
          <w:t>Wiki2Vec. Getting Word2vec vectors for entities and word from Wikipedia Dumps</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5" w:history="1">
        <w:r w:rsidR="00A12D07" w:rsidRPr="001F7D44">
          <w:rPr>
            <w:rStyle w:val="Hyperlink"/>
            <w:rFonts w:ascii="Segoe UI" w:hAnsi="Segoe UI" w:cs="Segoe UI"/>
            <w:color w:val="0366D6"/>
            <w:sz w:val="24"/>
          </w:rPr>
          <w:t>The original code from the DeepMind article + tweaks</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6" w:history="1">
        <w:r w:rsidR="00A12D07" w:rsidRPr="001F7D44">
          <w:rPr>
            <w:rStyle w:val="Hyperlink"/>
            <w:rFonts w:ascii="Segoe UI" w:hAnsi="Segoe UI" w:cs="Segoe UI"/>
            <w:color w:val="0366D6"/>
            <w:sz w:val="24"/>
          </w:rPr>
          <w:t>Google deepdream - Neural Network art</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7" w:history="1">
        <w:r w:rsidR="00A12D07" w:rsidRPr="001F7D44">
          <w:rPr>
            <w:rStyle w:val="Hyperlink"/>
            <w:rFonts w:ascii="Segoe UI" w:hAnsi="Segoe UI" w:cs="Segoe UI"/>
            <w:color w:val="0366D6"/>
            <w:sz w:val="24"/>
          </w:rPr>
          <w:t>An efficient, batched LSTM.</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8" w:history="1">
        <w:r w:rsidR="00A12D07" w:rsidRPr="001F7D44">
          <w:rPr>
            <w:rStyle w:val="Hyperlink"/>
            <w:rFonts w:ascii="Segoe UI" w:hAnsi="Segoe UI" w:cs="Segoe UI"/>
            <w:color w:val="0366D6"/>
            <w:sz w:val="24"/>
          </w:rPr>
          <w:t>A recurrent neural network designed to generate classical music.</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09" w:history="1">
        <w:r w:rsidR="00A12D07" w:rsidRPr="001F7D44">
          <w:rPr>
            <w:rStyle w:val="Hyperlink"/>
            <w:rFonts w:ascii="Segoe UI" w:hAnsi="Segoe UI" w:cs="Segoe UI"/>
            <w:color w:val="0366D6"/>
            <w:sz w:val="24"/>
          </w:rPr>
          <w:t>Memory Networks Implementations - Facebook</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0" w:history="1">
        <w:r w:rsidR="00A12D07" w:rsidRPr="001F7D44">
          <w:rPr>
            <w:rStyle w:val="Hyperlink"/>
            <w:rFonts w:ascii="Segoe UI" w:hAnsi="Segoe UI" w:cs="Segoe UI"/>
            <w:color w:val="0366D6"/>
            <w:sz w:val="24"/>
          </w:rPr>
          <w:t>Face recognition with Google's FaceNet deep neural network.</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1" w:history="1">
        <w:r w:rsidR="00A12D07" w:rsidRPr="001F7D44">
          <w:rPr>
            <w:rStyle w:val="Hyperlink"/>
            <w:rFonts w:ascii="Segoe UI" w:hAnsi="Segoe UI" w:cs="Segoe UI"/>
            <w:color w:val="0366D6"/>
            <w:sz w:val="24"/>
          </w:rPr>
          <w:t>Basic digit recognition neural network</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2" w:anchor="detection" w:history="1">
        <w:r w:rsidR="00A12D07" w:rsidRPr="001F7D44">
          <w:rPr>
            <w:rStyle w:val="Hyperlink"/>
            <w:rFonts w:ascii="Segoe UI" w:hAnsi="Segoe UI" w:cs="Segoe UI"/>
            <w:color w:val="0366D6"/>
            <w:sz w:val="24"/>
          </w:rPr>
          <w:t>Emotion Recognition API Demo - Microsoft</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3" w:history="1">
        <w:r w:rsidR="00A12D07" w:rsidRPr="001F7D44">
          <w:rPr>
            <w:rStyle w:val="Hyperlink"/>
            <w:rFonts w:ascii="Segoe UI" w:hAnsi="Segoe UI" w:cs="Segoe UI"/>
            <w:color w:val="0366D6"/>
            <w:sz w:val="24"/>
          </w:rPr>
          <w:t>Proof of concept for loading Caffe models in TensorFlow</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4" w:anchor="webcam" w:history="1">
        <w:r w:rsidR="00A12D07" w:rsidRPr="001F7D44">
          <w:rPr>
            <w:rStyle w:val="Hyperlink"/>
            <w:rFonts w:ascii="Segoe UI" w:hAnsi="Segoe UI" w:cs="Segoe UI"/>
            <w:color w:val="0366D6"/>
            <w:sz w:val="24"/>
          </w:rPr>
          <w:t>YOLO: Real-Time Object Detection</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5" w:history="1">
        <w:r w:rsidR="00A12D07" w:rsidRPr="001F7D44">
          <w:rPr>
            <w:rStyle w:val="Hyperlink"/>
            <w:rFonts w:ascii="Segoe UI" w:hAnsi="Segoe UI" w:cs="Segoe UI"/>
            <w:color w:val="0366D6"/>
            <w:sz w:val="24"/>
          </w:rPr>
          <w:t>AlphaGo - A replication of DeepMind's 2016 Nature publication, "Mastering the game of Go with deep neural networks and tree search"</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6" w:history="1">
        <w:r w:rsidR="00A12D07" w:rsidRPr="001F7D44">
          <w:rPr>
            <w:rStyle w:val="Hyperlink"/>
            <w:rFonts w:ascii="Segoe UI" w:hAnsi="Segoe UI" w:cs="Segoe UI"/>
            <w:color w:val="0366D6"/>
            <w:sz w:val="24"/>
          </w:rPr>
          <w:t>Machine Learning for Software Engineers</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7" w:anchor=".oa4rzez3g" w:history="1">
        <w:r w:rsidR="00A12D07" w:rsidRPr="001F7D44">
          <w:rPr>
            <w:rStyle w:val="Hyperlink"/>
            <w:rFonts w:ascii="Segoe UI" w:hAnsi="Segoe UI" w:cs="Segoe UI"/>
            <w:color w:val="0366D6"/>
            <w:sz w:val="24"/>
          </w:rPr>
          <w:t>Machine Learning is Fun!</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8" w:history="1">
        <w:r w:rsidR="00A12D07" w:rsidRPr="001F7D44">
          <w:rPr>
            <w:rStyle w:val="Hyperlink"/>
            <w:rFonts w:ascii="Segoe UI" w:hAnsi="Segoe UI" w:cs="Segoe UI"/>
            <w:color w:val="0366D6"/>
            <w:sz w:val="24"/>
          </w:rPr>
          <w:t>Siraj Raval's Deep Learning tutorials</w:t>
        </w:r>
      </w:hyperlink>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19" w:history="1">
        <w:r w:rsidR="00A12D07" w:rsidRPr="001F7D44">
          <w:rPr>
            <w:rStyle w:val="Hyperlink"/>
            <w:rFonts w:ascii="Segoe UI" w:hAnsi="Segoe UI" w:cs="Segoe UI"/>
            <w:color w:val="0366D6"/>
            <w:sz w:val="24"/>
          </w:rPr>
          <w:t>Dockerface</w:t>
        </w:r>
      </w:hyperlink>
      <w:r w:rsidR="00A12D07" w:rsidRPr="001F7D44">
        <w:rPr>
          <w:rFonts w:ascii="Segoe UI" w:hAnsi="Segoe UI" w:cs="Segoe UI"/>
          <w:color w:val="24292E"/>
          <w:sz w:val="24"/>
        </w:rPr>
        <w:t> - Easy to install and use deep learning Faster R-CNN face detection for images and video in a docker container.</w:t>
      </w:r>
    </w:p>
    <w:p w:rsidR="00A12D07" w:rsidRPr="001F7D44" w:rsidRDefault="0070392A" w:rsidP="00C06FD0">
      <w:pPr>
        <w:numPr>
          <w:ilvl w:val="0"/>
          <w:numId w:val="37"/>
        </w:numPr>
        <w:spacing w:before="60" w:after="100" w:afterAutospacing="1" w:line="240" w:lineRule="auto"/>
        <w:rPr>
          <w:rFonts w:ascii="Segoe UI" w:hAnsi="Segoe UI" w:cs="Segoe UI"/>
          <w:color w:val="24292E"/>
          <w:sz w:val="24"/>
        </w:rPr>
      </w:pPr>
      <w:hyperlink r:id="rId1320" w:history="1">
        <w:r w:rsidR="00A12D07" w:rsidRPr="001F7D44">
          <w:rPr>
            <w:rStyle w:val="Hyperlink"/>
            <w:rFonts w:ascii="Segoe UI" w:hAnsi="Segoe UI" w:cs="Segoe UI"/>
            <w:color w:val="0366D6"/>
            <w:sz w:val="24"/>
          </w:rPr>
          <w:t>Awesome Deep Learning Music</w:t>
        </w:r>
      </w:hyperlink>
      <w:r w:rsidR="00A12D07" w:rsidRPr="001F7D44">
        <w:rPr>
          <w:rFonts w:ascii="Segoe UI" w:hAnsi="Segoe UI" w:cs="Segoe UI"/>
          <w:color w:val="24292E"/>
          <w:sz w:val="24"/>
        </w:rPr>
        <w:t> - Curated list of articles related to deep learning scientific research applied to music</w:t>
      </w:r>
    </w:p>
    <w:p w:rsidR="00CE7D39" w:rsidRPr="001F7D44" w:rsidRDefault="00CE7D39">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CE7D39" w:rsidRPr="001F7D44" w:rsidRDefault="00CE7D39" w:rsidP="00E45729">
      <w:pPr>
        <w:pStyle w:val="Heading1"/>
        <w:pBdr>
          <w:bottom w:val="single" w:sz="6" w:space="4" w:color="EAECEF"/>
        </w:pBdr>
        <w:spacing w:after="240" w:afterAutospacing="0"/>
        <w:rPr>
          <w:rFonts w:ascii="Segoe UI" w:hAnsi="Segoe UI" w:cs="Segoe UI"/>
          <w:color w:val="24292E"/>
          <w:sz w:val="50"/>
        </w:rPr>
      </w:pPr>
      <w:bookmarkStart w:id="47" w:name="_Toc494530782"/>
      <w:bookmarkStart w:id="48" w:name="_Toc494544474"/>
      <w:r w:rsidRPr="001F7D44">
        <w:rPr>
          <w:rFonts w:ascii="Segoe UI" w:hAnsi="Segoe UI" w:cs="Segoe UI"/>
          <w:color w:val="24292E"/>
          <w:sz w:val="50"/>
        </w:rPr>
        <w:t>Deep Learning Papers Reading Roadmap</w:t>
      </w:r>
      <w:bookmarkEnd w:id="47"/>
      <w:bookmarkEnd w:id="48"/>
    </w:p>
    <w:p w:rsidR="000629EA" w:rsidRPr="001F7D44" w:rsidRDefault="000629EA" w:rsidP="000629EA">
      <w:pPr>
        <w:rPr>
          <w:sz w:val="24"/>
        </w:rPr>
      </w:pPr>
      <w:r w:rsidRPr="001F7D44">
        <w:rPr>
          <w:sz w:val="24"/>
        </w:rPr>
        <w:t>https://github.com/songrotek/Deep-Learning-Papers-Reading-Roadmap</w:t>
      </w:r>
    </w:p>
    <w:p w:rsidR="00CE7D39" w:rsidRPr="001F7D44" w:rsidRDefault="00CE7D39" w:rsidP="00CE7D39">
      <w:pPr>
        <w:pStyle w:val="NormalWeb"/>
        <w:spacing w:before="0" w:beforeAutospacing="0" w:after="0" w:afterAutospacing="0"/>
        <w:rPr>
          <w:rFonts w:ascii="Segoe UI" w:hAnsi="Segoe UI" w:cs="Segoe UI"/>
          <w:color w:val="6A737D"/>
          <w:sz w:val="26"/>
        </w:rPr>
      </w:pPr>
      <w:r w:rsidRPr="001F7D44">
        <w:rPr>
          <w:rFonts w:ascii="Segoe UI" w:hAnsi="Segoe UI" w:cs="Segoe UI"/>
          <w:color w:val="6A737D"/>
          <w:sz w:val="26"/>
        </w:rPr>
        <w:t>If you are a newcomer to the Deep Learning area, the first question you may have is "Which paper should I start reading from?"</w:t>
      </w:r>
    </w:p>
    <w:p w:rsidR="00CE7D39" w:rsidRPr="001F7D44" w:rsidRDefault="00CE7D39" w:rsidP="00CE7D39">
      <w:pPr>
        <w:pStyle w:val="NormalWeb"/>
        <w:spacing w:before="0" w:beforeAutospacing="0" w:after="0" w:afterAutospacing="0"/>
        <w:rPr>
          <w:rFonts w:ascii="Segoe UI" w:hAnsi="Segoe UI" w:cs="Segoe UI"/>
          <w:color w:val="6A737D"/>
          <w:sz w:val="26"/>
        </w:rPr>
      </w:pPr>
      <w:r w:rsidRPr="001F7D44">
        <w:rPr>
          <w:rFonts w:ascii="Segoe UI" w:hAnsi="Segoe UI" w:cs="Segoe UI"/>
          <w:color w:val="6A737D"/>
          <w:sz w:val="26"/>
        </w:rPr>
        <w:t>Here is a reading roadmap of Deep Learning papers!</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The roadmap is constructed in accordance with the following four guidelines:</w:t>
      </w:r>
    </w:p>
    <w:p w:rsidR="00CE7D39" w:rsidRPr="001F7D44" w:rsidRDefault="00CE7D39" w:rsidP="00C06FD0">
      <w:pPr>
        <w:numPr>
          <w:ilvl w:val="0"/>
          <w:numId w:val="38"/>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From outline to detail</w:t>
      </w:r>
    </w:p>
    <w:p w:rsidR="00CE7D39" w:rsidRPr="001F7D44" w:rsidRDefault="00CE7D39" w:rsidP="00C06FD0">
      <w:pPr>
        <w:numPr>
          <w:ilvl w:val="0"/>
          <w:numId w:val="3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From old to state-of-the-art</w:t>
      </w:r>
    </w:p>
    <w:p w:rsidR="00CE7D39" w:rsidRPr="001F7D44" w:rsidRDefault="00CE7D39" w:rsidP="00C06FD0">
      <w:pPr>
        <w:numPr>
          <w:ilvl w:val="0"/>
          <w:numId w:val="3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from generic to specific areas</w:t>
      </w:r>
    </w:p>
    <w:p w:rsidR="00CE7D39" w:rsidRPr="001F7D44" w:rsidRDefault="00CE7D39" w:rsidP="00C06FD0">
      <w:pPr>
        <w:numPr>
          <w:ilvl w:val="0"/>
          <w:numId w:val="3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focus on state-of-the-art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You will find many papers that are quite new but really worth reading.</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 would continue adding papers to this roadmap.</w:t>
      </w:r>
    </w:p>
    <w:p w:rsidR="00CE7D39" w:rsidRPr="001F7D44" w:rsidRDefault="0070392A" w:rsidP="00CE7D39">
      <w:pPr>
        <w:spacing w:before="360" w:after="360"/>
        <w:rPr>
          <w:rFonts w:ascii="Times New Roman" w:hAnsi="Times New Roman" w:cs="Times New Roman"/>
          <w:sz w:val="24"/>
        </w:rPr>
      </w:pPr>
      <w:r w:rsidRPr="001F7D44">
        <w:rPr>
          <w:sz w:val="24"/>
        </w:rPr>
        <w:pict>
          <v:rect id="_x0000_i1034" style="width:0;height:3pt" o:hralign="center" o:hrstd="t" o:hrnoshade="t" o:hr="t" fillcolor="#24292e" stroked="f"/>
        </w:pict>
      </w:r>
    </w:p>
    <w:p w:rsidR="00CE7D39" w:rsidRPr="001F7D44" w:rsidRDefault="00CE7D39" w:rsidP="000629EA">
      <w:pPr>
        <w:pStyle w:val="Heading2"/>
        <w:rPr>
          <w:sz w:val="38"/>
        </w:rPr>
      </w:pPr>
      <w:bookmarkStart w:id="49" w:name="_Toc494530783"/>
      <w:r w:rsidRPr="001F7D44">
        <w:rPr>
          <w:sz w:val="38"/>
        </w:rPr>
        <w:t>1 Deep Learning History and Basics</w:t>
      </w:r>
      <w:bookmarkEnd w:id="49"/>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0" w:name="_Toc494530784"/>
      <w:r w:rsidRPr="001F7D44">
        <w:rPr>
          <w:rFonts w:ascii="Segoe UI" w:hAnsi="Segoe UI" w:cs="Segoe UI"/>
          <w:color w:val="24292E"/>
          <w:sz w:val="38"/>
        </w:rPr>
        <w:t>1.0 Book</w:t>
      </w:r>
      <w:bookmarkEnd w:id="50"/>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[0]</w:t>
      </w:r>
      <w:r w:rsidRPr="001F7D44">
        <w:rPr>
          <w:rFonts w:ascii="Segoe UI" w:hAnsi="Segoe UI" w:cs="Segoe UI"/>
          <w:color w:val="24292E"/>
          <w:sz w:val="26"/>
        </w:rPr>
        <w:t> Bengio, Yoshua, Ian J. Goodfellow, and Aaron Courville. "</w:t>
      </w:r>
      <w:r w:rsidRPr="001F7D44">
        <w:rPr>
          <w:rStyle w:val="Strong"/>
          <w:rFonts w:ascii="Segoe UI" w:hAnsi="Segoe UI" w:cs="Segoe UI"/>
          <w:color w:val="24292E"/>
          <w:sz w:val="26"/>
        </w:rPr>
        <w:t>Deep learning</w:t>
      </w:r>
      <w:r w:rsidRPr="001F7D44">
        <w:rPr>
          <w:rFonts w:ascii="Segoe UI" w:hAnsi="Segoe UI" w:cs="Segoe UI"/>
          <w:color w:val="24292E"/>
          <w:sz w:val="26"/>
        </w:rPr>
        <w:t>." An MIT Press book. (2015). </w:t>
      </w:r>
      <w:hyperlink r:id="rId132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(Deep Learning Bible, you can read this book while reading following papers.)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1" w:name="_Toc494530785"/>
      <w:r w:rsidRPr="001F7D44">
        <w:rPr>
          <w:rFonts w:ascii="Segoe UI" w:hAnsi="Segoe UI" w:cs="Segoe UI"/>
          <w:color w:val="24292E"/>
          <w:sz w:val="38"/>
        </w:rPr>
        <w:t>1.1 Survey</w:t>
      </w:r>
      <w:bookmarkEnd w:id="51"/>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LeCun, Yann, Yoshua Bengio, and Geoffrey Hinton. "</w:t>
      </w:r>
      <w:r w:rsidRPr="001F7D44">
        <w:rPr>
          <w:rStyle w:val="Strong"/>
          <w:rFonts w:ascii="Segoe UI" w:hAnsi="Segoe UI" w:cs="Segoe UI"/>
          <w:color w:val="24292E"/>
          <w:sz w:val="26"/>
        </w:rPr>
        <w:t>Deep learning</w:t>
      </w:r>
      <w:r w:rsidRPr="001F7D44">
        <w:rPr>
          <w:rFonts w:ascii="Segoe UI" w:hAnsi="Segoe UI" w:cs="Segoe UI"/>
          <w:color w:val="24292E"/>
          <w:sz w:val="26"/>
        </w:rPr>
        <w:t>." Nature 521.7553 (2015): 436-444. </w:t>
      </w:r>
      <w:hyperlink r:id="rId132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(Three Giants' Survey)</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2" w:name="_Toc494530786"/>
      <w:r w:rsidRPr="001F7D44">
        <w:rPr>
          <w:rFonts w:ascii="Segoe UI" w:hAnsi="Segoe UI" w:cs="Segoe UI"/>
          <w:color w:val="24292E"/>
          <w:sz w:val="38"/>
        </w:rPr>
        <w:t>1.2 Deep Belief Network(DBN</w:t>
      </w:r>
      <w:proofErr w:type="gramStart"/>
      <w:r w:rsidRPr="001F7D44">
        <w:rPr>
          <w:rFonts w:ascii="Segoe UI" w:hAnsi="Segoe UI" w:cs="Segoe UI"/>
          <w:color w:val="24292E"/>
          <w:sz w:val="38"/>
        </w:rPr>
        <w:t>)(</w:t>
      </w:r>
      <w:proofErr w:type="gramEnd"/>
      <w:r w:rsidRPr="001F7D44">
        <w:rPr>
          <w:rFonts w:ascii="Segoe UI" w:hAnsi="Segoe UI" w:cs="Segoe UI"/>
          <w:color w:val="24292E"/>
          <w:sz w:val="38"/>
        </w:rPr>
        <w:t>Milestone of Deep Learning Eve)</w:t>
      </w:r>
      <w:bookmarkEnd w:id="52"/>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Hinton, Geoffrey E., Simon Osindero, and Yee-Whye Teh. "</w:t>
      </w:r>
      <w:r w:rsidRPr="001F7D44">
        <w:rPr>
          <w:rStyle w:val="Strong"/>
          <w:rFonts w:ascii="Segoe UI" w:hAnsi="Segoe UI" w:cs="Segoe UI"/>
          <w:color w:val="24292E"/>
          <w:sz w:val="26"/>
        </w:rPr>
        <w:t>A fast learning algorithm for deep belief nets</w:t>
      </w:r>
      <w:r w:rsidRPr="001F7D44">
        <w:rPr>
          <w:rFonts w:ascii="Segoe UI" w:hAnsi="Segoe UI" w:cs="Segoe UI"/>
          <w:color w:val="24292E"/>
          <w:sz w:val="26"/>
        </w:rPr>
        <w:t>." Neural computation 18.7 (2006): 1527-1554. </w:t>
      </w:r>
      <w:hyperlink r:id="rId1323"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(Deep Learning Eve)</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Hinton, Geoffrey E., and Ruslan R. Salakhutdinov. "</w:t>
      </w:r>
      <w:r w:rsidRPr="001F7D44">
        <w:rPr>
          <w:rStyle w:val="Strong"/>
          <w:rFonts w:ascii="Segoe UI" w:hAnsi="Segoe UI" w:cs="Segoe UI"/>
          <w:color w:val="24292E"/>
          <w:sz w:val="26"/>
        </w:rPr>
        <w:t>Reducing the dimensionality of data with neural networks</w:t>
      </w:r>
      <w:r w:rsidRPr="001F7D44">
        <w:rPr>
          <w:rFonts w:ascii="Segoe UI" w:hAnsi="Segoe UI" w:cs="Segoe UI"/>
          <w:color w:val="24292E"/>
          <w:sz w:val="26"/>
        </w:rPr>
        <w:t>." Science 313.5786 (2006): 504-507. </w:t>
      </w:r>
      <w:hyperlink r:id="rId132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(Milestone, Show the promise of deep learning)</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3" w:name="_Toc494530787"/>
      <w:r w:rsidRPr="001F7D44">
        <w:rPr>
          <w:rFonts w:ascii="Segoe UI" w:hAnsi="Segoe UI" w:cs="Segoe UI"/>
          <w:color w:val="24292E"/>
          <w:sz w:val="38"/>
        </w:rPr>
        <w:t>1.3 ImageNet Evolution</w:t>
      </w:r>
      <w:r w:rsidRPr="001F7D44">
        <w:rPr>
          <w:rFonts w:ascii="微软雅黑" w:eastAsia="微软雅黑" w:hAnsi="微软雅黑" w:cs="微软雅黑" w:hint="eastAsia"/>
          <w:color w:val="24292E"/>
          <w:sz w:val="38"/>
        </w:rPr>
        <w:t>（</w:t>
      </w:r>
      <w:r w:rsidRPr="001F7D44">
        <w:rPr>
          <w:rFonts w:ascii="Segoe UI" w:hAnsi="Segoe UI" w:cs="Segoe UI"/>
          <w:color w:val="24292E"/>
          <w:sz w:val="38"/>
        </w:rPr>
        <w:t>Deep Learning broke out from here</w:t>
      </w:r>
      <w:r w:rsidRPr="001F7D44">
        <w:rPr>
          <w:rFonts w:ascii="微软雅黑" w:eastAsia="微软雅黑" w:hAnsi="微软雅黑" w:cs="微软雅黑" w:hint="eastAsia"/>
          <w:color w:val="24292E"/>
          <w:sz w:val="38"/>
        </w:rPr>
        <w:t>）</w:t>
      </w:r>
      <w:bookmarkEnd w:id="53"/>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Krizhevsky, Alex, Ilya Sutskever, and Geoffrey E. Hinton. "</w:t>
      </w:r>
      <w:r w:rsidRPr="001F7D44">
        <w:rPr>
          <w:rStyle w:val="Strong"/>
          <w:rFonts w:ascii="Segoe UI" w:hAnsi="Segoe UI" w:cs="Segoe UI"/>
          <w:color w:val="24292E"/>
          <w:sz w:val="26"/>
        </w:rPr>
        <w:t>Imagenet classification with deep convolutional neural networks</w:t>
      </w:r>
      <w:r w:rsidRPr="001F7D44">
        <w:rPr>
          <w:rFonts w:ascii="Segoe UI" w:hAnsi="Segoe UI" w:cs="Segoe UI"/>
          <w:color w:val="24292E"/>
          <w:sz w:val="26"/>
        </w:rPr>
        <w:t>." Advances in neural information processing systems. 2012. </w:t>
      </w:r>
      <w:hyperlink r:id="rId132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(AlexNet, Deep Learning </w:t>
      </w:r>
      <w:proofErr w:type="gramStart"/>
      <w:r w:rsidRPr="001F7D44">
        <w:rPr>
          <w:rStyle w:val="Strong"/>
          <w:rFonts w:ascii="Segoe UI" w:hAnsi="Segoe UI" w:cs="Segoe UI"/>
          <w:color w:val="24292E"/>
          <w:sz w:val="26"/>
        </w:rPr>
        <w:t>Breakthrough)</w:t>
      </w:r>
      <w:r w:rsidRPr="001F7D44">
        <w:rPr>
          <w:rFonts w:ascii="Segoe UI Emoji" w:hAnsi="Segoe UI Emoji" w:cs="Segoe UI Emoji"/>
          <w:color w:val="24292E"/>
          <w:sz w:val="26"/>
        </w:rPr>
        <w:t>⭐</w:t>
      </w:r>
      <w:proofErr w:type="gramEnd"/>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Simonyan, Karen, and Andrew Zisserman. "</w:t>
      </w:r>
      <w:r w:rsidRPr="001F7D44">
        <w:rPr>
          <w:rStyle w:val="Strong"/>
          <w:rFonts w:ascii="Segoe UI" w:hAnsi="Segoe UI" w:cs="Segoe UI"/>
          <w:color w:val="24292E"/>
          <w:sz w:val="26"/>
        </w:rPr>
        <w:t>Very deep convolutional networks for large-scale image recognition</w:t>
      </w:r>
      <w:r w:rsidRPr="001F7D44">
        <w:rPr>
          <w:rFonts w:ascii="Segoe UI" w:hAnsi="Segoe UI" w:cs="Segoe UI"/>
          <w:color w:val="24292E"/>
          <w:sz w:val="26"/>
        </w:rPr>
        <w:t>." arXiv preprint arXiv:1409.1556 (2014). </w:t>
      </w:r>
      <w:hyperlink r:id="rId132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VGGNet,Neural</w:t>
      </w:r>
      <w:proofErr w:type="gramEnd"/>
      <w:r w:rsidRPr="001F7D44">
        <w:rPr>
          <w:rStyle w:val="Strong"/>
          <w:rFonts w:ascii="Segoe UI" w:hAnsi="Segoe UI" w:cs="Segoe UI"/>
          <w:color w:val="24292E"/>
          <w:sz w:val="26"/>
        </w:rPr>
        <w:t xml:space="preserve"> Networks become very deep!)</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Szegedy, Christian, et al. "</w:t>
      </w:r>
      <w:r w:rsidRPr="001F7D44">
        <w:rPr>
          <w:rStyle w:val="Strong"/>
          <w:rFonts w:ascii="Segoe UI" w:hAnsi="Segoe UI" w:cs="Segoe UI"/>
          <w:color w:val="24292E"/>
          <w:sz w:val="26"/>
        </w:rPr>
        <w:t>Going deeper with convolutions</w:t>
      </w:r>
      <w:r w:rsidRPr="001F7D44">
        <w:rPr>
          <w:rFonts w:ascii="Segoe UI" w:hAnsi="Segoe UI" w:cs="Segoe UI"/>
          <w:color w:val="24292E"/>
          <w:sz w:val="26"/>
        </w:rPr>
        <w:t>." Proceedings of the IEEE Conference on Computer Vision and Pattern Recognition. 2015. </w:t>
      </w:r>
      <w:hyperlink r:id="rId132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(GoogLeNet)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He, Kaiming, et al. "</w:t>
      </w:r>
      <w:r w:rsidRPr="001F7D44">
        <w:rPr>
          <w:rStyle w:val="Strong"/>
          <w:rFonts w:ascii="Segoe UI" w:hAnsi="Segoe UI" w:cs="Segoe UI"/>
          <w:color w:val="24292E"/>
          <w:sz w:val="26"/>
        </w:rPr>
        <w:t>Deep residual learning for image recognition</w:t>
      </w:r>
      <w:r w:rsidRPr="001F7D44">
        <w:rPr>
          <w:rFonts w:ascii="Segoe UI" w:hAnsi="Segoe UI" w:cs="Segoe UI"/>
          <w:color w:val="24292E"/>
          <w:sz w:val="26"/>
        </w:rPr>
        <w:t>." arXiv preprint arXiv:1512.03385 (2015). </w:t>
      </w:r>
      <w:hyperlink r:id="rId1328"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ResNet,Very</w:t>
      </w:r>
      <w:proofErr w:type="gramEnd"/>
      <w:r w:rsidRPr="001F7D44">
        <w:rPr>
          <w:rStyle w:val="Strong"/>
          <w:rFonts w:ascii="Segoe UI" w:hAnsi="Segoe UI" w:cs="Segoe UI"/>
          <w:color w:val="24292E"/>
          <w:sz w:val="26"/>
        </w:rPr>
        <w:t xml:space="preserve"> very deep networks, CVPR best paper)</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4" w:name="_Toc494530788"/>
      <w:r w:rsidRPr="001F7D44">
        <w:rPr>
          <w:rFonts w:ascii="Segoe UI" w:hAnsi="Segoe UI" w:cs="Segoe UI"/>
          <w:color w:val="24292E"/>
          <w:sz w:val="38"/>
        </w:rPr>
        <w:t>1.4 Speech Recognition Evolution</w:t>
      </w:r>
      <w:bookmarkEnd w:id="54"/>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[8]</w:t>
      </w:r>
      <w:r w:rsidRPr="001F7D44">
        <w:rPr>
          <w:rFonts w:ascii="Segoe UI" w:hAnsi="Segoe UI" w:cs="Segoe UI"/>
          <w:color w:val="24292E"/>
          <w:sz w:val="26"/>
        </w:rPr>
        <w:t> Hinton, Geoffrey, et al. "</w:t>
      </w:r>
      <w:r w:rsidRPr="001F7D44">
        <w:rPr>
          <w:rStyle w:val="Strong"/>
          <w:rFonts w:ascii="Segoe UI" w:hAnsi="Segoe UI" w:cs="Segoe UI"/>
          <w:color w:val="24292E"/>
          <w:sz w:val="26"/>
        </w:rPr>
        <w:t>Deep neural networks for acoustic modeling in speech recognition: The shared views of four research groups</w:t>
      </w:r>
      <w:r w:rsidRPr="001F7D44">
        <w:rPr>
          <w:rFonts w:ascii="Segoe UI" w:hAnsi="Segoe UI" w:cs="Segoe UI"/>
          <w:color w:val="24292E"/>
          <w:sz w:val="26"/>
        </w:rPr>
        <w:t>." IEEE Signal Processing Magazine 29.6 (2012): 82-97. </w:t>
      </w:r>
      <w:hyperlink r:id="rId132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(Breakthrough in speech </w:t>
      </w:r>
      <w:proofErr w:type="gramStart"/>
      <w:r w:rsidRPr="001F7D44">
        <w:rPr>
          <w:rStyle w:val="Strong"/>
          <w:rFonts w:ascii="Segoe UI" w:hAnsi="Segoe UI" w:cs="Segoe UI"/>
          <w:color w:val="24292E"/>
          <w:sz w:val="26"/>
        </w:rPr>
        <w:t>recognition)</w:t>
      </w:r>
      <w:r w:rsidRPr="001F7D44">
        <w:rPr>
          <w:rFonts w:ascii="Segoe UI Emoji" w:hAnsi="Segoe UI Emoji" w:cs="Segoe UI Emoji"/>
          <w:color w:val="24292E"/>
          <w:sz w:val="26"/>
        </w:rPr>
        <w:t>⭐</w:t>
      </w:r>
      <w:proofErr w:type="gramEnd"/>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[9]</w:t>
      </w:r>
      <w:r w:rsidRPr="001F7D44">
        <w:rPr>
          <w:rFonts w:ascii="Segoe UI" w:hAnsi="Segoe UI" w:cs="Segoe UI"/>
          <w:color w:val="24292E"/>
          <w:sz w:val="26"/>
        </w:rPr>
        <w:t> Graves, Alex, Abdel-rahman Mohamed, and Geoffrey Hinton. "</w:t>
      </w:r>
      <w:r w:rsidRPr="001F7D44">
        <w:rPr>
          <w:rStyle w:val="Strong"/>
          <w:rFonts w:ascii="Segoe UI" w:hAnsi="Segoe UI" w:cs="Segoe UI"/>
          <w:color w:val="24292E"/>
          <w:sz w:val="26"/>
        </w:rPr>
        <w:t>Speech recognition with deep recurrent neural networks</w:t>
      </w:r>
      <w:r w:rsidRPr="001F7D44">
        <w:rPr>
          <w:rFonts w:ascii="Segoe UI" w:hAnsi="Segoe UI" w:cs="Segoe UI"/>
          <w:color w:val="24292E"/>
          <w:sz w:val="26"/>
        </w:rPr>
        <w:t>." 2013 IEEE international conference on acoustics, speech and signal processing. IEEE, 2013. </w:t>
      </w:r>
      <w:hyperlink r:id="rId133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(RNN)</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[10]</w:t>
      </w:r>
      <w:r w:rsidRPr="001F7D44">
        <w:rPr>
          <w:rFonts w:ascii="Segoe UI" w:hAnsi="Segoe UI" w:cs="Segoe UI"/>
          <w:color w:val="24292E"/>
          <w:sz w:val="26"/>
        </w:rPr>
        <w:t> Graves, Alex, and Navdeep Jaitly. "</w:t>
      </w:r>
      <w:r w:rsidRPr="001F7D44">
        <w:rPr>
          <w:rStyle w:val="Strong"/>
          <w:rFonts w:ascii="Segoe UI" w:hAnsi="Segoe UI" w:cs="Segoe UI"/>
          <w:color w:val="24292E"/>
          <w:sz w:val="26"/>
        </w:rPr>
        <w:t>Towards End-To-End Speech Recognition with Recurrent Neural Networks</w:t>
      </w:r>
      <w:r w:rsidRPr="001F7D44">
        <w:rPr>
          <w:rFonts w:ascii="Segoe UI" w:hAnsi="Segoe UI" w:cs="Segoe UI"/>
          <w:color w:val="24292E"/>
          <w:sz w:val="26"/>
        </w:rPr>
        <w:t>." ICML. Vol. 14. 2014. </w:t>
      </w:r>
      <w:hyperlink r:id="rId1331"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[11]</w:t>
      </w:r>
      <w:r w:rsidRPr="001F7D44">
        <w:rPr>
          <w:rFonts w:ascii="Segoe UI" w:hAnsi="Segoe UI" w:cs="Segoe UI"/>
          <w:color w:val="24292E"/>
          <w:sz w:val="26"/>
        </w:rPr>
        <w:t> Sak, Haşim, et al. "</w:t>
      </w:r>
      <w:r w:rsidRPr="001F7D44">
        <w:rPr>
          <w:rStyle w:val="Strong"/>
          <w:rFonts w:ascii="Segoe UI" w:hAnsi="Segoe UI" w:cs="Segoe UI"/>
          <w:color w:val="24292E"/>
          <w:sz w:val="26"/>
        </w:rPr>
        <w:t>Fast and accurate recurrent neural network acoustic models for speech recognition</w:t>
      </w:r>
      <w:r w:rsidRPr="001F7D44">
        <w:rPr>
          <w:rFonts w:ascii="Segoe UI" w:hAnsi="Segoe UI" w:cs="Segoe UI"/>
          <w:color w:val="24292E"/>
          <w:sz w:val="26"/>
        </w:rPr>
        <w:t>." arXiv preprint arXiv:1507.06947 (2015). </w:t>
      </w:r>
      <w:hyperlink r:id="rId133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(Google Speech Recognition System)</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[12]</w:t>
      </w:r>
      <w:r w:rsidRPr="001F7D44">
        <w:rPr>
          <w:rFonts w:ascii="Segoe UI" w:hAnsi="Segoe UI" w:cs="Segoe UI"/>
          <w:color w:val="24292E"/>
          <w:sz w:val="26"/>
        </w:rPr>
        <w:t> Amodei, Dario, et al. "</w:t>
      </w:r>
      <w:r w:rsidRPr="001F7D44">
        <w:rPr>
          <w:rStyle w:val="Strong"/>
          <w:rFonts w:ascii="Segoe UI" w:hAnsi="Segoe UI" w:cs="Segoe UI"/>
          <w:color w:val="24292E"/>
          <w:sz w:val="26"/>
        </w:rPr>
        <w:t>Deep speech 2: End-to-end speech recognition in english and mandarin</w:t>
      </w:r>
      <w:r w:rsidRPr="001F7D44">
        <w:rPr>
          <w:rFonts w:ascii="Segoe UI" w:hAnsi="Segoe UI" w:cs="Segoe UI"/>
          <w:color w:val="24292E"/>
          <w:sz w:val="26"/>
        </w:rPr>
        <w:t>." arXiv preprint arXiv:1512.02595 (2015). </w:t>
      </w:r>
      <w:hyperlink r:id="rId133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(Baidu Speech Recognition System)</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[13]</w:t>
      </w:r>
      <w:r w:rsidRPr="001F7D44">
        <w:rPr>
          <w:rFonts w:ascii="Segoe UI" w:hAnsi="Segoe UI" w:cs="Segoe UI"/>
          <w:color w:val="24292E"/>
          <w:sz w:val="26"/>
        </w:rPr>
        <w:t> W. Xiong, J. Droppo, X. Huang, F. Seide, M. Seltzer, A. Stolcke, D. Yu, G. Zweig "</w:t>
      </w:r>
      <w:r w:rsidRPr="001F7D44">
        <w:rPr>
          <w:rStyle w:val="Strong"/>
          <w:rFonts w:ascii="Segoe UI" w:hAnsi="Segoe UI" w:cs="Segoe UI"/>
          <w:color w:val="24292E"/>
          <w:sz w:val="26"/>
        </w:rPr>
        <w:t>Achieving Human Parity in Conversational Speech Recognition</w:t>
      </w:r>
      <w:r w:rsidRPr="001F7D44">
        <w:rPr>
          <w:rFonts w:ascii="Segoe UI" w:hAnsi="Segoe UI" w:cs="Segoe UI"/>
          <w:color w:val="24292E"/>
          <w:sz w:val="26"/>
        </w:rPr>
        <w:t>." arXiv preprint arXiv:1610.05256 (2016). </w:t>
      </w:r>
      <w:hyperlink r:id="rId133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(State-of-the-art in speech recognition, </w:t>
      </w:r>
      <w:proofErr w:type="gramStart"/>
      <w:r w:rsidRPr="001F7D44">
        <w:rPr>
          <w:rStyle w:val="Strong"/>
          <w:rFonts w:ascii="Segoe UI" w:hAnsi="Segoe UI" w:cs="Segoe UI"/>
          <w:color w:val="24292E"/>
          <w:sz w:val="26"/>
        </w:rPr>
        <w:t>Microsoft)</w:t>
      </w:r>
      <w:r w:rsidRPr="001F7D44">
        <w:rPr>
          <w:rFonts w:ascii="Segoe UI Emoji" w:hAnsi="Segoe UI Emoji" w:cs="Segoe UI Emoji"/>
          <w:color w:val="24292E"/>
          <w:sz w:val="26"/>
        </w:rPr>
        <w:t>⭐</w:t>
      </w:r>
      <w:proofErr w:type="gramEnd"/>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0" w:afterAutospacing="0"/>
        <w:rPr>
          <w:rFonts w:ascii="Segoe UI" w:hAnsi="Segoe UI" w:cs="Segoe UI"/>
          <w:color w:val="6A737D"/>
          <w:sz w:val="26"/>
        </w:rPr>
      </w:pPr>
      <w:r w:rsidRPr="001F7D44">
        <w:rPr>
          <w:rFonts w:ascii="Segoe UI" w:hAnsi="Segoe UI" w:cs="Segoe UI"/>
          <w:color w:val="6A737D"/>
          <w:sz w:val="26"/>
        </w:rPr>
        <w:t xml:space="preserve">After reading above papers, you will have a basic understanding of the Deep Learning history, the basic architectures of Deep Learning </w:t>
      </w:r>
      <w:proofErr w:type="gramStart"/>
      <w:r w:rsidRPr="001F7D44">
        <w:rPr>
          <w:rFonts w:ascii="Segoe UI" w:hAnsi="Segoe UI" w:cs="Segoe UI"/>
          <w:color w:val="6A737D"/>
          <w:sz w:val="26"/>
        </w:rPr>
        <w:t>model(</w:t>
      </w:r>
      <w:proofErr w:type="gramEnd"/>
      <w:r w:rsidRPr="001F7D44">
        <w:rPr>
          <w:rFonts w:ascii="Segoe UI" w:hAnsi="Segoe UI" w:cs="Segoe UI"/>
          <w:color w:val="6A737D"/>
          <w:sz w:val="26"/>
        </w:rPr>
        <w:t>including CNN, RNN, LSTM) and how deep learning can be applied to image and speech recognition issues. The following papers will take you in-depth understanding of the Deep Learning method, Deep Learning in different areas of application and the frontiers. I suggest that you can choose the following papers based on your interests and research direction.</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#2 Deep Learning Method</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5" w:name="_Toc494530789"/>
      <w:r w:rsidRPr="001F7D44">
        <w:rPr>
          <w:rFonts w:ascii="Segoe UI" w:hAnsi="Segoe UI" w:cs="Segoe UI"/>
          <w:color w:val="24292E"/>
          <w:sz w:val="38"/>
        </w:rPr>
        <w:t>2.1 Model</w:t>
      </w:r>
      <w:bookmarkEnd w:id="55"/>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[14]</w:t>
      </w:r>
      <w:r w:rsidRPr="001F7D44">
        <w:rPr>
          <w:rFonts w:ascii="Segoe UI" w:hAnsi="Segoe UI" w:cs="Segoe UI"/>
          <w:color w:val="24292E"/>
          <w:sz w:val="26"/>
        </w:rPr>
        <w:t> Hinton, Geoffrey E., et al. "</w:t>
      </w:r>
      <w:r w:rsidRPr="001F7D44">
        <w:rPr>
          <w:rStyle w:val="Strong"/>
          <w:rFonts w:ascii="Segoe UI" w:hAnsi="Segoe UI" w:cs="Segoe UI"/>
          <w:color w:val="24292E"/>
          <w:sz w:val="26"/>
        </w:rPr>
        <w:t>Improving neural networks by preventing co-adaptation of feature detectors</w:t>
      </w:r>
      <w:r w:rsidRPr="001F7D44">
        <w:rPr>
          <w:rFonts w:ascii="Segoe UI" w:hAnsi="Segoe UI" w:cs="Segoe UI"/>
          <w:color w:val="24292E"/>
          <w:sz w:val="26"/>
        </w:rPr>
        <w:t>." arXiv preprint arXiv:1207.0580 (2012). </w:t>
      </w:r>
      <w:hyperlink r:id="rId133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(Dropout)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[15]</w:t>
      </w:r>
      <w:r w:rsidRPr="001F7D44">
        <w:rPr>
          <w:rFonts w:ascii="Segoe UI" w:hAnsi="Segoe UI" w:cs="Segoe UI"/>
          <w:color w:val="24292E"/>
          <w:sz w:val="26"/>
        </w:rPr>
        <w:t> Srivastava, Nitish, et al. "</w:t>
      </w:r>
      <w:r w:rsidRPr="001F7D44">
        <w:rPr>
          <w:rStyle w:val="Strong"/>
          <w:rFonts w:ascii="Segoe UI" w:hAnsi="Segoe UI" w:cs="Segoe UI"/>
          <w:color w:val="24292E"/>
          <w:sz w:val="26"/>
        </w:rPr>
        <w:t>Dropout: a simple way to prevent neural networks from overfitting</w:t>
      </w:r>
      <w:r w:rsidRPr="001F7D44">
        <w:rPr>
          <w:rFonts w:ascii="Segoe UI" w:hAnsi="Segoe UI" w:cs="Segoe UI"/>
          <w:color w:val="24292E"/>
          <w:sz w:val="26"/>
        </w:rPr>
        <w:t>." Journal of Machine Learning Research 15.1 (2014): 1929-1958. </w:t>
      </w:r>
      <w:hyperlink r:id="rId133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[16]</w:t>
      </w:r>
      <w:r w:rsidRPr="001F7D44">
        <w:rPr>
          <w:rFonts w:ascii="Segoe UI" w:hAnsi="Segoe UI" w:cs="Segoe UI"/>
          <w:color w:val="24292E"/>
          <w:sz w:val="26"/>
        </w:rPr>
        <w:t> Ioffe, Sergey, and Christian Szegedy. "</w:t>
      </w:r>
      <w:r w:rsidRPr="001F7D44">
        <w:rPr>
          <w:rStyle w:val="Strong"/>
          <w:rFonts w:ascii="Segoe UI" w:hAnsi="Segoe UI" w:cs="Segoe UI"/>
          <w:color w:val="24292E"/>
          <w:sz w:val="26"/>
        </w:rPr>
        <w:t>Batch normalization: Accelerating deep network training by reducing internal covariate shift</w:t>
      </w:r>
      <w:r w:rsidRPr="001F7D44">
        <w:rPr>
          <w:rFonts w:ascii="Segoe UI" w:hAnsi="Segoe UI" w:cs="Segoe UI"/>
          <w:color w:val="24292E"/>
          <w:sz w:val="26"/>
        </w:rPr>
        <w:t>." arXiv preprint arXiv:1502.03167 (2015). </w:t>
      </w:r>
      <w:hyperlink r:id="rId133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(An outstanding Work in 2015)</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[17]</w:t>
      </w:r>
      <w:r w:rsidRPr="001F7D44">
        <w:rPr>
          <w:rFonts w:ascii="Segoe UI" w:hAnsi="Segoe UI" w:cs="Segoe UI"/>
          <w:color w:val="24292E"/>
          <w:sz w:val="26"/>
        </w:rPr>
        <w:t> Ba, Jimmy Lei, Jamie Ryan Kiros, and Geoffrey E. Hinton. "</w:t>
      </w:r>
      <w:r w:rsidRPr="001F7D44">
        <w:rPr>
          <w:rStyle w:val="Strong"/>
          <w:rFonts w:ascii="Segoe UI" w:hAnsi="Segoe UI" w:cs="Segoe UI"/>
          <w:color w:val="24292E"/>
          <w:sz w:val="26"/>
        </w:rPr>
        <w:t>Layer normalization</w:t>
      </w:r>
      <w:r w:rsidRPr="001F7D44">
        <w:rPr>
          <w:rFonts w:ascii="Segoe UI" w:hAnsi="Segoe UI" w:cs="Segoe UI"/>
          <w:color w:val="24292E"/>
          <w:sz w:val="26"/>
        </w:rPr>
        <w:t>." arXiv preprint arXiv:1607.06450 (2016). </w:t>
      </w:r>
      <w:hyperlink r:id="rId133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(Update of Batch Normalization)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[18]</w:t>
      </w:r>
      <w:r w:rsidRPr="001F7D44">
        <w:rPr>
          <w:rFonts w:ascii="Segoe UI" w:hAnsi="Segoe UI" w:cs="Segoe UI"/>
          <w:color w:val="24292E"/>
          <w:sz w:val="26"/>
        </w:rPr>
        <w:t> Courbariaux, Matthieu, et al. "</w:t>
      </w:r>
      <w:r w:rsidRPr="001F7D44">
        <w:rPr>
          <w:rStyle w:val="Strong"/>
          <w:rFonts w:ascii="Segoe UI" w:hAnsi="Segoe UI" w:cs="Segoe UI"/>
          <w:color w:val="24292E"/>
          <w:sz w:val="26"/>
        </w:rPr>
        <w:t>Binarized Neural Networks: Training Neural Networks with Weights and Activations Constrained to+ 1 or−1</w:t>
      </w:r>
      <w:r w:rsidRPr="001F7D44">
        <w:rPr>
          <w:rFonts w:ascii="Segoe UI" w:hAnsi="Segoe UI" w:cs="Segoe UI"/>
          <w:color w:val="24292E"/>
          <w:sz w:val="26"/>
        </w:rPr>
        <w:t>." </w:t>
      </w:r>
      <w:hyperlink r:id="rId133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(New </w:t>
      </w:r>
      <w:proofErr w:type="gramStart"/>
      <w:r w:rsidRPr="001F7D44">
        <w:rPr>
          <w:rStyle w:val="Strong"/>
          <w:rFonts w:ascii="Segoe UI" w:hAnsi="Segoe UI" w:cs="Segoe UI"/>
          <w:color w:val="24292E"/>
          <w:sz w:val="26"/>
        </w:rPr>
        <w:t>Model,Fast</w:t>
      </w:r>
      <w:proofErr w:type="gramEnd"/>
      <w:r w:rsidRPr="001F7D44">
        <w:rPr>
          <w:rStyle w:val="Strong"/>
          <w:rFonts w:ascii="Segoe UI" w:hAnsi="Segoe UI" w:cs="Segoe UI"/>
          <w:color w:val="24292E"/>
          <w:sz w:val="26"/>
        </w:rPr>
        <w: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[19]</w:t>
      </w:r>
      <w:r w:rsidRPr="001F7D44">
        <w:rPr>
          <w:rFonts w:ascii="Segoe UI" w:hAnsi="Segoe UI" w:cs="Segoe UI"/>
          <w:color w:val="24292E"/>
          <w:sz w:val="26"/>
        </w:rPr>
        <w:t> Jaderberg, Max, et al. "</w:t>
      </w:r>
      <w:r w:rsidRPr="001F7D44">
        <w:rPr>
          <w:rStyle w:val="Strong"/>
          <w:rFonts w:ascii="Segoe UI" w:hAnsi="Segoe UI" w:cs="Segoe UI"/>
          <w:color w:val="24292E"/>
          <w:sz w:val="26"/>
        </w:rPr>
        <w:t>Decoupled neural interfaces using synthetic gradients</w:t>
      </w:r>
      <w:r w:rsidRPr="001F7D44">
        <w:rPr>
          <w:rFonts w:ascii="Segoe UI" w:hAnsi="Segoe UI" w:cs="Segoe UI"/>
          <w:color w:val="24292E"/>
          <w:sz w:val="26"/>
        </w:rPr>
        <w:t>." arXiv preprint arXiv:1608.05343 (2016). </w:t>
      </w:r>
      <w:hyperlink r:id="rId134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(Innovation of Training </w:t>
      </w:r>
      <w:proofErr w:type="gramStart"/>
      <w:r w:rsidRPr="001F7D44">
        <w:rPr>
          <w:rStyle w:val="Strong"/>
          <w:rFonts w:ascii="Segoe UI" w:hAnsi="Segoe UI" w:cs="Segoe UI"/>
          <w:color w:val="24292E"/>
          <w:sz w:val="26"/>
        </w:rPr>
        <w:t>Method,Amazing</w:t>
      </w:r>
      <w:proofErr w:type="gramEnd"/>
      <w:r w:rsidRPr="001F7D44">
        <w:rPr>
          <w:rStyle w:val="Strong"/>
          <w:rFonts w:ascii="Segoe UI" w:hAnsi="Segoe UI" w:cs="Segoe UI"/>
          <w:color w:val="24292E"/>
          <w:sz w:val="26"/>
        </w:rPr>
        <w:t xml:space="preserve"> Work)</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[20]</w:t>
      </w:r>
      <w:r w:rsidRPr="001F7D44">
        <w:rPr>
          <w:rFonts w:ascii="Segoe UI" w:hAnsi="Segoe UI" w:cs="Segoe UI"/>
          <w:color w:val="24292E"/>
          <w:sz w:val="26"/>
        </w:rPr>
        <w:t> Chen, Tianqi, Ian Goodfellow, and Jonathon Shlens. "Net2net: Accelerating learning via knowledge transfer." arXiv preprint arXiv:1511.05641 (2015). </w:t>
      </w:r>
      <w:hyperlink r:id="rId134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(Modify previously trained network to reduce training epochs)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[21]</w:t>
      </w:r>
      <w:r w:rsidRPr="001F7D44">
        <w:rPr>
          <w:rFonts w:ascii="Segoe UI" w:hAnsi="Segoe UI" w:cs="Segoe UI"/>
          <w:color w:val="24292E"/>
          <w:sz w:val="26"/>
        </w:rPr>
        <w:t> Wei, Tao, et al. "Network Morphism." arXiv preprint arXiv:1603.01670 (2016). </w:t>
      </w:r>
      <w:hyperlink r:id="rId134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(Modify previously trained network to reduce training epochs)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6" w:name="_Toc494530790"/>
      <w:r w:rsidRPr="001F7D44">
        <w:rPr>
          <w:rFonts w:ascii="Segoe UI" w:hAnsi="Segoe UI" w:cs="Segoe UI"/>
          <w:color w:val="24292E"/>
          <w:sz w:val="38"/>
        </w:rPr>
        <w:t>2.2 Optimization</w:t>
      </w:r>
      <w:bookmarkEnd w:id="56"/>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[22]</w:t>
      </w:r>
      <w:r w:rsidRPr="001F7D44">
        <w:rPr>
          <w:rFonts w:ascii="Segoe UI" w:hAnsi="Segoe UI" w:cs="Segoe UI"/>
          <w:color w:val="24292E"/>
          <w:sz w:val="26"/>
        </w:rPr>
        <w:t> Sutskever, Ilya, et al. "</w:t>
      </w:r>
      <w:r w:rsidRPr="001F7D44">
        <w:rPr>
          <w:rStyle w:val="Strong"/>
          <w:rFonts w:ascii="Segoe UI" w:hAnsi="Segoe UI" w:cs="Segoe UI"/>
          <w:color w:val="24292E"/>
          <w:sz w:val="26"/>
        </w:rPr>
        <w:t>On the importance of initialization and momentum in deep learning</w:t>
      </w:r>
      <w:r w:rsidRPr="001F7D44">
        <w:rPr>
          <w:rFonts w:ascii="Segoe UI" w:hAnsi="Segoe UI" w:cs="Segoe UI"/>
          <w:color w:val="24292E"/>
          <w:sz w:val="26"/>
        </w:rPr>
        <w:t>." ICML (3) 28 (2013): 1139-1147. </w:t>
      </w:r>
      <w:hyperlink r:id="rId134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(Momentum optimizer)</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[23]</w:t>
      </w:r>
      <w:r w:rsidRPr="001F7D44">
        <w:rPr>
          <w:rFonts w:ascii="Segoe UI" w:hAnsi="Segoe UI" w:cs="Segoe UI"/>
          <w:color w:val="24292E"/>
          <w:sz w:val="26"/>
        </w:rPr>
        <w:t> Kingma, Diederik, and Jimmy Ba. "</w:t>
      </w:r>
      <w:r w:rsidRPr="001F7D44">
        <w:rPr>
          <w:rStyle w:val="Strong"/>
          <w:rFonts w:ascii="Segoe UI" w:hAnsi="Segoe UI" w:cs="Segoe UI"/>
          <w:color w:val="24292E"/>
          <w:sz w:val="26"/>
        </w:rPr>
        <w:t>Adam: A method for stochastic optimization</w:t>
      </w:r>
      <w:r w:rsidRPr="001F7D44">
        <w:rPr>
          <w:rFonts w:ascii="Segoe UI" w:hAnsi="Segoe UI" w:cs="Segoe UI"/>
          <w:color w:val="24292E"/>
          <w:sz w:val="26"/>
        </w:rPr>
        <w:t>." arXiv preprint arXiv:1412.6980 (2014). </w:t>
      </w:r>
      <w:hyperlink r:id="rId134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(Maybe used most often currently)</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[24]</w:t>
      </w:r>
      <w:r w:rsidRPr="001F7D44">
        <w:rPr>
          <w:rFonts w:ascii="Segoe UI" w:hAnsi="Segoe UI" w:cs="Segoe UI"/>
          <w:color w:val="24292E"/>
          <w:sz w:val="26"/>
        </w:rPr>
        <w:t> Andrychowicz, Marcin, et al. "</w:t>
      </w:r>
      <w:r w:rsidRPr="001F7D44">
        <w:rPr>
          <w:rStyle w:val="Strong"/>
          <w:rFonts w:ascii="Segoe UI" w:hAnsi="Segoe UI" w:cs="Segoe UI"/>
          <w:color w:val="24292E"/>
          <w:sz w:val="26"/>
        </w:rPr>
        <w:t>Learning to learn by gradient descent by gradient descent</w:t>
      </w:r>
      <w:r w:rsidRPr="001F7D44">
        <w:rPr>
          <w:rFonts w:ascii="Segoe UI" w:hAnsi="Segoe UI" w:cs="Segoe UI"/>
          <w:color w:val="24292E"/>
          <w:sz w:val="26"/>
        </w:rPr>
        <w:t>." arXiv preprint arXiv:1606.04474 (2016). </w:t>
      </w:r>
      <w:hyperlink r:id="rId134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(Neural </w:t>
      </w:r>
      <w:proofErr w:type="gramStart"/>
      <w:r w:rsidRPr="001F7D44">
        <w:rPr>
          <w:rStyle w:val="Strong"/>
          <w:rFonts w:ascii="Segoe UI" w:hAnsi="Segoe UI" w:cs="Segoe UI"/>
          <w:color w:val="24292E"/>
          <w:sz w:val="26"/>
        </w:rPr>
        <w:t>Optimizer,Amazing</w:t>
      </w:r>
      <w:proofErr w:type="gramEnd"/>
      <w:r w:rsidRPr="001F7D44">
        <w:rPr>
          <w:rStyle w:val="Strong"/>
          <w:rFonts w:ascii="Segoe UI" w:hAnsi="Segoe UI" w:cs="Segoe UI"/>
          <w:color w:val="24292E"/>
          <w:sz w:val="26"/>
        </w:rPr>
        <w:t xml:space="preserve"> Work)</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[25]</w:t>
      </w:r>
      <w:r w:rsidRPr="001F7D44">
        <w:rPr>
          <w:rFonts w:ascii="Segoe UI" w:hAnsi="Segoe UI" w:cs="Segoe UI"/>
          <w:color w:val="24292E"/>
          <w:sz w:val="26"/>
        </w:rPr>
        <w:t> Han, Song, Huizi Mao, and William J. Dally. "</w:t>
      </w:r>
      <w:r w:rsidRPr="001F7D44">
        <w:rPr>
          <w:rStyle w:val="Strong"/>
          <w:rFonts w:ascii="Segoe UI" w:hAnsi="Segoe UI" w:cs="Segoe UI"/>
          <w:color w:val="24292E"/>
          <w:sz w:val="26"/>
        </w:rPr>
        <w:t>Deep compression: Compressing deep neural network with pruning, trained quantization and huffman coding</w:t>
      </w:r>
      <w:r w:rsidRPr="001F7D44">
        <w:rPr>
          <w:rFonts w:ascii="Segoe UI" w:hAnsi="Segoe UI" w:cs="Segoe UI"/>
          <w:color w:val="24292E"/>
          <w:sz w:val="26"/>
        </w:rPr>
        <w:t>." CoRR, abs/1510.00149 2 (2015). </w:t>
      </w:r>
      <w:hyperlink r:id="rId134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(ICLR best paper, new direction to make NN running </w:t>
      </w:r>
      <w:proofErr w:type="gramStart"/>
      <w:r w:rsidRPr="001F7D44">
        <w:rPr>
          <w:rStyle w:val="Strong"/>
          <w:rFonts w:ascii="Segoe UI" w:hAnsi="Segoe UI" w:cs="Segoe UI"/>
          <w:color w:val="24292E"/>
          <w:sz w:val="26"/>
        </w:rPr>
        <w:t>fast,DeePhi</w:t>
      </w:r>
      <w:proofErr w:type="gramEnd"/>
      <w:r w:rsidRPr="001F7D44">
        <w:rPr>
          <w:rStyle w:val="Strong"/>
          <w:rFonts w:ascii="Segoe UI" w:hAnsi="Segoe UI" w:cs="Segoe UI"/>
          <w:color w:val="24292E"/>
          <w:sz w:val="26"/>
        </w:rPr>
        <w:t xml:space="preserve"> Tech Startup)</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[26]</w:t>
      </w:r>
      <w:r w:rsidRPr="001F7D44">
        <w:rPr>
          <w:rFonts w:ascii="Segoe UI" w:hAnsi="Segoe UI" w:cs="Segoe UI"/>
          <w:color w:val="24292E"/>
          <w:sz w:val="26"/>
        </w:rPr>
        <w:t> Iandola, Forrest N., et al. "</w:t>
      </w:r>
      <w:r w:rsidRPr="001F7D44">
        <w:rPr>
          <w:rStyle w:val="Strong"/>
          <w:rFonts w:ascii="Segoe UI" w:hAnsi="Segoe UI" w:cs="Segoe UI"/>
          <w:color w:val="24292E"/>
          <w:sz w:val="26"/>
        </w:rPr>
        <w:t>SqueezeNet: AlexNet-level accuracy with 50x fewer parameters and&lt; 1MB model size</w:t>
      </w:r>
      <w:r w:rsidRPr="001F7D44">
        <w:rPr>
          <w:rFonts w:ascii="Segoe UI" w:hAnsi="Segoe UI" w:cs="Segoe UI"/>
          <w:color w:val="24292E"/>
          <w:sz w:val="26"/>
        </w:rPr>
        <w:t>." arXiv preprint arXiv:1602.07360 (2016). </w:t>
      </w:r>
      <w:hyperlink r:id="rId134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(Also a new direction to optimize </w:t>
      </w:r>
      <w:proofErr w:type="gramStart"/>
      <w:r w:rsidRPr="001F7D44">
        <w:rPr>
          <w:rStyle w:val="Strong"/>
          <w:rFonts w:ascii="Segoe UI" w:hAnsi="Segoe UI" w:cs="Segoe UI"/>
          <w:color w:val="24292E"/>
          <w:sz w:val="26"/>
        </w:rPr>
        <w:t>NN,DeePhi</w:t>
      </w:r>
      <w:proofErr w:type="gramEnd"/>
      <w:r w:rsidRPr="001F7D44">
        <w:rPr>
          <w:rStyle w:val="Strong"/>
          <w:rFonts w:ascii="Segoe UI" w:hAnsi="Segoe UI" w:cs="Segoe UI"/>
          <w:color w:val="24292E"/>
          <w:sz w:val="26"/>
        </w:rPr>
        <w:t xml:space="preserve"> Tech Startup)</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7" w:name="_Toc494530791"/>
      <w:r w:rsidRPr="001F7D44">
        <w:rPr>
          <w:rFonts w:ascii="Segoe UI" w:hAnsi="Segoe UI" w:cs="Segoe UI"/>
          <w:color w:val="24292E"/>
          <w:sz w:val="38"/>
        </w:rPr>
        <w:t>2.3 Unsupervised Learning / Deep Generative Model</w:t>
      </w:r>
      <w:bookmarkEnd w:id="57"/>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[27]</w:t>
      </w:r>
      <w:r w:rsidRPr="001F7D44">
        <w:rPr>
          <w:rFonts w:ascii="Segoe UI" w:hAnsi="Segoe UI" w:cs="Segoe UI"/>
          <w:color w:val="24292E"/>
          <w:sz w:val="26"/>
        </w:rPr>
        <w:t> Le, Quoc V. "</w:t>
      </w:r>
      <w:r w:rsidRPr="001F7D44">
        <w:rPr>
          <w:rStyle w:val="Strong"/>
          <w:rFonts w:ascii="Segoe UI" w:hAnsi="Segoe UI" w:cs="Segoe UI"/>
          <w:color w:val="24292E"/>
          <w:sz w:val="26"/>
        </w:rPr>
        <w:t>Building high-level features using large scale unsupervised learning</w:t>
      </w:r>
      <w:r w:rsidRPr="001F7D44">
        <w:rPr>
          <w:rFonts w:ascii="Segoe UI" w:hAnsi="Segoe UI" w:cs="Segoe UI"/>
          <w:color w:val="24292E"/>
          <w:sz w:val="26"/>
        </w:rPr>
        <w:t>." 2013 IEEE international conference on acoustics, speech and signal processing. IEEE, 2013. </w:t>
      </w:r>
      <w:hyperlink r:id="rId134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(Milestone, Andrew Ng, Google Brain Project, </w:t>
      </w:r>
      <w:proofErr w:type="gramStart"/>
      <w:r w:rsidRPr="001F7D44">
        <w:rPr>
          <w:rStyle w:val="Strong"/>
          <w:rFonts w:ascii="Segoe UI" w:hAnsi="Segoe UI" w:cs="Segoe UI"/>
          <w:color w:val="24292E"/>
          <w:sz w:val="26"/>
        </w:rPr>
        <w:t>Cat)</w:t>
      </w:r>
      <w:r w:rsidRPr="001F7D44">
        <w:rPr>
          <w:rFonts w:ascii="Segoe UI Emoji" w:hAnsi="Segoe UI Emoji" w:cs="Segoe UI Emoji"/>
          <w:color w:val="24292E"/>
          <w:sz w:val="26"/>
        </w:rPr>
        <w:t>⭐</w:t>
      </w:r>
      <w:proofErr w:type="gramEnd"/>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[28]</w:t>
      </w:r>
      <w:r w:rsidRPr="001F7D44">
        <w:rPr>
          <w:rFonts w:ascii="Segoe UI" w:hAnsi="Segoe UI" w:cs="Segoe UI"/>
          <w:color w:val="24292E"/>
          <w:sz w:val="26"/>
        </w:rPr>
        <w:t> Kingma, Diederik P., and Max Welling. "</w:t>
      </w:r>
      <w:r w:rsidRPr="001F7D44">
        <w:rPr>
          <w:rStyle w:val="Strong"/>
          <w:rFonts w:ascii="Segoe UI" w:hAnsi="Segoe UI" w:cs="Segoe UI"/>
          <w:color w:val="24292E"/>
          <w:sz w:val="26"/>
        </w:rPr>
        <w:t>Auto-encoding variational bayes</w:t>
      </w:r>
      <w:r w:rsidRPr="001F7D44">
        <w:rPr>
          <w:rFonts w:ascii="Segoe UI" w:hAnsi="Segoe UI" w:cs="Segoe UI"/>
          <w:color w:val="24292E"/>
          <w:sz w:val="26"/>
        </w:rPr>
        <w:t>." arXiv preprint arXiv:1312.6114 (2013). </w:t>
      </w:r>
      <w:hyperlink r:id="rId1349"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(VAE)</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[29]</w:t>
      </w:r>
      <w:r w:rsidRPr="001F7D44">
        <w:rPr>
          <w:rFonts w:ascii="Segoe UI" w:hAnsi="Segoe UI" w:cs="Segoe UI"/>
          <w:color w:val="24292E"/>
          <w:sz w:val="26"/>
        </w:rPr>
        <w:t> Goodfellow, Ian, et al. "</w:t>
      </w:r>
      <w:r w:rsidRPr="001F7D44">
        <w:rPr>
          <w:rStyle w:val="Strong"/>
          <w:rFonts w:ascii="Segoe UI" w:hAnsi="Segoe UI" w:cs="Segoe UI"/>
          <w:color w:val="24292E"/>
          <w:sz w:val="26"/>
        </w:rPr>
        <w:t>Generative adversarial nets</w:t>
      </w:r>
      <w:r w:rsidRPr="001F7D44">
        <w:rPr>
          <w:rFonts w:ascii="Segoe UI" w:hAnsi="Segoe UI" w:cs="Segoe UI"/>
          <w:color w:val="24292E"/>
          <w:sz w:val="26"/>
        </w:rPr>
        <w:t>." Advances in Neural Information Processing Systems. 2014. </w:t>
      </w:r>
      <w:hyperlink r:id="rId1350"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GAN,super</w:t>
      </w:r>
      <w:proofErr w:type="gramEnd"/>
      <w:r w:rsidRPr="001F7D44">
        <w:rPr>
          <w:rStyle w:val="Strong"/>
          <w:rFonts w:ascii="Segoe UI" w:hAnsi="Segoe UI" w:cs="Segoe UI"/>
          <w:color w:val="24292E"/>
          <w:sz w:val="26"/>
        </w:rPr>
        <w:t xml:space="preserve"> cool idea)</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[30]</w:t>
      </w:r>
      <w:r w:rsidRPr="001F7D44">
        <w:rPr>
          <w:rFonts w:ascii="Segoe UI" w:hAnsi="Segoe UI" w:cs="Segoe UI"/>
          <w:color w:val="24292E"/>
          <w:sz w:val="26"/>
        </w:rPr>
        <w:t> Radford, Alec, Luke Metz, and Soumith Chintala. "</w:t>
      </w:r>
      <w:r w:rsidRPr="001F7D44">
        <w:rPr>
          <w:rStyle w:val="Strong"/>
          <w:rFonts w:ascii="Segoe UI" w:hAnsi="Segoe UI" w:cs="Segoe UI"/>
          <w:color w:val="24292E"/>
          <w:sz w:val="26"/>
        </w:rPr>
        <w:t>Unsupervised representation learning with deep convolutional generative adversarial networks</w:t>
      </w:r>
      <w:r w:rsidRPr="001F7D44">
        <w:rPr>
          <w:rFonts w:ascii="Segoe UI" w:hAnsi="Segoe UI" w:cs="Segoe UI"/>
          <w:color w:val="24292E"/>
          <w:sz w:val="26"/>
        </w:rPr>
        <w:t>." arXiv preprint arXiv:1511.06434 (2015). </w:t>
      </w:r>
      <w:hyperlink r:id="rId135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(DCGAN)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[31]</w:t>
      </w:r>
      <w:r w:rsidRPr="001F7D44">
        <w:rPr>
          <w:rFonts w:ascii="Segoe UI" w:hAnsi="Segoe UI" w:cs="Segoe UI"/>
          <w:color w:val="24292E"/>
          <w:sz w:val="26"/>
        </w:rPr>
        <w:t> Gregor, Karol, et al. "</w:t>
      </w:r>
      <w:r w:rsidRPr="001F7D44">
        <w:rPr>
          <w:rStyle w:val="Strong"/>
          <w:rFonts w:ascii="Segoe UI" w:hAnsi="Segoe UI" w:cs="Segoe UI"/>
          <w:color w:val="24292E"/>
          <w:sz w:val="26"/>
        </w:rPr>
        <w:t>DRAW: A recurrent neural network for image generation</w:t>
      </w:r>
      <w:r w:rsidRPr="001F7D44">
        <w:rPr>
          <w:rFonts w:ascii="Segoe UI" w:hAnsi="Segoe UI" w:cs="Segoe UI"/>
          <w:color w:val="24292E"/>
          <w:sz w:val="26"/>
        </w:rPr>
        <w:t>." arXiv preprint arXiv:1502.04623 (2015). </w:t>
      </w:r>
      <w:hyperlink r:id="rId135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(VAE with attention, outstanding work)</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[32]</w:t>
      </w:r>
      <w:r w:rsidRPr="001F7D44">
        <w:rPr>
          <w:rFonts w:ascii="Segoe UI" w:hAnsi="Segoe UI" w:cs="Segoe UI"/>
          <w:color w:val="24292E"/>
          <w:sz w:val="26"/>
        </w:rPr>
        <w:t> Oord, Aaron van den, Nal Kalchbrenner, and Koray Kavukcuoglu. "</w:t>
      </w:r>
      <w:r w:rsidRPr="001F7D44">
        <w:rPr>
          <w:rStyle w:val="Strong"/>
          <w:rFonts w:ascii="Segoe UI" w:hAnsi="Segoe UI" w:cs="Segoe UI"/>
          <w:color w:val="24292E"/>
          <w:sz w:val="26"/>
        </w:rPr>
        <w:t>Pixel recurrent neural networks</w:t>
      </w:r>
      <w:r w:rsidRPr="001F7D44">
        <w:rPr>
          <w:rFonts w:ascii="Segoe UI" w:hAnsi="Segoe UI" w:cs="Segoe UI"/>
          <w:color w:val="24292E"/>
          <w:sz w:val="26"/>
        </w:rPr>
        <w:t>." arXiv preprint arXiv:1601.06759 (2016). </w:t>
      </w:r>
      <w:hyperlink r:id="rId135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(PixelRNN)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[33]</w:t>
      </w:r>
      <w:r w:rsidRPr="001F7D44">
        <w:rPr>
          <w:rFonts w:ascii="Segoe UI" w:hAnsi="Segoe UI" w:cs="Segoe UI"/>
          <w:color w:val="24292E"/>
          <w:sz w:val="26"/>
        </w:rPr>
        <w:t> Oord, Aaron van den, et al. "Conditional image generation with PixelCNN decoders." arXiv preprint arXiv:1606.05328 (2016). </w:t>
      </w:r>
      <w:hyperlink r:id="rId135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(PixelCNN)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8" w:name="_Toc494530792"/>
      <w:r w:rsidRPr="001F7D44">
        <w:rPr>
          <w:rFonts w:ascii="Segoe UI" w:hAnsi="Segoe UI" w:cs="Segoe UI"/>
          <w:color w:val="24292E"/>
          <w:sz w:val="38"/>
        </w:rPr>
        <w:t>2.4 RNN / Sequence-to-Sequence Model</w:t>
      </w:r>
      <w:bookmarkEnd w:id="58"/>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[34]</w:t>
      </w:r>
      <w:r w:rsidRPr="001F7D44">
        <w:rPr>
          <w:rFonts w:ascii="Segoe UI" w:hAnsi="Segoe UI" w:cs="Segoe UI"/>
          <w:color w:val="24292E"/>
          <w:sz w:val="26"/>
        </w:rPr>
        <w:t> Graves, Alex. "</w:t>
      </w:r>
      <w:r w:rsidRPr="001F7D44">
        <w:rPr>
          <w:rStyle w:val="Strong"/>
          <w:rFonts w:ascii="Segoe UI" w:hAnsi="Segoe UI" w:cs="Segoe UI"/>
          <w:color w:val="24292E"/>
          <w:sz w:val="26"/>
        </w:rPr>
        <w:t>Generating sequences with recurrent neural networks</w:t>
      </w:r>
      <w:r w:rsidRPr="001F7D44">
        <w:rPr>
          <w:rFonts w:ascii="Segoe UI" w:hAnsi="Segoe UI" w:cs="Segoe UI"/>
          <w:color w:val="24292E"/>
          <w:sz w:val="26"/>
        </w:rPr>
        <w:t>." arXiv preprint arXiv:1308.0850 (2013). </w:t>
      </w:r>
      <w:hyperlink r:id="rId1355"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(LSTM, very nice generating result, show the power of RNN)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[35]</w:t>
      </w:r>
      <w:r w:rsidRPr="001F7D44">
        <w:rPr>
          <w:rFonts w:ascii="Segoe UI" w:hAnsi="Segoe UI" w:cs="Segoe UI"/>
          <w:color w:val="24292E"/>
          <w:sz w:val="26"/>
        </w:rPr>
        <w:t> Cho, Kyunghyun, et al. "</w:t>
      </w:r>
      <w:r w:rsidRPr="001F7D44">
        <w:rPr>
          <w:rStyle w:val="Strong"/>
          <w:rFonts w:ascii="Segoe UI" w:hAnsi="Segoe UI" w:cs="Segoe UI"/>
          <w:color w:val="24292E"/>
          <w:sz w:val="26"/>
        </w:rPr>
        <w:t>Learning phrase representations using RNN encoder-decoder for statistical machine translation</w:t>
      </w:r>
      <w:r w:rsidRPr="001F7D44">
        <w:rPr>
          <w:rFonts w:ascii="Segoe UI" w:hAnsi="Segoe UI" w:cs="Segoe UI"/>
          <w:color w:val="24292E"/>
          <w:sz w:val="26"/>
        </w:rPr>
        <w:t>." arXiv preprint arXiv:1406.1078 (2014). </w:t>
      </w:r>
      <w:hyperlink r:id="rId135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(First Seq-to-Seq Paper)</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[36]</w:t>
      </w:r>
      <w:r w:rsidRPr="001F7D44">
        <w:rPr>
          <w:rFonts w:ascii="Segoe UI" w:hAnsi="Segoe UI" w:cs="Segoe UI"/>
          <w:color w:val="24292E"/>
          <w:sz w:val="26"/>
        </w:rPr>
        <w:t> Sutskever, Ilya, Oriol Vinyals, and Quoc V. Le. "</w:t>
      </w:r>
      <w:r w:rsidRPr="001F7D44">
        <w:rPr>
          <w:rStyle w:val="Strong"/>
          <w:rFonts w:ascii="Segoe UI" w:hAnsi="Segoe UI" w:cs="Segoe UI"/>
          <w:color w:val="24292E"/>
          <w:sz w:val="26"/>
        </w:rPr>
        <w:t>Sequence to sequence learning with neural networks</w:t>
      </w:r>
      <w:r w:rsidRPr="001F7D44">
        <w:rPr>
          <w:rFonts w:ascii="Segoe UI" w:hAnsi="Segoe UI" w:cs="Segoe UI"/>
          <w:color w:val="24292E"/>
          <w:sz w:val="26"/>
        </w:rPr>
        <w:t>." Advances in neural information processing systems. 2014. </w:t>
      </w:r>
      <w:hyperlink r:id="rId135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(Outstanding Work)</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[37]</w:t>
      </w:r>
      <w:r w:rsidRPr="001F7D44">
        <w:rPr>
          <w:rFonts w:ascii="Segoe UI" w:hAnsi="Segoe UI" w:cs="Segoe UI"/>
          <w:color w:val="24292E"/>
          <w:sz w:val="26"/>
        </w:rPr>
        <w:t> Bahdanau, Dzmitry, KyungHyun Cho, and Yoshua Bengio. "</w:t>
      </w:r>
      <w:r w:rsidRPr="001F7D44">
        <w:rPr>
          <w:rStyle w:val="Strong"/>
          <w:rFonts w:ascii="Segoe UI" w:hAnsi="Segoe UI" w:cs="Segoe UI"/>
          <w:color w:val="24292E"/>
          <w:sz w:val="26"/>
        </w:rPr>
        <w:t>Neural Machine Translation by Jointly Learning to Align and Translate</w:t>
      </w:r>
      <w:r w:rsidRPr="001F7D44">
        <w:rPr>
          <w:rFonts w:ascii="Segoe UI" w:hAnsi="Segoe UI" w:cs="Segoe UI"/>
          <w:color w:val="24292E"/>
          <w:sz w:val="26"/>
        </w:rPr>
        <w:t>." arXiv preprint arXiv:1409.0473 (2014). </w:t>
      </w:r>
      <w:hyperlink r:id="rId135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[38]</w:t>
      </w:r>
      <w:r w:rsidRPr="001F7D44">
        <w:rPr>
          <w:rFonts w:ascii="Segoe UI" w:hAnsi="Segoe UI" w:cs="Segoe UI"/>
          <w:color w:val="24292E"/>
          <w:sz w:val="26"/>
        </w:rPr>
        <w:t> Vinyals, Oriol, and Quoc Le. "</w:t>
      </w:r>
      <w:r w:rsidRPr="001F7D44">
        <w:rPr>
          <w:rStyle w:val="Strong"/>
          <w:rFonts w:ascii="Segoe UI" w:hAnsi="Segoe UI" w:cs="Segoe UI"/>
          <w:color w:val="24292E"/>
          <w:sz w:val="26"/>
        </w:rPr>
        <w:t>A neural conversational model</w:t>
      </w:r>
      <w:r w:rsidRPr="001F7D44">
        <w:rPr>
          <w:rFonts w:ascii="Segoe UI" w:hAnsi="Segoe UI" w:cs="Segoe UI"/>
          <w:color w:val="24292E"/>
          <w:sz w:val="26"/>
        </w:rPr>
        <w:t>." arXiv preprint arXiv:1506.05869 (2015). </w:t>
      </w:r>
      <w:hyperlink r:id="rId135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(Seq-to-Seq on Chatbot)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59" w:name="_Toc494530793"/>
      <w:r w:rsidRPr="001F7D44">
        <w:rPr>
          <w:rFonts w:ascii="Segoe UI" w:hAnsi="Segoe UI" w:cs="Segoe UI"/>
          <w:color w:val="24292E"/>
          <w:sz w:val="38"/>
        </w:rPr>
        <w:t>2.5 Neural Turing Machine</w:t>
      </w:r>
      <w:bookmarkEnd w:id="59"/>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[39]</w:t>
      </w:r>
      <w:r w:rsidRPr="001F7D44">
        <w:rPr>
          <w:rFonts w:ascii="Segoe UI" w:hAnsi="Segoe UI" w:cs="Segoe UI"/>
          <w:color w:val="24292E"/>
          <w:sz w:val="26"/>
        </w:rPr>
        <w:t> Graves, Alex, Greg Wayne, and Ivo Danihelka. "</w:t>
      </w:r>
      <w:r w:rsidRPr="001F7D44">
        <w:rPr>
          <w:rStyle w:val="Strong"/>
          <w:rFonts w:ascii="Segoe UI" w:hAnsi="Segoe UI" w:cs="Segoe UI"/>
          <w:color w:val="24292E"/>
          <w:sz w:val="26"/>
        </w:rPr>
        <w:t>Neural turing machines</w:t>
      </w:r>
      <w:r w:rsidRPr="001F7D44">
        <w:rPr>
          <w:rFonts w:ascii="Segoe UI" w:hAnsi="Segoe UI" w:cs="Segoe UI"/>
          <w:color w:val="24292E"/>
          <w:sz w:val="26"/>
        </w:rPr>
        <w:t>." arXiv preprint arXiv:1410.5401 (2014). </w:t>
      </w:r>
      <w:hyperlink r:id="rId1360"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(Basic Prototype of Future Computer)</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[40]</w:t>
      </w:r>
      <w:r w:rsidRPr="001F7D44">
        <w:rPr>
          <w:rFonts w:ascii="Segoe UI" w:hAnsi="Segoe UI" w:cs="Segoe UI"/>
          <w:color w:val="24292E"/>
          <w:sz w:val="26"/>
        </w:rPr>
        <w:t> Zaremba, Wojciech, and Ilya Sutskever. "</w:t>
      </w:r>
      <w:r w:rsidRPr="001F7D44">
        <w:rPr>
          <w:rStyle w:val="Strong"/>
          <w:rFonts w:ascii="Segoe UI" w:hAnsi="Segoe UI" w:cs="Segoe UI"/>
          <w:color w:val="24292E"/>
          <w:sz w:val="26"/>
        </w:rPr>
        <w:t>Reinforcement learning neural Turing machines</w:t>
      </w:r>
      <w:r w:rsidRPr="001F7D44">
        <w:rPr>
          <w:rFonts w:ascii="Segoe UI" w:hAnsi="Segoe UI" w:cs="Segoe UI"/>
          <w:color w:val="24292E"/>
          <w:sz w:val="26"/>
        </w:rPr>
        <w:t>." arXiv preprint arXiv:1505.00521 362 (2015). </w:t>
      </w:r>
      <w:hyperlink r:id="rId136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[41]</w:t>
      </w:r>
      <w:r w:rsidRPr="001F7D44">
        <w:rPr>
          <w:rFonts w:ascii="Segoe UI" w:hAnsi="Segoe UI" w:cs="Segoe UI"/>
          <w:color w:val="24292E"/>
          <w:sz w:val="26"/>
        </w:rPr>
        <w:t> Weston, Jason, Sumit Chopra, and Antoine Bordes. "</w:t>
      </w:r>
      <w:r w:rsidRPr="001F7D44">
        <w:rPr>
          <w:rStyle w:val="Strong"/>
          <w:rFonts w:ascii="Segoe UI" w:hAnsi="Segoe UI" w:cs="Segoe UI"/>
          <w:color w:val="24292E"/>
          <w:sz w:val="26"/>
        </w:rPr>
        <w:t>Memory networks</w:t>
      </w:r>
      <w:r w:rsidRPr="001F7D44">
        <w:rPr>
          <w:rFonts w:ascii="Segoe UI" w:hAnsi="Segoe UI" w:cs="Segoe UI"/>
          <w:color w:val="24292E"/>
          <w:sz w:val="26"/>
        </w:rPr>
        <w:t>." arXiv preprint arXiv:1410.3916 (2014). </w:t>
      </w:r>
      <w:hyperlink r:id="rId1362"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[42]</w:t>
      </w:r>
      <w:r w:rsidRPr="001F7D44">
        <w:rPr>
          <w:rFonts w:ascii="Segoe UI" w:hAnsi="Segoe UI" w:cs="Segoe UI"/>
          <w:color w:val="24292E"/>
          <w:sz w:val="26"/>
        </w:rPr>
        <w:t> Sukhbaatar, Sainbayar, Jason Weston, and Rob Fergus. "</w:t>
      </w:r>
      <w:r w:rsidRPr="001F7D44">
        <w:rPr>
          <w:rStyle w:val="Strong"/>
          <w:rFonts w:ascii="Segoe UI" w:hAnsi="Segoe UI" w:cs="Segoe UI"/>
          <w:color w:val="24292E"/>
          <w:sz w:val="26"/>
        </w:rPr>
        <w:t>End-to-end memory networks</w:t>
      </w:r>
      <w:r w:rsidRPr="001F7D44">
        <w:rPr>
          <w:rFonts w:ascii="Segoe UI" w:hAnsi="Segoe UI" w:cs="Segoe UI"/>
          <w:color w:val="24292E"/>
          <w:sz w:val="26"/>
        </w:rPr>
        <w:t>." Advances in neural information processing systems. 2015. </w:t>
      </w:r>
      <w:hyperlink r:id="rId136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[43]</w:t>
      </w:r>
      <w:r w:rsidRPr="001F7D44">
        <w:rPr>
          <w:rFonts w:ascii="Segoe UI" w:hAnsi="Segoe UI" w:cs="Segoe UI"/>
          <w:color w:val="24292E"/>
          <w:sz w:val="26"/>
        </w:rPr>
        <w:t> Vinyals, Oriol, Meire Fortunato, and Navdeep Jaitly. "</w:t>
      </w:r>
      <w:r w:rsidRPr="001F7D44">
        <w:rPr>
          <w:rStyle w:val="Strong"/>
          <w:rFonts w:ascii="Segoe UI" w:hAnsi="Segoe UI" w:cs="Segoe UI"/>
          <w:color w:val="24292E"/>
          <w:sz w:val="26"/>
        </w:rPr>
        <w:t>Pointer networks</w:t>
      </w:r>
      <w:r w:rsidRPr="001F7D44">
        <w:rPr>
          <w:rFonts w:ascii="Segoe UI" w:hAnsi="Segoe UI" w:cs="Segoe UI"/>
          <w:color w:val="24292E"/>
          <w:sz w:val="26"/>
        </w:rPr>
        <w:t>." Advances in Neural Information Processing Systems. 2015. </w:t>
      </w:r>
      <w:hyperlink r:id="rId136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[44]</w:t>
      </w:r>
      <w:r w:rsidRPr="001F7D44">
        <w:rPr>
          <w:rFonts w:ascii="Segoe UI" w:hAnsi="Segoe UI" w:cs="Segoe UI"/>
          <w:color w:val="24292E"/>
          <w:sz w:val="26"/>
        </w:rPr>
        <w:t> Graves, Alex, et al. "</w:t>
      </w:r>
      <w:r w:rsidRPr="001F7D44">
        <w:rPr>
          <w:rStyle w:val="Strong"/>
          <w:rFonts w:ascii="Segoe UI" w:hAnsi="Segoe UI" w:cs="Segoe UI"/>
          <w:color w:val="24292E"/>
          <w:sz w:val="26"/>
        </w:rPr>
        <w:t>Hybrid computing using a neural network with dynamic external memory</w:t>
      </w:r>
      <w:r w:rsidRPr="001F7D44">
        <w:rPr>
          <w:rFonts w:ascii="Segoe UI" w:hAnsi="Segoe UI" w:cs="Segoe UI"/>
          <w:color w:val="24292E"/>
          <w:sz w:val="26"/>
        </w:rPr>
        <w:t>." Nature (2016). </w:t>
      </w:r>
      <w:hyperlink r:id="rId1365"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Milestone,combine</w:t>
      </w:r>
      <w:proofErr w:type="gramEnd"/>
      <w:r w:rsidRPr="001F7D44">
        <w:rPr>
          <w:rStyle w:val="Strong"/>
          <w:rFonts w:ascii="Segoe UI" w:hAnsi="Segoe UI" w:cs="Segoe UI"/>
          <w:color w:val="24292E"/>
          <w:sz w:val="26"/>
        </w:rPr>
        <w:t xml:space="preserve"> above papers' ideas)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0" w:name="_Toc494530794"/>
      <w:r w:rsidRPr="001F7D44">
        <w:rPr>
          <w:rFonts w:ascii="Segoe UI" w:hAnsi="Segoe UI" w:cs="Segoe UI"/>
          <w:color w:val="24292E"/>
          <w:sz w:val="38"/>
        </w:rPr>
        <w:t>2.6 Deep Reinforcement Learning</w:t>
      </w:r>
      <w:bookmarkEnd w:id="60"/>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[45]</w:t>
      </w:r>
      <w:r w:rsidRPr="001F7D44">
        <w:rPr>
          <w:rFonts w:ascii="Segoe UI" w:hAnsi="Segoe UI" w:cs="Segoe UI"/>
          <w:color w:val="24292E"/>
          <w:sz w:val="26"/>
        </w:rPr>
        <w:t> Mnih, Volodymyr, et al. "</w:t>
      </w:r>
      <w:r w:rsidRPr="001F7D44">
        <w:rPr>
          <w:rStyle w:val="Strong"/>
          <w:rFonts w:ascii="Segoe UI" w:hAnsi="Segoe UI" w:cs="Segoe UI"/>
          <w:color w:val="24292E"/>
          <w:sz w:val="26"/>
        </w:rPr>
        <w:t>Playing atari with deep reinforcement learning</w:t>
      </w:r>
      <w:r w:rsidRPr="001F7D44">
        <w:rPr>
          <w:rFonts w:ascii="Segoe UI" w:hAnsi="Segoe UI" w:cs="Segoe UI"/>
          <w:color w:val="24292E"/>
          <w:sz w:val="26"/>
        </w:rPr>
        <w:t>." arXiv preprint arXiv:1312.5602 (2013). </w:t>
      </w:r>
      <w:hyperlink r:id="rId136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(First Paper named deep reinforcement learning)</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[46]</w:t>
      </w:r>
      <w:r w:rsidRPr="001F7D44">
        <w:rPr>
          <w:rFonts w:ascii="Segoe UI" w:hAnsi="Segoe UI" w:cs="Segoe UI"/>
          <w:color w:val="24292E"/>
          <w:sz w:val="26"/>
        </w:rPr>
        <w:t> Mnih, Volodymyr, et al. "</w:t>
      </w:r>
      <w:r w:rsidRPr="001F7D44">
        <w:rPr>
          <w:rStyle w:val="Strong"/>
          <w:rFonts w:ascii="Segoe UI" w:hAnsi="Segoe UI" w:cs="Segoe UI"/>
          <w:color w:val="24292E"/>
          <w:sz w:val="26"/>
        </w:rPr>
        <w:t>Human-level control through deep reinforcement learning</w:t>
      </w:r>
      <w:r w:rsidRPr="001F7D44">
        <w:rPr>
          <w:rFonts w:ascii="Segoe UI" w:hAnsi="Segoe UI" w:cs="Segoe UI"/>
          <w:color w:val="24292E"/>
          <w:sz w:val="26"/>
        </w:rPr>
        <w:t>." Nature 518.7540 (2015): 529-533. </w:t>
      </w:r>
      <w:hyperlink r:id="rId136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(Milestone)</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[47]</w:t>
      </w:r>
      <w:r w:rsidRPr="001F7D44">
        <w:rPr>
          <w:rFonts w:ascii="Segoe UI" w:hAnsi="Segoe UI" w:cs="Segoe UI"/>
          <w:color w:val="24292E"/>
          <w:sz w:val="26"/>
        </w:rPr>
        <w:t> Wang, Ziyu, Nando de Freitas, and Marc Lanctot. "</w:t>
      </w:r>
      <w:r w:rsidRPr="001F7D44">
        <w:rPr>
          <w:rStyle w:val="Strong"/>
          <w:rFonts w:ascii="Segoe UI" w:hAnsi="Segoe UI" w:cs="Segoe UI"/>
          <w:color w:val="24292E"/>
          <w:sz w:val="26"/>
        </w:rPr>
        <w:t>Dueling network architectures for deep reinforcement learning</w:t>
      </w:r>
      <w:r w:rsidRPr="001F7D44">
        <w:rPr>
          <w:rFonts w:ascii="Segoe UI" w:hAnsi="Segoe UI" w:cs="Segoe UI"/>
          <w:color w:val="24292E"/>
          <w:sz w:val="26"/>
        </w:rPr>
        <w:t>." arXiv preprint arXiv:1511.06581 (2015). </w:t>
      </w:r>
      <w:hyperlink r:id="rId136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(ICLR best </w:t>
      </w:r>
      <w:proofErr w:type="gramStart"/>
      <w:r w:rsidRPr="001F7D44">
        <w:rPr>
          <w:rStyle w:val="Strong"/>
          <w:rFonts w:ascii="Segoe UI" w:hAnsi="Segoe UI" w:cs="Segoe UI"/>
          <w:color w:val="24292E"/>
          <w:sz w:val="26"/>
        </w:rPr>
        <w:t>paper,great</w:t>
      </w:r>
      <w:proofErr w:type="gramEnd"/>
      <w:r w:rsidRPr="001F7D44">
        <w:rPr>
          <w:rStyle w:val="Strong"/>
          <w:rFonts w:ascii="Segoe UI" w:hAnsi="Segoe UI" w:cs="Segoe UI"/>
          <w:color w:val="24292E"/>
          <w:sz w:val="26"/>
        </w:rPr>
        <w:t xml:space="preserve"> idea)</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[48]</w:t>
      </w:r>
      <w:r w:rsidRPr="001F7D44">
        <w:rPr>
          <w:rFonts w:ascii="Segoe UI" w:hAnsi="Segoe UI" w:cs="Segoe UI"/>
          <w:color w:val="24292E"/>
          <w:sz w:val="26"/>
        </w:rPr>
        <w:t> Mnih, Volodymyr, et al. "</w:t>
      </w:r>
      <w:r w:rsidRPr="001F7D44">
        <w:rPr>
          <w:rStyle w:val="Strong"/>
          <w:rFonts w:ascii="Segoe UI" w:hAnsi="Segoe UI" w:cs="Segoe UI"/>
          <w:color w:val="24292E"/>
          <w:sz w:val="26"/>
        </w:rPr>
        <w:t>Asynchronous methods for deep reinforcement learning</w:t>
      </w:r>
      <w:r w:rsidRPr="001F7D44">
        <w:rPr>
          <w:rFonts w:ascii="Segoe UI" w:hAnsi="Segoe UI" w:cs="Segoe UI"/>
          <w:color w:val="24292E"/>
          <w:sz w:val="26"/>
        </w:rPr>
        <w:t>." arXiv preprint arXiv:1602.01783 (2016). </w:t>
      </w:r>
      <w:hyperlink r:id="rId136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(State-of-the-art method)</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[49]</w:t>
      </w:r>
      <w:r w:rsidRPr="001F7D44">
        <w:rPr>
          <w:rFonts w:ascii="Segoe UI" w:hAnsi="Segoe UI" w:cs="Segoe UI"/>
          <w:color w:val="24292E"/>
          <w:sz w:val="26"/>
        </w:rPr>
        <w:t> Lillicrap, Timothy P., et al. "</w:t>
      </w:r>
      <w:r w:rsidRPr="001F7D44">
        <w:rPr>
          <w:rStyle w:val="Strong"/>
          <w:rFonts w:ascii="Segoe UI" w:hAnsi="Segoe UI" w:cs="Segoe UI"/>
          <w:color w:val="24292E"/>
          <w:sz w:val="26"/>
        </w:rPr>
        <w:t>Continuous control with deep reinforcement learning</w:t>
      </w:r>
      <w:r w:rsidRPr="001F7D44">
        <w:rPr>
          <w:rFonts w:ascii="Segoe UI" w:hAnsi="Segoe UI" w:cs="Segoe UI"/>
          <w:color w:val="24292E"/>
          <w:sz w:val="26"/>
        </w:rPr>
        <w:t>." arXiv preprint arXiv:1509.02971 (2015). </w:t>
      </w:r>
      <w:hyperlink r:id="rId137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(DDPG)</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[50]</w:t>
      </w:r>
      <w:r w:rsidRPr="001F7D44">
        <w:rPr>
          <w:rFonts w:ascii="Segoe UI" w:hAnsi="Segoe UI" w:cs="Segoe UI"/>
          <w:color w:val="24292E"/>
          <w:sz w:val="26"/>
        </w:rPr>
        <w:t> Gu, Shixiang, et al. "</w:t>
      </w:r>
      <w:r w:rsidRPr="001F7D44">
        <w:rPr>
          <w:rStyle w:val="Strong"/>
          <w:rFonts w:ascii="Segoe UI" w:hAnsi="Segoe UI" w:cs="Segoe UI"/>
          <w:color w:val="24292E"/>
          <w:sz w:val="26"/>
        </w:rPr>
        <w:t>Continuous Deep Q-Learning with Model-based Acceleration</w:t>
      </w:r>
      <w:r w:rsidRPr="001F7D44">
        <w:rPr>
          <w:rFonts w:ascii="Segoe UI" w:hAnsi="Segoe UI" w:cs="Segoe UI"/>
          <w:color w:val="24292E"/>
          <w:sz w:val="26"/>
        </w:rPr>
        <w:t>." arXiv preprint arXiv:1603.00748 (2016). </w:t>
      </w:r>
      <w:hyperlink r:id="rId137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(NAF)</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[51]</w:t>
      </w:r>
      <w:r w:rsidRPr="001F7D44">
        <w:rPr>
          <w:rFonts w:ascii="Segoe UI" w:hAnsi="Segoe UI" w:cs="Segoe UI"/>
          <w:color w:val="24292E"/>
          <w:sz w:val="26"/>
        </w:rPr>
        <w:t> Schulman, John, et al. "</w:t>
      </w:r>
      <w:r w:rsidRPr="001F7D44">
        <w:rPr>
          <w:rStyle w:val="Strong"/>
          <w:rFonts w:ascii="Segoe UI" w:hAnsi="Segoe UI" w:cs="Segoe UI"/>
          <w:color w:val="24292E"/>
          <w:sz w:val="26"/>
        </w:rPr>
        <w:t>Trust region policy optimization</w:t>
      </w:r>
      <w:r w:rsidRPr="001F7D44">
        <w:rPr>
          <w:rFonts w:ascii="Segoe UI" w:hAnsi="Segoe UI" w:cs="Segoe UI"/>
          <w:color w:val="24292E"/>
          <w:sz w:val="26"/>
        </w:rPr>
        <w:t>." CoRR, abs/1502.05477 (2015). </w:t>
      </w:r>
      <w:hyperlink r:id="rId137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(TRPO)</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[52]</w:t>
      </w:r>
      <w:r w:rsidRPr="001F7D44">
        <w:rPr>
          <w:rFonts w:ascii="Segoe UI" w:hAnsi="Segoe UI" w:cs="Segoe UI"/>
          <w:color w:val="24292E"/>
          <w:sz w:val="26"/>
        </w:rPr>
        <w:t> Silver, David, et al. "</w:t>
      </w:r>
      <w:r w:rsidRPr="001F7D44">
        <w:rPr>
          <w:rStyle w:val="Strong"/>
          <w:rFonts w:ascii="Segoe UI" w:hAnsi="Segoe UI" w:cs="Segoe UI"/>
          <w:color w:val="24292E"/>
          <w:sz w:val="26"/>
        </w:rPr>
        <w:t>Mastering the game of Go with deep neural networks and tree search</w:t>
      </w:r>
      <w:r w:rsidRPr="001F7D44">
        <w:rPr>
          <w:rFonts w:ascii="Segoe UI" w:hAnsi="Segoe UI" w:cs="Segoe UI"/>
          <w:color w:val="24292E"/>
          <w:sz w:val="26"/>
        </w:rPr>
        <w:t>." Nature 529.7587 (2016): 484-489. </w:t>
      </w:r>
      <w:hyperlink r:id="rId137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(AlphaGo)</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1" w:name="_Toc494530795"/>
      <w:r w:rsidRPr="001F7D44">
        <w:rPr>
          <w:rFonts w:ascii="Segoe UI" w:hAnsi="Segoe UI" w:cs="Segoe UI"/>
          <w:color w:val="24292E"/>
          <w:sz w:val="38"/>
        </w:rPr>
        <w:t>2.7 Deep Transfer Learning / Lifelong Learning / especially for RL</w:t>
      </w:r>
      <w:bookmarkEnd w:id="61"/>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[53]</w:t>
      </w:r>
      <w:r w:rsidRPr="001F7D44">
        <w:rPr>
          <w:rFonts w:ascii="Segoe UI" w:hAnsi="Segoe UI" w:cs="Segoe UI"/>
          <w:color w:val="24292E"/>
          <w:sz w:val="26"/>
        </w:rPr>
        <w:t> Bengio, Yoshua. "</w:t>
      </w:r>
      <w:r w:rsidRPr="001F7D44">
        <w:rPr>
          <w:rStyle w:val="Strong"/>
          <w:rFonts w:ascii="Segoe UI" w:hAnsi="Segoe UI" w:cs="Segoe UI"/>
          <w:color w:val="24292E"/>
          <w:sz w:val="26"/>
        </w:rPr>
        <w:t>Deep Learning of Representations for Unsupervised and Transfer Learning</w:t>
      </w:r>
      <w:r w:rsidRPr="001F7D44">
        <w:rPr>
          <w:rFonts w:ascii="Segoe UI" w:hAnsi="Segoe UI" w:cs="Segoe UI"/>
          <w:color w:val="24292E"/>
          <w:sz w:val="26"/>
        </w:rPr>
        <w:t>." ICML Unsupervised and Transfer Learning 27 (2012): 17-36. </w:t>
      </w:r>
      <w:hyperlink r:id="rId137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(A Tutorial)</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[54]</w:t>
      </w:r>
      <w:r w:rsidRPr="001F7D44">
        <w:rPr>
          <w:rFonts w:ascii="Segoe UI" w:hAnsi="Segoe UI" w:cs="Segoe UI"/>
          <w:color w:val="24292E"/>
          <w:sz w:val="26"/>
        </w:rPr>
        <w:t> Silver, Daniel L., Qiang Yang, and Lianghao Li. "</w:t>
      </w:r>
      <w:r w:rsidRPr="001F7D44">
        <w:rPr>
          <w:rStyle w:val="Strong"/>
          <w:rFonts w:ascii="Segoe UI" w:hAnsi="Segoe UI" w:cs="Segoe UI"/>
          <w:color w:val="24292E"/>
          <w:sz w:val="26"/>
        </w:rPr>
        <w:t>Lifelong Machine Learning Systems: Beyond Learning Algorithms</w:t>
      </w:r>
      <w:r w:rsidRPr="001F7D44">
        <w:rPr>
          <w:rFonts w:ascii="Segoe UI" w:hAnsi="Segoe UI" w:cs="Segoe UI"/>
          <w:color w:val="24292E"/>
          <w:sz w:val="26"/>
        </w:rPr>
        <w:t>." AAAI Spring Symposium: Lifelong Machine Learning. 2013. </w:t>
      </w:r>
      <w:hyperlink r:id="rId137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(A brief discussion about lifelong learning)</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[55]</w:t>
      </w:r>
      <w:r w:rsidRPr="001F7D44">
        <w:rPr>
          <w:rFonts w:ascii="Segoe UI" w:hAnsi="Segoe UI" w:cs="Segoe UI"/>
          <w:color w:val="24292E"/>
          <w:sz w:val="26"/>
        </w:rPr>
        <w:t> Hinton, Geoffrey, Oriol Vinyals, and Jeff Dean. "</w:t>
      </w:r>
      <w:r w:rsidRPr="001F7D44">
        <w:rPr>
          <w:rStyle w:val="Strong"/>
          <w:rFonts w:ascii="Segoe UI" w:hAnsi="Segoe UI" w:cs="Segoe UI"/>
          <w:color w:val="24292E"/>
          <w:sz w:val="26"/>
        </w:rPr>
        <w:t>Distilling the knowledge in a neural network</w:t>
      </w:r>
      <w:r w:rsidRPr="001F7D44">
        <w:rPr>
          <w:rFonts w:ascii="Segoe UI" w:hAnsi="Segoe UI" w:cs="Segoe UI"/>
          <w:color w:val="24292E"/>
          <w:sz w:val="26"/>
        </w:rPr>
        <w:t>." arXiv preprint arXiv:1503.02531 (2015). </w:t>
      </w:r>
      <w:hyperlink r:id="rId137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(Godfather's Work)</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[56]</w:t>
      </w:r>
      <w:r w:rsidRPr="001F7D44">
        <w:rPr>
          <w:rFonts w:ascii="Segoe UI" w:hAnsi="Segoe UI" w:cs="Segoe UI"/>
          <w:color w:val="24292E"/>
          <w:sz w:val="26"/>
        </w:rPr>
        <w:t> Rusu, Andrei A., et al. "</w:t>
      </w:r>
      <w:r w:rsidRPr="001F7D44">
        <w:rPr>
          <w:rStyle w:val="Strong"/>
          <w:rFonts w:ascii="Segoe UI" w:hAnsi="Segoe UI" w:cs="Segoe UI"/>
          <w:color w:val="24292E"/>
          <w:sz w:val="26"/>
        </w:rPr>
        <w:t>Policy distillation</w:t>
      </w:r>
      <w:r w:rsidRPr="001F7D44">
        <w:rPr>
          <w:rFonts w:ascii="Segoe UI" w:hAnsi="Segoe UI" w:cs="Segoe UI"/>
          <w:color w:val="24292E"/>
          <w:sz w:val="26"/>
        </w:rPr>
        <w:t>." arXiv preprint arXiv:1511.06295 (2015). </w:t>
      </w:r>
      <w:hyperlink r:id="rId137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(RL domain)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[57]</w:t>
      </w:r>
      <w:r w:rsidRPr="001F7D44">
        <w:rPr>
          <w:rFonts w:ascii="Segoe UI" w:hAnsi="Segoe UI" w:cs="Segoe UI"/>
          <w:color w:val="24292E"/>
          <w:sz w:val="26"/>
        </w:rPr>
        <w:t> Parisotto, Emilio, Jimmy Lei Ba, and Ruslan Salakhutdinov. "</w:t>
      </w:r>
      <w:r w:rsidRPr="001F7D44">
        <w:rPr>
          <w:rStyle w:val="Strong"/>
          <w:rFonts w:ascii="Segoe UI" w:hAnsi="Segoe UI" w:cs="Segoe UI"/>
          <w:color w:val="24292E"/>
          <w:sz w:val="26"/>
        </w:rPr>
        <w:t>Actor-mimic: Deep multitask and transfer reinforcement learning</w:t>
      </w:r>
      <w:r w:rsidRPr="001F7D44">
        <w:rPr>
          <w:rFonts w:ascii="Segoe UI" w:hAnsi="Segoe UI" w:cs="Segoe UI"/>
          <w:color w:val="24292E"/>
          <w:sz w:val="26"/>
        </w:rPr>
        <w:t>." arXiv preprint arXiv:1511.06342 (2015). </w:t>
      </w:r>
      <w:hyperlink r:id="rId137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(RL domain)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[58]</w:t>
      </w:r>
      <w:r w:rsidRPr="001F7D44">
        <w:rPr>
          <w:rFonts w:ascii="Segoe UI" w:hAnsi="Segoe UI" w:cs="Segoe UI"/>
          <w:color w:val="24292E"/>
          <w:sz w:val="26"/>
        </w:rPr>
        <w:t> Rusu, Andrei A., et al. "</w:t>
      </w:r>
      <w:r w:rsidRPr="001F7D44">
        <w:rPr>
          <w:rStyle w:val="Strong"/>
          <w:rFonts w:ascii="Segoe UI" w:hAnsi="Segoe UI" w:cs="Segoe UI"/>
          <w:color w:val="24292E"/>
          <w:sz w:val="26"/>
        </w:rPr>
        <w:t>Progressive neural networks</w:t>
      </w:r>
      <w:r w:rsidRPr="001F7D44">
        <w:rPr>
          <w:rFonts w:ascii="Segoe UI" w:hAnsi="Segoe UI" w:cs="Segoe UI"/>
          <w:color w:val="24292E"/>
          <w:sz w:val="26"/>
        </w:rPr>
        <w:t>." arXiv preprint arXiv:1606.04671 (2016). </w:t>
      </w:r>
      <w:hyperlink r:id="rId137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(Outstanding Work, A novel idea)</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2" w:name="_Toc494530796"/>
      <w:r w:rsidRPr="001F7D44">
        <w:rPr>
          <w:rFonts w:ascii="Segoe UI" w:hAnsi="Segoe UI" w:cs="Segoe UI"/>
          <w:color w:val="24292E"/>
          <w:sz w:val="38"/>
        </w:rPr>
        <w:t>2.8 One Shot Deep Learning</w:t>
      </w:r>
      <w:bookmarkEnd w:id="62"/>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[59]</w:t>
      </w:r>
      <w:r w:rsidRPr="001F7D44">
        <w:rPr>
          <w:rFonts w:ascii="Segoe UI" w:hAnsi="Segoe UI" w:cs="Segoe UI"/>
          <w:color w:val="24292E"/>
          <w:sz w:val="26"/>
        </w:rPr>
        <w:t> Lake, Brenden M., Ruslan Salakhutdinov, and Joshua B. Tenenbaum. "</w:t>
      </w:r>
      <w:r w:rsidRPr="001F7D44">
        <w:rPr>
          <w:rStyle w:val="Strong"/>
          <w:rFonts w:ascii="Segoe UI" w:hAnsi="Segoe UI" w:cs="Segoe UI"/>
          <w:color w:val="24292E"/>
          <w:sz w:val="26"/>
        </w:rPr>
        <w:t>Human-level concept learning through probabilistic program induction</w:t>
      </w:r>
      <w:r w:rsidRPr="001F7D44">
        <w:rPr>
          <w:rFonts w:ascii="Segoe UI" w:hAnsi="Segoe UI" w:cs="Segoe UI"/>
          <w:color w:val="24292E"/>
          <w:sz w:val="26"/>
        </w:rPr>
        <w:t>." Science 350.6266 (2015): 1332-1338. </w:t>
      </w:r>
      <w:hyperlink r:id="rId138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(No Deep </w:t>
      </w:r>
      <w:proofErr w:type="gramStart"/>
      <w:r w:rsidRPr="001F7D44">
        <w:rPr>
          <w:rStyle w:val="Strong"/>
          <w:rFonts w:ascii="Segoe UI" w:hAnsi="Segoe UI" w:cs="Segoe UI"/>
          <w:color w:val="24292E"/>
          <w:sz w:val="26"/>
        </w:rPr>
        <w:t>Learning,but</w:t>
      </w:r>
      <w:proofErr w:type="gramEnd"/>
      <w:r w:rsidRPr="001F7D44">
        <w:rPr>
          <w:rStyle w:val="Strong"/>
          <w:rFonts w:ascii="Segoe UI" w:hAnsi="Segoe UI" w:cs="Segoe UI"/>
          <w:color w:val="24292E"/>
          <w:sz w:val="26"/>
        </w:rPr>
        <w:t xml:space="preserve"> worth reading)</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[60]</w:t>
      </w:r>
      <w:r w:rsidRPr="001F7D44">
        <w:rPr>
          <w:rFonts w:ascii="Segoe UI" w:hAnsi="Segoe UI" w:cs="Segoe UI"/>
          <w:color w:val="24292E"/>
          <w:sz w:val="26"/>
        </w:rPr>
        <w:t> Koch, Gregory, Richard Zemel, and Ruslan Salakhutdinov. "</w:t>
      </w:r>
      <w:r w:rsidRPr="001F7D44">
        <w:rPr>
          <w:rStyle w:val="Strong"/>
          <w:rFonts w:ascii="Segoe UI" w:hAnsi="Segoe UI" w:cs="Segoe UI"/>
          <w:color w:val="24292E"/>
          <w:sz w:val="26"/>
        </w:rPr>
        <w:t>Siamese Neural Networks for One-shot Image Recognition</w:t>
      </w:r>
      <w:r w:rsidRPr="001F7D44">
        <w:rPr>
          <w:rFonts w:ascii="Segoe UI" w:hAnsi="Segoe UI" w:cs="Segoe UI"/>
          <w:color w:val="24292E"/>
          <w:sz w:val="26"/>
        </w:rPr>
        <w:t>."(2015) </w:t>
      </w:r>
      <w:hyperlink r:id="rId138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[61]</w:t>
      </w:r>
      <w:r w:rsidRPr="001F7D44">
        <w:rPr>
          <w:rFonts w:ascii="Segoe UI" w:hAnsi="Segoe UI" w:cs="Segoe UI"/>
          <w:color w:val="24292E"/>
          <w:sz w:val="26"/>
        </w:rPr>
        <w:t> Santoro, Adam, et al. "</w:t>
      </w:r>
      <w:r w:rsidRPr="001F7D44">
        <w:rPr>
          <w:rStyle w:val="Strong"/>
          <w:rFonts w:ascii="Segoe UI" w:hAnsi="Segoe UI" w:cs="Segoe UI"/>
          <w:color w:val="24292E"/>
          <w:sz w:val="26"/>
        </w:rPr>
        <w:t>One-shot Learning with Memory-Augmented Neural Networks</w:t>
      </w:r>
      <w:r w:rsidRPr="001F7D44">
        <w:rPr>
          <w:rFonts w:ascii="Segoe UI" w:hAnsi="Segoe UI" w:cs="Segoe UI"/>
          <w:color w:val="24292E"/>
          <w:sz w:val="26"/>
        </w:rPr>
        <w:t>." arXiv preprint arXiv:1605.06065 (2016). </w:t>
      </w:r>
      <w:hyperlink r:id="rId138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(A basic step to one shot learning)</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[62]</w:t>
      </w:r>
      <w:r w:rsidRPr="001F7D44">
        <w:rPr>
          <w:rFonts w:ascii="Segoe UI" w:hAnsi="Segoe UI" w:cs="Segoe UI"/>
          <w:color w:val="24292E"/>
          <w:sz w:val="26"/>
        </w:rPr>
        <w:t> Vinyals, Oriol, et al. "</w:t>
      </w:r>
      <w:r w:rsidRPr="001F7D44">
        <w:rPr>
          <w:rStyle w:val="Strong"/>
          <w:rFonts w:ascii="Segoe UI" w:hAnsi="Segoe UI" w:cs="Segoe UI"/>
          <w:color w:val="24292E"/>
          <w:sz w:val="26"/>
        </w:rPr>
        <w:t>Matching Networks for One Shot Learning</w:t>
      </w:r>
      <w:r w:rsidRPr="001F7D44">
        <w:rPr>
          <w:rFonts w:ascii="Segoe UI" w:hAnsi="Segoe UI" w:cs="Segoe UI"/>
          <w:color w:val="24292E"/>
          <w:sz w:val="26"/>
        </w:rPr>
        <w:t>." arXiv preprint arXiv:1606.04080 (2016). </w:t>
      </w:r>
      <w:hyperlink r:id="rId138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[63]</w:t>
      </w:r>
      <w:r w:rsidRPr="001F7D44">
        <w:rPr>
          <w:rFonts w:ascii="Segoe UI" w:hAnsi="Segoe UI" w:cs="Segoe UI"/>
          <w:color w:val="24292E"/>
          <w:sz w:val="26"/>
        </w:rPr>
        <w:t> Hariharan, Bharath, and Ross Girshick. "</w:t>
      </w:r>
      <w:r w:rsidRPr="001F7D44">
        <w:rPr>
          <w:rStyle w:val="Strong"/>
          <w:rFonts w:ascii="Segoe UI" w:hAnsi="Segoe UI" w:cs="Segoe UI"/>
          <w:color w:val="24292E"/>
          <w:sz w:val="26"/>
        </w:rPr>
        <w:t>Low-shot visual object recognition</w:t>
      </w:r>
      <w:r w:rsidRPr="001F7D44">
        <w:rPr>
          <w:rFonts w:ascii="Segoe UI" w:hAnsi="Segoe UI" w:cs="Segoe UI"/>
          <w:color w:val="24292E"/>
          <w:sz w:val="26"/>
        </w:rPr>
        <w:t>." arXiv preprint arXiv:1606.02819 (2016). </w:t>
      </w:r>
      <w:hyperlink r:id="rId1384"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(A step to large data)</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0629EA">
      <w:pPr>
        <w:pStyle w:val="Heading2"/>
        <w:rPr>
          <w:sz w:val="38"/>
        </w:rPr>
      </w:pPr>
      <w:bookmarkStart w:id="63" w:name="_Toc494530797"/>
      <w:r w:rsidRPr="001F7D44">
        <w:rPr>
          <w:sz w:val="38"/>
        </w:rPr>
        <w:t>3 Applications</w:t>
      </w:r>
      <w:bookmarkEnd w:id="63"/>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4" w:name="_Toc494530798"/>
      <w:r w:rsidRPr="001F7D44">
        <w:rPr>
          <w:rFonts w:ascii="Segoe UI" w:hAnsi="Segoe UI" w:cs="Segoe UI"/>
          <w:color w:val="24292E"/>
          <w:sz w:val="38"/>
        </w:rPr>
        <w:t xml:space="preserve">3.1 </w:t>
      </w:r>
      <w:proofErr w:type="gramStart"/>
      <w:r w:rsidRPr="001F7D44">
        <w:rPr>
          <w:rFonts w:ascii="Segoe UI" w:hAnsi="Segoe UI" w:cs="Segoe UI"/>
          <w:color w:val="24292E"/>
          <w:sz w:val="38"/>
        </w:rPr>
        <w:t>NLP(</w:t>
      </w:r>
      <w:proofErr w:type="gramEnd"/>
      <w:r w:rsidRPr="001F7D44">
        <w:rPr>
          <w:rFonts w:ascii="Segoe UI" w:hAnsi="Segoe UI" w:cs="Segoe UI"/>
          <w:color w:val="24292E"/>
          <w:sz w:val="38"/>
        </w:rPr>
        <w:t>Natural Language Processing)</w:t>
      </w:r>
      <w:bookmarkEnd w:id="64"/>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Antoine Bordes, et al. "</w:t>
      </w:r>
      <w:r w:rsidRPr="001F7D44">
        <w:rPr>
          <w:rStyle w:val="Strong"/>
          <w:rFonts w:ascii="Segoe UI" w:hAnsi="Segoe UI" w:cs="Segoe UI"/>
          <w:color w:val="24292E"/>
          <w:sz w:val="26"/>
        </w:rPr>
        <w:t>Joint Learning of Words and Meaning Representations for Open-Text Semantic Parsing</w:t>
      </w:r>
      <w:r w:rsidRPr="001F7D44">
        <w:rPr>
          <w:rFonts w:ascii="Segoe UI" w:hAnsi="Segoe UI" w:cs="Segoe UI"/>
          <w:color w:val="24292E"/>
          <w:sz w:val="26"/>
        </w:rPr>
        <w:t xml:space="preserve">." </w:t>
      </w:r>
      <w:proofErr w:type="gramStart"/>
      <w:r w:rsidRPr="001F7D44">
        <w:rPr>
          <w:rFonts w:ascii="Segoe UI" w:hAnsi="Segoe UI" w:cs="Segoe UI"/>
          <w:color w:val="24292E"/>
          <w:sz w:val="26"/>
        </w:rPr>
        <w:t>AISTATS(</w:t>
      </w:r>
      <w:proofErr w:type="gramEnd"/>
      <w:r w:rsidRPr="001F7D44">
        <w:rPr>
          <w:rFonts w:ascii="Segoe UI" w:hAnsi="Segoe UI" w:cs="Segoe UI"/>
          <w:color w:val="24292E"/>
          <w:sz w:val="26"/>
        </w:rPr>
        <w:t>2012) </w:t>
      </w:r>
      <w:hyperlink r:id="rId138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Mikolov, et al. "</w:t>
      </w:r>
      <w:r w:rsidRPr="001F7D44">
        <w:rPr>
          <w:rStyle w:val="Strong"/>
          <w:rFonts w:ascii="Segoe UI" w:hAnsi="Segoe UI" w:cs="Segoe UI"/>
          <w:color w:val="24292E"/>
          <w:sz w:val="26"/>
        </w:rPr>
        <w:t>Distributed representations of words and phrases and their compositionality</w:t>
      </w:r>
      <w:r w:rsidRPr="001F7D44">
        <w:rPr>
          <w:rFonts w:ascii="Segoe UI" w:hAnsi="Segoe UI" w:cs="Segoe UI"/>
          <w:color w:val="24292E"/>
          <w:sz w:val="26"/>
        </w:rPr>
        <w:t xml:space="preserve">." </w:t>
      </w:r>
      <w:proofErr w:type="gramStart"/>
      <w:r w:rsidRPr="001F7D44">
        <w:rPr>
          <w:rFonts w:ascii="Segoe UI" w:hAnsi="Segoe UI" w:cs="Segoe UI"/>
          <w:color w:val="24292E"/>
          <w:sz w:val="26"/>
        </w:rPr>
        <w:t>ANIPS(</w:t>
      </w:r>
      <w:proofErr w:type="gramEnd"/>
      <w:r w:rsidRPr="001F7D44">
        <w:rPr>
          <w:rFonts w:ascii="Segoe UI" w:hAnsi="Segoe UI" w:cs="Segoe UI"/>
          <w:color w:val="24292E"/>
          <w:sz w:val="26"/>
        </w:rPr>
        <w:t>2013): 3111-3119 </w:t>
      </w:r>
      <w:hyperlink r:id="rId138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(word2vec)</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Sutskever, et al. "</w:t>
      </w:r>
      <w:r w:rsidRPr="001F7D44">
        <w:rPr>
          <w:rStyle w:val="Strong"/>
          <w:rFonts w:ascii="Segoe UI" w:hAnsi="Segoe UI" w:cs="Segoe UI"/>
          <w:color w:val="24292E"/>
          <w:sz w:val="26"/>
        </w:rPr>
        <w:t>“Sequence to sequence learning with neural networks</w:t>
      </w:r>
      <w:r w:rsidRPr="001F7D44">
        <w:rPr>
          <w:rFonts w:ascii="Segoe UI" w:hAnsi="Segoe UI" w:cs="Segoe UI"/>
          <w:color w:val="24292E"/>
          <w:sz w:val="26"/>
        </w:rPr>
        <w:t xml:space="preserve">." </w:t>
      </w:r>
      <w:proofErr w:type="gramStart"/>
      <w:r w:rsidRPr="001F7D44">
        <w:rPr>
          <w:rFonts w:ascii="Segoe UI" w:hAnsi="Segoe UI" w:cs="Segoe UI"/>
          <w:color w:val="24292E"/>
          <w:sz w:val="26"/>
        </w:rPr>
        <w:t>ANIPS(</w:t>
      </w:r>
      <w:proofErr w:type="gramEnd"/>
      <w:r w:rsidRPr="001F7D44">
        <w:rPr>
          <w:rFonts w:ascii="Segoe UI" w:hAnsi="Segoe UI" w:cs="Segoe UI"/>
          <w:color w:val="24292E"/>
          <w:sz w:val="26"/>
        </w:rPr>
        <w:t>2014) </w:t>
      </w:r>
      <w:hyperlink r:id="rId138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Ankit Kumar, et al. "</w:t>
      </w:r>
      <w:r w:rsidRPr="001F7D44">
        <w:rPr>
          <w:rStyle w:val="Strong"/>
          <w:rFonts w:ascii="Segoe UI" w:hAnsi="Segoe UI" w:cs="Segoe UI"/>
          <w:color w:val="24292E"/>
          <w:sz w:val="26"/>
        </w:rPr>
        <w:t>“Ask Me Anything: Dynamic Memory Networks for Natural Language Processing</w:t>
      </w:r>
      <w:r w:rsidRPr="001F7D44">
        <w:rPr>
          <w:rFonts w:ascii="Segoe UI" w:hAnsi="Segoe UI" w:cs="Segoe UI"/>
          <w:color w:val="24292E"/>
          <w:sz w:val="26"/>
        </w:rPr>
        <w:t>." arXiv preprint arXiv:1506.07285(2015) </w:t>
      </w:r>
      <w:hyperlink r:id="rId138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Yoon Kim, et al. "</w:t>
      </w:r>
      <w:r w:rsidRPr="001F7D44">
        <w:rPr>
          <w:rStyle w:val="Strong"/>
          <w:rFonts w:ascii="Segoe UI" w:hAnsi="Segoe UI" w:cs="Segoe UI"/>
          <w:color w:val="24292E"/>
          <w:sz w:val="26"/>
        </w:rPr>
        <w:t>Character-Aware Neural Language Models</w:t>
      </w:r>
      <w:r w:rsidRPr="001F7D44">
        <w:rPr>
          <w:rFonts w:ascii="Segoe UI" w:hAnsi="Segoe UI" w:cs="Segoe UI"/>
          <w:color w:val="24292E"/>
          <w:sz w:val="26"/>
        </w:rPr>
        <w:t xml:space="preserve">." </w:t>
      </w:r>
      <w:proofErr w:type="gramStart"/>
      <w:r w:rsidRPr="001F7D44">
        <w:rPr>
          <w:rFonts w:ascii="Segoe UI" w:hAnsi="Segoe UI" w:cs="Segoe UI"/>
          <w:color w:val="24292E"/>
          <w:sz w:val="26"/>
        </w:rPr>
        <w:t>NIPS(</w:t>
      </w:r>
      <w:proofErr w:type="gramEnd"/>
      <w:r w:rsidRPr="001F7D44">
        <w:rPr>
          <w:rFonts w:ascii="Segoe UI" w:hAnsi="Segoe UI" w:cs="Segoe UI"/>
          <w:color w:val="24292E"/>
          <w:sz w:val="26"/>
        </w:rPr>
        <w:t>2015) arXiv preprint arXiv:1508.06615(2015) </w:t>
      </w:r>
      <w:hyperlink r:id="rId1389"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Jason Weston, et al. "</w:t>
      </w:r>
      <w:r w:rsidRPr="001F7D44">
        <w:rPr>
          <w:rStyle w:val="Strong"/>
          <w:rFonts w:ascii="Segoe UI" w:hAnsi="Segoe UI" w:cs="Segoe UI"/>
          <w:color w:val="24292E"/>
          <w:sz w:val="26"/>
        </w:rPr>
        <w:t>Towards AI-Complete Question Answering: A Set of Prerequisite Toy Tasks</w:t>
      </w:r>
      <w:r w:rsidRPr="001F7D44">
        <w:rPr>
          <w:rFonts w:ascii="Segoe UI" w:hAnsi="Segoe UI" w:cs="Segoe UI"/>
          <w:color w:val="24292E"/>
          <w:sz w:val="26"/>
        </w:rPr>
        <w:t>." arXiv preprint arXiv:1502.05698(2015) </w:t>
      </w:r>
      <w:hyperlink r:id="rId139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(bAbI tasks)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Karl Moritz Hermann, et al. "</w:t>
      </w:r>
      <w:r w:rsidRPr="001F7D44">
        <w:rPr>
          <w:rStyle w:val="Strong"/>
          <w:rFonts w:ascii="Segoe UI" w:hAnsi="Segoe UI" w:cs="Segoe UI"/>
          <w:color w:val="24292E"/>
          <w:sz w:val="26"/>
        </w:rPr>
        <w:t>Teaching Machines to Read and Comprehend</w:t>
      </w:r>
      <w:r w:rsidRPr="001F7D44">
        <w:rPr>
          <w:rFonts w:ascii="Segoe UI" w:hAnsi="Segoe UI" w:cs="Segoe UI"/>
          <w:color w:val="24292E"/>
          <w:sz w:val="26"/>
        </w:rPr>
        <w:t>." arXiv preprint arXiv:1506.03340(2015) </w:t>
      </w:r>
      <w:hyperlink r:id="rId1391" w:history="1">
        <w:r w:rsidRPr="001F7D44">
          <w:rPr>
            <w:rStyle w:val="Hyperlink"/>
            <w:rFonts w:ascii="Segoe UI" w:hAnsi="Segoe UI" w:cs="Segoe UI"/>
            <w:color w:val="0366D6"/>
            <w:sz w:val="26"/>
          </w:rPr>
          <w:t>[pdf]</w:t>
        </w:r>
      </w:hyperlink>
      <w:r w:rsidRPr="001F7D44">
        <w:rPr>
          <w:rStyle w:val="Strong"/>
          <w:rFonts w:ascii="Segoe UI" w:hAnsi="Segoe UI" w:cs="Segoe UI"/>
          <w:color w:val="24292E"/>
          <w:sz w:val="26"/>
        </w:rPr>
        <w:t>(CNN/DailyMail cloze style questions)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[8]</w:t>
      </w:r>
      <w:r w:rsidRPr="001F7D44">
        <w:rPr>
          <w:rFonts w:ascii="Segoe UI" w:hAnsi="Segoe UI" w:cs="Segoe UI"/>
          <w:color w:val="24292E"/>
          <w:sz w:val="26"/>
        </w:rPr>
        <w:t> Alexis Conneau, et al. "</w:t>
      </w:r>
      <w:r w:rsidRPr="001F7D44">
        <w:rPr>
          <w:rStyle w:val="Strong"/>
          <w:rFonts w:ascii="Segoe UI" w:hAnsi="Segoe UI" w:cs="Segoe UI"/>
          <w:color w:val="24292E"/>
          <w:sz w:val="26"/>
        </w:rPr>
        <w:t>Very Deep Convolutional Networks for Natural Language Processing</w:t>
      </w:r>
      <w:r w:rsidRPr="001F7D44">
        <w:rPr>
          <w:rFonts w:ascii="Segoe UI" w:hAnsi="Segoe UI" w:cs="Segoe UI"/>
          <w:color w:val="24292E"/>
          <w:sz w:val="26"/>
        </w:rPr>
        <w:t>." arXiv preprint arXiv:1606.01781(2016) </w:t>
      </w:r>
      <w:hyperlink r:id="rId139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(state-of-the-art in text classification)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[9]</w:t>
      </w:r>
      <w:r w:rsidRPr="001F7D44">
        <w:rPr>
          <w:rFonts w:ascii="Segoe UI" w:hAnsi="Segoe UI" w:cs="Segoe UI"/>
          <w:color w:val="24292E"/>
          <w:sz w:val="26"/>
        </w:rPr>
        <w:t> Armand Joulin, et al. "</w:t>
      </w:r>
      <w:r w:rsidRPr="001F7D44">
        <w:rPr>
          <w:rStyle w:val="Strong"/>
          <w:rFonts w:ascii="Segoe UI" w:hAnsi="Segoe UI" w:cs="Segoe UI"/>
          <w:color w:val="24292E"/>
          <w:sz w:val="26"/>
        </w:rPr>
        <w:t>Bag of Tricks for Efficient Text Classification</w:t>
      </w:r>
      <w:r w:rsidRPr="001F7D44">
        <w:rPr>
          <w:rFonts w:ascii="Segoe UI" w:hAnsi="Segoe UI" w:cs="Segoe UI"/>
          <w:color w:val="24292E"/>
          <w:sz w:val="26"/>
        </w:rPr>
        <w:t>." arXiv preprint arXiv:1607.01759(2016) </w:t>
      </w:r>
      <w:hyperlink r:id="rId139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(slightly worse than state-of-the-art, but a lot faster)</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5" w:name="_Toc494530799"/>
      <w:r w:rsidRPr="001F7D44">
        <w:rPr>
          <w:rFonts w:ascii="Segoe UI" w:hAnsi="Segoe UI" w:cs="Segoe UI"/>
          <w:color w:val="24292E"/>
          <w:sz w:val="38"/>
        </w:rPr>
        <w:t>3.2 Object Detection</w:t>
      </w:r>
      <w:bookmarkEnd w:id="65"/>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Szegedy, Christian, Alexander Toshev, and Dumitru Erhan. "</w:t>
      </w:r>
      <w:r w:rsidRPr="001F7D44">
        <w:rPr>
          <w:rStyle w:val="Strong"/>
          <w:rFonts w:ascii="Segoe UI" w:hAnsi="Segoe UI" w:cs="Segoe UI"/>
          <w:color w:val="24292E"/>
          <w:sz w:val="26"/>
        </w:rPr>
        <w:t>Deep neural networks for object detection</w:t>
      </w:r>
      <w:r w:rsidRPr="001F7D44">
        <w:rPr>
          <w:rFonts w:ascii="Segoe UI" w:hAnsi="Segoe UI" w:cs="Segoe UI"/>
          <w:color w:val="24292E"/>
          <w:sz w:val="26"/>
        </w:rPr>
        <w:t>." Advances in Neural Information Processing Systems. 2013. </w:t>
      </w:r>
      <w:hyperlink r:id="rId139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Girshick, Ross, et al. "</w:t>
      </w:r>
      <w:r w:rsidRPr="001F7D44">
        <w:rPr>
          <w:rStyle w:val="Strong"/>
          <w:rFonts w:ascii="Segoe UI" w:hAnsi="Segoe UI" w:cs="Segoe UI"/>
          <w:color w:val="24292E"/>
          <w:sz w:val="26"/>
        </w:rPr>
        <w:t>Rich feature hierarchies for accurate object detection and semantic segmentation</w:t>
      </w:r>
      <w:r w:rsidRPr="001F7D44">
        <w:rPr>
          <w:rFonts w:ascii="Segoe UI" w:hAnsi="Segoe UI" w:cs="Segoe UI"/>
          <w:color w:val="24292E"/>
          <w:sz w:val="26"/>
        </w:rPr>
        <w:t>." Proceedings of the IEEE conference on computer vision and pattern recognition. 2014. </w:t>
      </w:r>
      <w:hyperlink r:id="rId139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(RCNN)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He, Kaiming, et al. "</w:t>
      </w:r>
      <w:r w:rsidRPr="001F7D44">
        <w:rPr>
          <w:rStyle w:val="Strong"/>
          <w:rFonts w:ascii="Segoe UI" w:hAnsi="Segoe UI" w:cs="Segoe UI"/>
          <w:color w:val="24292E"/>
          <w:sz w:val="26"/>
        </w:rPr>
        <w:t>Spatial pyramid pooling in deep convolutional networks for visual recognition</w:t>
      </w:r>
      <w:r w:rsidRPr="001F7D44">
        <w:rPr>
          <w:rFonts w:ascii="Segoe UI" w:hAnsi="Segoe UI" w:cs="Segoe UI"/>
          <w:color w:val="24292E"/>
          <w:sz w:val="26"/>
        </w:rPr>
        <w:t>." European Conference on Computer Vision. Springer International Publishing, 2014. </w:t>
      </w:r>
      <w:hyperlink r:id="rId139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(SPPNet)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Girshick, Ross. "</w:t>
      </w:r>
      <w:r w:rsidRPr="001F7D44">
        <w:rPr>
          <w:rStyle w:val="Strong"/>
          <w:rFonts w:ascii="Segoe UI" w:hAnsi="Segoe UI" w:cs="Segoe UI"/>
          <w:color w:val="24292E"/>
          <w:sz w:val="26"/>
        </w:rPr>
        <w:t>Fast r-cnn</w:t>
      </w:r>
      <w:r w:rsidRPr="001F7D44">
        <w:rPr>
          <w:rFonts w:ascii="Segoe UI" w:hAnsi="Segoe UI" w:cs="Segoe UI"/>
          <w:color w:val="24292E"/>
          <w:sz w:val="26"/>
        </w:rPr>
        <w:t>." Proceedings of the IEEE International Conference on Computer Vision. 2015. </w:t>
      </w:r>
      <w:hyperlink r:id="rId1397"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Ren, Shaoqing, et al. "</w:t>
      </w:r>
      <w:r w:rsidRPr="001F7D44">
        <w:rPr>
          <w:rStyle w:val="Strong"/>
          <w:rFonts w:ascii="Segoe UI" w:hAnsi="Segoe UI" w:cs="Segoe UI"/>
          <w:color w:val="24292E"/>
          <w:sz w:val="26"/>
        </w:rPr>
        <w:t>Faster R-CNN: Towards real-time object detection with region proposal networks</w:t>
      </w:r>
      <w:r w:rsidRPr="001F7D44">
        <w:rPr>
          <w:rFonts w:ascii="Segoe UI" w:hAnsi="Segoe UI" w:cs="Segoe UI"/>
          <w:color w:val="24292E"/>
          <w:sz w:val="26"/>
        </w:rPr>
        <w:t>." Advances in neural information processing systems. 2015. </w:t>
      </w:r>
      <w:hyperlink r:id="rId139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Redmon, Joseph, et al. "</w:t>
      </w:r>
      <w:r w:rsidRPr="001F7D44">
        <w:rPr>
          <w:rStyle w:val="Strong"/>
          <w:rFonts w:ascii="Segoe UI" w:hAnsi="Segoe UI" w:cs="Segoe UI"/>
          <w:color w:val="24292E"/>
          <w:sz w:val="26"/>
        </w:rPr>
        <w:t>You only look once: Unified, real-time object detection</w:t>
      </w:r>
      <w:r w:rsidRPr="001F7D44">
        <w:rPr>
          <w:rFonts w:ascii="Segoe UI" w:hAnsi="Segoe UI" w:cs="Segoe UI"/>
          <w:color w:val="24292E"/>
          <w:sz w:val="26"/>
        </w:rPr>
        <w:t>." arXiv preprint arXiv:1506.02640 (2015). </w:t>
      </w:r>
      <w:hyperlink r:id="rId139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YOLO,Oustanding</w:t>
      </w:r>
      <w:proofErr w:type="gramEnd"/>
      <w:r w:rsidRPr="001F7D44">
        <w:rPr>
          <w:rStyle w:val="Strong"/>
          <w:rFonts w:ascii="Segoe UI" w:hAnsi="Segoe UI" w:cs="Segoe UI"/>
          <w:color w:val="24292E"/>
          <w:sz w:val="26"/>
        </w:rPr>
        <w:t xml:space="preserve"> Work, really practical)</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Liu, Wei, et al. "</w:t>
      </w:r>
      <w:r w:rsidRPr="001F7D44">
        <w:rPr>
          <w:rStyle w:val="Strong"/>
          <w:rFonts w:ascii="Segoe UI" w:hAnsi="Segoe UI" w:cs="Segoe UI"/>
          <w:color w:val="24292E"/>
          <w:sz w:val="26"/>
        </w:rPr>
        <w:t>SSD: Single Shot MultiBox Detector</w:t>
      </w:r>
      <w:r w:rsidRPr="001F7D44">
        <w:rPr>
          <w:rFonts w:ascii="Segoe UI" w:hAnsi="Segoe UI" w:cs="Segoe UI"/>
          <w:color w:val="24292E"/>
          <w:sz w:val="26"/>
        </w:rPr>
        <w:t>." arXiv preprint arXiv:1512.02325 (2015). </w:t>
      </w:r>
      <w:hyperlink r:id="rId140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[8]</w:t>
      </w:r>
      <w:r w:rsidRPr="001F7D44">
        <w:rPr>
          <w:rFonts w:ascii="Segoe UI" w:hAnsi="Segoe UI" w:cs="Segoe UI"/>
          <w:color w:val="24292E"/>
          <w:sz w:val="26"/>
        </w:rPr>
        <w:t> Dai, Jifeng, et al. "</w:t>
      </w:r>
      <w:r w:rsidRPr="001F7D44">
        <w:rPr>
          <w:rStyle w:val="Strong"/>
          <w:rFonts w:ascii="Segoe UI" w:hAnsi="Segoe UI" w:cs="Segoe UI"/>
          <w:color w:val="24292E"/>
          <w:sz w:val="26"/>
        </w:rPr>
        <w:t>R-FCN: Object Detection via Region-based Fully Convolutional Networks</w:t>
      </w:r>
      <w:r w:rsidRPr="001F7D44">
        <w:rPr>
          <w:rFonts w:ascii="Segoe UI" w:hAnsi="Segoe UI" w:cs="Segoe UI"/>
          <w:color w:val="24292E"/>
          <w:sz w:val="26"/>
        </w:rPr>
        <w:t>." arXiv preprint arXiv:1605.06409 (2016). </w:t>
      </w:r>
      <w:hyperlink r:id="rId140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[9]</w:t>
      </w:r>
      <w:r w:rsidRPr="001F7D44">
        <w:rPr>
          <w:rFonts w:ascii="Segoe UI" w:hAnsi="Segoe UI" w:cs="Segoe UI"/>
          <w:color w:val="24292E"/>
          <w:sz w:val="26"/>
        </w:rPr>
        <w:t> He, Gkioxari, et al. "</w:t>
      </w:r>
      <w:r w:rsidRPr="001F7D44">
        <w:rPr>
          <w:rStyle w:val="Strong"/>
          <w:rFonts w:ascii="Segoe UI" w:hAnsi="Segoe UI" w:cs="Segoe UI"/>
          <w:color w:val="24292E"/>
          <w:sz w:val="26"/>
        </w:rPr>
        <w:t>Mask R-CNN</w:t>
      </w:r>
      <w:r w:rsidRPr="001F7D44">
        <w:rPr>
          <w:rFonts w:ascii="Segoe UI" w:hAnsi="Segoe UI" w:cs="Segoe UI"/>
          <w:color w:val="24292E"/>
          <w:sz w:val="26"/>
        </w:rPr>
        <w:t>" arXiv preprint arXiv:1703.06870 (2017). </w:t>
      </w:r>
      <w:hyperlink r:id="rId140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6" w:name="_Toc494530800"/>
      <w:r w:rsidRPr="001F7D44">
        <w:rPr>
          <w:rFonts w:ascii="Segoe UI" w:hAnsi="Segoe UI" w:cs="Segoe UI"/>
          <w:color w:val="24292E"/>
          <w:sz w:val="38"/>
        </w:rPr>
        <w:t>3.3 Visual Tracking</w:t>
      </w:r>
      <w:bookmarkEnd w:id="66"/>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Wang, Naiyan, and Dit-Yan Yeung. "</w:t>
      </w:r>
      <w:r w:rsidRPr="001F7D44">
        <w:rPr>
          <w:rStyle w:val="Strong"/>
          <w:rFonts w:ascii="Segoe UI" w:hAnsi="Segoe UI" w:cs="Segoe UI"/>
          <w:color w:val="24292E"/>
          <w:sz w:val="26"/>
        </w:rPr>
        <w:t>Learning a deep compact image representation for visual tracking</w:t>
      </w:r>
      <w:r w:rsidRPr="001F7D44">
        <w:rPr>
          <w:rFonts w:ascii="Segoe UI" w:hAnsi="Segoe UI" w:cs="Segoe UI"/>
          <w:color w:val="24292E"/>
          <w:sz w:val="26"/>
        </w:rPr>
        <w:t>." Advances in neural information processing systems. 2013. </w:t>
      </w:r>
      <w:hyperlink r:id="rId140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(First Paper to do visual tracking using Deep </w:t>
      </w:r>
      <w:proofErr w:type="gramStart"/>
      <w:r w:rsidRPr="001F7D44">
        <w:rPr>
          <w:rStyle w:val="Strong"/>
          <w:rFonts w:ascii="Segoe UI" w:hAnsi="Segoe UI" w:cs="Segoe UI"/>
          <w:color w:val="24292E"/>
          <w:sz w:val="26"/>
        </w:rPr>
        <w:t>Learning,DLT</w:t>
      </w:r>
      <w:proofErr w:type="gramEnd"/>
      <w:r w:rsidRPr="001F7D44">
        <w:rPr>
          <w:rStyle w:val="Strong"/>
          <w:rFonts w:ascii="Segoe UI" w:hAnsi="Segoe UI" w:cs="Segoe UI"/>
          <w:color w:val="24292E"/>
          <w:sz w:val="26"/>
        </w:rPr>
        <w:t xml:space="preserve"> Tracker)</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Wang, Naiyan, et al. "</w:t>
      </w:r>
      <w:r w:rsidRPr="001F7D44">
        <w:rPr>
          <w:rStyle w:val="Strong"/>
          <w:rFonts w:ascii="Segoe UI" w:hAnsi="Segoe UI" w:cs="Segoe UI"/>
          <w:color w:val="24292E"/>
          <w:sz w:val="26"/>
        </w:rPr>
        <w:t>Transferring rich feature hierarchies for robust visual tracking</w:t>
      </w:r>
      <w:r w:rsidRPr="001F7D44">
        <w:rPr>
          <w:rFonts w:ascii="Segoe UI" w:hAnsi="Segoe UI" w:cs="Segoe UI"/>
          <w:color w:val="24292E"/>
          <w:sz w:val="26"/>
        </w:rPr>
        <w:t>." arXiv preprint arXiv:1501.04587 (2015). </w:t>
      </w:r>
      <w:hyperlink r:id="rId1404"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(SO-DLT)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Wang, Lijun, et al. "</w:t>
      </w:r>
      <w:r w:rsidRPr="001F7D44">
        <w:rPr>
          <w:rStyle w:val="Strong"/>
          <w:rFonts w:ascii="Segoe UI" w:hAnsi="Segoe UI" w:cs="Segoe UI"/>
          <w:color w:val="24292E"/>
          <w:sz w:val="26"/>
        </w:rPr>
        <w:t>Visual tracking with fully convolutional networks</w:t>
      </w:r>
      <w:r w:rsidRPr="001F7D44">
        <w:rPr>
          <w:rFonts w:ascii="Segoe UI" w:hAnsi="Segoe UI" w:cs="Segoe UI"/>
          <w:color w:val="24292E"/>
          <w:sz w:val="26"/>
        </w:rPr>
        <w:t>." Proceedings of the IEEE International Conference on Computer Vision. 2015. </w:t>
      </w:r>
      <w:hyperlink r:id="rId140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(FCNT)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Held, David, Sebastian Thrun, and Silvio Savarese. "</w:t>
      </w:r>
      <w:r w:rsidRPr="001F7D44">
        <w:rPr>
          <w:rStyle w:val="Strong"/>
          <w:rFonts w:ascii="Segoe UI" w:hAnsi="Segoe UI" w:cs="Segoe UI"/>
          <w:color w:val="24292E"/>
          <w:sz w:val="26"/>
        </w:rPr>
        <w:t>Learning to Track at 100 FPS with Deep Regression Networks</w:t>
      </w:r>
      <w:r w:rsidRPr="001F7D44">
        <w:rPr>
          <w:rFonts w:ascii="Segoe UI" w:hAnsi="Segoe UI" w:cs="Segoe UI"/>
          <w:color w:val="24292E"/>
          <w:sz w:val="26"/>
        </w:rPr>
        <w:t>." arXiv preprint arXiv:1604.01802 (2016). </w:t>
      </w:r>
      <w:hyperlink r:id="rId140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GOTURN,Really</w:t>
      </w:r>
      <w:proofErr w:type="gramEnd"/>
      <w:r w:rsidRPr="001F7D44">
        <w:rPr>
          <w:rStyle w:val="Strong"/>
          <w:rFonts w:ascii="Segoe UI" w:hAnsi="Segoe UI" w:cs="Segoe UI"/>
          <w:color w:val="24292E"/>
          <w:sz w:val="26"/>
        </w:rPr>
        <w:t xml:space="preserve"> fast as a deep learning method,but still far behind un-deep-learning methods)</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Bertinetto, Luca, et al. "</w:t>
      </w:r>
      <w:r w:rsidRPr="001F7D44">
        <w:rPr>
          <w:rStyle w:val="Strong"/>
          <w:rFonts w:ascii="Segoe UI" w:hAnsi="Segoe UI" w:cs="Segoe UI"/>
          <w:color w:val="24292E"/>
          <w:sz w:val="26"/>
        </w:rPr>
        <w:t>Fully-Convolutional Siamese Networks for Object Tracking</w:t>
      </w:r>
      <w:r w:rsidRPr="001F7D44">
        <w:rPr>
          <w:rFonts w:ascii="Segoe UI" w:hAnsi="Segoe UI" w:cs="Segoe UI"/>
          <w:color w:val="24292E"/>
          <w:sz w:val="26"/>
        </w:rPr>
        <w:t>." arXiv preprint arXiv:1606.09549 (2016). </w:t>
      </w:r>
      <w:hyperlink r:id="rId140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w:t>
      </w:r>
      <w:proofErr w:type="gramStart"/>
      <w:r w:rsidRPr="001F7D44">
        <w:rPr>
          <w:rStyle w:val="Strong"/>
          <w:rFonts w:ascii="Segoe UI" w:hAnsi="Segoe UI" w:cs="Segoe UI"/>
          <w:color w:val="24292E"/>
          <w:sz w:val="26"/>
        </w:rPr>
        <w:t>SiameseFC,New</w:t>
      </w:r>
      <w:proofErr w:type="gramEnd"/>
      <w:r w:rsidRPr="001F7D44">
        <w:rPr>
          <w:rStyle w:val="Strong"/>
          <w:rFonts w:ascii="Segoe UI" w:hAnsi="Segoe UI" w:cs="Segoe UI"/>
          <w:color w:val="24292E"/>
          <w:sz w:val="26"/>
        </w:rPr>
        <w:t xml:space="preserve"> state-of-the-art for real-time object tracking)</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Martin Danelljan, Andreas Robinson, Fahad Khan, Michael Felsberg. "</w:t>
      </w:r>
      <w:r w:rsidRPr="001F7D44">
        <w:rPr>
          <w:rStyle w:val="Strong"/>
          <w:rFonts w:ascii="Segoe UI" w:hAnsi="Segoe UI" w:cs="Segoe UI"/>
          <w:color w:val="24292E"/>
          <w:sz w:val="26"/>
        </w:rPr>
        <w:t>Beyond Correlation Filters: Learning Continuous Convolution Operators for Visual Tracking</w:t>
      </w:r>
      <w:r w:rsidRPr="001F7D44">
        <w:rPr>
          <w:rFonts w:ascii="Segoe UI" w:hAnsi="Segoe UI" w:cs="Segoe UI"/>
          <w:color w:val="24292E"/>
          <w:sz w:val="26"/>
        </w:rPr>
        <w:t>." ECCV (2016) </w:t>
      </w:r>
      <w:hyperlink r:id="rId140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(C-COT)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Nam, Hyeonseob, Mooyeol Baek, and Bohyung Han. "</w:t>
      </w:r>
      <w:r w:rsidRPr="001F7D44">
        <w:rPr>
          <w:rStyle w:val="Strong"/>
          <w:rFonts w:ascii="Segoe UI" w:hAnsi="Segoe UI" w:cs="Segoe UI"/>
          <w:color w:val="24292E"/>
          <w:sz w:val="26"/>
        </w:rPr>
        <w:t>Modeling and Propagating CNNs in a Tree Structure for Visual Tracking</w:t>
      </w:r>
      <w:r w:rsidRPr="001F7D44">
        <w:rPr>
          <w:rFonts w:ascii="Segoe UI" w:hAnsi="Segoe UI" w:cs="Segoe UI"/>
          <w:color w:val="24292E"/>
          <w:sz w:val="26"/>
        </w:rPr>
        <w:t>." arXiv preprint arXiv:1608.07242 (2016). </w:t>
      </w:r>
      <w:hyperlink r:id="rId140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(VOT2016 </w:t>
      </w:r>
      <w:proofErr w:type="gramStart"/>
      <w:r w:rsidRPr="001F7D44">
        <w:rPr>
          <w:rStyle w:val="Strong"/>
          <w:rFonts w:ascii="Segoe UI" w:hAnsi="Segoe UI" w:cs="Segoe UI"/>
          <w:color w:val="24292E"/>
          <w:sz w:val="26"/>
        </w:rPr>
        <w:t>Winner,TCNN</w:t>
      </w:r>
      <w:proofErr w:type="gramEnd"/>
      <w:r w:rsidRPr="001F7D44">
        <w:rPr>
          <w:rStyle w:val="Strong"/>
          <w:rFonts w:ascii="Segoe UI" w:hAnsi="Segoe UI" w:cs="Segoe UI"/>
          <w:color w:val="24292E"/>
          <w:sz w:val="26"/>
        </w:rPr>
        <w:t>)</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7" w:name="_Toc494530801"/>
      <w:r w:rsidRPr="001F7D44">
        <w:rPr>
          <w:rFonts w:ascii="Segoe UI" w:hAnsi="Segoe UI" w:cs="Segoe UI"/>
          <w:color w:val="24292E"/>
          <w:sz w:val="38"/>
        </w:rPr>
        <w:t>3.4 Image Caption</w:t>
      </w:r>
      <w:bookmarkEnd w:id="67"/>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w:t>
      </w:r>
      <w:proofErr w:type="gramStart"/>
      <w:r w:rsidRPr="001F7D44">
        <w:rPr>
          <w:rFonts w:ascii="Segoe UI" w:hAnsi="Segoe UI" w:cs="Segoe UI"/>
          <w:color w:val="24292E"/>
          <w:sz w:val="26"/>
        </w:rPr>
        <w:t>Farhadi,Ali</w:t>
      </w:r>
      <w:proofErr w:type="gramEnd"/>
      <w:r w:rsidRPr="001F7D44">
        <w:rPr>
          <w:rFonts w:ascii="Segoe UI" w:hAnsi="Segoe UI" w:cs="Segoe UI"/>
          <w:color w:val="24292E"/>
          <w:sz w:val="26"/>
        </w:rPr>
        <w:t>,etal. "</w:t>
      </w:r>
      <w:r w:rsidRPr="001F7D44">
        <w:rPr>
          <w:rStyle w:val="Strong"/>
          <w:rFonts w:ascii="Segoe UI" w:hAnsi="Segoe UI" w:cs="Segoe UI"/>
          <w:color w:val="24292E"/>
          <w:sz w:val="26"/>
        </w:rPr>
        <w:t>Every picture tells a story: Generating sentences from images</w:t>
      </w:r>
      <w:r w:rsidRPr="001F7D44">
        <w:rPr>
          <w:rFonts w:ascii="Segoe UI" w:hAnsi="Segoe UI" w:cs="Segoe UI"/>
          <w:color w:val="24292E"/>
          <w:sz w:val="26"/>
        </w:rPr>
        <w:t>". In Computer VisionECCV 2010. Springer Berlin Heidelberg:15-29, 2010. </w:t>
      </w:r>
      <w:hyperlink r:id="rId141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Kulkarni, Girish, et al. "</w:t>
      </w:r>
      <w:r w:rsidRPr="001F7D44">
        <w:rPr>
          <w:rStyle w:val="Strong"/>
          <w:rFonts w:ascii="Segoe UI" w:hAnsi="Segoe UI" w:cs="Segoe UI"/>
          <w:color w:val="24292E"/>
          <w:sz w:val="26"/>
        </w:rPr>
        <w:t>Baby talk: Understanding and generating image descriptions</w:t>
      </w:r>
      <w:r w:rsidRPr="001F7D44">
        <w:rPr>
          <w:rFonts w:ascii="Segoe UI" w:hAnsi="Segoe UI" w:cs="Segoe UI"/>
          <w:color w:val="24292E"/>
          <w:sz w:val="26"/>
        </w:rPr>
        <w:t>". In Proceedings of the 24th CVPR, 2011. </w:t>
      </w:r>
      <w:hyperlink r:id="rId1411"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Vinyals, Oriol, et al. "</w:t>
      </w:r>
      <w:r w:rsidRPr="001F7D44">
        <w:rPr>
          <w:rStyle w:val="Strong"/>
          <w:rFonts w:ascii="Segoe UI" w:hAnsi="Segoe UI" w:cs="Segoe UI"/>
          <w:color w:val="24292E"/>
          <w:sz w:val="26"/>
        </w:rPr>
        <w:t>Show and tell: A neural image caption generator</w:t>
      </w:r>
      <w:r w:rsidRPr="001F7D44">
        <w:rPr>
          <w:rFonts w:ascii="Segoe UI" w:hAnsi="Segoe UI" w:cs="Segoe UI"/>
          <w:color w:val="24292E"/>
          <w:sz w:val="26"/>
        </w:rPr>
        <w:t>". In arXiv preprint arXiv:1411.4555, 2014. </w:t>
      </w:r>
      <w:hyperlink r:id="rId1412"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Donahue, Jeff, et al. "</w:t>
      </w:r>
      <w:r w:rsidRPr="001F7D44">
        <w:rPr>
          <w:rStyle w:val="Strong"/>
          <w:rFonts w:ascii="Segoe UI" w:hAnsi="Segoe UI" w:cs="Segoe UI"/>
          <w:color w:val="24292E"/>
          <w:sz w:val="26"/>
        </w:rPr>
        <w:t>Long-term recurrent convolutional networks for visual recognition and description</w:t>
      </w:r>
      <w:r w:rsidRPr="001F7D44">
        <w:rPr>
          <w:rFonts w:ascii="Segoe UI" w:hAnsi="Segoe UI" w:cs="Segoe UI"/>
          <w:color w:val="24292E"/>
          <w:sz w:val="26"/>
        </w:rPr>
        <w:t>". In arXiv preprint arXiv:1411.4389 ,2014. </w:t>
      </w:r>
      <w:hyperlink r:id="rId1413" w:history="1">
        <w:r w:rsidRPr="001F7D44">
          <w:rPr>
            <w:rStyle w:val="Hyperlink"/>
            <w:rFonts w:ascii="Segoe UI" w:hAnsi="Segoe UI" w:cs="Segoe UI"/>
            <w:color w:val="0366D6"/>
            <w:sz w:val="26"/>
          </w:rPr>
          <w:t>[pdf]</w:t>
        </w:r>
      </w:hyperlink>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Karpathy, Andrej, and Li Fei-Fei. "</w:t>
      </w:r>
      <w:r w:rsidRPr="001F7D44">
        <w:rPr>
          <w:rStyle w:val="Strong"/>
          <w:rFonts w:ascii="Segoe UI" w:hAnsi="Segoe UI" w:cs="Segoe UI"/>
          <w:color w:val="24292E"/>
          <w:sz w:val="26"/>
        </w:rPr>
        <w:t>Deep visual-semantic alignments for generating image descriptions</w:t>
      </w:r>
      <w:r w:rsidRPr="001F7D44">
        <w:rPr>
          <w:rFonts w:ascii="Segoe UI" w:hAnsi="Segoe UI" w:cs="Segoe UI"/>
          <w:color w:val="24292E"/>
          <w:sz w:val="26"/>
        </w:rPr>
        <w:t>". In arXiv preprint arXiv:1412.2306, 2014. </w:t>
      </w:r>
      <w:hyperlink r:id="rId1414"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Karpathy, Andrej, Armand Joulin, and Fei Fei F. Li. "</w:t>
      </w:r>
      <w:r w:rsidRPr="001F7D44">
        <w:rPr>
          <w:rStyle w:val="Strong"/>
          <w:rFonts w:ascii="Segoe UI" w:hAnsi="Segoe UI" w:cs="Segoe UI"/>
          <w:color w:val="24292E"/>
          <w:sz w:val="26"/>
        </w:rPr>
        <w:t>Deep fragment embeddings for bidirectional image sentence mapping</w:t>
      </w:r>
      <w:r w:rsidRPr="001F7D44">
        <w:rPr>
          <w:rFonts w:ascii="Segoe UI" w:hAnsi="Segoe UI" w:cs="Segoe UI"/>
          <w:color w:val="24292E"/>
          <w:sz w:val="26"/>
        </w:rPr>
        <w:t>". In Advances in neural information processing systems, 2014. </w:t>
      </w:r>
      <w:hyperlink r:id="rId1415"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Fang, Hao, et al. "</w:t>
      </w:r>
      <w:r w:rsidRPr="001F7D44">
        <w:rPr>
          <w:rStyle w:val="Strong"/>
          <w:rFonts w:ascii="Segoe UI" w:hAnsi="Segoe UI" w:cs="Segoe UI"/>
          <w:color w:val="24292E"/>
          <w:sz w:val="26"/>
        </w:rPr>
        <w:t>From captions to visual concepts and back</w:t>
      </w:r>
      <w:r w:rsidRPr="001F7D44">
        <w:rPr>
          <w:rFonts w:ascii="Segoe UI" w:hAnsi="Segoe UI" w:cs="Segoe UI"/>
          <w:color w:val="24292E"/>
          <w:sz w:val="26"/>
        </w:rPr>
        <w:t>". In arXiv preprint arXiv:1411.4952, 2014. </w:t>
      </w:r>
      <w:hyperlink r:id="rId1416"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[8]</w:t>
      </w:r>
      <w:r w:rsidRPr="001F7D44">
        <w:rPr>
          <w:rFonts w:ascii="Segoe UI" w:hAnsi="Segoe UI" w:cs="Segoe UI"/>
          <w:color w:val="24292E"/>
          <w:sz w:val="26"/>
        </w:rPr>
        <w:t> Chen, Xinlei, and C. Lawrence Zitnick. "</w:t>
      </w:r>
      <w:r w:rsidRPr="001F7D44">
        <w:rPr>
          <w:rStyle w:val="Strong"/>
          <w:rFonts w:ascii="Segoe UI" w:hAnsi="Segoe UI" w:cs="Segoe UI"/>
          <w:color w:val="24292E"/>
          <w:sz w:val="26"/>
        </w:rPr>
        <w:t>Learning a recurrent visual representation for image caption generation</w:t>
      </w:r>
      <w:r w:rsidRPr="001F7D44">
        <w:rPr>
          <w:rFonts w:ascii="Segoe UI" w:hAnsi="Segoe UI" w:cs="Segoe UI"/>
          <w:color w:val="24292E"/>
          <w:sz w:val="26"/>
        </w:rPr>
        <w:t>". In arXiv preprint arXiv:1411.5654, 2014. </w:t>
      </w:r>
      <w:hyperlink r:id="rId1417"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[9]</w:t>
      </w:r>
      <w:r w:rsidRPr="001F7D44">
        <w:rPr>
          <w:rFonts w:ascii="Segoe UI" w:hAnsi="Segoe UI" w:cs="Segoe UI"/>
          <w:color w:val="24292E"/>
          <w:sz w:val="26"/>
        </w:rPr>
        <w:t> Mao, Junhua, et al. "</w:t>
      </w:r>
      <w:r w:rsidRPr="001F7D44">
        <w:rPr>
          <w:rStyle w:val="Strong"/>
          <w:rFonts w:ascii="Segoe UI" w:hAnsi="Segoe UI" w:cs="Segoe UI"/>
          <w:color w:val="24292E"/>
          <w:sz w:val="26"/>
        </w:rPr>
        <w:t>Deep captioning with multimodal recurrent neural networks (m-rnn)</w:t>
      </w:r>
      <w:r w:rsidRPr="001F7D44">
        <w:rPr>
          <w:rFonts w:ascii="Segoe UI" w:hAnsi="Segoe UI" w:cs="Segoe UI"/>
          <w:color w:val="24292E"/>
          <w:sz w:val="26"/>
        </w:rPr>
        <w:t>". In arXiv preprint arXiv:1412.6632, 2014. </w:t>
      </w:r>
      <w:hyperlink r:id="rId1418"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[10]</w:t>
      </w:r>
      <w:r w:rsidRPr="001F7D44">
        <w:rPr>
          <w:rFonts w:ascii="Segoe UI" w:hAnsi="Segoe UI" w:cs="Segoe UI"/>
          <w:color w:val="24292E"/>
          <w:sz w:val="26"/>
        </w:rPr>
        <w:t> Xu, Kelvin, et al. "</w:t>
      </w:r>
      <w:r w:rsidRPr="001F7D44">
        <w:rPr>
          <w:rStyle w:val="Strong"/>
          <w:rFonts w:ascii="Segoe UI" w:hAnsi="Segoe UI" w:cs="Segoe UI"/>
          <w:color w:val="24292E"/>
          <w:sz w:val="26"/>
        </w:rPr>
        <w:t>Show, attend and tell: Neural image caption generation with visual attention</w:t>
      </w:r>
      <w:r w:rsidRPr="001F7D44">
        <w:rPr>
          <w:rFonts w:ascii="Segoe UI" w:hAnsi="Segoe UI" w:cs="Segoe UI"/>
          <w:color w:val="24292E"/>
          <w:sz w:val="26"/>
        </w:rPr>
        <w:t>". In arXiv preprint arXiv:1502.03044, 2015. </w:t>
      </w:r>
      <w:hyperlink r:id="rId1419"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8" w:name="_Toc494530802"/>
      <w:r w:rsidRPr="001F7D44">
        <w:rPr>
          <w:rFonts w:ascii="Segoe UI" w:hAnsi="Segoe UI" w:cs="Segoe UI"/>
          <w:color w:val="24292E"/>
          <w:sz w:val="38"/>
        </w:rPr>
        <w:t>3.5 Machine Translation</w:t>
      </w:r>
      <w:bookmarkEnd w:id="68"/>
    </w:p>
    <w:p w:rsidR="00CE7D39" w:rsidRPr="001F7D44" w:rsidRDefault="00CE7D39" w:rsidP="00CE7D39">
      <w:pPr>
        <w:pStyle w:val="NormalWeb"/>
        <w:spacing w:before="0" w:beforeAutospacing="0" w:after="0" w:afterAutospacing="0"/>
        <w:rPr>
          <w:rFonts w:ascii="Segoe UI" w:hAnsi="Segoe UI" w:cs="Segoe UI"/>
          <w:color w:val="6A737D"/>
          <w:sz w:val="26"/>
        </w:rPr>
      </w:pPr>
      <w:r w:rsidRPr="001F7D44">
        <w:rPr>
          <w:rFonts w:ascii="Segoe UI" w:hAnsi="Segoe UI" w:cs="Segoe UI"/>
          <w:color w:val="6A737D"/>
          <w:sz w:val="26"/>
        </w:rPr>
        <w:t>Some milestone papers are listed in RNN / Seq-to-Seq topic.</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Luong, Minh-Thang, et al. "</w:t>
      </w:r>
      <w:r w:rsidRPr="001F7D44">
        <w:rPr>
          <w:rStyle w:val="Strong"/>
          <w:rFonts w:ascii="Segoe UI" w:hAnsi="Segoe UI" w:cs="Segoe UI"/>
          <w:color w:val="24292E"/>
          <w:sz w:val="26"/>
        </w:rPr>
        <w:t>Addressing the rare word problem in neural machine translation</w:t>
      </w:r>
      <w:r w:rsidRPr="001F7D44">
        <w:rPr>
          <w:rFonts w:ascii="Segoe UI" w:hAnsi="Segoe UI" w:cs="Segoe UI"/>
          <w:color w:val="24292E"/>
          <w:sz w:val="26"/>
        </w:rPr>
        <w:t>." arXiv preprint arXiv:1410.8206 (2014). </w:t>
      </w:r>
      <w:hyperlink r:id="rId142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Sennrich, et al. "</w:t>
      </w:r>
      <w:r w:rsidRPr="001F7D44">
        <w:rPr>
          <w:rStyle w:val="Strong"/>
          <w:rFonts w:ascii="Segoe UI" w:hAnsi="Segoe UI" w:cs="Segoe UI"/>
          <w:color w:val="24292E"/>
          <w:sz w:val="26"/>
        </w:rPr>
        <w:t>Neural Machine Translation of Rare Words with Subword Units</w:t>
      </w:r>
      <w:r w:rsidRPr="001F7D44">
        <w:rPr>
          <w:rFonts w:ascii="Segoe UI" w:hAnsi="Segoe UI" w:cs="Segoe UI"/>
          <w:color w:val="24292E"/>
          <w:sz w:val="26"/>
        </w:rPr>
        <w:t>". In arXiv preprint arXiv:1508.07909, 2015. </w:t>
      </w:r>
      <w:hyperlink r:id="rId1421"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Luong, Minh-Thang, Hieu Pham, and Christopher D. Manning. "</w:t>
      </w:r>
      <w:r w:rsidRPr="001F7D44">
        <w:rPr>
          <w:rStyle w:val="Strong"/>
          <w:rFonts w:ascii="Segoe UI" w:hAnsi="Segoe UI" w:cs="Segoe UI"/>
          <w:color w:val="24292E"/>
          <w:sz w:val="26"/>
        </w:rPr>
        <w:t>Effective approaches to attention-based neural machine translation</w:t>
      </w:r>
      <w:r w:rsidRPr="001F7D44">
        <w:rPr>
          <w:rFonts w:ascii="Segoe UI" w:hAnsi="Segoe UI" w:cs="Segoe UI"/>
          <w:color w:val="24292E"/>
          <w:sz w:val="26"/>
        </w:rPr>
        <w:t>." arXiv preprint arXiv:1508.04025 (2015). </w:t>
      </w:r>
      <w:hyperlink r:id="rId142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Chung, et al. "</w:t>
      </w:r>
      <w:r w:rsidRPr="001F7D44">
        <w:rPr>
          <w:rStyle w:val="Strong"/>
          <w:rFonts w:ascii="Segoe UI" w:hAnsi="Segoe UI" w:cs="Segoe UI"/>
          <w:color w:val="24292E"/>
          <w:sz w:val="26"/>
        </w:rPr>
        <w:t>A Character-Level Decoder without Explicit Segmentation for Neural Machine Translation</w:t>
      </w:r>
      <w:r w:rsidRPr="001F7D44">
        <w:rPr>
          <w:rFonts w:ascii="Segoe UI" w:hAnsi="Segoe UI" w:cs="Segoe UI"/>
          <w:color w:val="24292E"/>
          <w:sz w:val="26"/>
        </w:rPr>
        <w:t>". In arXiv preprint arXiv:1603.06147, 2016. </w:t>
      </w:r>
      <w:hyperlink r:id="rId1423"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Lee, et al. "</w:t>
      </w:r>
      <w:r w:rsidRPr="001F7D44">
        <w:rPr>
          <w:rStyle w:val="Strong"/>
          <w:rFonts w:ascii="Segoe UI" w:hAnsi="Segoe UI" w:cs="Segoe UI"/>
          <w:color w:val="24292E"/>
          <w:sz w:val="26"/>
        </w:rPr>
        <w:t>Fully Character-Level Neural Machine Translation without Explicit Segmentation</w:t>
      </w:r>
      <w:r w:rsidRPr="001F7D44">
        <w:rPr>
          <w:rFonts w:ascii="Segoe UI" w:hAnsi="Segoe UI" w:cs="Segoe UI"/>
          <w:color w:val="24292E"/>
          <w:sz w:val="26"/>
        </w:rPr>
        <w:t>". In arXiv preprint arXiv:1610.03017, 2016. </w:t>
      </w:r>
      <w:hyperlink r:id="rId1424"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Wu, Schuster, Chen, Le, et al. "</w:t>
      </w:r>
      <w:r w:rsidRPr="001F7D44">
        <w:rPr>
          <w:rStyle w:val="Strong"/>
          <w:rFonts w:ascii="Segoe UI" w:hAnsi="Segoe UI" w:cs="Segoe UI"/>
          <w:color w:val="24292E"/>
          <w:sz w:val="26"/>
        </w:rPr>
        <w:t>Google's Neural Machine Translation System: Bridging the Gap between Human and Machine Translation</w:t>
      </w:r>
      <w:r w:rsidRPr="001F7D44">
        <w:rPr>
          <w:rFonts w:ascii="Segoe UI" w:hAnsi="Segoe UI" w:cs="Segoe UI"/>
          <w:color w:val="24292E"/>
          <w:sz w:val="26"/>
        </w:rPr>
        <w:t>". In arXiv preprint arXiv:1609.08144v2, 2016. </w:t>
      </w:r>
      <w:hyperlink r:id="rId142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(Milestone)</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69" w:name="_Toc494530803"/>
      <w:r w:rsidRPr="001F7D44">
        <w:rPr>
          <w:rFonts w:ascii="Segoe UI" w:hAnsi="Segoe UI" w:cs="Segoe UI"/>
          <w:color w:val="24292E"/>
          <w:sz w:val="38"/>
        </w:rPr>
        <w:t>3.6 Robotics</w:t>
      </w:r>
      <w:bookmarkEnd w:id="69"/>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Koutník, Jan, et al. "</w:t>
      </w:r>
      <w:r w:rsidRPr="001F7D44">
        <w:rPr>
          <w:rStyle w:val="Strong"/>
          <w:rFonts w:ascii="Segoe UI" w:hAnsi="Segoe UI" w:cs="Segoe UI"/>
          <w:color w:val="24292E"/>
          <w:sz w:val="26"/>
        </w:rPr>
        <w:t>Evolving large-scale neural networks for vision-based reinforcement learning</w:t>
      </w:r>
      <w:r w:rsidRPr="001F7D44">
        <w:rPr>
          <w:rFonts w:ascii="Segoe UI" w:hAnsi="Segoe UI" w:cs="Segoe UI"/>
          <w:color w:val="24292E"/>
          <w:sz w:val="26"/>
        </w:rPr>
        <w:t>." Proceedings of the 15th annual conference on Genetic and evolutionary computation. ACM, 2013. </w:t>
      </w:r>
      <w:hyperlink r:id="rId142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Levine, Sergey, et al. "</w:t>
      </w:r>
      <w:r w:rsidRPr="001F7D44">
        <w:rPr>
          <w:rStyle w:val="Strong"/>
          <w:rFonts w:ascii="Segoe UI" w:hAnsi="Segoe UI" w:cs="Segoe UI"/>
          <w:color w:val="24292E"/>
          <w:sz w:val="26"/>
        </w:rPr>
        <w:t>End-to-end training of deep visuomotor policies</w:t>
      </w:r>
      <w:r w:rsidRPr="001F7D44">
        <w:rPr>
          <w:rFonts w:ascii="Segoe UI" w:hAnsi="Segoe UI" w:cs="Segoe UI"/>
          <w:color w:val="24292E"/>
          <w:sz w:val="26"/>
        </w:rPr>
        <w:t>." Journal of Machine Learning Research 17.39 (2016): 1-40. </w:t>
      </w:r>
      <w:hyperlink r:id="rId142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Pinto, Lerrel, and Abhinav Gupta. "</w:t>
      </w:r>
      <w:r w:rsidRPr="001F7D44">
        <w:rPr>
          <w:rStyle w:val="Strong"/>
          <w:rFonts w:ascii="Segoe UI" w:hAnsi="Segoe UI" w:cs="Segoe UI"/>
          <w:color w:val="24292E"/>
          <w:sz w:val="26"/>
        </w:rPr>
        <w:t>Supersizing self-supervision: Learning to grasp from 50k tries and 700 robot hours</w:t>
      </w:r>
      <w:r w:rsidRPr="001F7D44">
        <w:rPr>
          <w:rFonts w:ascii="Segoe UI" w:hAnsi="Segoe UI" w:cs="Segoe UI"/>
          <w:color w:val="24292E"/>
          <w:sz w:val="26"/>
        </w:rPr>
        <w:t>." arXiv preprint arXiv:1509.06825 (2015). </w:t>
      </w:r>
      <w:hyperlink r:id="rId142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Levine, Sergey, et al. "</w:t>
      </w:r>
      <w:r w:rsidRPr="001F7D44">
        <w:rPr>
          <w:rStyle w:val="Strong"/>
          <w:rFonts w:ascii="Segoe UI" w:hAnsi="Segoe UI" w:cs="Segoe UI"/>
          <w:color w:val="24292E"/>
          <w:sz w:val="26"/>
        </w:rPr>
        <w:t>Learning Hand-Eye Coordination for Robotic Grasping with Deep Learning and Large-Scale Data Collection</w:t>
      </w:r>
      <w:r w:rsidRPr="001F7D44">
        <w:rPr>
          <w:rFonts w:ascii="Segoe UI" w:hAnsi="Segoe UI" w:cs="Segoe UI"/>
          <w:color w:val="24292E"/>
          <w:sz w:val="26"/>
        </w:rPr>
        <w:t>." arXiv preprint arXiv:1603.02199 (2016). </w:t>
      </w:r>
      <w:hyperlink r:id="rId142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Zhu, Yuke, et al. "</w:t>
      </w:r>
      <w:r w:rsidRPr="001F7D44">
        <w:rPr>
          <w:rStyle w:val="Strong"/>
          <w:rFonts w:ascii="Segoe UI" w:hAnsi="Segoe UI" w:cs="Segoe UI"/>
          <w:color w:val="24292E"/>
          <w:sz w:val="26"/>
        </w:rPr>
        <w:t>Target-driven Visual Navigation in Indoor Scenes using Deep Reinforcement Learning</w:t>
      </w:r>
      <w:r w:rsidRPr="001F7D44">
        <w:rPr>
          <w:rFonts w:ascii="Segoe UI" w:hAnsi="Segoe UI" w:cs="Segoe UI"/>
          <w:color w:val="24292E"/>
          <w:sz w:val="26"/>
        </w:rPr>
        <w:t>." arXiv preprint arXiv:1609.05143 (2016). </w:t>
      </w:r>
      <w:hyperlink r:id="rId143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Yahya, Ali, et al. "</w:t>
      </w:r>
      <w:r w:rsidRPr="001F7D44">
        <w:rPr>
          <w:rStyle w:val="Strong"/>
          <w:rFonts w:ascii="Segoe UI" w:hAnsi="Segoe UI" w:cs="Segoe UI"/>
          <w:color w:val="24292E"/>
          <w:sz w:val="26"/>
        </w:rPr>
        <w:t>Collective Robot Reinforcement Learning with Distributed Asynchronous Guided Policy Search</w:t>
      </w:r>
      <w:r w:rsidRPr="001F7D44">
        <w:rPr>
          <w:rFonts w:ascii="Segoe UI" w:hAnsi="Segoe UI" w:cs="Segoe UI"/>
          <w:color w:val="24292E"/>
          <w:sz w:val="26"/>
        </w:rPr>
        <w:t>." arXiv preprint arXiv:1610.00673 (2016). </w:t>
      </w:r>
      <w:hyperlink r:id="rId143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Gu, Shixiang, et al. "</w:t>
      </w:r>
      <w:r w:rsidRPr="001F7D44">
        <w:rPr>
          <w:rStyle w:val="Strong"/>
          <w:rFonts w:ascii="Segoe UI" w:hAnsi="Segoe UI" w:cs="Segoe UI"/>
          <w:color w:val="24292E"/>
          <w:sz w:val="26"/>
        </w:rPr>
        <w:t>Deep Reinforcement Learning for Robotic Manipulation</w:t>
      </w:r>
      <w:r w:rsidRPr="001F7D44">
        <w:rPr>
          <w:rFonts w:ascii="Segoe UI" w:hAnsi="Segoe UI" w:cs="Segoe UI"/>
          <w:color w:val="24292E"/>
          <w:sz w:val="26"/>
        </w:rPr>
        <w:t>." arXiv preprint arXiv:1610.00633 (2016). </w:t>
      </w:r>
      <w:hyperlink r:id="rId143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[8]</w:t>
      </w:r>
      <w:r w:rsidRPr="001F7D44">
        <w:rPr>
          <w:rFonts w:ascii="Segoe UI" w:hAnsi="Segoe UI" w:cs="Segoe UI"/>
          <w:color w:val="24292E"/>
          <w:sz w:val="26"/>
        </w:rPr>
        <w:t> A Rusu, M Vecerik, Thomas Rothörl, N Heess, R Pascanu, R Hadsell."</w:t>
      </w:r>
      <w:r w:rsidRPr="001F7D44">
        <w:rPr>
          <w:rStyle w:val="Strong"/>
          <w:rFonts w:ascii="Segoe UI" w:hAnsi="Segoe UI" w:cs="Segoe UI"/>
          <w:color w:val="24292E"/>
          <w:sz w:val="26"/>
        </w:rPr>
        <w:t>Sim-to-Real Robot Learning from Pixels with Progressive Nets</w:t>
      </w:r>
      <w:r w:rsidRPr="001F7D44">
        <w:rPr>
          <w:rFonts w:ascii="Segoe UI" w:hAnsi="Segoe UI" w:cs="Segoe UI"/>
          <w:color w:val="24292E"/>
          <w:sz w:val="26"/>
        </w:rPr>
        <w:t>." arXiv preprint arXiv:1610.04286 (2016). </w:t>
      </w:r>
      <w:hyperlink r:id="rId143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[9]</w:t>
      </w:r>
      <w:r w:rsidRPr="001F7D44">
        <w:rPr>
          <w:rFonts w:ascii="Segoe UI" w:hAnsi="Segoe UI" w:cs="Segoe UI"/>
          <w:color w:val="24292E"/>
          <w:sz w:val="26"/>
        </w:rPr>
        <w:t> Mirowski, Piotr, et al. "</w:t>
      </w:r>
      <w:r w:rsidRPr="001F7D44">
        <w:rPr>
          <w:rStyle w:val="Strong"/>
          <w:rFonts w:ascii="Segoe UI" w:hAnsi="Segoe UI" w:cs="Segoe UI"/>
          <w:color w:val="24292E"/>
          <w:sz w:val="26"/>
        </w:rPr>
        <w:t>Learning to navigate in complex environments</w:t>
      </w:r>
      <w:r w:rsidRPr="001F7D44">
        <w:rPr>
          <w:rFonts w:ascii="Segoe UI" w:hAnsi="Segoe UI" w:cs="Segoe UI"/>
          <w:color w:val="24292E"/>
          <w:sz w:val="26"/>
        </w:rPr>
        <w:t>." arXiv preprint arXiv:1611.03673 (2016). </w:t>
      </w:r>
      <w:hyperlink r:id="rId1434"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70" w:name="_Toc494530804"/>
      <w:r w:rsidRPr="001F7D44">
        <w:rPr>
          <w:rFonts w:ascii="Segoe UI" w:hAnsi="Segoe UI" w:cs="Segoe UI"/>
          <w:color w:val="24292E"/>
          <w:sz w:val="38"/>
        </w:rPr>
        <w:t>3.7 Art</w:t>
      </w:r>
      <w:bookmarkEnd w:id="70"/>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Mordvintsev, Alexander; Olah, Christopher; Tyka, Mike (2015). "</w:t>
      </w:r>
      <w:r w:rsidRPr="001F7D44">
        <w:rPr>
          <w:rStyle w:val="Strong"/>
          <w:rFonts w:ascii="Segoe UI" w:hAnsi="Segoe UI" w:cs="Segoe UI"/>
          <w:color w:val="24292E"/>
          <w:sz w:val="26"/>
        </w:rPr>
        <w:t>Inceptionism: Going Deeper into Neural Networks</w:t>
      </w:r>
      <w:r w:rsidRPr="001F7D44">
        <w:rPr>
          <w:rFonts w:ascii="Segoe UI" w:hAnsi="Segoe UI" w:cs="Segoe UI"/>
          <w:color w:val="24292E"/>
          <w:sz w:val="26"/>
        </w:rPr>
        <w:t>". Google Research. </w:t>
      </w:r>
      <w:hyperlink r:id="rId1435" w:history="1">
        <w:r w:rsidRPr="001F7D44">
          <w:rPr>
            <w:rStyle w:val="Hyperlink"/>
            <w:rFonts w:ascii="Segoe UI" w:hAnsi="Segoe UI" w:cs="Segoe UI"/>
            <w:color w:val="0366D6"/>
            <w:sz w:val="26"/>
          </w:rPr>
          <w:t>[html]</w:t>
        </w:r>
      </w:hyperlink>
      <w:r w:rsidRPr="001F7D44">
        <w:rPr>
          <w:rFonts w:ascii="Segoe UI" w:hAnsi="Segoe UI" w:cs="Segoe UI"/>
          <w:color w:val="24292E"/>
          <w:sz w:val="26"/>
        </w:rPr>
        <w:t> </w:t>
      </w:r>
      <w:r w:rsidRPr="001F7D44">
        <w:rPr>
          <w:rStyle w:val="Strong"/>
          <w:rFonts w:ascii="Segoe UI" w:hAnsi="Segoe UI" w:cs="Segoe UI"/>
          <w:color w:val="24292E"/>
          <w:sz w:val="26"/>
        </w:rPr>
        <w:t>(Deep Dream)</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Gatys, Leon A., Alexander S. Ecker, and Matthias Bethge. "</w:t>
      </w:r>
      <w:r w:rsidRPr="001F7D44">
        <w:rPr>
          <w:rStyle w:val="Strong"/>
          <w:rFonts w:ascii="Segoe UI" w:hAnsi="Segoe UI" w:cs="Segoe UI"/>
          <w:color w:val="24292E"/>
          <w:sz w:val="26"/>
        </w:rPr>
        <w:t>A neural algorithm of artistic style</w:t>
      </w:r>
      <w:r w:rsidRPr="001F7D44">
        <w:rPr>
          <w:rFonts w:ascii="Segoe UI" w:hAnsi="Segoe UI" w:cs="Segoe UI"/>
          <w:color w:val="24292E"/>
          <w:sz w:val="26"/>
        </w:rPr>
        <w:t>." arXiv preprint arXiv:1508.06576 (2015). </w:t>
      </w:r>
      <w:hyperlink r:id="rId143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(Outstanding Work, most successful method currently)</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Zhu, Jun-Yan, et al. "</w:t>
      </w:r>
      <w:r w:rsidRPr="001F7D44">
        <w:rPr>
          <w:rStyle w:val="Strong"/>
          <w:rFonts w:ascii="Segoe UI" w:hAnsi="Segoe UI" w:cs="Segoe UI"/>
          <w:color w:val="24292E"/>
          <w:sz w:val="26"/>
        </w:rPr>
        <w:t>Generative Visual Manipulation on the Natural Image Manifold</w:t>
      </w:r>
      <w:r w:rsidRPr="001F7D44">
        <w:rPr>
          <w:rFonts w:ascii="Segoe UI" w:hAnsi="Segoe UI" w:cs="Segoe UI"/>
          <w:color w:val="24292E"/>
          <w:sz w:val="26"/>
        </w:rPr>
        <w:t>." European Conference on Computer Vision. Springer International Publishing, 2016. </w:t>
      </w:r>
      <w:hyperlink r:id="rId1437"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(iGAN)</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Champandard, Alex J. "</w:t>
      </w:r>
      <w:r w:rsidRPr="001F7D44">
        <w:rPr>
          <w:rStyle w:val="Strong"/>
          <w:rFonts w:ascii="Segoe UI" w:hAnsi="Segoe UI" w:cs="Segoe UI"/>
          <w:color w:val="24292E"/>
          <w:sz w:val="26"/>
        </w:rPr>
        <w:t>Semantic Style Transfer and Turning Two-Bit Doodles into Fine Artworks</w:t>
      </w:r>
      <w:r w:rsidRPr="001F7D44">
        <w:rPr>
          <w:rFonts w:ascii="Segoe UI" w:hAnsi="Segoe UI" w:cs="Segoe UI"/>
          <w:color w:val="24292E"/>
          <w:sz w:val="26"/>
        </w:rPr>
        <w:t>." arXiv preprint arXiv:1603.01768 (2016). </w:t>
      </w:r>
      <w:hyperlink r:id="rId1438"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(Neural Doodle)</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Zhang, Richard, Phillip Isola, and Alexei A. Efros. "</w:t>
      </w:r>
      <w:r w:rsidRPr="001F7D44">
        <w:rPr>
          <w:rStyle w:val="Strong"/>
          <w:rFonts w:ascii="Segoe UI" w:hAnsi="Segoe UI" w:cs="Segoe UI"/>
          <w:color w:val="24292E"/>
          <w:sz w:val="26"/>
        </w:rPr>
        <w:t>Colorful Image Colorization</w:t>
      </w:r>
      <w:r w:rsidRPr="001F7D44">
        <w:rPr>
          <w:rFonts w:ascii="Segoe UI" w:hAnsi="Segoe UI" w:cs="Segoe UI"/>
          <w:color w:val="24292E"/>
          <w:sz w:val="26"/>
        </w:rPr>
        <w:t>." arXiv preprint arXiv:1603.08511 (2016). </w:t>
      </w:r>
      <w:hyperlink r:id="rId1439"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[6]</w:t>
      </w:r>
      <w:r w:rsidRPr="001F7D44">
        <w:rPr>
          <w:rFonts w:ascii="Segoe UI" w:hAnsi="Segoe UI" w:cs="Segoe UI"/>
          <w:color w:val="24292E"/>
          <w:sz w:val="26"/>
        </w:rPr>
        <w:t> Johnson, Justin, Alexandre Alahi, and Li Fei-Fei. "</w:t>
      </w:r>
      <w:r w:rsidRPr="001F7D44">
        <w:rPr>
          <w:rStyle w:val="Strong"/>
          <w:rFonts w:ascii="Segoe UI" w:hAnsi="Segoe UI" w:cs="Segoe UI"/>
          <w:color w:val="24292E"/>
          <w:sz w:val="26"/>
        </w:rPr>
        <w:t>Perceptual losses for real-time style transfer and super-resolution</w:t>
      </w:r>
      <w:r w:rsidRPr="001F7D44">
        <w:rPr>
          <w:rFonts w:ascii="Segoe UI" w:hAnsi="Segoe UI" w:cs="Segoe UI"/>
          <w:color w:val="24292E"/>
          <w:sz w:val="26"/>
        </w:rPr>
        <w:t>." arXiv preprint arXiv:1603.08155 (2016). </w:t>
      </w:r>
      <w:hyperlink r:id="rId1440"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[7]</w:t>
      </w:r>
      <w:r w:rsidRPr="001F7D44">
        <w:rPr>
          <w:rFonts w:ascii="Segoe UI" w:hAnsi="Segoe UI" w:cs="Segoe UI"/>
          <w:color w:val="24292E"/>
          <w:sz w:val="26"/>
        </w:rPr>
        <w:t> Vincent Dumoulin, Jonathon Shlens and Manjunath Kudlur. "</w:t>
      </w:r>
      <w:r w:rsidRPr="001F7D44">
        <w:rPr>
          <w:rStyle w:val="Strong"/>
          <w:rFonts w:ascii="Segoe UI" w:hAnsi="Segoe UI" w:cs="Segoe UI"/>
          <w:color w:val="24292E"/>
          <w:sz w:val="26"/>
        </w:rPr>
        <w:t>A learned representation for artistic style</w:t>
      </w:r>
      <w:r w:rsidRPr="001F7D44">
        <w:rPr>
          <w:rFonts w:ascii="Segoe UI" w:hAnsi="Segoe UI" w:cs="Segoe UI"/>
          <w:color w:val="24292E"/>
          <w:sz w:val="26"/>
        </w:rPr>
        <w:t>." arXiv preprint arXiv:1610.07629 (2016). </w:t>
      </w:r>
      <w:hyperlink r:id="rId1441"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[8]</w:t>
      </w:r>
      <w:r w:rsidRPr="001F7D44">
        <w:rPr>
          <w:rFonts w:ascii="Segoe UI" w:hAnsi="Segoe UI" w:cs="Segoe UI"/>
          <w:color w:val="24292E"/>
          <w:sz w:val="26"/>
        </w:rPr>
        <w:t> Gatys, Leon and Ecker, et al."</w:t>
      </w:r>
      <w:r w:rsidRPr="001F7D44">
        <w:rPr>
          <w:rStyle w:val="Strong"/>
          <w:rFonts w:ascii="Segoe UI" w:hAnsi="Segoe UI" w:cs="Segoe UI"/>
          <w:color w:val="24292E"/>
          <w:sz w:val="26"/>
        </w:rPr>
        <w:t>Controlling Perceptual Factors in Neural Style Transfer</w:t>
      </w:r>
      <w:r w:rsidRPr="001F7D44">
        <w:rPr>
          <w:rFonts w:ascii="Segoe UI" w:hAnsi="Segoe UI" w:cs="Segoe UI"/>
          <w:color w:val="24292E"/>
          <w:sz w:val="26"/>
        </w:rPr>
        <w:t>." arXiv preprint arXiv:1611.07865 (2016). </w:t>
      </w:r>
      <w:hyperlink r:id="rId1442"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 xml:space="preserve">(control style transfer over spatial </w:t>
      </w:r>
      <w:proofErr w:type="gramStart"/>
      <w:r w:rsidRPr="001F7D44">
        <w:rPr>
          <w:rStyle w:val="Strong"/>
          <w:rFonts w:ascii="Segoe UI" w:hAnsi="Segoe UI" w:cs="Segoe UI"/>
          <w:color w:val="24292E"/>
          <w:sz w:val="26"/>
        </w:rPr>
        <w:t>location,colour</w:t>
      </w:r>
      <w:proofErr w:type="gramEnd"/>
      <w:r w:rsidRPr="001F7D44">
        <w:rPr>
          <w:rStyle w:val="Strong"/>
          <w:rFonts w:ascii="Segoe UI" w:hAnsi="Segoe UI" w:cs="Segoe UI"/>
          <w:color w:val="24292E"/>
          <w:sz w:val="26"/>
        </w:rPr>
        <w:t xml:space="preserve"> information and across spatial scale)</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[9]</w:t>
      </w:r>
      <w:r w:rsidRPr="001F7D44">
        <w:rPr>
          <w:rFonts w:ascii="Segoe UI" w:hAnsi="Segoe UI" w:cs="Segoe UI"/>
          <w:color w:val="24292E"/>
          <w:sz w:val="26"/>
        </w:rPr>
        <w:t> Ulyanov, Dmitry and Lebedev, Vadim, et al. "</w:t>
      </w:r>
      <w:r w:rsidRPr="001F7D44">
        <w:rPr>
          <w:rStyle w:val="Strong"/>
          <w:rFonts w:ascii="Segoe UI" w:hAnsi="Segoe UI" w:cs="Segoe UI"/>
          <w:color w:val="24292E"/>
          <w:sz w:val="26"/>
        </w:rPr>
        <w:t>Texture Networks: Feed-forward Synthesis of Textures and Stylized Images</w:t>
      </w:r>
      <w:r w:rsidRPr="001F7D44">
        <w:rPr>
          <w:rFonts w:ascii="Segoe UI" w:hAnsi="Segoe UI" w:cs="Segoe UI"/>
          <w:color w:val="24292E"/>
          <w:sz w:val="26"/>
        </w:rPr>
        <w:t>." arXiv preprint arXiv:1603.03417(2016). </w:t>
      </w:r>
      <w:hyperlink r:id="rId1443"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Style w:val="Strong"/>
          <w:rFonts w:ascii="Segoe UI" w:hAnsi="Segoe UI" w:cs="Segoe UI"/>
          <w:color w:val="24292E"/>
          <w:sz w:val="26"/>
        </w:rPr>
        <w:t>(texture generation and style transfer)</w:t>
      </w:r>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Heading2"/>
        <w:pBdr>
          <w:bottom w:val="single" w:sz="6" w:space="4" w:color="EAECEF"/>
        </w:pBdr>
        <w:spacing w:before="360" w:beforeAutospacing="0" w:after="240" w:afterAutospacing="0"/>
        <w:rPr>
          <w:rFonts w:ascii="Segoe UI" w:hAnsi="Segoe UI" w:cs="Segoe UI"/>
          <w:color w:val="24292E"/>
          <w:sz w:val="38"/>
        </w:rPr>
      </w:pPr>
      <w:bookmarkStart w:id="71" w:name="_Toc494530805"/>
      <w:r w:rsidRPr="001F7D44">
        <w:rPr>
          <w:rFonts w:ascii="Segoe UI" w:hAnsi="Segoe UI" w:cs="Segoe UI"/>
          <w:color w:val="24292E"/>
          <w:sz w:val="38"/>
        </w:rPr>
        <w:t>3.8 Object Segmentation</w:t>
      </w:r>
      <w:bookmarkEnd w:id="71"/>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[1]</w:t>
      </w:r>
      <w:r w:rsidRPr="001F7D44">
        <w:rPr>
          <w:rFonts w:ascii="Segoe UI" w:hAnsi="Segoe UI" w:cs="Segoe UI"/>
          <w:color w:val="24292E"/>
          <w:sz w:val="26"/>
        </w:rPr>
        <w:t> J. Long, E. Shelhamer, and T. Darrell, “</w:t>
      </w:r>
      <w:r w:rsidRPr="001F7D44">
        <w:rPr>
          <w:rStyle w:val="Strong"/>
          <w:rFonts w:ascii="Segoe UI" w:hAnsi="Segoe UI" w:cs="Segoe UI"/>
          <w:color w:val="24292E"/>
          <w:sz w:val="26"/>
        </w:rPr>
        <w:t>Fully convolutional networks for semantic segmentation</w:t>
      </w:r>
      <w:r w:rsidRPr="001F7D44">
        <w:rPr>
          <w:rFonts w:ascii="Segoe UI" w:hAnsi="Segoe UI" w:cs="Segoe UI"/>
          <w:color w:val="24292E"/>
          <w:sz w:val="26"/>
        </w:rPr>
        <w:t>.” in CVPR, 2015. </w:t>
      </w:r>
      <w:hyperlink r:id="rId1444"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[2]</w:t>
      </w:r>
      <w:r w:rsidRPr="001F7D44">
        <w:rPr>
          <w:rFonts w:ascii="Segoe UI" w:hAnsi="Segoe UI" w:cs="Segoe UI"/>
          <w:color w:val="24292E"/>
          <w:sz w:val="26"/>
        </w:rPr>
        <w:t> L.-C. Chen, G. Papandreou, I. Kokkinos, K. Murphy, and A. L. Yuille. "</w:t>
      </w:r>
      <w:r w:rsidRPr="001F7D44">
        <w:rPr>
          <w:rStyle w:val="Strong"/>
          <w:rFonts w:ascii="Segoe UI" w:hAnsi="Segoe UI" w:cs="Segoe UI"/>
          <w:color w:val="24292E"/>
          <w:sz w:val="26"/>
        </w:rPr>
        <w:t>Semantic image segmentation with deep convolutional nets and fully connected crfs</w:t>
      </w:r>
      <w:r w:rsidRPr="001F7D44">
        <w:rPr>
          <w:rFonts w:ascii="Segoe UI" w:hAnsi="Segoe UI" w:cs="Segoe UI"/>
          <w:color w:val="24292E"/>
          <w:sz w:val="26"/>
        </w:rPr>
        <w:t>." In ICLR, 2015. </w:t>
      </w:r>
      <w:hyperlink r:id="rId1445"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[3]</w:t>
      </w:r>
      <w:r w:rsidRPr="001F7D44">
        <w:rPr>
          <w:rFonts w:ascii="Segoe UI" w:hAnsi="Segoe UI" w:cs="Segoe UI"/>
          <w:color w:val="24292E"/>
          <w:sz w:val="26"/>
        </w:rPr>
        <w:t> Pinheiro, P.O., Collobert, R., Dollar, P. "</w:t>
      </w:r>
      <w:r w:rsidRPr="001F7D44">
        <w:rPr>
          <w:rStyle w:val="Strong"/>
          <w:rFonts w:ascii="Segoe UI" w:hAnsi="Segoe UI" w:cs="Segoe UI"/>
          <w:color w:val="24292E"/>
          <w:sz w:val="26"/>
        </w:rPr>
        <w:t>Learning to segment object candidates.</w:t>
      </w:r>
      <w:r w:rsidRPr="001F7D44">
        <w:rPr>
          <w:rFonts w:ascii="Segoe UI" w:hAnsi="Segoe UI" w:cs="Segoe UI"/>
          <w:color w:val="24292E"/>
          <w:sz w:val="26"/>
        </w:rPr>
        <w:t>" In: NIPS. 2015. </w:t>
      </w:r>
      <w:hyperlink r:id="rId1446" w:history="1">
        <w:r w:rsidRPr="001F7D44">
          <w:rPr>
            <w:rStyle w:val="Hyperlink"/>
            <w:rFonts w:ascii="Segoe UI" w:hAnsi="Segoe UI" w:cs="Segoe UI"/>
            <w:color w:val="0366D6"/>
            <w:sz w:val="26"/>
          </w:rPr>
          <w:t>[pdf]</w:t>
        </w:r>
      </w:hyperlink>
      <w:r w:rsidRPr="001F7D44">
        <w:rPr>
          <w:rFonts w:ascii="Segoe UI" w:hAnsi="Segoe UI" w:cs="Segoe UI"/>
          <w:color w:val="24292E"/>
          <w:sz w:val="26"/>
        </w:rPr>
        <w:t> </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CE7D39">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[4]</w:t>
      </w:r>
      <w:r w:rsidRPr="001F7D44">
        <w:rPr>
          <w:rFonts w:ascii="Segoe UI" w:hAnsi="Segoe UI" w:cs="Segoe UI"/>
          <w:color w:val="24292E"/>
          <w:sz w:val="26"/>
        </w:rPr>
        <w:t> Dai, J., He, K., Sun, J. "</w:t>
      </w:r>
      <w:r w:rsidRPr="001F7D44">
        <w:rPr>
          <w:rStyle w:val="Strong"/>
          <w:rFonts w:ascii="Segoe UI" w:hAnsi="Segoe UI" w:cs="Segoe UI"/>
          <w:color w:val="24292E"/>
          <w:sz w:val="26"/>
        </w:rPr>
        <w:t>Instance-aware semantic segmentation via multi-task network cascades</w:t>
      </w:r>
      <w:r w:rsidRPr="001F7D44">
        <w:rPr>
          <w:rFonts w:ascii="Segoe UI" w:hAnsi="Segoe UI" w:cs="Segoe UI"/>
          <w:color w:val="24292E"/>
          <w:sz w:val="26"/>
        </w:rPr>
        <w:t>." in CVPR. 2016 </w:t>
      </w:r>
      <w:hyperlink r:id="rId1447"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CE7D39" w:rsidRPr="001F7D44" w:rsidRDefault="00CE7D39" w:rsidP="001F7D44">
      <w:pPr>
        <w:pStyle w:val="NormalWeb"/>
        <w:spacing w:before="0" w:beforeAutospacing="0"/>
        <w:rPr>
          <w:rFonts w:ascii="Segoe UI" w:hAnsi="Segoe UI" w:cs="Segoe UI"/>
          <w:color w:val="24292E"/>
          <w:sz w:val="26"/>
        </w:rPr>
      </w:pPr>
      <w:r w:rsidRPr="001F7D44">
        <w:rPr>
          <w:rStyle w:val="Strong"/>
          <w:rFonts w:ascii="Segoe UI" w:hAnsi="Segoe UI" w:cs="Segoe UI"/>
          <w:color w:val="24292E"/>
          <w:sz w:val="26"/>
        </w:rPr>
        <w:t>[5]</w:t>
      </w:r>
      <w:r w:rsidRPr="001F7D44">
        <w:rPr>
          <w:rFonts w:ascii="Segoe UI" w:hAnsi="Segoe UI" w:cs="Segoe UI"/>
          <w:color w:val="24292E"/>
          <w:sz w:val="26"/>
        </w:rPr>
        <w:t> Dai, J., He, K., Sun, J. "</w:t>
      </w:r>
      <w:r w:rsidRPr="001F7D44">
        <w:rPr>
          <w:rStyle w:val="Strong"/>
          <w:rFonts w:ascii="Segoe UI" w:hAnsi="Segoe UI" w:cs="Segoe UI"/>
          <w:color w:val="24292E"/>
          <w:sz w:val="26"/>
        </w:rPr>
        <w:t>Instance-sensitive Fully Convolutional Networks</w:t>
      </w:r>
      <w:r w:rsidRPr="001F7D44">
        <w:rPr>
          <w:rFonts w:ascii="Segoe UI" w:hAnsi="Segoe UI" w:cs="Segoe UI"/>
          <w:color w:val="24292E"/>
          <w:sz w:val="26"/>
        </w:rPr>
        <w:t>." arXiv preprint arXiv:1603.08678 (2016). </w:t>
      </w:r>
      <w:hyperlink r:id="rId1448" w:history="1">
        <w:r w:rsidRPr="001F7D44">
          <w:rPr>
            <w:rStyle w:val="Hyperlink"/>
            <w:rFonts w:ascii="Segoe UI" w:hAnsi="Segoe UI" w:cs="Segoe UI"/>
            <w:color w:val="0366D6"/>
            <w:sz w:val="26"/>
          </w:rPr>
          <w:t>[pdf]</w:t>
        </w:r>
      </w:hyperlink>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r w:rsidRPr="001F7D44">
        <w:rPr>
          <w:rFonts w:ascii="Segoe UI Emoji" w:hAnsi="Segoe UI Emoji" w:cs="Segoe UI Emoji"/>
          <w:color w:val="24292E"/>
          <w:sz w:val="26"/>
        </w:rPr>
        <w:t>⭐</w:t>
      </w:r>
      <w:r w:rsidRPr="001F7D44">
        <w:rPr>
          <w:rFonts w:ascii="Segoe UI" w:hAnsi="Segoe UI" w:cs="Segoe UI"/>
          <w:color w:val="24292E"/>
          <w:sz w:val="26"/>
        </w:rPr>
        <w:t>️</w:t>
      </w:r>
    </w:p>
    <w:p w:rsidR="009466D5" w:rsidRPr="001F7D44" w:rsidRDefault="009466D5">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9466D5" w:rsidRPr="001F7D44" w:rsidRDefault="009466D5" w:rsidP="001F7D44">
      <w:pPr>
        <w:pStyle w:val="Heading1"/>
        <w:pBdr>
          <w:bottom w:val="single" w:sz="6" w:space="4" w:color="EAECEF"/>
        </w:pBdr>
        <w:spacing w:after="240" w:afterAutospacing="0"/>
        <w:rPr>
          <w:rFonts w:ascii="Segoe UI" w:hAnsi="Segoe UI" w:cs="Segoe UI"/>
          <w:color w:val="24292E"/>
          <w:sz w:val="50"/>
        </w:rPr>
      </w:pPr>
      <w:bookmarkStart w:id="72" w:name="_Toc494530806"/>
      <w:bookmarkStart w:id="73" w:name="_Toc494544475"/>
      <w:r w:rsidRPr="001F7D44">
        <w:rPr>
          <w:rFonts w:ascii="Segoe UI" w:hAnsi="Segoe UI" w:cs="Segoe UI"/>
          <w:color w:val="24292E"/>
          <w:sz w:val="50"/>
        </w:rPr>
        <w:t>Machine Learning &amp; Deep Learning Tutorials</w:t>
      </w:r>
      <w:bookmarkEnd w:id="72"/>
      <w:bookmarkEnd w:id="73"/>
      <w:r w:rsidRPr="001F7D44">
        <w:rPr>
          <w:rFonts w:ascii="Segoe UI" w:hAnsi="Segoe UI" w:cs="Segoe UI"/>
          <w:color w:val="24292E"/>
          <w:sz w:val="50"/>
        </w:rPr>
        <w:t> </w:t>
      </w:r>
    </w:p>
    <w:p w:rsidR="009466D5" w:rsidRPr="001F7D44" w:rsidRDefault="009466D5" w:rsidP="009466D5">
      <w:pPr>
        <w:rPr>
          <w:sz w:val="24"/>
        </w:rPr>
      </w:pPr>
      <w:r w:rsidRPr="001F7D44">
        <w:rPr>
          <w:sz w:val="24"/>
        </w:rPr>
        <w:t>https://github.com/ujjwalkarn/Machine-Learning-Tutorials</w:t>
      </w:r>
    </w:p>
    <w:p w:rsidR="009466D5" w:rsidRPr="001F7D44" w:rsidRDefault="009466D5" w:rsidP="00C06FD0">
      <w:pPr>
        <w:pStyle w:val="NormalWeb"/>
        <w:numPr>
          <w:ilvl w:val="0"/>
          <w:numId w:val="3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This repository contains a topic-wise curated list of Machine Learning and Deep Learning tutorials, articles and other resources. Other awesome lists can be found in this </w:t>
      </w:r>
      <w:hyperlink r:id="rId1449" w:history="1">
        <w:r w:rsidRPr="001F7D44">
          <w:rPr>
            <w:rStyle w:val="Hyperlink"/>
            <w:rFonts w:ascii="Segoe UI" w:hAnsi="Segoe UI" w:cs="Segoe UI"/>
            <w:color w:val="0366D6"/>
            <w:sz w:val="26"/>
          </w:rPr>
          <w:t>list</w:t>
        </w:r>
      </w:hyperlink>
      <w:r w:rsidRPr="001F7D44">
        <w:rPr>
          <w:rFonts w:ascii="Segoe UI" w:hAnsi="Segoe UI" w:cs="Segoe UI"/>
          <w:color w:val="24292E"/>
          <w:sz w:val="26"/>
        </w:rPr>
        <w:t>.</w:t>
      </w:r>
    </w:p>
    <w:p w:rsidR="009466D5" w:rsidRPr="001F7D44" w:rsidRDefault="009466D5" w:rsidP="00C06FD0">
      <w:pPr>
        <w:pStyle w:val="NormalWeb"/>
        <w:numPr>
          <w:ilvl w:val="0"/>
          <w:numId w:val="3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If you want to contribute to this list, please read </w:t>
      </w:r>
      <w:hyperlink r:id="rId1450" w:history="1">
        <w:r w:rsidRPr="001F7D44">
          <w:rPr>
            <w:rStyle w:val="Hyperlink"/>
            <w:rFonts w:ascii="Segoe UI" w:hAnsi="Segoe UI" w:cs="Segoe UI"/>
            <w:color w:val="0366D6"/>
            <w:sz w:val="26"/>
          </w:rPr>
          <w:t>Contributing Guidelines</w:t>
        </w:r>
      </w:hyperlink>
      <w:r w:rsidRPr="001F7D44">
        <w:rPr>
          <w:rFonts w:ascii="Segoe UI" w:hAnsi="Segoe UI" w:cs="Segoe UI"/>
          <w:color w:val="24292E"/>
          <w:sz w:val="26"/>
        </w:rPr>
        <w:t>.</w:t>
      </w:r>
    </w:p>
    <w:p w:rsidR="009466D5" w:rsidRPr="001F7D44" w:rsidRDefault="0070392A" w:rsidP="00C06FD0">
      <w:pPr>
        <w:pStyle w:val="NormalWeb"/>
        <w:numPr>
          <w:ilvl w:val="0"/>
          <w:numId w:val="39"/>
        </w:numPr>
        <w:spacing w:before="240" w:beforeAutospacing="0" w:after="240" w:afterAutospacing="0"/>
        <w:rPr>
          <w:rFonts w:ascii="Segoe UI" w:hAnsi="Segoe UI" w:cs="Segoe UI"/>
          <w:color w:val="24292E"/>
          <w:sz w:val="26"/>
        </w:rPr>
      </w:pPr>
      <w:hyperlink r:id="rId1451" w:history="1">
        <w:r w:rsidR="009466D5" w:rsidRPr="001F7D44">
          <w:rPr>
            <w:rStyle w:val="Hyperlink"/>
            <w:rFonts w:ascii="Segoe UI" w:hAnsi="Segoe UI" w:cs="Segoe UI"/>
            <w:color w:val="0366D6"/>
            <w:sz w:val="26"/>
          </w:rPr>
          <w:t>Curated list of R tutorials for Data Science, NLP and Machine Learning</w:t>
        </w:r>
      </w:hyperlink>
      <w:r w:rsidR="009466D5" w:rsidRPr="001F7D44">
        <w:rPr>
          <w:rFonts w:ascii="Segoe UI" w:hAnsi="Segoe UI" w:cs="Segoe UI"/>
          <w:color w:val="24292E"/>
          <w:sz w:val="26"/>
        </w:rPr>
        <w:t>.</w:t>
      </w:r>
    </w:p>
    <w:p w:rsidR="009466D5" w:rsidRPr="001F7D44" w:rsidRDefault="0070392A" w:rsidP="00C06FD0">
      <w:pPr>
        <w:pStyle w:val="NormalWeb"/>
        <w:numPr>
          <w:ilvl w:val="0"/>
          <w:numId w:val="39"/>
        </w:numPr>
        <w:spacing w:before="240" w:beforeAutospacing="0" w:after="240" w:afterAutospacing="0"/>
        <w:rPr>
          <w:rFonts w:ascii="Segoe UI" w:hAnsi="Segoe UI" w:cs="Segoe UI"/>
          <w:color w:val="24292E"/>
          <w:sz w:val="26"/>
        </w:rPr>
      </w:pPr>
      <w:hyperlink r:id="rId1452" w:history="1">
        <w:r w:rsidR="009466D5" w:rsidRPr="001F7D44">
          <w:rPr>
            <w:rStyle w:val="Hyperlink"/>
            <w:rFonts w:ascii="Segoe UI" w:hAnsi="Segoe UI" w:cs="Segoe UI"/>
            <w:color w:val="0366D6"/>
            <w:sz w:val="26"/>
          </w:rPr>
          <w:t>Curated list of Python tutorials for Data Science, NLP and Machine Learning</w:t>
        </w:r>
      </w:hyperlink>
      <w:r w:rsidR="009466D5" w:rsidRPr="001F7D44">
        <w:rPr>
          <w:rFonts w:ascii="Segoe UI" w:hAnsi="Segoe UI" w:cs="Segoe UI"/>
          <w:color w:val="24292E"/>
          <w:sz w:val="26"/>
        </w:rPr>
        <w:t>.</w:t>
      </w:r>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74" w:name="_Toc494530807"/>
      <w:r w:rsidRPr="001F7D44">
        <w:rPr>
          <w:rFonts w:ascii="Segoe UI" w:hAnsi="Segoe UI" w:cs="Segoe UI"/>
          <w:color w:val="24292E"/>
          <w:sz w:val="38"/>
        </w:rPr>
        <w:t>Contents</w:t>
      </w:r>
      <w:bookmarkEnd w:id="74"/>
    </w:p>
    <w:p w:rsidR="001F7D44" w:rsidRDefault="001F7D44" w:rsidP="00C06FD0">
      <w:pPr>
        <w:numPr>
          <w:ilvl w:val="0"/>
          <w:numId w:val="40"/>
        </w:numPr>
        <w:spacing w:before="100" w:beforeAutospacing="1" w:after="100" w:afterAutospacing="1" w:line="240" w:lineRule="auto"/>
        <w:rPr>
          <w:sz w:val="24"/>
        </w:rPr>
        <w:sectPr w:rsidR="001F7D44" w:rsidSect="00BD2705">
          <w:type w:val="continuous"/>
          <w:pgSz w:w="11906" w:h="16838" w:code="9"/>
          <w:pgMar w:top="720" w:right="1008" w:bottom="720" w:left="1008" w:header="720" w:footer="288" w:gutter="0"/>
          <w:cols w:space="720"/>
          <w:docGrid w:linePitch="360"/>
        </w:sectPr>
      </w:pPr>
    </w:p>
    <w:p w:rsidR="009466D5" w:rsidRPr="001F7D44" w:rsidRDefault="0070392A" w:rsidP="00C06FD0">
      <w:pPr>
        <w:numPr>
          <w:ilvl w:val="0"/>
          <w:numId w:val="40"/>
        </w:numPr>
        <w:spacing w:before="100" w:beforeAutospacing="1" w:after="100" w:afterAutospacing="1" w:line="240" w:lineRule="auto"/>
        <w:rPr>
          <w:rFonts w:ascii="Segoe UI" w:hAnsi="Segoe UI" w:cs="Segoe UI"/>
          <w:color w:val="24292E"/>
          <w:sz w:val="24"/>
        </w:rPr>
      </w:pPr>
      <w:hyperlink r:id="rId1453" w:anchor="general" w:history="1">
        <w:r w:rsidR="009466D5" w:rsidRPr="001F7D44">
          <w:rPr>
            <w:rStyle w:val="Hyperlink"/>
            <w:rFonts w:ascii="Segoe UI" w:hAnsi="Segoe UI" w:cs="Segoe UI"/>
            <w:color w:val="0366D6"/>
            <w:sz w:val="24"/>
          </w:rPr>
          <w:t>Miscellaneous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54" w:anchor="interview" w:history="1">
        <w:r w:rsidR="009466D5" w:rsidRPr="001F7D44">
          <w:rPr>
            <w:rStyle w:val="Hyperlink"/>
            <w:rFonts w:ascii="Segoe UI" w:hAnsi="Segoe UI" w:cs="Segoe UI"/>
            <w:color w:val="0366D6"/>
            <w:sz w:val="24"/>
          </w:rPr>
          <w:t>Interview Resources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55" w:anchor="ai" w:history="1">
        <w:r w:rsidR="009466D5" w:rsidRPr="001F7D44">
          <w:rPr>
            <w:rStyle w:val="Hyperlink"/>
            <w:rFonts w:ascii="Segoe UI" w:hAnsi="Segoe UI" w:cs="Segoe UI"/>
            <w:color w:val="0366D6"/>
            <w:sz w:val="24"/>
          </w:rPr>
          <w:t>Artificial Intelligence</w:t>
        </w:r>
      </w:hyperlink>
    </w:p>
    <w:p w:rsidR="009466D5" w:rsidRPr="001F7D44" w:rsidRDefault="0070392A" w:rsidP="00DE00D1">
      <w:pPr>
        <w:numPr>
          <w:ilvl w:val="0"/>
          <w:numId w:val="40"/>
        </w:numPr>
        <w:spacing w:before="60" w:after="100" w:afterAutospacing="1" w:line="240" w:lineRule="auto"/>
        <w:rPr>
          <w:rFonts w:ascii="Segoe UI" w:hAnsi="Segoe UI" w:cs="Segoe UI"/>
          <w:color w:val="24292E"/>
          <w:sz w:val="24"/>
        </w:rPr>
      </w:pPr>
      <w:hyperlink r:id="rId1456" w:anchor="ga" w:history="1">
        <w:r w:rsidR="009466D5" w:rsidRPr="001F7D44">
          <w:rPr>
            <w:rStyle w:val="Hyperlink"/>
            <w:rFonts w:ascii="Segoe UI" w:hAnsi="Segoe UI" w:cs="Segoe UI"/>
            <w:color w:val="0366D6"/>
            <w:sz w:val="24"/>
          </w:rPr>
          <w:t>Genetic Algorithms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57" w:anchor="stat" w:history="1">
        <w:r w:rsidR="009466D5" w:rsidRPr="001F7D44">
          <w:rPr>
            <w:rStyle w:val="Hyperlink"/>
            <w:rFonts w:ascii="Segoe UI" w:hAnsi="Segoe UI" w:cs="Segoe UI"/>
            <w:color w:val="0366D6"/>
            <w:sz w:val="24"/>
          </w:rPr>
          <w:t>Statistics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58" w:anchor="blogs" w:history="1">
        <w:r w:rsidR="009466D5" w:rsidRPr="001F7D44">
          <w:rPr>
            <w:rStyle w:val="Hyperlink"/>
            <w:rFonts w:ascii="Segoe UI" w:hAnsi="Segoe UI" w:cs="Segoe UI"/>
            <w:color w:val="0366D6"/>
            <w:sz w:val="24"/>
          </w:rPr>
          <w:t>Useful Blogs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59" w:anchor="quora" w:history="1">
        <w:r w:rsidR="009466D5" w:rsidRPr="001F7D44">
          <w:rPr>
            <w:rStyle w:val="Hyperlink"/>
            <w:rFonts w:ascii="Segoe UI" w:hAnsi="Segoe UI" w:cs="Segoe UI"/>
            <w:color w:val="0366D6"/>
            <w:sz w:val="24"/>
          </w:rPr>
          <w:t>Resources on Quora</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0" w:anchor="kaggle" w:history="1">
        <w:r w:rsidR="009466D5" w:rsidRPr="001F7D44">
          <w:rPr>
            <w:rStyle w:val="Hyperlink"/>
            <w:rFonts w:ascii="Segoe UI" w:hAnsi="Segoe UI" w:cs="Segoe UI"/>
            <w:color w:val="0366D6"/>
            <w:sz w:val="24"/>
          </w:rPr>
          <w:t>Resources on Kaggle</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1" w:anchor="cs" w:history="1">
        <w:r w:rsidR="009466D5" w:rsidRPr="001F7D44">
          <w:rPr>
            <w:rStyle w:val="Hyperlink"/>
            <w:rFonts w:ascii="Segoe UI" w:hAnsi="Segoe UI" w:cs="Segoe UI"/>
            <w:color w:val="0366D6"/>
            <w:sz w:val="24"/>
          </w:rPr>
          <w:t>Cheat Sheets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2" w:anchor="classification" w:history="1">
        <w:r w:rsidR="009466D5" w:rsidRPr="001F7D44">
          <w:rPr>
            <w:rStyle w:val="Hyperlink"/>
            <w:rFonts w:ascii="Segoe UI" w:hAnsi="Segoe UI" w:cs="Segoe UI"/>
            <w:color w:val="0366D6"/>
            <w:sz w:val="24"/>
          </w:rPr>
          <w:t>Classification</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3" w:anchor="linear" w:history="1">
        <w:r w:rsidR="009466D5" w:rsidRPr="001F7D44">
          <w:rPr>
            <w:rStyle w:val="Hyperlink"/>
            <w:rFonts w:ascii="Segoe UI" w:hAnsi="Segoe UI" w:cs="Segoe UI"/>
            <w:color w:val="0366D6"/>
            <w:sz w:val="24"/>
          </w:rPr>
          <w:t>Linear Regression</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4" w:anchor="logistic" w:history="1">
        <w:r w:rsidR="009466D5" w:rsidRPr="001F7D44">
          <w:rPr>
            <w:rStyle w:val="Hyperlink"/>
            <w:rFonts w:ascii="Segoe UI" w:hAnsi="Segoe UI" w:cs="Segoe UI"/>
            <w:color w:val="0366D6"/>
            <w:sz w:val="24"/>
          </w:rPr>
          <w:t>Logistic Regression</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5" w:anchor="validation" w:history="1">
        <w:r w:rsidR="009466D5" w:rsidRPr="001F7D44">
          <w:rPr>
            <w:rStyle w:val="Hyperlink"/>
            <w:rFonts w:ascii="Segoe UI" w:hAnsi="Segoe UI" w:cs="Segoe UI"/>
            <w:color w:val="0366D6"/>
            <w:sz w:val="24"/>
          </w:rPr>
          <w:t>Model Validation using Resampling</w:t>
        </w:r>
      </w:hyperlink>
    </w:p>
    <w:p w:rsidR="009466D5" w:rsidRPr="001F7D44" w:rsidRDefault="0070392A" w:rsidP="00C06FD0">
      <w:pPr>
        <w:numPr>
          <w:ilvl w:val="1"/>
          <w:numId w:val="40"/>
        </w:numPr>
        <w:spacing w:before="100" w:beforeAutospacing="1" w:after="100" w:afterAutospacing="1" w:line="240" w:lineRule="auto"/>
        <w:rPr>
          <w:rFonts w:ascii="Segoe UI" w:hAnsi="Segoe UI" w:cs="Segoe UI"/>
          <w:color w:val="24292E"/>
          <w:sz w:val="24"/>
        </w:rPr>
      </w:pPr>
      <w:hyperlink r:id="rId1466" w:anchor="cross" w:history="1">
        <w:r w:rsidR="009466D5" w:rsidRPr="001F7D44">
          <w:rPr>
            <w:rStyle w:val="Hyperlink"/>
            <w:rFonts w:ascii="Segoe UI" w:hAnsi="Segoe UI" w:cs="Segoe UI"/>
            <w:color w:val="0366D6"/>
            <w:sz w:val="24"/>
          </w:rPr>
          <w:t>Cross Validation</w:t>
        </w:r>
      </w:hyperlink>
    </w:p>
    <w:p w:rsidR="009466D5" w:rsidRPr="001F7D44" w:rsidRDefault="0070392A" w:rsidP="00C06FD0">
      <w:pPr>
        <w:numPr>
          <w:ilvl w:val="1"/>
          <w:numId w:val="40"/>
        </w:numPr>
        <w:spacing w:before="60" w:after="100" w:afterAutospacing="1" w:line="240" w:lineRule="auto"/>
        <w:rPr>
          <w:rFonts w:ascii="Segoe UI" w:hAnsi="Segoe UI" w:cs="Segoe UI"/>
          <w:color w:val="24292E"/>
          <w:sz w:val="24"/>
        </w:rPr>
      </w:pPr>
      <w:hyperlink r:id="rId1467" w:anchor="boot" w:history="1">
        <w:r w:rsidR="009466D5" w:rsidRPr="001F7D44">
          <w:rPr>
            <w:rStyle w:val="Hyperlink"/>
            <w:rFonts w:ascii="Segoe UI" w:hAnsi="Segoe UI" w:cs="Segoe UI"/>
            <w:color w:val="0366D6"/>
            <w:sz w:val="24"/>
          </w:rPr>
          <w:t>Bootstraping</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68" w:anchor="deep" w:history="1">
        <w:r w:rsidR="009466D5" w:rsidRPr="001F7D44">
          <w:rPr>
            <w:rStyle w:val="Hyperlink"/>
            <w:rFonts w:ascii="Segoe UI" w:hAnsi="Segoe UI" w:cs="Segoe UI"/>
            <w:color w:val="0366D6"/>
            <w:sz w:val="24"/>
          </w:rPr>
          <w:t>Deep Learning</w:t>
        </w:r>
      </w:hyperlink>
    </w:p>
    <w:p w:rsidR="009466D5" w:rsidRPr="001F7D44" w:rsidRDefault="0070392A" w:rsidP="00C06FD0">
      <w:pPr>
        <w:numPr>
          <w:ilvl w:val="1"/>
          <w:numId w:val="40"/>
        </w:numPr>
        <w:spacing w:before="100" w:beforeAutospacing="1" w:after="100" w:afterAutospacing="1" w:line="240" w:lineRule="auto"/>
        <w:rPr>
          <w:rFonts w:ascii="Segoe UI" w:hAnsi="Segoe UI" w:cs="Segoe UI"/>
          <w:color w:val="24292E"/>
          <w:sz w:val="24"/>
        </w:rPr>
      </w:pPr>
      <w:hyperlink r:id="rId1469" w:anchor="frame" w:history="1">
        <w:r w:rsidR="009466D5" w:rsidRPr="001F7D44">
          <w:rPr>
            <w:rStyle w:val="Hyperlink"/>
            <w:rFonts w:ascii="Segoe UI" w:hAnsi="Segoe UI" w:cs="Segoe UI"/>
            <w:color w:val="0366D6"/>
            <w:sz w:val="24"/>
          </w:rPr>
          <w:t>Frameworks</w:t>
        </w:r>
      </w:hyperlink>
    </w:p>
    <w:p w:rsidR="009466D5" w:rsidRPr="001F7D44" w:rsidRDefault="0070392A" w:rsidP="00C06FD0">
      <w:pPr>
        <w:numPr>
          <w:ilvl w:val="1"/>
          <w:numId w:val="40"/>
        </w:numPr>
        <w:spacing w:before="60" w:after="100" w:afterAutospacing="1" w:line="240" w:lineRule="auto"/>
        <w:rPr>
          <w:rFonts w:ascii="Segoe UI" w:hAnsi="Segoe UI" w:cs="Segoe UI"/>
          <w:color w:val="24292E"/>
          <w:sz w:val="24"/>
        </w:rPr>
      </w:pPr>
      <w:hyperlink r:id="rId1470" w:anchor="feed" w:history="1">
        <w:r w:rsidR="009466D5" w:rsidRPr="001F7D44">
          <w:rPr>
            <w:rStyle w:val="Hyperlink"/>
            <w:rFonts w:ascii="Segoe UI" w:hAnsi="Segoe UI" w:cs="Segoe UI"/>
            <w:color w:val="0366D6"/>
            <w:sz w:val="24"/>
          </w:rPr>
          <w:t>Feed Forward Networks</w:t>
        </w:r>
      </w:hyperlink>
    </w:p>
    <w:p w:rsidR="009466D5" w:rsidRPr="001F7D44" w:rsidRDefault="0070392A" w:rsidP="00C06FD0">
      <w:pPr>
        <w:numPr>
          <w:ilvl w:val="1"/>
          <w:numId w:val="40"/>
        </w:numPr>
        <w:spacing w:before="60" w:after="100" w:afterAutospacing="1" w:line="240" w:lineRule="auto"/>
        <w:rPr>
          <w:rFonts w:ascii="Segoe UI" w:hAnsi="Segoe UI" w:cs="Segoe UI"/>
          <w:color w:val="24292E"/>
          <w:sz w:val="24"/>
        </w:rPr>
      </w:pPr>
      <w:hyperlink r:id="rId1471" w:anchor="rnn" w:history="1">
        <w:r w:rsidR="009466D5" w:rsidRPr="001F7D44">
          <w:rPr>
            <w:rStyle w:val="Hyperlink"/>
            <w:rFonts w:ascii="Segoe UI" w:hAnsi="Segoe UI" w:cs="Segoe UI"/>
            <w:color w:val="0366D6"/>
            <w:sz w:val="24"/>
          </w:rPr>
          <w:t>Recurrent Neural Nets, LSTM, GRU</w:t>
        </w:r>
      </w:hyperlink>
    </w:p>
    <w:p w:rsidR="009466D5" w:rsidRPr="001F7D44" w:rsidRDefault="0070392A" w:rsidP="00C06FD0">
      <w:pPr>
        <w:numPr>
          <w:ilvl w:val="1"/>
          <w:numId w:val="40"/>
        </w:numPr>
        <w:spacing w:before="60" w:after="100" w:afterAutospacing="1" w:line="240" w:lineRule="auto"/>
        <w:rPr>
          <w:rFonts w:ascii="Segoe UI" w:hAnsi="Segoe UI" w:cs="Segoe UI"/>
          <w:color w:val="24292E"/>
          <w:sz w:val="24"/>
        </w:rPr>
      </w:pPr>
      <w:hyperlink r:id="rId1472" w:anchor="rbm" w:history="1">
        <w:r w:rsidR="009466D5" w:rsidRPr="001F7D44">
          <w:rPr>
            <w:rStyle w:val="Hyperlink"/>
            <w:rFonts w:ascii="Segoe UI" w:hAnsi="Segoe UI" w:cs="Segoe UI"/>
            <w:color w:val="0366D6"/>
            <w:sz w:val="24"/>
          </w:rPr>
          <w:t>Restricted Boltzmann Machine, DBNs</w:t>
        </w:r>
      </w:hyperlink>
    </w:p>
    <w:p w:rsidR="009466D5" w:rsidRPr="001F7D44" w:rsidRDefault="0070392A" w:rsidP="00C06FD0">
      <w:pPr>
        <w:numPr>
          <w:ilvl w:val="1"/>
          <w:numId w:val="40"/>
        </w:numPr>
        <w:spacing w:before="60" w:after="100" w:afterAutospacing="1" w:line="240" w:lineRule="auto"/>
        <w:rPr>
          <w:rFonts w:ascii="Segoe UI" w:hAnsi="Segoe UI" w:cs="Segoe UI"/>
          <w:color w:val="24292E"/>
          <w:sz w:val="24"/>
        </w:rPr>
      </w:pPr>
      <w:hyperlink r:id="rId1473" w:anchor="auto" w:history="1">
        <w:r w:rsidR="009466D5" w:rsidRPr="001F7D44">
          <w:rPr>
            <w:rStyle w:val="Hyperlink"/>
            <w:rFonts w:ascii="Segoe UI" w:hAnsi="Segoe UI" w:cs="Segoe UI"/>
            <w:color w:val="0366D6"/>
            <w:sz w:val="24"/>
          </w:rPr>
          <w:t>Autoencoders</w:t>
        </w:r>
      </w:hyperlink>
    </w:p>
    <w:p w:rsidR="009466D5" w:rsidRPr="001F7D44" w:rsidRDefault="0070392A" w:rsidP="00C06FD0">
      <w:pPr>
        <w:numPr>
          <w:ilvl w:val="1"/>
          <w:numId w:val="40"/>
        </w:numPr>
        <w:spacing w:before="60" w:after="100" w:afterAutospacing="1" w:line="240" w:lineRule="auto"/>
        <w:rPr>
          <w:rFonts w:ascii="Segoe UI" w:hAnsi="Segoe UI" w:cs="Segoe UI"/>
          <w:color w:val="24292E"/>
          <w:sz w:val="24"/>
        </w:rPr>
      </w:pPr>
      <w:hyperlink r:id="rId1474" w:anchor="cnn" w:history="1">
        <w:r w:rsidR="009466D5" w:rsidRPr="001F7D44">
          <w:rPr>
            <w:rStyle w:val="Hyperlink"/>
            <w:rFonts w:ascii="Segoe UI" w:hAnsi="Segoe UI" w:cs="Segoe UI"/>
            <w:color w:val="0366D6"/>
            <w:sz w:val="24"/>
          </w:rPr>
          <w:t>Convolutional Neural Nets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75" w:anchor="nlp" w:history="1">
        <w:r w:rsidR="009466D5" w:rsidRPr="001F7D44">
          <w:rPr>
            <w:rStyle w:val="Hyperlink"/>
            <w:rFonts w:ascii="Segoe UI" w:hAnsi="Segoe UI" w:cs="Segoe UI"/>
            <w:color w:val="0366D6"/>
            <w:sz w:val="24"/>
          </w:rPr>
          <w:t>Natural Language Processing</w:t>
        </w:r>
      </w:hyperlink>
    </w:p>
    <w:p w:rsidR="009466D5" w:rsidRPr="001F7D44" w:rsidRDefault="0070392A" w:rsidP="001F7D44">
      <w:pPr>
        <w:numPr>
          <w:ilvl w:val="1"/>
          <w:numId w:val="40"/>
        </w:numPr>
        <w:spacing w:before="100" w:beforeAutospacing="1" w:after="100" w:afterAutospacing="1" w:line="240" w:lineRule="auto"/>
        <w:rPr>
          <w:rFonts w:ascii="Segoe UI" w:hAnsi="Segoe UI" w:cs="Segoe UI"/>
          <w:color w:val="24292E"/>
          <w:sz w:val="24"/>
        </w:rPr>
      </w:pPr>
      <w:hyperlink r:id="rId1476" w:anchor="topic" w:history="1">
        <w:r w:rsidR="009466D5" w:rsidRPr="001F7D44">
          <w:rPr>
            <w:rStyle w:val="Hyperlink"/>
            <w:rFonts w:ascii="Segoe UI" w:hAnsi="Segoe UI" w:cs="Segoe UI"/>
            <w:color w:val="0366D6"/>
            <w:sz w:val="24"/>
          </w:rPr>
          <w:t>Topic Modeling, LDA</w:t>
        </w:r>
      </w:hyperlink>
    </w:p>
    <w:p w:rsidR="009466D5" w:rsidRPr="001F7D44" w:rsidRDefault="0070392A" w:rsidP="001F7D44">
      <w:pPr>
        <w:numPr>
          <w:ilvl w:val="1"/>
          <w:numId w:val="40"/>
        </w:numPr>
        <w:spacing w:before="60" w:after="100" w:afterAutospacing="1" w:line="240" w:lineRule="auto"/>
        <w:rPr>
          <w:rFonts w:ascii="Segoe UI" w:hAnsi="Segoe UI" w:cs="Segoe UI"/>
          <w:color w:val="24292E"/>
          <w:sz w:val="24"/>
        </w:rPr>
      </w:pPr>
      <w:hyperlink r:id="rId1477" w:anchor="word2vec" w:history="1">
        <w:r w:rsidR="009466D5" w:rsidRPr="001F7D44">
          <w:rPr>
            <w:rStyle w:val="Hyperlink"/>
            <w:rFonts w:ascii="Segoe UI" w:hAnsi="Segoe UI" w:cs="Segoe UI"/>
            <w:color w:val="0366D6"/>
            <w:sz w:val="24"/>
          </w:rPr>
          <w:t>Word2Vec</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78" w:anchor="vision" w:history="1">
        <w:r w:rsidR="009466D5" w:rsidRPr="001F7D44">
          <w:rPr>
            <w:rStyle w:val="Hyperlink"/>
            <w:rFonts w:ascii="Segoe UI" w:hAnsi="Segoe UI" w:cs="Segoe UI"/>
            <w:color w:val="0366D6"/>
            <w:sz w:val="24"/>
          </w:rPr>
          <w:t>Computer Vision</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79" w:anchor="svm" w:history="1">
        <w:r w:rsidR="009466D5" w:rsidRPr="001F7D44">
          <w:rPr>
            <w:rStyle w:val="Hyperlink"/>
            <w:rFonts w:ascii="Segoe UI" w:hAnsi="Segoe UI" w:cs="Segoe UI"/>
            <w:color w:val="0366D6"/>
            <w:sz w:val="24"/>
          </w:rPr>
          <w:t>Support Vector Machine</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0" w:anchor="rl" w:history="1">
        <w:r w:rsidR="009466D5" w:rsidRPr="001F7D44">
          <w:rPr>
            <w:rStyle w:val="Hyperlink"/>
            <w:rFonts w:ascii="Segoe UI" w:hAnsi="Segoe UI" w:cs="Segoe UI"/>
            <w:color w:val="0366D6"/>
            <w:sz w:val="24"/>
          </w:rPr>
          <w:t>Reinforcement Learning</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1" w:anchor="dt" w:history="1">
        <w:r w:rsidR="009466D5" w:rsidRPr="001F7D44">
          <w:rPr>
            <w:rStyle w:val="Hyperlink"/>
            <w:rFonts w:ascii="Segoe UI" w:hAnsi="Segoe UI" w:cs="Segoe UI"/>
            <w:color w:val="0366D6"/>
            <w:sz w:val="24"/>
          </w:rPr>
          <w:t>Decision Trees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2" w:anchor="rf" w:history="1">
        <w:r w:rsidR="009466D5" w:rsidRPr="001F7D44">
          <w:rPr>
            <w:rStyle w:val="Hyperlink"/>
            <w:rFonts w:ascii="Segoe UI" w:hAnsi="Segoe UI" w:cs="Segoe UI"/>
            <w:color w:val="0366D6"/>
            <w:sz w:val="24"/>
          </w:rPr>
          <w:t>Random Forest / Bagging</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3" w:anchor="gbm" w:history="1">
        <w:r w:rsidR="009466D5" w:rsidRPr="001F7D44">
          <w:rPr>
            <w:rStyle w:val="Hyperlink"/>
            <w:rFonts w:ascii="Segoe UI" w:hAnsi="Segoe UI" w:cs="Segoe UI"/>
            <w:color w:val="0366D6"/>
            <w:sz w:val="24"/>
          </w:rPr>
          <w:t>Boosting</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4" w:anchor="ensem" w:history="1">
        <w:r w:rsidR="009466D5" w:rsidRPr="001F7D44">
          <w:rPr>
            <w:rStyle w:val="Hyperlink"/>
            <w:rFonts w:ascii="Segoe UI" w:hAnsi="Segoe UI" w:cs="Segoe UI"/>
            <w:color w:val="0366D6"/>
            <w:sz w:val="24"/>
          </w:rPr>
          <w:t>Ensembles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5" w:anchor="stack" w:history="1">
        <w:r w:rsidR="009466D5" w:rsidRPr="001F7D44">
          <w:rPr>
            <w:rStyle w:val="Hyperlink"/>
            <w:rFonts w:ascii="Segoe UI" w:hAnsi="Segoe UI" w:cs="Segoe UI"/>
            <w:color w:val="0366D6"/>
            <w:sz w:val="24"/>
          </w:rPr>
          <w:t>Stacking Models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6" w:anchor="vc" w:history="1">
        <w:r w:rsidR="009466D5" w:rsidRPr="001F7D44">
          <w:rPr>
            <w:rStyle w:val="Hyperlink"/>
            <w:rFonts w:ascii="Segoe UI" w:hAnsi="Segoe UI" w:cs="Segoe UI"/>
            <w:color w:val="0366D6"/>
            <w:sz w:val="24"/>
          </w:rPr>
          <w:t>VC Dimension</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7" w:anchor="bayes" w:history="1">
        <w:r w:rsidR="009466D5" w:rsidRPr="001F7D44">
          <w:rPr>
            <w:rStyle w:val="Hyperlink"/>
            <w:rFonts w:ascii="Segoe UI" w:hAnsi="Segoe UI" w:cs="Segoe UI"/>
            <w:color w:val="0366D6"/>
            <w:sz w:val="24"/>
          </w:rPr>
          <w:t>Bayesian Machine Learning</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8" w:anchor="semi" w:history="1">
        <w:r w:rsidR="009466D5" w:rsidRPr="001F7D44">
          <w:rPr>
            <w:rStyle w:val="Hyperlink"/>
            <w:rFonts w:ascii="Segoe UI" w:hAnsi="Segoe UI" w:cs="Segoe UI"/>
            <w:color w:val="0366D6"/>
            <w:sz w:val="24"/>
          </w:rPr>
          <w:t>Semi Supervised Learning</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89" w:anchor="opt" w:history="1">
        <w:r w:rsidR="009466D5" w:rsidRPr="001F7D44">
          <w:rPr>
            <w:rStyle w:val="Hyperlink"/>
            <w:rFonts w:ascii="Segoe UI" w:hAnsi="Segoe UI" w:cs="Segoe UI"/>
            <w:color w:val="0366D6"/>
            <w:sz w:val="24"/>
          </w:rPr>
          <w:t>Optimizations</w:t>
        </w:r>
      </w:hyperlink>
    </w:p>
    <w:p w:rsidR="009466D5" w:rsidRPr="001F7D44" w:rsidRDefault="0070392A" w:rsidP="00C06FD0">
      <w:pPr>
        <w:numPr>
          <w:ilvl w:val="0"/>
          <w:numId w:val="40"/>
        </w:numPr>
        <w:spacing w:before="60" w:after="100" w:afterAutospacing="1" w:line="240" w:lineRule="auto"/>
        <w:rPr>
          <w:rFonts w:ascii="Segoe UI" w:hAnsi="Segoe UI" w:cs="Segoe UI"/>
          <w:color w:val="24292E"/>
          <w:sz w:val="24"/>
        </w:rPr>
      </w:pPr>
      <w:hyperlink r:id="rId1490" w:anchor="other" w:history="1">
        <w:r w:rsidR="009466D5" w:rsidRPr="001F7D44">
          <w:rPr>
            <w:rStyle w:val="Hyperlink"/>
            <w:rFonts w:ascii="Segoe UI" w:hAnsi="Segoe UI" w:cs="Segoe UI"/>
            <w:color w:val="0366D6"/>
            <w:sz w:val="24"/>
          </w:rPr>
          <w:t>Other Useful Tutorials</w:t>
        </w:r>
      </w:hyperlink>
    </w:p>
    <w:p w:rsidR="001F7D44" w:rsidRDefault="001F7D44" w:rsidP="009466D5">
      <w:pPr>
        <w:pStyle w:val="Heading2"/>
        <w:pBdr>
          <w:bottom w:val="single" w:sz="6" w:space="4" w:color="EAECEF"/>
        </w:pBdr>
        <w:spacing w:before="360" w:beforeAutospacing="0" w:after="240" w:afterAutospacing="0"/>
        <w:rPr>
          <w:rFonts w:ascii="Segoe UI" w:hAnsi="Segoe UI" w:cs="Segoe UI"/>
          <w:color w:val="24292E"/>
          <w:sz w:val="38"/>
        </w:rPr>
        <w:sectPr w:rsidR="001F7D44" w:rsidSect="001F7D44">
          <w:type w:val="continuous"/>
          <w:pgSz w:w="11906" w:h="16838" w:code="9"/>
          <w:pgMar w:top="720" w:right="1008" w:bottom="720" w:left="1008" w:header="720" w:footer="288" w:gutter="0"/>
          <w:cols w:num="2" w:space="0"/>
          <w:docGrid w:linePitch="360"/>
        </w:sectPr>
      </w:pPr>
      <w:bookmarkStart w:id="75" w:name="_Toc494530808"/>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Miscellaneous</w:t>
      </w:r>
      <w:bookmarkEnd w:id="75"/>
    </w:p>
    <w:bookmarkStart w:id="76" w:name="user-content-general"/>
    <w:bookmarkEnd w:id="76"/>
    <w:p w:rsidR="009466D5" w:rsidRPr="001F7D44" w:rsidRDefault="009466D5" w:rsidP="00C06FD0">
      <w:pPr>
        <w:pStyle w:val="NormalWeb"/>
        <w:numPr>
          <w:ilvl w:val="0"/>
          <w:numId w:val="41"/>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"https://github.com/ZuzooVn/machine-learning-for-software-engineers"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Machine Learning for Software Engineers</w:t>
      </w:r>
      <w:r w:rsidRPr="001F7D44">
        <w:rPr>
          <w:rFonts w:ascii="Segoe UI" w:hAnsi="Segoe UI" w:cs="Segoe UI"/>
          <w:color w:val="24292E"/>
          <w:sz w:val="26"/>
        </w:rPr>
        <w:fldChar w:fldCharType="end"/>
      </w:r>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1" w:history="1">
        <w:r w:rsidR="009466D5" w:rsidRPr="001F7D44">
          <w:rPr>
            <w:rStyle w:val="Hyperlink"/>
            <w:rFonts w:ascii="Segoe UI" w:hAnsi="Segoe UI" w:cs="Segoe UI"/>
            <w:color w:val="0366D6"/>
            <w:sz w:val="26"/>
          </w:rPr>
          <w:t>Dive into Machine Learning</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2" w:history="1">
        <w:r w:rsidR="009466D5" w:rsidRPr="001F7D44">
          <w:rPr>
            <w:rStyle w:val="Hyperlink"/>
            <w:rFonts w:ascii="Segoe UI" w:hAnsi="Segoe UI" w:cs="Segoe UI"/>
            <w:color w:val="0366D6"/>
            <w:sz w:val="26"/>
          </w:rPr>
          <w:t>A curated list of awesome Machine Learning frameworks, libraries and software</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3" w:history="1">
        <w:r w:rsidR="009466D5" w:rsidRPr="001F7D44">
          <w:rPr>
            <w:rStyle w:val="Hyperlink"/>
            <w:rFonts w:ascii="Segoe UI" w:hAnsi="Segoe UI" w:cs="Segoe UI"/>
            <w:color w:val="0366D6"/>
            <w:sz w:val="26"/>
          </w:rPr>
          <w:t>A curated list of awesome data visualization libraries and resources.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4" w:history="1">
        <w:r w:rsidR="009466D5" w:rsidRPr="001F7D44">
          <w:rPr>
            <w:rStyle w:val="Hyperlink"/>
            <w:rFonts w:ascii="Segoe UI" w:hAnsi="Segoe UI" w:cs="Segoe UI"/>
            <w:color w:val="0366D6"/>
            <w:sz w:val="26"/>
          </w:rPr>
          <w:t>An awesome Data Science repository to learn and apply for real world problems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5" w:history="1">
        <w:r w:rsidR="009466D5" w:rsidRPr="001F7D44">
          <w:rPr>
            <w:rStyle w:val="Hyperlink"/>
            <w:rFonts w:ascii="Segoe UI" w:hAnsi="Segoe UI" w:cs="Segoe UI"/>
            <w:color w:val="0366D6"/>
            <w:sz w:val="26"/>
          </w:rPr>
          <w:t>The Open Source Data Science Masters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6" w:history="1">
        <w:r w:rsidR="009466D5" w:rsidRPr="001F7D44">
          <w:rPr>
            <w:rStyle w:val="Hyperlink"/>
            <w:rFonts w:ascii="Segoe UI" w:hAnsi="Segoe UI" w:cs="Segoe UI"/>
            <w:color w:val="0366D6"/>
            <w:sz w:val="26"/>
          </w:rPr>
          <w:t>Machine Learning FAQs on Cross Validated</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7" w:anchor="machine-learning" w:history="1">
        <w:r w:rsidR="009466D5" w:rsidRPr="001F7D44">
          <w:rPr>
            <w:rStyle w:val="Hyperlink"/>
            <w:rFonts w:ascii="Segoe UI" w:hAnsi="Segoe UI" w:cs="Segoe UI"/>
            <w:color w:val="0366D6"/>
            <w:sz w:val="26"/>
          </w:rPr>
          <w:t>List of Machine Learning University Courses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8" w:history="1">
        <w:r w:rsidR="009466D5" w:rsidRPr="001F7D44">
          <w:rPr>
            <w:rStyle w:val="Hyperlink"/>
            <w:rFonts w:ascii="Segoe UI" w:hAnsi="Segoe UI" w:cs="Segoe UI"/>
            <w:color w:val="0366D6"/>
            <w:sz w:val="26"/>
          </w:rPr>
          <w:t>Machine Learning algorithms that you should always have a strong understanding of</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499" w:history="1">
        <w:r w:rsidR="009466D5" w:rsidRPr="001F7D44">
          <w:rPr>
            <w:rStyle w:val="Hyperlink"/>
            <w:rFonts w:ascii="Segoe UI" w:hAnsi="Segoe UI" w:cs="Segoe UI"/>
            <w:color w:val="0366D6"/>
            <w:sz w:val="26"/>
          </w:rPr>
          <w:t>Difference between Linearly Independent, Orthogonal, and Uncorrelated Variables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0" w:history="1">
        <w:r w:rsidR="009466D5" w:rsidRPr="001F7D44">
          <w:rPr>
            <w:rStyle w:val="Hyperlink"/>
            <w:rFonts w:ascii="Segoe UI" w:hAnsi="Segoe UI" w:cs="Segoe UI"/>
            <w:color w:val="0366D6"/>
            <w:sz w:val="26"/>
          </w:rPr>
          <w:t>List of Machine Learning Concepts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1" w:history="1">
        <w:r w:rsidR="009466D5" w:rsidRPr="001F7D44">
          <w:rPr>
            <w:rStyle w:val="Hyperlink"/>
            <w:rFonts w:ascii="Segoe UI" w:hAnsi="Segoe UI" w:cs="Segoe UI"/>
            <w:color w:val="0366D6"/>
            <w:sz w:val="26"/>
          </w:rPr>
          <w:t>Slides on Several Machine Learning Topics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2" w:history="1">
        <w:r w:rsidR="009466D5" w:rsidRPr="001F7D44">
          <w:rPr>
            <w:rStyle w:val="Hyperlink"/>
            <w:rFonts w:ascii="Segoe UI" w:hAnsi="Segoe UI" w:cs="Segoe UI"/>
            <w:color w:val="0366D6"/>
            <w:sz w:val="26"/>
          </w:rPr>
          <w:t>MIT Machine Learning Lecture Slides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3" w:history="1">
        <w:r w:rsidR="009466D5" w:rsidRPr="001F7D44">
          <w:rPr>
            <w:rStyle w:val="Hyperlink"/>
            <w:rFonts w:ascii="Segoe UI" w:hAnsi="Segoe UI" w:cs="Segoe UI"/>
            <w:color w:val="0366D6"/>
            <w:sz w:val="26"/>
          </w:rPr>
          <w:t>Comparison Supervised Learning Algorithms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4" w:history="1">
        <w:r w:rsidR="009466D5" w:rsidRPr="001F7D44">
          <w:rPr>
            <w:rStyle w:val="Hyperlink"/>
            <w:rFonts w:ascii="Segoe UI" w:hAnsi="Segoe UI" w:cs="Segoe UI"/>
            <w:color w:val="0366D6"/>
            <w:sz w:val="26"/>
          </w:rPr>
          <w:t>Learning Data Science Fundamentals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5" w:anchor=".lih061l3l" w:history="1">
        <w:r w:rsidR="009466D5" w:rsidRPr="001F7D44">
          <w:rPr>
            <w:rStyle w:val="Hyperlink"/>
            <w:rFonts w:ascii="Segoe UI" w:hAnsi="Segoe UI" w:cs="Segoe UI"/>
            <w:color w:val="0366D6"/>
            <w:sz w:val="26"/>
          </w:rPr>
          <w:t>Machine Learning mistakes to avoid</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6" w:history="1">
        <w:r w:rsidR="009466D5" w:rsidRPr="001F7D44">
          <w:rPr>
            <w:rStyle w:val="Hyperlink"/>
            <w:rFonts w:ascii="Segoe UI" w:hAnsi="Segoe UI" w:cs="Segoe UI"/>
            <w:color w:val="0366D6"/>
            <w:sz w:val="26"/>
          </w:rPr>
          <w:t>Statistical Machine Learning Course</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7" w:history="1">
        <w:r w:rsidR="009466D5" w:rsidRPr="001F7D44">
          <w:rPr>
            <w:rStyle w:val="Hyperlink"/>
            <w:rFonts w:ascii="Segoe UI" w:hAnsi="Segoe UI" w:cs="Segoe UI"/>
            <w:color w:val="0366D6"/>
            <w:sz w:val="26"/>
          </w:rPr>
          <w:t>TheAnalyticsEdge edX Notes and Codes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8" w:history="1">
        <w:r w:rsidR="009466D5" w:rsidRPr="001F7D44">
          <w:rPr>
            <w:rStyle w:val="Hyperlink"/>
            <w:rFonts w:ascii="Segoe UI" w:hAnsi="Segoe UI" w:cs="Segoe UI"/>
            <w:color w:val="0366D6"/>
            <w:sz w:val="26"/>
          </w:rPr>
          <w:t>In-depth introduction to machine learning in 15 hours of expert videos</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09" w:history="1">
        <w:r w:rsidR="009466D5" w:rsidRPr="001F7D44">
          <w:rPr>
            <w:rStyle w:val="Hyperlink"/>
            <w:rFonts w:ascii="Segoe UI" w:hAnsi="Segoe UI" w:cs="Segoe UI"/>
            <w:color w:val="0366D6"/>
            <w:sz w:val="26"/>
          </w:rPr>
          <w:t xml:space="preserve">Have Fun </w:t>
        </w:r>
        <w:proofErr w:type="gramStart"/>
        <w:r w:rsidR="009466D5" w:rsidRPr="001F7D44">
          <w:rPr>
            <w:rStyle w:val="Hyperlink"/>
            <w:rFonts w:ascii="Segoe UI" w:hAnsi="Segoe UI" w:cs="Segoe UI"/>
            <w:color w:val="0366D6"/>
            <w:sz w:val="26"/>
          </w:rPr>
          <w:t>With</w:t>
        </w:r>
        <w:proofErr w:type="gramEnd"/>
        <w:r w:rsidR="009466D5" w:rsidRPr="001F7D44">
          <w:rPr>
            <w:rStyle w:val="Hyperlink"/>
            <w:rFonts w:ascii="Segoe UI" w:hAnsi="Segoe UI" w:cs="Segoe UI"/>
            <w:color w:val="0366D6"/>
            <w:sz w:val="26"/>
          </w:rPr>
          <w:t xml:space="preserve"> Machine Learning</w:t>
        </w:r>
      </w:hyperlink>
    </w:p>
    <w:p w:rsidR="009466D5" w:rsidRPr="001F7D44" w:rsidRDefault="0070392A" w:rsidP="00C06FD0">
      <w:pPr>
        <w:pStyle w:val="NormalWeb"/>
        <w:numPr>
          <w:ilvl w:val="0"/>
          <w:numId w:val="41"/>
        </w:numPr>
        <w:spacing w:before="240" w:beforeAutospacing="0" w:after="240" w:afterAutospacing="0"/>
        <w:rPr>
          <w:rFonts w:ascii="Segoe UI" w:hAnsi="Segoe UI" w:cs="Segoe UI"/>
          <w:color w:val="24292E"/>
          <w:sz w:val="26"/>
        </w:rPr>
      </w:pPr>
      <w:hyperlink r:id="rId1510" w:history="1">
        <w:r w:rsidR="009466D5" w:rsidRPr="001F7D44">
          <w:rPr>
            <w:rStyle w:val="Hyperlink"/>
            <w:rFonts w:ascii="Segoe UI" w:hAnsi="Segoe UI" w:cs="Segoe UI"/>
            <w:color w:val="0366D6"/>
            <w:sz w:val="26"/>
          </w:rPr>
          <w:t xml:space="preserve">Twitter's Most Shared #machineLearning Content </w:t>
        </w:r>
        <w:proofErr w:type="gramStart"/>
        <w:r w:rsidR="009466D5" w:rsidRPr="001F7D44">
          <w:rPr>
            <w:rStyle w:val="Hyperlink"/>
            <w:rFonts w:ascii="Segoe UI" w:hAnsi="Segoe UI" w:cs="Segoe UI"/>
            <w:color w:val="0366D6"/>
            <w:sz w:val="26"/>
          </w:rPr>
          <w:t>From</w:t>
        </w:r>
        <w:proofErr w:type="gramEnd"/>
        <w:r w:rsidR="009466D5" w:rsidRPr="001F7D44">
          <w:rPr>
            <w:rStyle w:val="Hyperlink"/>
            <w:rFonts w:ascii="Segoe UI" w:hAnsi="Segoe UI" w:cs="Segoe UI"/>
            <w:color w:val="0366D6"/>
            <w:sz w:val="26"/>
          </w:rPr>
          <w:t xml:space="preserve"> The Past 7 Days</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77" w:name="_Toc494530809"/>
      <w:r w:rsidRPr="001F7D44">
        <w:rPr>
          <w:rFonts w:ascii="Segoe UI" w:hAnsi="Segoe UI" w:cs="Segoe UI"/>
          <w:color w:val="24292E"/>
          <w:sz w:val="38"/>
        </w:rPr>
        <w:t>Interview Resources</w:t>
      </w:r>
      <w:bookmarkEnd w:id="77"/>
    </w:p>
    <w:bookmarkStart w:id="78" w:name="user-content-interview"/>
    <w:bookmarkEnd w:id="78"/>
    <w:p w:rsidR="009466D5" w:rsidRPr="001F7D44" w:rsidRDefault="009466D5" w:rsidP="00C06FD0">
      <w:pPr>
        <w:pStyle w:val="NormalWeb"/>
        <w:numPr>
          <w:ilvl w:val="0"/>
          <w:numId w:val="4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"https://www.springboard.com/blog/machine-learning-interview-questions/"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41 Essential Machine Learning Interview Questions (with answers)</w:t>
      </w:r>
      <w:r w:rsidRPr="001F7D44">
        <w:rPr>
          <w:rFonts w:ascii="Segoe UI" w:hAnsi="Segoe UI" w:cs="Segoe UI"/>
          <w:color w:val="24292E"/>
          <w:sz w:val="26"/>
        </w:rPr>
        <w:fldChar w:fldCharType="end"/>
      </w:r>
    </w:p>
    <w:p w:rsidR="009466D5" w:rsidRPr="001F7D44" w:rsidRDefault="0070392A" w:rsidP="00C06FD0">
      <w:pPr>
        <w:pStyle w:val="NormalWeb"/>
        <w:numPr>
          <w:ilvl w:val="0"/>
          <w:numId w:val="42"/>
        </w:numPr>
        <w:spacing w:before="240" w:beforeAutospacing="0" w:after="240" w:afterAutospacing="0"/>
        <w:rPr>
          <w:rFonts w:ascii="Segoe UI" w:hAnsi="Segoe UI" w:cs="Segoe UI"/>
          <w:color w:val="24292E"/>
          <w:sz w:val="26"/>
        </w:rPr>
      </w:pPr>
      <w:hyperlink r:id="rId1511" w:history="1">
        <w:r w:rsidR="009466D5" w:rsidRPr="001F7D44">
          <w:rPr>
            <w:rStyle w:val="Hyperlink"/>
            <w:rFonts w:ascii="Segoe UI" w:hAnsi="Segoe UI" w:cs="Segoe UI"/>
            <w:color w:val="0366D6"/>
            <w:sz w:val="26"/>
          </w:rPr>
          <w:t>How can a computer science graduate student prepare himself for data scientist interviews?</w:t>
        </w:r>
      </w:hyperlink>
    </w:p>
    <w:p w:rsidR="009466D5" w:rsidRPr="001F7D44" w:rsidRDefault="0070392A" w:rsidP="00C06FD0">
      <w:pPr>
        <w:pStyle w:val="NormalWeb"/>
        <w:numPr>
          <w:ilvl w:val="0"/>
          <w:numId w:val="42"/>
        </w:numPr>
        <w:spacing w:before="240" w:beforeAutospacing="0" w:after="240" w:afterAutospacing="0"/>
        <w:rPr>
          <w:rFonts w:ascii="Segoe UI" w:hAnsi="Segoe UI" w:cs="Segoe UI"/>
          <w:color w:val="24292E"/>
          <w:sz w:val="26"/>
        </w:rPr>
      </w:pPr>
      <w:hyperlink r:id="rId1512" w:history="1">
        <w:r w:rsidR="009466D5" w:rsidRPr="001F7D44">
          <w:rPr>
            <w:rStyle w:val="Hyperlink"/>
            <w:rFonts w:ascii="Segoe UI" w:hAnsi="Segoe UI" w:cs="Segoe UI"/>
            <w:color w:val="0366D6"/>
            <w:sz w:val="26"/>
          </w:rPr>
          <w:t>How do I learn Machine Learning?</w:t>
        </w:r>
      </w:hyperlink>
    </w:p>
    <w:p w:rsidR="009466D5" w:rsidRPr="001F7D44" w:rsidRDefault="0070392A" w:rsidP="00C06FD0">
      <w:pPr>
        <w:pStyle w:val="NormalWeb"/>
        <w:numPr>
          <w:ilvl w:val="0"/>
          <w:numId w:val="42"/>
        </w:numPr>
        <w:spacing w:before="240" w:beforeAutospacing="0" w:after="240" w:afterAutospacing="0"/>
        <w:rPr>
          <w:rFonts w:ascii="Segoe UI" w:hAnsi="Segoe UI" w:cs="Segoe UI"/>
          <w:color w:val="24292E"/>
          <w:sz w:val="26"/>
        </w:rPr>
      </w:pPr>
      <w:hyperlink r:id="rId1513" w:history="1">
        <w:r w:rsidR="009466D5" w:rsidRPr="001F7D44">
          <w:rPr>
            <w:rStyle w:val="Hyperlink"/>
            <w:rFonts w:ascii="Segoe UI" w:hAnsi="Segoe UI" w:cs="Segoe UI"/>
            <w:color w:val="0366D6"/>
            <w:sz w:val="26"/>
          </w:rPr>
          <w:t>FAQs about Data Science Interviews</w:t>
        </w:r>
      </w:hyperlink>
    </w:p>
    <w:p w:rsidR="009466D5" w:rsidRPr="001F7D44" w:rsidRDefault="0070392A" w:rsidP="00C06FD0">
      <w:pPr>
        <w:pStyle w:val="NormalWeb"/>
        <w:numPr>
          <w:ilvl w:val="0"/>
          <w:numId w:val="42"/>
        </w:numPr>
        <w:spacing w:before="240" w:beforeAutospacing="0" w:after="240" w:afterAutospacing="0"/>
        <w:rPr>
          <w:rFonts w:ascii="Segoe UI" w:hAnsi="Segoe UI" w:cs="Segoe UI"/>
          <w:color w:val="24292E"/>
          <w:sz w:val="26"/>
        </w:rPr>
      </w:pPr>
      <w:hyperlink r:id="rId1514" w:history="1">
        <w:r w:rsidR="009466D5" w:rsidRPr="001F7D44">
          <w:rPr>
            <w:rStyle w:val="Hyperlink"/>
            <w:rFonts w:ascii="Segoe UI" w:hAnsi="Segoe UI" w:cs="Segoe UI"/>
            <w:color w:val="0366D6"/>
            <w:sz w:val="26"/>
          </w:rPr>
          <w:t>What are the key skills of a data scientist?</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79" w:name="_Toc494530810"/>
      <w:r w:rsidRPr="001F7D44">
        <w:rPr>
          <w:rFonts w:ascii="Segoe UI" w:hAnsi="Segoe UI" w:cs="Segoe UI"/>
          <w:color w:val="24292E"/>
          <w:sz w:val="38"/>
        </w:rPr>
        <w:t>Artificial Intelligence</w:t>
      </w:r>
      <w:bookmarkEnd w:id="79"/>
    </w:p>
    <w:bookmarkStart w:id="80" w:name="user-content-ai"/>
    <w:bookmarkEnd w:id="80"/>
    <w:p w:rsidR="009466D5" w:rsidRPr="001F7D44" w:rsidRDefault="009466D5" w:rsidP="00C06FD0">
      <w:pPr>
        <w:pStyle w:val="NormalWeb"/>
        <w:numPr>
          <w:ilvl w:val="0"/>
          <w:numId w:val="43"/>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"https://github.com/owainlewis/awesome-artificial-intelligence"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Awesome Artificial Intelligence (GitHub Repo)</w:t>
      </w:r>
      <w:r w:rsidRPr="001F7D44">
        <w:rPr>
          <w:rFonts w:ascii="Segoe UI" w:hAnsi="Segoe UI" w:cs="Segoe UI"/>
          <w:color w:val="24292E"/>
          <w:sz w:val="26"/>
        </w:rPr>
        <w:fldChar w:fldCharType="end"/>
      </w:r>
    </w:p>
    <w:p w:rsidR="009466D5" w:rsidRPr="001F7D44" w:rsidRDefault="0070392A" w:rsidP="00C06FD0">
      <w:pPr>
        <w:pStyle w:val="NormalWeb"/>
        <w:numPr>
          <w:ilvl w:val="0"/>
          <w:numId w:val="43"/>
        </w:numPr>
        <w:spacing w:before="240" w:beforeAutospacing="0" w:after="240" w:afterAutospacing="0"/>
        <w:rPr>
          <w:rFonts w:ascii="Segoe UI" w:hAnsi="Segoe UI" w:cs="Segoe UI"/>
          <w:color w:val="24292E"/>
          <w:sz w:val="26"/>
        </w:rPr>
      </w:pPr>
      <w:hyperlink r:id="rId1515" w:history="1">
        <w:r w:rsidR="009466D5" w:rsidRPr="001F7D44">
          <w:rPr>
            <w:rStyle w:val="Hyperlink"/>
            <w:rFonts w:ascii="Segoe UI" w:hAnsi="Segoe UI" w:cs="Segoe UI"/>
            <w:color w:val="0366D6"/>
            <w:sz w:val="26"/>
          </w:rPr>
          <w:t>UC Berkeley CS188 Intro to AI</w:t>
        </w:r>
      </w:hyperlink>
      <w:r w:rsidR="009466D5" w:rsidRPr="001F7D44">
        <w:rPr>
          <w:rFonts w:ascii="Segoe UI" w:hAnsi="Segoe UI" w:cs="Segoe UI"/>
          <w:color w:val="24292E"/>
          <w:sz w:val="26"/>
        </w:rPr>
        <w:t>, </w:t>
      </w:r>
      <w:hyperlink r:id="rId1516" w:history="1">
        <w:r w:rsidR="009466D5" w:rsidRPr="001F7D44">
          <w:rPr>
            <w:rStyle w:val="Hyperlink"/>
            <w:rFonts w:ascii="Segoe UI" w:hAnsi="Segoe UI" w:cs="Segoe UI"/>
            <w:color w:val="0366D6"/>
            <w:sz w:val="26"/>
          </w:rPr>
          <w:t>Lecture Videos</w:t>
        </w:r>
      </w:hyperlink>
      <w:r w:rsidR="009466D5" w:rsidRPr="001F7D44">
        <w:rPr>
          <w:rFonts w:ascii="Segoe UI" w:hAnsi="Segoe UI" w:cs="Segoe UI"/>
          <w:color w:val="24292E"/>
          <w:sz w:val="26"/>
        </w:rPr>
        <w:t>, </w:t>
      </w:r>
      <w:hyperlink r:id="rId1517" w:history="1">
        <w:r w:rsidR="009466D5" w:rsidRPr="001F7D44">
          <w:rPr>
            <w:rStyle w:val="Hyperlink"/>
            <w:rFonts w:ascii="Segoe UI" w:hAnsi="Segoe UI" w:cs="Segoe UI"/>
            <w:color w:val="0366D6"/>
            <w:sz w:val="26"/>
          </w:rPr>
          <w:t>2</w:t>
        </w:r>
      </w:hyperlink>
    </w:p>
    <w:p w:rsidR="009466D5" w:rsidRPr="001F7D44" w:rsidRDefault="0070392A" w:rsidP="00C06FD0">
      <w:pPr>
        <w:pStyle w:val="NormalWeb"/>
        <w:numPr>
          <w:ilvl w:val="0"/>
          <w:numId w:val="43"/>
        </w:numPr>
        <w:spacing w:before="240" w:beforeAutospacing="0" w:after="240" w:afterAutospacing="0"/>
        <w:rPr>
          <w:rFonts w:ascii="Segoe UI" w:hAnsi="Segoe UI" w:cs="Segoe UI"/>
          <w:color w:val="24292E"/>
          <w:sz w:val="26"/>
        </w:rPr>
      </w:pPr>
      <w:hyperlink r:id="rId1518" w:history="1">
        <w:r w:rsidR="009466D5" w:rsidRPr="001F7D44">
          <w:rPr>
            <w:rStyle w:val="Hyperlink"/>
            <w:rFonts w:ascii="Segoe UI" w:hAnsi="Segoe UI" w:cs="Segoe UI"/>
            <w:color w:val="0366D6"/>
            <w:sz w:val="26"/>
          </w:rPr>
          <w:t>MIT 6.034 Artificial Intelligence Lecture Videos</w:t>
        </w:r>
      </w:hyperlink>
      <w:r w:rsidR="009466D5" w:rsidRPr="001F7D44">
        <w:rPr>
          <w:rFonts w:ascii="Segoe UI" w:hAnsi="Segoe UI" w:cs="Segoe UI"/>
          <w:color w:val="24292E"/>
          <w:sz w:val="26"/>
        </w:rPr>
        <w:t>, </w:t>
      </w:r>
      <w:hyperlink r:id="rId1519" w:history="1">
        <w:r w:rsidR="009466D5" w:rsidRPr="001F7D44">
          <w:rPr>
            <w:rStyle w:val="Hyperlink"/>
            <w:rFonts w:ascii="Segoe UI" w:hAnsi="Segoe UI" w:cs="Segoe UI"/>
            <w:color w:val="0366D6"/>
            <w:sz w:val="26"/>
          </w:rPr>
          <w:t>Complete Course</w:t>
        </w:r>
      </w:hyperlink>
    </w:p>
    <w:p w:rsidR="009466D5" w:rsidRPr="001F7D44" w:rsidRDefault="0070392A" w:rsidP="00C06FD0">
      <w:pPr>
        <w:pStyle w:val="NormalWeb"/>
        <w:numPr>
          <w:ilvl w:val="0"/>
          <w:numId w:val="43"/>
        </w:numPr>
        <w:spacing w:before="240" w:beforeAutospacing="0" w:after="240" w:afterAutospacing="0"/>
        <w:rPr>
          <w:rFonts w:ascii="Segoe UI" w:hAnsi="Segoe UI" w:cs="Segoe UI"/>
          <w:color w:val="24292E"/>
          <w:sz w:val="26"/>
        </w:rPr>
      </w:pPr>
      <w:hyperlink r:id="rId1520" w:history="1">
        <w:r w:rsidR="009466D5" w:rsidRPr="001F7D44">
          <w:rPr>
            <w:rStyle w:val="Hyperlink"/>
            <w:rFonts w:ascii="Segoe UI" w:hAnsi="Segoe UI" w:cs="Segoe UI"/>
            <w:color w:val="0366D6"/>
            <w:sz w:val="26"/>
          </w:rPr>
          <w:t>edX course | Klein &amp; Abbeel</w:t>
        </w:r>
      </w:hyperlink>
    </w:p>
    <w:p w:rsidR="009466D5" w:rsidRPr="001F7D44" w:rsidRDefault="0070392A" w:rsidP="00C06FD0">
      <w:pPr>
        <w:pStyle w:val="NormalWeb"/>
        <w:numPr>
          <w:ilvl w:val="0"/>
          <w:numId w:val="43"/>
        </w:numPr>
        <w:spacing w:before="240" w:beforeAutospacing="0" w:after="240" w:afterAutospacing="0"/>
        <w:rPr>
          <w:rFonts w:ascii="Segoe UI" w:hAnsi="Segoe UI" w:cs="Segoe UI"/>
          <w:color w:val="24292E"/>
          <w:sz w:val="26"/>
        </w:rPr>
      </w:pPr>
      <w:hyperlink r:id="rId1521" w:history="1">
        <w:r w:rsidR="009466D5" w:rsidRPr="001F7D44">
          <w:rPr>
            <w:rStyle w:val="Hyperlink"/>
            <w:rFonts w:ascii="Segoe UI" w:hAnsi="Segoe UI" w:cs="Segoe UI"/>
            <w:color w:val="0366D6"/>
            <w:sz w:val="26"/>
          </w:rPr>
          <w:t>Udacity Course | Norvig &amp; Thrun</w:t>
        </w:r>
      </w:hyperlink>
    </w:p>
    <w:p w:rsidR="009466D5" w:rsidRPr="001F7D44" w:rsidRDefault="0070392A" w:rsidP="00C06FD0">
      <w:pPr>
        <w:pStyle w:val="NormalWeb"/>
        <w:numPr>
          <w:ilvl w:val="0"/>
          <w:numId w:val="43"/>
        </w:numPr>
        <w:spacing w:before="240" w:beforeAutospacing="0" w:after="240" w:afterAutospacing="0"/>
        <w:rPr>
          <w:rFonts w:ascii="Segoe UI" w:hAnsi="Segoe UI" w:cs="Segoe UI"/>
          <w:color w:val="24292E"/>
          <w:sz w:val="26"/>
        </w:rPr>
      </w:pPr>
      <w:hyperlink r:id="rId1522" w:history="1">
        <w:r w:rsidR="009466D5" w:rsidRPr="001F7D44">
          <w:rPr>
            <w:rStyle w:val="Hyperlink"/>
            <w:rFonts w:ascii="Segoe UI" w:hAnsi="Segoe UI" w:cs="Segoe UI"/>
            <w:color w:val="0366D6"/>
            <w:sz w:val="26"/>
          </w:rPr>
          <w:t>TED talks on AI</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81" w:name="_Toc494530811"/>
      <w:r w:rsidRPr="001F7D44">
        <w:rPr>
          <w:rFonts w:ascii="Segoe UI" w:hAnsi="Segoe UI" w:cs="Segoe UI"/>
          <w:color w:val="24292E"/>
          <w:sz w:val="38"/>
        </w:rPr>
        <w:t>Genetic Algorithms</w:t>
      </w:r>
      <w:bookmarkEnd w:id="81"/>
    </w:p>
    <w:bookmarkStart w:id="82" w:name="user-content-ga"/>
    <w:bookmarkEnd w:id="82"/>
    <w:p w:rsidR="009466D5" w:rsidRPr="001F7D44" w:rsidRDefault="009466D5" w:rsidP="00C06FD0">
      <w:pPr>
        <w:pStyle w:val="NormalWeb"/>
        <w:numPr>
          <w:ilvl w:val="0"/>
          <w:numId w:val="44"/>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"https://en.wikipedia.org/wiki/Genetic_algorithm"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Genetic Algorithms Wikipedia Page</w:t>
      </w:r>
      <w:r w:rsidRPr="001F7D44">
        <w:rPr>
          <w:rFonts w:ascii="Segoe UI" w:hAnsi="Segoe UI" w:cs="Segoe UI"/>
          <w:color w:val="24292E"/>
          <w:sz w:val="26"/>
        </w:rPr>
        <w:fldChar w:fldCharType="end"/>
      </w:r>
    </w:p>
    <w:p w:rsidR="009466D5" w:rsidRPr="001F7D44" w:rsidRDefault="0070392A" w:rsidP="00C06FD0">
      <w:pPr>
        <w:pStyle w:val="NormalWeb"/>
        <w:numPr>
          <w:ilvl w:val="0"/>
          <w:numId w:val="44"/>
        </w:numPr>
        <w:spacing w:before="240" w:beforeAutospacing="0" w:after="240" w:afterAutospacing="0"/>
        <w:rPr>
          <w:rFonts w:ascii="Segoe UI" w:hAnsi="Segoe UI" w:cs="Segoe UI"/>
          <w:color w:val="24292E"/>
          <w:sz w:val="26"/>
        </w:rPr>
      </w:pPr>
      <w:hyperlink r:id="rId1523" w:history="1">
        <w:r w:rsidR="009466D5" w:rsidRPr="001F7D44">
          <w:rPr>
            <w:rStyle w:val="Hyperlink"/>
            <w:rFonts w:ascii="Segoe UI" w:hAnsi="Segoe UI" w:cs="Segoe UI"/>
            <w:color w:val="0366D6"/>
            <w:sz w:val="26"/>
          </w:rPr>
          <w:t>Simple Implementation of Genetic Algorithms in Python (Part 1)</w:t>
        </w:r>
      </w:hyperlink>
      <w:r w:rsidR="009466D5" w:rsidRPr="001F7D44">
        <w:rPr>
          <w:rFonts w:ascii="Segoe UI" w:hAnsi="Segoe UI" w:cs="Segoe UI"/>
          <w:color w:val="24292E"/>
          <w:sz w:val="26"/>
        </w:rPr>
        <w:t>, </w:t>
      </w:r>
      <w:hyperlink r:id="rId1524" w:history="1">
        <w:r w:rsidR="009466D5" w:rsidRPr="001F7D44">
          <w:rPr>
            <w:rStyle w:val="Hyperlink"/>
            <w:rFonts w:ascii="Segoe UI" w:hAnsi="Segoe UI" w:cs="Segoe UI"/>
            <w:color w:val="0366D6"/>
            <w:sz w:val="26"/>
          </w:rPr>
          <w:t>Part 2</w:t>
        </w:r>
      </w:hyperlink>
    </w:p>
    <w:p w:rsidR="009466D5" w:rsidRPr="001F7D44" w:rsidRDefault="0070392A" w:rsidP="00C06FD0">
      <w:pPr>
        <w:pStyle w:val="NormalWeb"/>
        <w:numPr>
          <w:ilvl w:val="0"/>
          <w:numId w:val="44"/>
        </w:numPr>
        <w:spacing w:before="240" w:beforeAutospacing="0" w:after="240" w:afterAutospacing="0"/>
        <w:rPr>
          <w:rFonts w:ascii="Segoe UI" w:hAnsi="Segoe UI" w:cs="Segoe UI"/>
          <w:color w:val="24292E"/>
          <w:sz w:val="26"/>
        </w:rPr>
      </w:pPr>
      <w:hyperlink r:id="rId1525" w:history="1">
        <w:r w:rsidR="009466D5" w:rsidRPr="001F7D44">
          <w:rPr>
            <w:rStyle w:val="Hyperlink"/>
            <w:rFonts w:ascii="Segoe UI" w:hAnsi="Segoe UI" w:cs="Segoe UI"/>
            <w:color w:val="0366D6"/>
            <w:sz w:val="26"/>
          </w:rPr>
          <w:t>Genetic Algorithms vs Artificial Neural Networks</w:t>
        </w:r>
      </w:hyperlink>
    </w:p>
    <w:p w:rsidR="009466D5" w:rsidRPr="001F7D44" w:rsidRDefault="0070392A" w:rsidP="00C06FD0">
      <w:pPr>
        <w:pStyle w:val="NormalWeb"/>
        <w:numPr>
          <w:ilvl w:val="0"/>
          <w:numId w:val="44"/>
        </w:numPr>
        <w:spacing w:before="240" w:beforeAutospacing="0" w:after="240" w:afterAutospacing="0"/>
        <w:rPr>
          <w:rFonts w:ascii="Segoe UI" w:hAnsi="Segoe UI" w:cs="Segoe UI"/>
          <w:color w:val="24292E"/>
          <w:sz w:val="26"/>
        </w:rPr>
      </w:pPr>
      <w:hyperlink r:id="rId1526" w:history="1">
        <w:r w:rsidR="009466D5" w:rsidRPr="001F7D44">
          <w:rPr>
            <w:rStyle w:val="Hyperlink"/>
            <w:rFonts w:ascii="Segoe UI" w:hAnsi="Segoe UI" w:cs="Segoe UI"/>
            <w:color w:val="0366D6"/>
            <w:sz w:val="26"/>
          </w:rPr>
          <w:t>Genetic Algorithms Explained in Plain English</w:t>
        </w:r>
      </w:hyperlink>
    </w:p>
    <w:p w:rsidR="009466D5" w:rsidRPr="001F7D44" w:rsidRDefault="0070392A" w:rsidP="00C06FD0">
      <w:pPr>
        <w:pStyle w:val="NormalWeb"/>
        <w:numPr>
          <w:ilvl w:val="0"/>
          <w:numId w:val="44"/>
        </w:numPr>
        <w:spacing w:before="240" w:beforeAutospacing="0" w:after="240" w:afterAutospacing="0"/>
        <w:rPr>
          <w:rFonts w:ascii="Segoe UI" w:hAnsi="Segoe UI" w:cs="Segoe UI"/>
          <w:color w:val="24292E"/>
          <w:sz w:val="26"/>
        </w:rPr>
      </w:pPr>
      <w:hyperlink r:id="rId1527" w:history="1">
        <w:r w:rsidR="009466D5" w:rsidRPr="001F7D44">
          <w:rPr>
            <w:rStyle w:val="Hyperlink"/>
            <w:rFonts w:ascii="Segoe UI" w:hAnsi="Segoe UI" w:cs="Segoe UI"/>
            <w:color w:val="0366D6"/>
            <w:sz w:val="26"/>
          </w:rPr>
          <w:t>Genetic Programming</w:t>
        </w:r>
      </w:hyperlink>
    </w:p>
    <w:p w:rsidR="009466D5" w:rsidRPr="001F7D44" w:rsidRDefault="0070392A" w:rsidP="00C06FD0">
      <w:pPr>
        <w:pStyle w:val="NormalWeb"/>
        <w:numPr>
          <w:ilvl w:val="1"/>
          <w:numId w:val="44"/>
        </w:numPr>
        <w:spacing w:before="240" w:beforeAutospacing="0" w:after="240" w:afterAutospacing="0"/>
        <w:rPr>
          <w:rFonts w:ascii="Segoe UI" w:hAnsi="Segoe UI" w:cs="Segoe UI"/>
          <w:color w:val="24292E"/>
          <w:sz w:val="26"/>
        </w:rPr>
      </w:pPr>
      <w:hyperlink r:id="rId1528" w:history="1">
        <w:r w:rsidR="009466D5" w:rsidRPr="001F7D44">
          <w:rPr>
            <w:rStyle w:val="Hyperlink"/>
            <w:rFonts w:ascii="Segoe UI" w:hAnsi="Segoe UI" w:cs="Segoe UI"/>
            <w:color w:val="0366D6"/>
            <w:sz w:val="26"/>
          </w:rPr>
          <w:t>Genetic Programming in Python (GitHub)</w:t>
        </w:r>
      </w:hyperlink>
    </w:p>
    <w:p w:rsidR="009466D5" w:rsidRPr="001F7D44" w:rsidRDefault="0070392A" w:rsidP="00C06FD0">
      <w:pPr>
        <w:pStyle w:val="NormalWeb"/>
        <w:numPr>
          <w:ilvl w:val="1"/>
          <w:numId w:val="44"/>
        </w:numPr>
        <w:spacing w:before="240" w:beforeAutospacing="0" w:after="240" w:afterAutospacing="0"/>
        <w:rPr>
          <w:rFonts w:ascii="Segoe UI" w:hAnsi="Segoe UI" w:cs="Segoe UI"/>
          <w:color w:val="24292E"/>
          <w:sz w:val="26"/>
        </w:rPr>
      </w:pPr>
      <w:hyperlink r:id="rId1529" w:history="1">
        <w:r w:rsidR="009466D5" w:rsidRPr="001F7D44">
          <w:rPr>
            <w:rStyle w:val="Hyperlink"/>
            <w:rFonts w:ascii="Segoe UI" w:hAnsi="Segoe UI" w:cs="Segoe UI"/>
            <w:color w:val="0366D6"/>
            <w:sz w:val="26"/>
          </w:rPr>
          <w:t>Genetic Alogorithms vs Genetic Programming (Quora)</w:t>
        </w:r>
      </w:hyperlink>
      <w:r w:rsidR="009466D5" w:rsidRPr="001F7D44">
        <w:rPr>
          <w:rFonts w:ascii="Segoe UI" w:hAnsi="Segoe UI" w:cs="Segoe UI"/>
          <w:color w:val="24292E"/>
          <w:sz w:val="26"/>
        </w:rPr>
        <w:t>, </w:t>
      </w:r>
      <w:hyperlink r:id="rId1530" w:history="1">
        <w:r w:rsidR="009466D5" w:rsidRPr="001F7D44">
          <w:rPr>
            <w:rStyle w:val="Hyperlink"/>
            <w:rFonts w:ascii="Segoe UI" w:hAnsi="Segoe UI" w:cs="Segoe UI"/>
            <w:color w:val="0366D6"/>
            <w:sz w:val="26"/>
          </w:rPr>
          <w:t>StackOverflow</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83" w:name="_Toc494530812"/>
      <w:r w:rsidRPr="001F7D44">
        <w:rPr>
          <w:rFonts w:ascii="Segoe UI" w:hAnsi="Segoe UI" w:cs="Segoe UI"/>
          <w:color w:val="24292E"/>
          <w:sz w:val="38"/>
        </w:rPr>
        <w:t>Statistics</w:t>
      </w:r>
      <w:bookmarkEnd w:id="83"/>
    </w:p>
    <w:bookmarkStart w:id="84" w:name="user-content-stat"/>
    <w:bookmarkEnd w:id="84"/>
    <w:p w:rsidR="009466D5" w:rsidRPr="001F7D44" w:rsidRDefault="009466D5" w:rsidP="00C06FD0">
      <w:pPr>
        <w:pStyle w:val="NormalWeb"/>
        <w:numPr>
          <w:ilvl w:val="0"/>
          <w:numId w:val="4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"http://stattrek.com/"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Stat Trek Website</w:t>
      </w:r>
      <w:r w:rsidRPr="001F7D44">
        <w:rPr>
          <w:rFonts w:ascii="Segoe UI" w:hAnsi="Segoe UI" w:cs="Segoe UI"/>
          <w:color w:val="24292E"/>
          <w:sz w:val="26"/>
        </w:rPr>
        <w:fldChar w:fldCharType="end"/>
      </w:r>
      <w:r w:rsidRPr="001F7D44">
        <w:rPr>
          <w:rFonts w:ascii="Segoe UI" w:hAnsi="Segoe UI" w:cs="Segoe UI"/>
          <w:color w:val="24292E"/>
          <w:sz w:val="26"/>
        </w:rPr>
        <w:t> - A dedicated website to teach yourselves Statistics</w:t>
      </w:r>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31" w:history="1">
        <w:r w:rsidR="009466D5" w:rsidRPr="001F7D44">
          <w:rPr>
            <w:rStyle w:val="Hyperlink"/>
            <w:rFonts w:ascii="Segoe UI" w:hAnsi="Segoe UI" w:cs="Segoe UI"/>
            <w:color w:val="0366D6"/>
            <w:sz w:val="26"/>
          </w:rPr>
          <w:t>Learn Statistics Using Python</w:t>
        </w:r>
      </w:hyperlink>
      <w:r w:rsidR="009466D5" w:rsidRPr="001F7D44">
        <w:rPr>
          <w:rFonts w:ascii="Segoe UI" w:hAnsi="Segoe UI" w:cs="Segoe UI"/>
          <w:color w:val="24292E"/>
          <w:sz w:val="26"/>
        </w:rPr>
        <w:t> - Learn Statistics using an application-centric programming approach</w:t>
      </w:r>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32" w:history="1">
        <w:r w:rsidR="009466D5" w:rsidRPr="001F7D44">
          <w:rPr>
            <w:rStyle w:val="Hyperlink"/>
            <w:rFonts w:ascii="Segoe UI" w:hAnsi="Segoe UI" w:cs="Segoe UI"/>
            <w:color w:val="0366D6"/>
            <w:sz w:val="26"/>
          </w:rPr>
          <w:t>Statistics for Hackers | Slides | @jakevdp</w:t>
        </w:r>
      </w:hyperlink>
      <w:r w:rsidR="009466D5" w:rsidRPr="001F7D44">
        <w:rPr>
          <w:rFonts w:ascii="Segoe UI" w:hAnsi="Segoe UI" w:cs="Segoe UI"/>
          <w:color w:val="24292E"/>
          <w:sz w:val="26"/>
        </w:rPr>
        <w:t> - Slides by Jake VanderPlas</w:t>
      </w:r>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33" w:history="1">
        <w:r w:rsidR="009466D5" w:rsidRPr="001F7D44">
          <w:rPr>
            <w:rStyle w:val="Hyperlink"/>
            <w:rFonts w:ascii="Segoe UI" w:hAnsi="Segoe UI" w:cs="Segoe UI"/>
            <w:color w:val="0366D6"/>
            <w:sz w:val="26"/>
          </w:rPr>
          <w:t>Online Statistics Book</w:t>
        </w:r>
      </w:hyperlink>
      <w:r w:rsidR="009466D5" w:rsidRPr="001F7D44">
        <w:rPr>
          <w:rFonts w:ascii="Segoe UI" w:hAnsi="Segoe UI" w:cs="Segoe UI"/>
          <w:color w:val="24292E"/>
          <w:sz w:val="26"/>
        </w:rPr>
        <w:t> - An Interactive Multimedia Course for Studying Statistics</w:t>
      </w:r>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34" w:history="1">
        <w:r w:rsidR="009466D5" w:rsidRPr="001F7D44">
          <w:rPr>
            <w:rStyle w:val="Hyperlink"/>
            <w:rFonts w:ascii="Segoe UI" w:hAnsi="Segoe UI" w:cs="Segoe UI"/>
            <w:color w:val="0366D6"/>
            <w:sz w:val="26"/>
          </w:rPr>
          <w:t>What is a Sampling Distribution?</w:t>
        </w:r>
      </w:hyperlink>
    </w:p>
    <w:p w:rsidR="009466D5" w:rsidRPr="001F7D44" w:rsidRDefault="009466D5" w:rsidP="00C06FD0">
      <w:pPr>
        <w:pStyle w:val="NormalWeb"/>
        <w:numPr>
          <w:ilvl w:val="0"/>
          <w:numId w:val="4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Tutorials</w:t>
      </w:r>
    </w:p>
    <w:p w:rsidR="009466D5" w:rsidRPr="001F7D44" w:rsidRDefault="0070392A" w:rsidP="00C06FD0">
      <w:pPr>
        <w:pStyle w:val="NormalWeb"/>
        <w:numPr>
          <w:ilvl w:val="1"/>
          <w:numId w:val="45"/>
        </w:numPr>
        <w:spacing w:before="240" w:beforeAutospacing="0" w:after="240" w:afterAutospacing="0"/>
        <w:rPr>
          <w:rFonts w:ascii="Segoe UI" w:hAnsi="Segoe UI" w:cs="Segoe UI"/>
          <w:color w:val="24292E"/>
          <w:sz w:val="26"/>
        </w:rPr>
      </w:pPr>
      <w:hyperlink r:id="rId1535" w:history="1">
        <w:r w:rsidR="009466D5" w:rsidRPr="001F7D44">
          <w:rPr>
            <w:rStyle w:val="Hyperlink"/>
            <w:rFonts w:ascii="Segoe UI" w:hAnsi="Segoe UI" w:cs="Segoe UI"/>
            <w:color w:val="0366D6"/>
            <w:sz w:val="26"/>
          </w:rPr>
          <w:t>AP Statistics Tutorial</w:t>
        </w:r>
      </w:hyperlink>
    </w:p>
    <w:p w:rsidR="009466D5" w:rsidRPr="001F7D44" w:rsidRDefault="0070392A" w:rsidP="00C06FD0">
      <w:pPr>
        <w:pStyle w:val="NormalWeb"/>
        <w:numPr>
          <w:ilvl w:val="1"/>
          <w:numId w:val="45"/>
        </w:numPr>
        <w:spacing w:before="240" w:beforeAutospacing="0" w:after="240" w:afterAutospacing="0"/>
        <w:rPr>
          <w:rFonts w:ascii="Segoe UI" w:hAnsi="Segoe UI" w:cs="Segoe UI"/>
          <w:color w:val="24292E"/>
          <w:sz w:val="26"/>
        </w:rPr>
      </w:pPr>
      <w:hyperlink r:id="rId1536" w:history="1">
        <w:r w:rsidR="009466D5" w:rsidRPr="001F7D44">
          <w:rPr>
            <w:rStyle w:val="Hyperlink"/>
            <w:rFonts w:ascii="Segoe UI" w:hAnsi="Segoe UI" w:cs="Segoe UI"/>
            <w:color w:val="0366D6"/>
            <w:sz w:val="26"/>
          </w:rPr>
          <w:t>Statistics and Probability Tutorial</w:t>
        </w:r>
      </w:hyperlink>
    </w:p>
    <w:p w:rsidR="009466D5" w:rsidRPr="001F7D44" w:rsidRDefault="0070392A" w:rsidP="00C06FD0">
      <w:pPr>
        <w:pStyle w:val="NormalWeb"/>
        <w:numPr>
          <w:ilvl w:val="1"/>
          <w:numId w:val="45"/>
        </w:numPr>
        <w:spacing w:before="240" w:beforeAutospacing="0" w:after="240" w:afterAutospacing="0"/>
        <w:rPr>
          <w:rFonts w:ascii="Segoe UI" w:hAnsi="Segoe UI" w:cs="Segoe UI"/>
          <w:color w:val="24292E"/>
          <w:sz w:val="26"/>
        </w:rPr>
      </w:pPr>
      <w:hyperlink r:id="rId1537" w:history="1">
        <w:r w:rsidR="009466D5" w:rsidRPr="001F7D44">
          <w:rPr>
            <w:rStyle w:val="Hyperlink"/>
            <w:rFonts w:ascii="Segoe UI" w:hAnsi="Segoe UI" w:cs="Segoe UI"/>
            <w:color w:val="0366D6"/>
            <w:sz w:val="26"/>
          </w:rPr>
          <w:t>Matrix Algebra Tutorial</w:t>
        </w:r>
      </w:hyperlink>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38" w:history="1">
        <w:r w:rsidR="009466D5" w:rsidRPr="001F7D44">
          <w:rPr>
            <w:rStyle w:val="Hyperlink"/>
            <w:rFonts w:ascii="Segoe UI" w:hAnsi="Segoe UI" w:cs="Segoe UI"/>
            <w:color w:val="0366D6"/>
            <w:sz w:val="26"/>
          </w:rPr>
          <w:t>What is an Unbiased Estimator?</w:t>
        </w:r>
      </w:hyperlink>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39" w:history="1">
        <w:r w:rsidR="009466D5" w:rsidRPr="001F7D44">
          <w:rPr>
            <w:rStyle w:val="Hyperlink"/>
            <w:rFonts w:ascii="Segoe UI" w:hAnsi="Segoe UI" w:cs="Segoe UI"/>
            <w:color w:val="0366D6"/>
            <w:sz w:val="26"/>
          </w:rPr>
          <w:t>Goodness of Fit Explained</w:t>
        </w:r>
      </w:hyperlink>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40" w:history="1">
        <w:r w:rsidR="009466D5" w:rsidRPr="001F7D44">
          <w:rPr>
            <w:rStyle w:val="Hyperlink"/>
            <w:rFonts w:ascii="Segoe UI" w:hAnsi="Segoe UI" w:cs="Segoe UI"/>
            <w:color w:val="0366D6"/>
            <w:sz w:val="26"/>
          </w:rPr>
          <w:t>What are QQ Plots?</w:t>
        </w:r>
      </w:hyperlink>
    </w:p>
    <w:p w:rsidR="009466D5" w:rsidRPr="001F7D44" w:rsidRDefault="0070392A" w:rsidP="00C06FD0">
      <w:pPr>
        <w:pStyle w:val="NormalWeb"/>
        <w:numPr>
          <w:ilvl w:val="0"/>
          <w:numId w:val="45"/>
        </w:numPr>
        <w:spacing w:before="240" w:beforeAutospacing="0" w:after="240" w:afterAutospacing="0"/>
        <w:rPr>
          <w:rFonts w:ascii="Segoe UI" w:hAnsi="Segoe UI" w:cs="Segoe UI"/>
          <w:color w:val="24292E"/>
          <w:sz w:val="26"/>
        </w:rPr>
      </w:pPr>
      <w:hyperlink r:id="rId1541" w:history="1">
        <w:r w:rsidR="009466D5" w:rsidRPr="001F7D44">
          <w:rPr>
            <w:rStyle w:val="Hyperlink"/>
            <w:rFonts w:ascii="Segoe UI" w:hAnsi="Segoe UI" w:cs="Segoe UI"/>
            <w:color w:val="0366D6"/>
            <w:sz w:val="26"/>
          </w:rPr>
          <w:t>OpenIntro Statistics</w:t>
        </w:r>
      </w:hyperlink>
      <w:r w:rsidR="009466D5" w:rsidRPr="001F7D44">
        <w:rPr>
          <w:rFonts w:ascii="Segoe UI" w:hAnsi="Segoe UI" w:cs="Segoe UI"/>
          <w:color w:val="24292E"/>
          <w:sz w:val="26"/>
        </w:rPr>
        <w:t> - Free PDF textbook</w:t>
      </w:r>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85" w:name="_Toc494530813"/>
      <w:r w:rsidRPr="001F7D44">
        <w:rPr>
          <w:rFonts w:ascii="Segoe UI" w:hAnsi="Segoe UI" w:cs="Segoe UI"/>
          <w:color w:val="24292E"/>
          <w:sz w:val="38"/>
        </w:rPr>
        <w:t>Useful Blogs</w:t>
      </w:r>
      <w:bookmarkEnd w:id="85"/>
    </w:p>
    <w:bookmarkStart w:id="86" w:name="user-content-blogs"/>
    <w:bookmarkEnd w:id="86"/>
    <w:p w:rsidR="009466D5" w:rsidRPr="001F7D44" w:rsidRDefault="009466D5" w:rsidP="00C06FD0">
      <w:pPr>
        <w:pStyle w:val="NormalWeb"/>
        <w:numPr>
          <w:ilvl w:val="0"/>
          <w:numId w:val="4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"http://blog.echen.me/"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Edwin Chen's Blog</w:t>
      </w:r>
      <w:r w:rsidRPr="001F7D44">
        <w:rPr>
          <w:rFonts w:ascii="Segoe UI" w:hAnsi="Segoe UI" w:cs="Segoe UI"/>
          <w:color w:val="24292E"/>
          <w:sz w:val="26"/>
        </w:rPr>
        <w:fldChar w:fldCharType="end"/>
      </w:r>
      <w:r w:rsidRPr="001F7D44">
        <w:rPr>
          <w:rFonts w:ascii="Segoe UI" w:hAnsi="Segoe UI" w:cs="Segoe UI"/>
          <w:color w:val="24292E"/>
          <w:sz w:val="26"/>
        </w:rPr>
        <w:t> - A blog about Math, stats, ML, crowdsourcing, data science</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2" w:history="1">
        <w:r w:rsidR="009466D5" w:rsidRPr="001F7D44">
          <w:rPr>
            <w:rStyle w:val="Hyperlink"/>
            <w:rFonts w:ascii="Segoe UI" w:hAnsi="Segoe UI" w:cs="Segoe UI"/>
            <w:color w:val="0366D6"/>
            <w:sz w:val="26"/>
          </w:rPr>
          <w:t>The Data School Blog</w:t>
        </w:r>
      </w:hyperlink>
      <w:r w:rsidR="009466D5" w:rsidRPr="001F7D44">
        <w:rPr>
          <w:rFonts w:ascii="Segoe UI" w:hAnsi="Segoe UI" w:cs="Segoe UI"/>
          <w:color w:val="24292E"/>
          <w:sz w:val="26"/>
        </w:rPr>
        <w:t> - Data science for beginners!</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3" w:history="1">
        <w:r w:rsidR="009466D5" w:rsidRPr="001F7D44">
          <w:rPr>
            <w:rStyle w:val="Hyperlink"/>
            <w:rFonts w:ascii="Segoe UI" w:hAnsi="Segoe UI" w:cs="Segoe UI"/>
            <w:color w:val="0366D6"/>
            <w:sz w:val="26"/>
          </w:rPr>
          <w:t>ML Wave</w:t>
        </w:r>
      </w:hyperlink>
      <w:r w:rsidR="009466D5" w:rsidRPr="001F7D44">
        <w:rPr>
          <w:rFonts w:ascii="Segoe UI" w:hAnsi="Segoe UI" w:cs="Segoe UI"/>
          <w:color w:val="24292E"/>
          <w:sz w:val="26"/>
        </w:rPr>
        <w:t> - A blog for Learning Machine Learning</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4" w:history="1">
        <w:r w:rsidR="009466D5" w:rsidRPr="001F7D44">
          <w:rPr>
            <w:rStyle w:val="Hyperlink"/>
            <w:rFonts w:ascii="Segoe UI" w:hAnsi="Segoe UI" w:cs="Segoe UI"/>
            <w:color w:val="0366D6"/>
            <w:sz w:val="26"/>
          </w:rPr>
          <w:t>Andrej Karpathy</w:t>
        </w:r>
      </w:hyperlink>
      <w:r w:rsidR="009466D5" w:rsidRPr="001F7D44">
        <w:rPr>
          <w:rFonts w:ascii="Segoe UI" w:hAnsi="Segoe UI" w:cs="Segoe UI"/>
          <w:color w:val="24292E"/>
          <w:sz w:val="26"/>
        </w:rPr>
        <w:t> - A blog about Deep Learning and Data Science in general</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5" w:history="1">
        <w:r w:rsidR="009466D5" w:rsidRPr="001F7D44">
          <w:rPr>
            <w:rStyle w:val="Hyperlink"/>
            <w:rFonts w:ascii="Segoe UI" w:hAnsi="Segoe UI" w:cs="Segoe UI"/>
            <w:color w:val="0366D6"/>
            <w:sz w:val="26"/>
          </w:rPr>
          <w:t>Colah's Blog</w:t>
        </w:r>
      </w:hyperlink>
      <w:r w:rsidR="009466D5" w:rsidRPr="001F7D44">
        <w:rPr>
          <w:rFonts w:ascii="Segoe UI" w:hAnsi="Segoe UI" w:cs="Segoe UI"/>
          <w:color w:val="24292E"/>
          <w:sz w:val="26"/>
        </w:rPr>
        <w:t> - Awesome Neural Networks Blog</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6" w:history="1">
        <w:r w:rsidR="009466D5" w:rsidRPr="001F7D44">
          <w:rPr>
            <w:rStyle w:val="Hyperlink"/>
            <w:rFonts w:ascii="Segoe UI" w:hAnsi="Segoe UI" w:cs="Segoe UI"/>
            <w:color w:val="0366D6"/>
            <w:sz w:val="26"/>
          </w:rPr>
          <w:t>Alex Minnaar's Blog</w:t>
        </w:r>
      </w:hyperlink>
      <w:r w:rsidR="009466D5" w:rsidRPr="001F7D44">
        <w:rPr>
          <w:rFonts w:ascii="Segoe UI" w:hAnsi="Segoe UI" w:cs="Segoe UI"/>
          <w:color w:val="24292E"/>
          <w:sz w:val="26"/>
        </w:rPr>
        <w:t> - A blog about Machine Learning and Software Engineering</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7" w:history="1">
        <w:r w:rsidR="009466D5" w:rsidRPr="001F7D44">
          <w:rPr>
            <w:rStyle w:val="Hyperlink"/>
            <w:rFonts w:ascii="Segoe UI" w:hAnsi="Segoe UI" w:cs="Segoe UI"/>
            <w:color w:val="0366D6"/>
            <w:sz w:val="26"/>
          </w:rPr>
          <w:t>Statistically Significant</w:t>
        </w:r>
      </w:hyperlink>
      <w:r w:rsidR="009466D5" w:rsidRPr="001F7D44">
        <w:rPr>
          <w:rFonts w:ascii="Segoe UI" w:hAnsi="Segoe UI" w:cs="Segoe UI"/>
          <w:color w:val="24292E"/>
          <w:sz w:val="26"/>
        </w:rPr>
        <w:t> - Andrew Landgraf's Data Science Blog</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8" w:history="1">
        <w:r w:rsidR="009466D5" w:rsidRPr="001F7D44">
          <w:rPr>
            <w:rStyle w:val="Hyperlink"/>
            <w:rFonts w:ascii="Segoe UI" w:hAnsi="Segoe UI" w:cs="Segoe UI"/>
            <w:color w:val="0366D6"/>
            <w:sz w:val="26"/>
          </w:rPr>
          <w:t>Simply Statistics</w:t>
        </w:r>
      </w:hyperlink>
      <w:r w:rsidR="009466D5" w:rsidRPr="001F7D44">
        <w:rPr>
          <w:rFonts w:ascii="Segoe UI" w:hAnsi="Segoe UI" w:cs="Segoe UI"/>
          <w:color w:val="24292E"/>
          <w:sz w:val="26"/>
        </w:rPr>
        <w:t> - A blog by three biostatistics professors</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49" w:history="1">
        <w:r w:rsidR="009466D5" w:rsidRPr="001F7D44">
          <w:rPr>
            <w:rStyle w:val="Hyperlink"/>
            <w:rFonts w:ascii="Segoe UI" w:hAnsi="Segoe UI" w:cs="Segoe UI"/>
            <w:color w:val="0366D6"/>
            <w:sz w:val="26"/>
          </w:rPr>
          <w:t>Yanir Seroussi's Blog</w:t>
        </w:r>
      </w:hyperlink>
      <w:r w:rsidR="009466D5" w:rsidRPr="001F7D44">
        <w:rPr>
          <w:rFonts w:ascii="Segoe UI" w:hAnsi="Segoe UI" w:cs="Segoe UI"/>
          <w:color w:val="24292E"/>
          <w:sz w:val="26"/>
        </w:rPr>
        <w:t> - A blog about Data Science and beyond</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0" w:history="1">
        <w:r w:rsidR="009466D5" w:rsidRPr="001F7D44">
          <w:rPr>
            <w:rStyle w:val="Hyperlink"/>
            <w:rFonts w:ascii="Segoe UI" w:hAnsi="Segoe UI" w:cs="Segoe UI"/>
            <w:color w:val="0366D6"/>
            <w:sz w:val="26"/>
          </w:rPr>
          <w:t>fastML</w:t>
        </w:r>
      </w:hyperlink>
      <w:r w:rsidR="009466D5" w:rsidRPr="001F7D44">
        <w:rPr>
          <w:rFonts w:ascii="Segoe UI" w:hAnsi="Segoe UI" w:cs="Segoe UI"/>
          <w:color w:val="24292E"/>
          <w:sz w:val="26"/>
        </w:rPr>
        <w:t> - Machine learning made easy</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1" w:history="1">
        <w:r w:rsidR="009466D5" w:rsidRPr="001F7D44">
          <w:rPr>
            <w:rStyle w:val="Hyperlink"/>
            <w:rFonts w:ascii="Segoe UI" w:hAnsi="Segoe UI" w:cs="Segoe UI"/>
            <w:color w:val="0366D6"/>
            <w:sz w:val="26"/>
          </w:rPr>
          <w:t>Trevor Stephens Blog</w:t>
        </w:r>
      </w:hyperlink>
      <w:r w:rsidR="009466D5" w:rsidRPr="001F7D44">
        <w:rPr>
          <w:rFonts w:ascii="Segoe UI" w:hAnsi="Segoe UI" w:cs="Segoe UI"/>
          <w:color w:val="24292E"/>
          <w:sz w:val="26"/>
        </w:rPr>
        <w:t> - Trevor Stephens Personal Page</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2" w:history="1">
        <w:r w:rsidR="009466D5" w:rsidRPr="001F7D44">
          <w:rPr>
            <w:rStyle w:val="Hyperlink"/>
            <w:rFonts w:ascii="Segoe UI" w:hAnsi="Segoe UI" w:cs="Segoe UI"/>
            <w:color w:val="0366D6"/>
            <w:sz w:val="26"/>
          </w:rPr>
          <w:t>no free hunch | kaggle</w:t>
        </w:r>
      </w:hyperlink>
      <w:r w:rsidR="009466D5" w:rsidRPr="001F7D44">
        <w:rPr>
          <w:rFonts w:ascii="Segoe UI" w:hAnsi="Segoe UI" w:cs="Segoe UI"/>
          <w:color w:val="24292E"/>
          <w:sz w:val="26"/>
        </w:rPr>
        <w:t> - The Kaggle Blog about all things Data Science</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3" w:history="1">
        <w:r w:rsidR="009466D5" w:rsidRPr="001F7D44">
          <w:rPr>
            <w:rStyle w:val="Hyperlink"/>
            <w:rFonts w:ascii="Segoe UI" w:hAnsi="Segoe UI" w:cs="Segoe UI"/>
            <w:color w:val="0366D6"/>
            <w:sz w:val="26"/>
          </w:rPr>
          <w:t>A Quantitative Journey | outlace</w:t>
        </w:r>
      </w:hyperlink>
      <w:r w:rsidR="009466D5" w:rsidRPr="001F7D44">
        <w:rPr>
          <w:rFonts w:ascii="Segoe UI" w:hAnsi="Segoe UI" w:cs="Segoe UI"/>
          <w:color w:val="24292E"/>
          <w:sz w:val="26"/>
        </w:rPr>
        <w:t> - learning quantitative applications</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4" w:history="1">
        <w:r w:rsidR="009466D5" w:rsidRPr="001F7D44">
          <w:rPr>
            <w:rStyle w:val="Hyperlink"/>
            <w:rFonts w:ascii="Segoe UI" w:hAnsi="Segoe UI" w:cs="Segoe UI"/>
            <w:color w:val="0366D6"/>
            <w:sz w:val="26"/>
          </w:rPr>
          <w:t>r4stats</w:t>
        </w:r>
      </w:hyperlink>
      <w:r w:rsidR="009466D5" w:rsidRPr="001F7D44">
        <w:rPr>
          <w:rFonts w:ascii="Segoe UI" w:hAnsi="Segoe UI" w:cs="Segoe UI"/>
          <w:color w:val="24292E"/>
          <w:sz w:val="26"/>
        </w:rPr>
        <w:t> - analyze the world of data science, and to help people learn to use R</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5" w:history="1">
        <w:r w:rsidR="009466D5" w:rsidRPr="001F7D44">
          <w:rPr>
            <w:rStyle w:val="Hyperlink"/>
            <w:rFonts w:ascii="Segoe UI" w:hAnsi="Segoe UI" w:cs="Segoe UI"/>
            <w:color w:val="0366D6"/>
            <w:sz w:val="26"/>
          </w:rPr>
          <w:t>Variance Explained</w:t>
        </w:r>
      </w:hyperlink>
      <w:r w:rsidR="009466D5" w:rsidRPr="001F7D44">
        <w:rPr>
          <w:rFonts w:ascii="Segoe UI" w:hAnsi="Segoe UI" w:cs="Segoe UI"/>
          <w:color w:val="24292E"/>
          <w:sz w:val="26"/>
        </w:rPr>
        <w:t> - David Robinson's Blog</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6" w:history="1">
        <w:r w:rsidR="009466D5" w:rsidRPr="001F7D44">
          <w:rPr>
            <w:rStyle w:val="Hyperlink"/>
            <w:rFonts w:ascii="Segoe UI" w:hAnsi="Segoe UI" w:cs="Segoe UI"/>
            <w:color w:val="0366D6"/>
            <w:sz w:val="26"/>
          </w:rPr>
          <w:t>AI Junkie</w:t>
        </w:r>
      </w:hyperlink>
      <w:r w:rsidR="009466D5" w:rsidRPr="001F7D44">
        <w:rPr>
          <w:rFonts w:ascii="Segoe UI" w:hAnsi="Segoe UI" w:cs="Segoe UI"/>
          <w:color w:val="24292E"/>
          <w:sz w:val="26"/>
        </w:rPr>
        <w:t> - a blog about Artificial Intellingence</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7" w:history="1">
        <w:r w:rsidR="009466D5" w:rsidRPr="001F7D44">
          <w:rPr>
            <w:rStyle w:val="Hyperlink"/>
            <w:rFonts w:ascii="Segoe UI" w:hAnsi="Segoe UI" w:cs="Segoe UI"/>
            <w:color w:val="0366D6"/>
            <w:sz w:val="26"/>
          </w:rPr>
          <w:t>Deep Learning Blog by Tim Dettmers</w:t>
        </w:r>
      </w:hyperlink>
      <w:r w:rsidR="009466D5" w:rsidRPr="001F7D44">
        <w:rPr>
          <w:rFonts w:ascii="Segoe UI" w:hAnsi="Segoe UI" w:cs="Segoe UI"/>
          <w:color w:val="24292E"/>
          <w:sz w:val="26"/>
        </w:rPr>
        <w:t> - Making deep learning accessible</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8" w:history="1">
        <w:r w:rsidR="009466D5" w:rsidRPr="001F7D44">
          <w:rPr>
            <w:rStyle w:val="Hyperlink"/>
            <w:rFonts w:ascii="Segoe UI" w:hAnsi="Segoe UI" w:cs="Segoe UI"/>
            <w:color w:val="0366D6"/>
            <w:sz w:val="26"/>
          </w:rPr>
          <w:t>J Alammar's Blog</w:t>
        </w:r>
      </w:hyperlink>
      <w:r w:rsidR="009466D5" w:rsidRPr="001F7D44">
        <w:rPr>
          <w:rFonts w:ascii="Segoe UI" w:hAnsi="Segoe UI" w:cs="Segoe UI"/>
          <w:color w:val="24292E"/>
          <w:sz w:val="26"/>
        </w:rPr>
        <w:t>- Blog posts about Machine Learning and Neural Nets</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59" w:anchor=".f7vwrtfne" w:history="1">
        <w:r w:rsidR="009466D5" w:rsidRPr="001F7D44">
          <w:rPr>
            <w:rStyle w:val="Hyperlink"/>
            <w:rFonts w:ascii="Segoe UI" w:hAnsi="Segoe UI" w:cs="Segoe UI"/>
            <w:color w:val="0366D6"/>
            <w:sz w:val="26"/>
          </w:rPr>
          <w:t>Adam Geitgey</w:t>
        </w:r>
      </w:hyperlink>
      <w:r w:rsidR="009466D5" w:rsidRPr="001F7D44">
        <w:rPr>
          <w:rFonts w:ascii="Segoe UI" w:hAnsi="Segoe UI" w:cs="Segoe UI"/>
          <w:color w:val="24292E"/>
          <w:sz w:val="26"/>
        </w:rPr>
        <w:t> - Easiest Introduction to machine learning</w:t>
      </w:r>
    </w:p>
    <w:p w:rsidR="009466D5" w:rsidRPr="001F7D44" w:rsidRDefault="0070392A" w:rsidP="00C06FD0">
      <w:pPr>
        <w:pStyle w:val="NormalWeb"/>
        <w:numPr>
          <w:ilvl w:val="0"/>
          <w:numId w:val="46"/>
        </w:numPr>
        <w:spacing w:before="240" w:beforeAutospacing="0" w:after="240" w:afterAutospacing="0"/>
        <w:rPr>
          <w:rFonts w:ascii="Segoe UI" w:hAnsi="Segoe UI" w:cs="Segoe UI"/>
          <w:color w:val="24292E"/>
          <w:sz w:val="26"/>
        </w:rPr>
      </w:pPr>
      <w:hyperlink r:id="rId1560" w:history="1">
        <w:r w:rsidR="009466D5" w:rsidRPr="001F7D44">
          <w:rPr>
            <w:rStyle w:val="Hyperlink"/>
            <w:rFonts w:ascii="Segoe UI" w:hAnsi="Segoe UI" w:cs="Segoe UI"/>
            <w:color w:val="0366D6"/>
            <w:sz w:val="26"/>
          </w:rPr>
          <w:t>Ethen's Notebook Collection</w:t>
        </w:r>
      </w:hyperlink>
      <w:r w:rsidR="009466D5" w:rsidRPr="001F7D44">
        <w:rPr>
          <w:rFonts w:ascii="Segoe UI" w:hAnsi="Segoe UI" w:cs="Segoe UI"/>
          <w:color w:val="24292E"/>
          <w:sz w:val="26"/>
        </w:rPr>
        <w:t> - Continuously updated machine learning documentations (mainly in Python3). Contents include educational implementation of machine learning algorithms from scratch and open-source library usage</w:t>
      </w:r>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87" w:name="_Toc494530814"/>
      <w:r w:rsidRPr="001F7D44">
        <w:rPr>
          <w:rFonts w:ascii="Segoe UI" w:hAnsi="Segoe UI" w:cs="Segoe UI"/>
          <w:color w:val="24292E"/>
          <w:sz w:val="38"/>
        </w:rPr>
        <w:t>Resources on Quora</w:t>
      </w:r>
      <w:bookmarkEnd w:id="87"/>
    </w:p>
    <w:bookmarkStart w:id="88" w:name="user-content-quora"/>
    <w:bookmarkEnd w:id="88"/>
    <w:p w:rsidR="009466D5" w:rsidRPr="001F7D44" w:rsidRDefault="009466D5" w:rsidP="00C06FD0">
      <w:pPr>
        <w:pStyle w:val="NormalWeb"/>
        <w:numPr>
          <w:ilvl w:val="0"/>
          <w:numId w:val="47"/>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"https://www.quora.com/topic/Machine-Learning/writers"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Most Viewed Machine Learning writers</w:t>
      </w:r>
      <w:r w:rsidRPr="001F7D44">
        <w:rPr>
          <w:rFonts w:ascii="Segoe UI" w:hAnsi="Segoe UI" w:cs="Segoe UI"/>
          <w:color w:val="24292E"/>
          <w:sz w:val="26"/>
        </w:rPr>
        <w:fldChar w:fldCharType="end"/>
      </w:r>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1" w:history="1">
        <w:r w:rsidR="009466D5" w:rsidRPr="001F7D44">
          <w:rPr>
            <w:rStyle w:val="Hyperlink"/>
            <w:rFonts w:ascii="Segoe UI" w:hAnsi="Segoe UI" w:cs="Segoe UI"/>
            <w:color w:val="0366D6"/>
            <w:sz w:val="26"/>
          </w:rPr>
          <w:t>Data Science Topic on Quora</w:t>
        </w:r>
      </w:hyperlink>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2" w:history="1">
        <w:r w:rsidR="009466D5" w:rsidRPr="001F7D44">
          <w:rPr>
            <w:rStyle w:val="Hyperlink"/>
            <w:rFonts w:ascii="Segoe UI" w:hAnsi="Segoe UI" w:cs="Segoe UI"/>
            <w:color w:val="0366D6"/>
            <w:sz w:val="26"/>
          </w:rPr>
          <w:t>William Chen's Answers</w:t>
        </w:r>
      </w:hyperlink>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3" w:history="1">
        <w:r w:rsidR="009466D5" w:rsidRPr="001F7D44">
          <w:rPr>
            <w:rStyle w:val="Hyperlink"/>
            <w:rFonts w:ascii="Segoe UI" w:hAnsi="Segoe UI" w:cs="Segoe UI"/>
            <w:color w:val="0366D6"/>
            <w:sz w:val="26"/>
          </w:rPr>
          <w:t>Michael Hochster's Answers</w:t>
        </w:r>
      </w:hyperlink>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4" w:history="1">
        <w:r w:rsidR="009466D5" w:rsidRPr="001F7D44">
          <w:rPr>
            <w:rStyle w:val="Hyperlink"/>
            <w:rFonts w:ascii="Segoe UI" w:hAnsi="Segoe UI" w:cs="Segoe UI"/>
            <w:color w:val="0366D6"/>
            <w:sz w:val="26"/>
          </w:rPr>
          <w:t>Ricardo Vladimiro's Answers</w:t>
        </w:r>
      </w:hyperlink>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5" w:history="1">
        <w:r w:rsidR="009466D5" w:rsidRPr="001F7D44">
          <w:rPr>
            <w:rStyle w:val="Hyperlink"/>
            <w:rFonts w:ascii="Segoe UI" w:hAnsi="Segoe UI" w:cs="Segoe UI"/>
            <w:color w:val="0366D6"/>
            <w:sz w:val="26"/>
          </w:rPr>
          <w:t>Storytelling with Statistics</w:t>
        </w:r>
      </w:hyperlink>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6" w:history="1">
        <w:r w:rsidR="009466D5" w:rsidRPr="001F7D44">
          <w:rPr>
            <w:rStyle w:val="Hyperlink"/>
            <w:rFonts w:ascii="Segoe UI" w:hAnsi="Segoe UI" w:cs="Segoe UI"/>
            <w:color w:val="0366D6"/>
            <w:sz w:val="26"/>
          </w:rPr>
          <w:t>Data Science FAQs on Quora</w:t>
        </w:r>
      </w:hyperlink>
    </w:p>
    <w:p w:rsidR="009466D5" w:rsidRPr="001F7D44" w:rsidRDefault="0070392A" w:rsidP="00C06FD0">
      <w:pPr>
        <w:pStyle w:val="NormalWeb"/>
        <w:numPr>
          <w:ilvl w:val="0"/>
          <w:numId w:val="47"/>
        </w:numPr>
        <w:spacing w:before="240" w:beforeAutospacing="0" w:after="240" w:afterAutospacing="0"/>
        <w:rPr>
          <w:rFonts w:ascii="Segoe UI" w:hAnsi="Segoe UI" w:cs="Segoe UI"/>
          <w:color w:val="24292E"/>
          <w:sz w:val="26"/>
        </w:rPr>
      </w:pPr>
      <w:hyperlink r:id="rId1567" w:history="1">
        <w:r w:rsidR="009466D5" w:rsidRPr="001F7D44">
          <w:rPr>
            <w:rStyle w:val="Hyperlink"/>
            <w:rFonts w:ascii="Segoe UI" w:hAnsi="Segoe UI" w:cs="Segoe UI"/>
            <w:color w:val="0366D6"/>
            <w:sz w:val="26"/>
          </w:rPr>
          <w:t>Machine Learning FAQs on Quora</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89" w:name="_Toc494530815"/>
      <w:r w:rsidRPr="001F7D44">
        <w:rPr>
          <w:rFonts w:ascii="Segoe UI" w:hAnsi="Segoe UI" w:cs="Segoe UI"/>
          <w:color w:val="24292E"/>
          <w:sz w:val="38"/>
        </w:rPr>
        <w:t>Kaggle Competitions WriteUp</w:t>
      </w:r>
      <w:bookmarkEnd w:id="89"/>
    </w:p>
    <w:bookmarkStart w:id="90" w:name="user-content-kaggle"/>
    <w:bookmarkEnd w:id="90"/>
    <w:p w:rsidR="009466D5" w:rsidRPr="001F7D44" w:rsidRDefault="009466D5" w:rsidP="00C06FD0">
      <w:pPr>
        <w:pStyle w:val="NormalWeb"/>
        <w:numPr>
          <w:ilvl w:val="0"/>
          <w:numId w:val="4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"https://yanirseroussi.com/2014/08/24/how-to-almost-win-kaggle-competitions/"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How to almost win Kaggle Competitions</w:t>
      </w:r>
      <w:r w:rsidRPr="001F7D44">
        <w:rPr>
          <w:rFonts w:ascii="Segoe UI" w:hAnsi="Segoe UI" w:cs="Segoe UI"/>
          <w:color w:val="24292E"/>
          <w:sz w:val="26"/>
        </w:rPr>
        <w:fldChar w:fldCharType="end"/>
      </w:r>
    </w:p>
    <w:p w:rsidR="009466D5" w:rsidRPr="001F7D44" w:rsidRDefault="0070392A" w:rsidP="00C06FD0">
      <w:pPr>
        <w:pStyle w:val="NormalWeb"/>
        <w:numPr>
          <w:ilvl w:val="0"/>
          <w:numId w:val="48"/>
        </w:numPr>
        <w:spacing w:before="240" w:beforeAutospacing="0" w:after="240" w:afterAutospacing="0"/>
        <w:rPr>
          <w:rFonts w:ascii="Segoe UI" w:hAnsi="Segoe UI" w:cs="Segoe UI"/>
          <w:color w:val="24292E"/>
          <w:sz w:val="26"/>
        </w:rPr>
      </w:pPr>
      <w:hyperlink r:id="rId1568" w:history="1">
        <w:r w:rsidR="009466D5" w:rsidRPr="001F7D44">
          <w:rPr>
            <w:rStyle w:val="Hyperlink"/>
            <w:rFonts w:ascii="Segoe UI" w:hAnsi="Segoe UI" w:cs="Segoe UI"/>
            <w:color w:val="0366D6"/>
            <w:sz w:val="26"/>
          </w:rPr>
          <w:t>Convolution Neural Networks for EEG detection</w:t>
        </w:r>
      </w:hyperlink>
    </w:p>
    <w:p w:rsidR="009466D5" w:rsidRPr="001F7D44" w:rsidRDefault="0070392A" w:rsidP="00C06FD0">
      <w:pPr>
        <w:pStyle w:val="NormalWeb"/>
        <w:numPr>
          <w:ilvl w:val="0"/>
          <w:numId w:val="48"/>
        </w:numPr>
        <w:spacing w:before="240" w:beforeAutospacing="0" w:after="240" w:afterAutospacing="0"/>
        <w:rPr>
          <w:rFonts w:ascii="Segoe UI" w:hAnsi="Segoe UI" w:cs="Segoe UI"/>
          <w:color w:val="24292E"/>
          <w:sz w:val="26"/>
        </w:rPr>
      </w:pPr>
      <w:hyperlink r:id="rId1569" w:history="1">
        <w:r w:rsidR="009466D5" w:rsidRPr="001F7D44">
          <w:rPr>
            <w:rStyle w:val="Hyperlink"/>
            <w:rFonts w:ascii="Segoe UI" w:hAnsi="Segoe UI" w:cs="Segoe UI"/>
            <w:color w:val="0366D6"/>
            <w:sz w:val="26"/>
          </w:rPr>
          <w:t>Facebook Recruiting III Explained</w:t>
        </w:r>
      </w:hyperlink>
    </w:p>
    <w:p w:rsidR="009466D5" w:rsidRPr="001F7D44" w:rsidRDefault="0070392A" w:rsidP="00C06FD0">
      <w:pPr>
        <w:pStyle w:val="NormalWeb"/>
        <w:numPr>
          <w:ilvl w:val="0"/>
          <w:numId w:val="48"/>
        </w:numPr>
        <w:spacing w:before="240" w:beforeAutospacing="0" w:after="240" w:afterAutospacing="0"/>
        <w:rPr>
          <w:rFonts w:ascii="Segoe UI" w:hAnsi="Segoe UI" w:cs="Segoe UI"/>
          <w:color w:val="24292E"/>
          <w:sz w:val="26"/>
        </w:rPr>
      </w:pPr>
      <w:hyperlink r:id="rId1570" w:history="1">
        <w:r w:rsidR="009466D5" w:rsidRPr="001F7D44">
          <w:rPr>
            <w:rStyle w:val="Hyperlink"/>
            <w:rFonts w:ascii="Segoe UI" w:hAnsi="Segoe UI" w:cs="Segoe UI"/>
            <w:color w:val="0366D6"/>
            <w:sz w:val="26"/>
          </w:rPr>
          <w:t>Predicting CTR with Online ML</w:t>
        </w:r>
      </w:hyperlink>
    </w:p>
    <w:p w:rsidR="009466D5" w:rsidRPr="001F7D44" w:rsidRDefault="0070392A" w:rsidP="00C06FD0">
      <w:pPr>
        <w:pStyle w:val="NormalWeb"/>
        <w:numPr>
          <w:ilvl w:val="0"/>
          <w:numId w:val="48"/>
        </w:numPr>
        <w:spacing w:before="240" w:beforeAutospacing="0" w:after="240" w:afterAutospacing="0"/>
        <w:rPr>
          <w:rFonts w:ascii="Segoe UI" w:hAnsi="Segoe UI" w:cs="Segoe UI"/>
          <w:color w:val="24292E"/>
          <w:sz w:val="26"/>
        </w:rPr>
      </w:pPr>
      <w:hyperlink r:id="rId1571" w:history="1">
        <w:r w:rsidR="009466D5" w:rsidRPr="001F7D44">
          <w:rPr>
            <w:rStyle w:val="Hyperlink"/>
            <w:rFonts w:ascii="Segoe UI" w:hAnsi="Segoe UI" w:cs="Segoe UI"/>
            <w:color w:val="0366D6"/>
            <w:sz w:val="26"/>
          </w:rPr>
          <w:t>How to Rank 10% in Your First Kaggle Competition</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91" w:name="_Toc494530816"/>
      <w:r w:rsidRPr="001F7D44">
        <w:rPr>
          <w:rFonts w:ascii="Segoe UI" w:hAnsi="Segoe UI" w:cs="Segoe UI"/>
          <w:color w:val="24292E"/>
          <w:sz w:val="38"/>
        </w:rPr>
        <w:t>Cheat Sheets</w:t>
      </w:r>
      <w:bookmarkEnd w:id="91"/>
    </w:p>
    <w:bookmarkStart w:id="92" w:name="user-content-cs"/>
    <w:bookmarkEnd w:id="92"/>
    <w:p w:rsidR="009466D5" w:rsidRPr="001F7D44" w:rsidRDefault="009466D5" w:rsidP="00C06FD0">
      <w:pPr>
        <w:pStyle w:val="NormalWeb"/>
        <w:numPr>
          <w:ilvl w:val="0"/>
          <w:numId w:val="4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"http://static1.squarespace.com/static/54bf3241e4b0f0d81bf7ff36/t/55e9494fe4b011aed10e48e5/1441352015658/probability_cheatsheet.pdf"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Probability Cheat Sheet</w:t>
      </w:r>
      <w:r w:rsidRPr="001F7D44">
        <w:rPr>
          <w:rFonts w:ascii="Segoe UI" w:hAnsi="Segoe UI" w:cs="Segoe UI"/>
          <w:color w:val="24292E"/>
          <w:sz w:val="26"/>
        </w:rPr>
        <w:fldChar w:fldCharType="end"/>
      </w:r>
      <w:r w:rsidRPr="001F7D44">
        <w:rPr>
          <w:rFonts w:ascii="Segoe UI" w:hAnsi="Segoe UI" w:cs="Segoe UI"/>
          <w:color w:val="24292E"/>
          <w:sz w:val="26"/>
        </w:rPr>
        <w:t>, </w:t>
      </w:r>
      <w:hyperlink r:id="rId1572" w:history="1">
        <w:r w:rsidRPr="001F7D44">
          <w:rPr>
            <w:rStyle w:val="Hyperlink"/>
            <w:rFonts w:ascii="Segoe UI" w:hAnsi="Segoe UI" w:cs="Segoe UI"/>
            <w:color w:val="0366D6"/>
            <w:sz w:val="26"/>
          </w:rPr>
          <w:t>Source</w:t>
        </w:r>
      </w:hyperlink>
    </w:p>
    <w:p w:rsidR="009466D5" w:rsidRPr="001F7D44" w:rsidRDefault="0070392A" w:rsidP="00C06FD0">
      <w:pPr>
        <w:pStyle w:val="NormalWeb"/>
        <w:numPr>
          <w:ilvl w:val="0"/>
          <w:numId w:val="49"/>
        </w:numPr>
        <w:spacing w:before="240" w:beforeAutospacing="0" w:after="240" w:afterAutospacing="0"/>
        <w:rPr>
          <w:rFonts w:ascii="Segoe UI" w:hAnsi="Segoe UI" w:cs="Segoe UI"/>
          <w:color w:val="24292E"/>
          <w:sz w:val="26"/>
        </w:rPr>
      </w:pPr>
      <w:hyperlink r:id="rId1573" w:history="1">
        <w:r w:rsidR="009466D5" w:rsidRPr="001F7D44">
          <w:rPr>
            <w:rStyle w:val="Hyperlink"/>
            <w:rFonts w:ascii="Segoe UI" w:hAnsi="Segoe UI" w:cs="Segoe UI"/>
            <w:color w:val="0366D6"/>
            <w:sz w:val="26"/>
          </w:rPr>
          <w:t>Machine Learning Cheat Sheet</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93" w:name="_Toc494530817"/>
      <w:r w:rsidRPr="001F7D44">
        <w:rPr>
          <w:rFonts w:ascii="Segoe UI" w:hAnsi="Segoe UI" w:cs="Segoe UI"/>
          <w:color w:val="24292E"/>
          <w:sz w:val="38"/>
        </w:rPr>
        <w:t>Classification</w:t>
      </w:r>
      <w:bookmarkEnd w:id="93"/>
    </w:p>
    <w:bookmarkStart w:id="94" w:name="user-content-classification"/>
    <w:bookmarkEnd w:id="94"/>
    <w:p w:rsidR="009466D5" w:rsidRPr="001F7D44" w:rsidRDefault="009466D5" w:rsidP="00C06FD0">
      <w:pPr>
        <w:pStyle w:val="NormalWeb"/>
        <w:numPr>
          <w:ilvl w:val="0"/>
          <w:numId w:val="5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"http://www.win-vector.com/blog/2015/02/does-balancing-classes-improve-classifier-performance/"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Does Balancing Classes Improve Classifier Performance?</w:t>
      </w:r>
      <w:r w:rsidRPr="001F7D44">
        <w:rPr>
          <w:rFonts w:ascii="Segoe UI" w:hAnsi="Segoe UI" w:cs="Segoe UI"/>
          <w:color w:val="24292E"/>
          <w:sz w:val="26"/>
        </w:rPr>
        <w:fldChar w:fldCharType="end"/>
      </w:r>
    </w:p>
    <w:p w:rsidR="009466D5" w:rsidRPr="001F7D44" w:rsidRDefault="0070392A" w:rsidP="00C06FD0">
      <w:pPr>
        <w:pStyle w:val="NormalWeb"/>
        <w:numPr>
          <w:ilvl w:val="0"/>
          <w:numId w:val="50"/>
        </w:numPr>
        <w:spacing w:before="240" w:beforeAutospacing="0" w:after="240" w:afterAutospacing="0"/>
        <w:rPr>
          <w:rFonts w:ascii="Segoe UI" w:hAnsi="Segoe UI" w:cs="Segoe UI"/>
          <w:color w:val="24292E"/>
          <w:sz w:val="26"/>
        </w:rPr>
      </w:pPr>
      <w:hyperlink r:id="rId1574" w:history="1">
        <w:r w:rsidR="009466D5" w:rsidRPr="001F7D44">
          <w:rPr>
            <w:rStyle w:val="Hyperlink"/>
            <w:rFonts w:ascii="Segoe UI" w:hAnsi="Segoe UI" w:cs="Segoe UI"/>
            <w:color w:val="0366D6"/>
            <w:sz w:val="26"/>
          </w:rPr>
          <w:t>What is Deviance?</w:t>
        </w:r>
      </w:hyperlink>
    </w:p>
    <w:p w:rsidR="009466D5" w:rsidRPr="001F7D44" w:rsidRDefault="0070392A" w:rsidP="00C06FD0">
      <w:pPr>
        <w:pStyle w:val="NormalWeb"/>
        <w:numPr>
          <w:ilvl w:val="0"/>
          <w:numId w:val="50"/>
        </w:numPr>
        <w:spacing w:before="240" w:beforeAutospacing="0" w:after="240" w:afterAutospacing="0"/>
        <w:rPr>
          <w:rFonts w:ascii="Segoe UI" w:hAnsi="Segoe UI" w:cs="Segoe UI"/>
          <w:color w:val="24292E"/>
          <w:sz w:val="26"/>
        </w:rPr>
      </w:pPr>
      <w:hyperlink r:id="rId1575" w:history="1">
        <w:r w:rsidR="009466D5" w:rsidRPr="001F7D44">
          <w:rPr>
            <w:rStyle w:val="Hyperlink"/>
            <w:rFonts w:ascii="Segoe UI" w:hAnsi="Segoe UI" w:cs="Segoe UI"/>
            <w:color w:val="0366D6"/>
            <w:sz w:val="26"/>
          </w:rPr>
          <w:t>When to choose which machine learning classifier?</w:t>
        </w:r>
      </w:hyperlink>
    </w:p>
    <w:p w:rsidR="009466D5" w:rsidRPr="001F7D44" w:rsidRDefault="0070392A" w:rsidP="00C06FD0">
      <w:pPr>
        <w:pStyle w:val="NormalWeb"/>
        <w:numPr>
          <w:ilvl w:val="0"/>
          <w:numId w:val="50"/>
        </w:numPr>
        <w:spacing w:before="240" w:beforeAutospacing="0" w:after="240" w:afterAutospacing="0"/>
        <w:rPr>
          <w:rFonts w:ascii="Segoe UI" w:hAnsi="Segoe UI" w:cs="Segoe UI"/>
          <w:color w:val="24292E"/>
          <w:sz w:val="26"/>
        </w:rPr>
      </w:pPr>
      <w:hyperlink r:id="rId1576" w:history="1">
        <w:r w:rsidR="009466D5" w:rsidRPr="001F7D44">
          <w:rPr>
            <w:rStyle w:val="Hyperlink"/>
            <w:rFonts w:ascii="Segoe UI" w:hAnsi="Segoe UI" w:cs="Segoe UI"/>
            <w:color w:val="0366D6"/>
            <w:sz w:val="26"/>
          </w:rPr>
          <w:t>What are the advantages of different classification algorithms?</w:t>
        </w:r>
      </w:hyperlink>
    </w:p>
    <w:p w:rsidR="009466D5" w:rsidRPr="001F7D44" w:rsidRDefault="0070392A" w:rsidP="00C06FD0">
      <w:pPr>
        <w:pStyle w:val="NormalWeb"/>
        <w:numPr>
          <w:ilvl w:val="0"/>
          <w:numId w:val="50"/>
        </w:numPr>
        <w:spacing w:before="240" w:beforeAutospacing="0" w:after="240" w:afterAutospacing="0"/>
        <w:rPr>
          <w:rFonts w:ascii="Segoe UI" w:hAnsi="Segoe UI" w:cs="Segoe UI"/>
          <w:color w:val="24292E"/>
          <w:sz w:val="26"/>
        </w:rPr>
      </w:pPr>
      <w:hyperlink r:id="rId1577" w:history="1">
        <w:r w:rsidR="009466D5" w:rsidRPr="001F7D44">
          <w:rPr>
            <w:rStyle w:val="Hyperlink"/>
            <w:rFonts w:ascii="Segoe UI" w:hAnsi="Segoe UI" w:cs="Segoe UI"/>
            <w:color w:val="0366D6"/>
            <w:sz w:val="26"/>
          </w:rPr>
          <w:t>ROC and AUC Explained</w:t>
        </w:r>
      </w:hyperlink>
      <w:r w:rsidR="009466D5" w:rsidRPr="001F7D44">
        <w:rPr>
          <w:rFonts w:ascii="Segoe UI" w:hAnsi="Segoe UI" w:cs="Segoe UI"/>
          <w:color w:val="24292E"/>
          <w:sz w:val="26"/>
        </w:rPr>
        <w:t> (</w:t>
      </w:r>
      <w:hyperlink r:id="rId1578" w:history="1">
        <w:r w:rsidR="009466D5" w:rsidRPr="001F7D44">
          <w:rPr>
            <w:rStyle w:val="Hyperlink"/>
            <w:rFonts w:ascii="Segoe UI" w:hAnsi="Segoe UI" w:cs="Segoe UI"/>
            <w:color w:val="0366D6"/>
            <w:sz w:val="26"/>
          </w:rPr>
          <w:t>related video</w:t>
        </w:r>
      </w:hyperlink>
      <w:r w:rsidR="009466D5" w:rsidRPr="001F7D44">
        <w:rPr>
          <w:rFonts w:ascii="Segoe UI" w:hAnsi="Segoe UI" w:cs="Segoe UI"/>
          <w:color w:val="24292E"/>
          <w:sz w:val="26"/>
        </w:rPr>
        <w:t>)</w:t>
      </w:r>
    </w:p>
    <w:p w:rsidR="009466D5" w:rsidRPr="001F7D44" w:rsidRDefault="0070392A" w:rsidP="00C06FD0">
      <w:pPr>
        <w:pStyle w:val="NormalWeb"/>
        <w:numPr>
          <w:ilvl w:val="0"/>
          <w:numId w:val="50"/>
        </w:numPr>
        <w:spacing w:before="240" w:beforeAutospacing="0" w:after="240" w:afterAutospacing="0"/>
        <w:rPr>
          <w:rFonts w:ascii="Segoe UI" w:hAnsi="Segoe UI" w:cs="Segoe UI"/>
          <w:color w:val="24292E"/>
          <w:sz w:val="26"/>
        </w:rPr>
      </w:pPr>
      <w:hyperlink r:id="rId1579" w:history="1">
        <w:r w:rsidR="009466D5" w:rsidRPr="001F7D44">
          <w:rPr>
            <w:rStyle w:val="Hyperlink"/>
            <w:rFonts w:ascii="Segoe UI" w:hAnsi="Segoe UI" w:cs="Segoe UI"/>
            <w:color w:val="0366D6"/>
            <w:sz w:val="26"/>
          </w:rPr>
          <w:t>An introduction to ROC analysis</w:t>
        </w:r>
      </w:hyperlink>
    </w:p>
    <w:p w:rsidR="009466D5" w:rsidRPr="001F7D44" w:rsidRDefault="0070392A" w:rsidP="00C06FD0">
      <w:pPr>
        <w:pStyle w:val="NormalWeb"/>
        <w:numPr>
          <w:ilvl w:val="0"/>
          <w:numId w:val="50"/>
        </w:numPr>
        <w:spacing w:before="240" w:beforeAutospacing="0" w:after="240" w:afterAutospacing="0"/>
        <w:rPr>
          <w:rFonts w:ascii="Segoe UI" w:hAnsi="Segoe UI" w:cs="Segoe UI"/>
          <w:color w:val="24292E"/>
          <w:sz w:val="26"/>
        </w:rPr>
      </w:pPr>
      <w:hyperlink r:id="rId1580" w:history="1">
        <w:r w:rsidR="009466D5" w:rsidRPr="001F7D44">
          <w:rPr>
            <w:rStyle w:val="Hyperlink"/>
            <w:rFonts w:ascii="Segoe UI" w:hAnsi="Segoe UI" w:cs="Segoe UI"/>
            <w:color w:val="0366D6"/>
            <w:sz w:val="26"/>
          </w:rPr>
          <w:t>Simple guide to confusion matrix terminology</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95" w:name="_Toc494530818"/>
      <w:r w:rsidRPr="001F7D44">
        <w:rPr>
          <w:rFonts w:ascii="Segoe UI" w:hAnsi="Segoe UI" w:cs="Segoe UI"/>
          <w:color w:val="24292E"/>
          <w:sz w:val="38"/>
        </w:rPr>
        <w:t>Linear Regression</w:t>
      </w:r>
      <w:bookmarkEnd w:id="95"/>
    </w:p>
    <w:bookmarkStart w:id="96" w:name="user-content-linear"/>
    <w:bookmarkEnd w:id="96"/>
    <w:p w:rsidR="009466D5" w:rsidRPr="001F7D44" w:rsidRDefault="009466D5" w:rsidP="00C06FD0">
      <w:pPr>
        <w:pStyle w:val="NormalWeb"/>
        <w:numPr>
          <w:ilvl w:val="0"/>
          <w:numId w:val="51"/>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"https://github.com/ujjwalkarn/Machine-Learning-Tutorials" \l "general-"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General</w:t>
      </w:r>
      <w:r w:rsidRPr="001F7D44">
        <w:rPr>
          <w:rFonts w:ascii="Segoe UI" w:hAnsi="Segoe UI" w:cs="Segoe UI"/>
          <w:color w:val="24292E"/>
          <w:sz w:val="26"/>
        </w:rPr>
        <w:fldChar w:fldCharType="end"/>
      </w:r>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1" w:history="1">
        <w:r w:rsidR="009466D5" w:rsidRPr="001F7D44">
          <w:rPr>
            <w:rStyle w:val="Hyperlink"/>
            <w:rFonts w:ascii="Segoe UI" w:hAnsi="Segoe UI" w:cs="Segoe UI"/>
            <w:color w:val="0366D6"/>
            <w:sz w:val="26"/>
          </w:rPr>
          <w:t>Assumptions of Linear Regression</w:t>
        </w:r>
      </w:hyperlink>
      <w:r w:rsidR="009466D5" w:rsidRPr="001F7D44">
        <w:rPr>
          <w:rFonts w:ascii="Segoe UI" w:hAnsi="Segoe UI" w:cs="Segoe UI"/>
          <w:color w:val="24292E"/>
          <w:sz w:val="26"/>
        </w:rPr>
        <w:t>, </w:t>
      </w:r>
      <w:hyperlink r:id="rId1582" w:history="1">
        <w:r w:rsidR="009466D5" w:rsidRPr="001F7D44">
          <w:rPr>
            <w:rStyle w:val="Hyperlink"/>
            <w:rFonts w:ascii="Segoe UI" w:hAnsi="Segoe UI" w:cs="Segoe UI"/>
            <w:color w:val="0366D6"/>
            <w:sz w:val="26"/>
          </w:rPr>
          <w:t>Stack Exchange</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3" w:history="1">
        <w:r w:rsidR="009466D5" w:rsidRPr="001F7D44">
          <w:rPr>
            <w:rStyle w:val="Hyperlink"/>
            <w:rFonts w:ascii="Segoe UI" w:hAnsi="Segoe UI" w:cs="Segoe UI"/>
            <w:color w:val="0366D6"/>
            <w:sz w:val="26"/>
          </w:rPr>
          <w:t>Linear Regression Comprehensive Resource</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4" w:history="1">
        <w:r w:rsidR="009466D5" w:rsidRPr="001F7D44">
          <w:rPr>
            <w:rStyle w:val="Hyperlink"/>
            <w:rFonts w:ascii="Segoe UI" w:hAnsi="Segoe UI" w:cs="Segoe UI"/>
            <w:color w:val="0366D6"/>
            <w:sz w:val="26"/>
          </w:rPr>
          <w:t>Applying and Interpreting Linear Regression</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5" w:anchor="52107" w:history="1">
        <w:r w:rsidR="009466D5" w:rsidRPr="001F7D44">
          <w:rPr>
            <w:rStyle w:val="Hyperlink"/>
            <w:rFonts w:ascii="Segoe UI" w:hAnsi="Segoe UI" w:cs="Segoe UI"/>
            <w:color w:val="0366D6"/>
            <w:sz w:val="26"/>
          </w:rPr>
          <w:t>What does having constant variance in a linear regression model mean?</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6" w:history="1">
        <w:r w:rsidR="009466D5" w:rsidRPr="001F7D44">
          <w:rPr>
            <w:rStyle w:val="Hyperlink"/>
            <w:rFonts w:ascii="Segoe UI" w:hAnsi="Segoe UI" w:cs="Segoe UI"/>
            <w:color w:val="0366D6"/>
            <w:sz w:val="26"/>
          </w:rPr>
          <w:t>Difference between linear regression on y with x and x with y</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7" w:history="1">
        <w:r w:rsidR="009466D5" w:rsidRPr="001F7D44">
          <w:rPr>
            <w:rStyle w:val="Hyperlink"/>
            <w:rFonts w:ascii="Segoe UI" w:hAnsi="Segoe UI" w:cs="Segoe UI"/>
            <w:color w:val="0366D6"/>
            <w:sz w:val="26"/>
          </w:rPr>
          <w:t>Is linear regression valid when the dependant variable is not normally distributed?</w:t>
        </w:r>
      </w:hyperlink>
    </w:p>
    <w:p w:rsidR="009466D5" w:rsidRPr="001F7D44" w:rsidRDefault="009466D5" w:rsidP="00C06FD0">
      <w:pPr>
        <w:pStyle w:val="NormalWeb"/>
        <w:numPr>
          <w:ilvl w:val="0"/>
          <w:numId w:val="51"/>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Multicollinearity and VIF</w:t>
      </w:r>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8" w:history="1">
        <w:r w:rsidR="009466D5" w:rsidRPr="001F7D44">
          <w:rPr>
            <w:rStyle w:val="Hyperlink"/>
            <w:rFonts w:ascii="Segoe UI" w:hAnsi="Segoe UI" w:cs="Segoe UI"/>
            <w:color w:val="0366D6"/>
            <w:sz w:val="26"/>
          </w:rPr>
          <w:t>Dummy Variable Trap | Multicollinearity</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89" w:history="1">
        <w:r w:rsidR="009466D5" w:rsidRPr="001F7D44">
          <w:rPr>
            <w:rStyle w:val="Hyperlink"/>
            <w:rFonts w:ascii="Segoe UI" w:hAnsi="Segoe UI" w:cs="Segoe UI"/>
            <w:color w:val="0366D6"/>
            <w:sz w:val="26"/>
          </w:rPr>
          <w:t>Dealing with multicollinearity using VIFs</w:t>
        </w:r>
      </w:hyperlink>
    </w:p>
    <w:p w:rsidR="009466D5" w:rsidRPr="001F7D44" w:rsidRDefault="0070392A" w:rsidP="00C06FD0">
      <w:pPr>
        <w:pStyle w:val="NormalWeb"/>
        <w:numPr>
          <w:ilvl w:val="0"/>
          <w:numId w:val="51"/>
        </w:numPr>
        <w:spacing w:before="240" w:beforeAutospacing="0" w:after="240" w:afterAutospacing="0"/>
        <w:rPr>
          <w:rFonts w:ascii="Segoe UI" w:hAnsi="Segoe UI" w:cs="Segoe UI"/>
          <w:color w:val="24292E"/>
          <w:sz w:val="26"/>
        </w:rPr>
      </w:pPr>
      <w:hyperlink r:id="rId1590" w:anchor="residuals-" w:history="1">
        <w:r w:rsidR="009466D5" w:rsidRPr="001F7D44">
          <w:rPr>
            <w:rStyle w:val="Hyperlink"/>
            <w:rFonts w:ascii="Segoe UI" w:hAnsi="Segoe UI" w:cs="Segoe UI"/>
            <w:color w:val="0366D6"/>
            <w:sz w:val="26"/>
          </w:rPr>
          <w:t>Residual Analysis</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91" w:history="1">
        <w:r w:rsidR="009466D5" w:rsidRPr="001F7D44">
          <w:rPr>
            <w:rStyle w:val="Hyperlink"/>
            <w:rFonts w:ascii="Segoe UI" w:hAnsi="Segoe UI" w:cs="Segoe UI"/>
            <w:color w:val="0366D6"/>
            <w:sz w:val="26"/>
          </w:rPr>
          <w:t xml:space="preserve">Interpreting </w:t>
        </w:r>
        <w:proofErr w:type="gramStart"/>
        <w:r w:rsidR="009466D5" w:rsidRPr="001F7D44">
          <w:rPr>
            <w:rStyle w:val="Hyperlink"/>
            <w:rFonts w:ascii="Segoe UI" w:hAnsi="Segoe UI" w:cs="Segoe UI"/>
            <w:color w:val="0366D6"/>
            <w:sz w:val="26"/>
          </w:rPr>
          <w:t>plot.lm</w:t>
        </w:r>
        <w:proofErr w:type="gramEnd"/>
        <w:r w:rsidR="009466D5" w:rsidRPr="001F7D44">
          <w:rPr>
            <w:rStyle w:val="Hyperlink"/>
            <w:rFonts w:ascii="Segoe UI" w:hAnsi="Segoe UI" w:cs="Segoe UI"/>
            <w:color w:val="0366D6"/>
            <w:sz w:val="26"/>
          </w:rPr>
          <w:t>() in R</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92" w:history="1">
        <w:r w:rsidR="009466D5" w:rsidRPr="001F7D44">
          <w:rPr>
            <w:rStyle w:val="Hyperlink"/>
            <w:rFonts w:ascii="Segoe UI" w:hAnsi="Segoe UI" w:cs="Segoe UI"/>
            <w:color w:val="0366D6"/>
            <w:sz w:val="26"/>
          </w:rPr>
          <w:t>How to interpret a QQ plot?</w:t>
        </w:r>
      </w:hyperlink>
    </w:p>
    <w:p w:rsidR="009466D5" w:rsidRPr="001F7D44" w:rsidRDefault="0070392A" w:rsidP="00C06FD0">
      <w:pPr>
        <w:pStyle w:val="NormalWeb"/>
        <w:numPr>
          <w:ilvl w:val="1"/>
          <w:numId w:val="51"/>
        </w:numPr>
        <w:spacing w:before="240" w:beforeAutospacing="0" w:after="240" w:afterAutospacing="0"/>
        <w:rPr>
          <w:rFonts w:ascii="Segoe UI" w:hAnsi="Segoe UI" w:cs="Segoe UI"/>
          <w:color w:val="24292E"/>
          <w:sz w:val="26"/>
        </w:rPr>
      </w:pPr>
      <w:hyperlink r:id="rId1593" w:history="1">
        <w:r w:rsidR="009466D5" w:rsidRPr="001F7D44">
          <w:rPr>
            <w:rStyle w:val="Hyperlink"/>
            <w:rFonts w:ascii="Segoe UI" w:hAnsi="Segoe UI" w:cs="Segoe UI"/>
            <w:color w:val="0366D6"/>
            <w:sz w:val="26"/>
          </w:rPr>
          <w:t>Interpreting Residuals vs Fitted Plot</w:t>
        </w:r>
      </w:hyperlink>
    </w:p>
    <w:p w:rsidR="009466D5" w:rsidRPr="001F7D44" w:rsidRDefault="0070392A" w:rsidP="00C06FD0">
      <w:pPr>
        <w:pStyle w:val="NormalWeb"/>
        <w:numPr>
          <w:ilvl w:val="0"/>
          <w:numId w:val="51"/>
        </w:numPr>
        <w:spacing w:before="240" w:beforeAutospacing="0" w:after="240" w:afterAutospacing="0"/>
        <w:rPr>
          <w:rFonts w:ascii="Segoe UI" w:hAnsi="Segoe UI" w:cs="Segoe UI"/>
          <w:color w:val="24292E"/>
          <w:sz w:val="26"/>
        </w:rPr>
      </w:pPr>
      <w:hyperlink r:id="rId1594" w:anchor="outliers-" w:history="1">
        <w:r w:rsidR="009466D5" w:rsidRPr="001F7D44">
          <w:rPr>
            <w:rStyle w:val="Hyperlink"/>
            <w:rFonts w:ascii="Segoe UI" w:hAnsi="Segoe UI" w:cs="Segoe UI"/>
            <w:color w:val="0366D6"/>
            <w:sz w:val="26"/>
          </w:rPr>
          <w:t>Outliers</w:t>
        </w:r>
      </w:hyperlink>
    </w:p>
    <w:p w:rsidR="009466D5" w:rsidRPr="001F7D44" w:rsidRDefault="0070392A" w:rsidP="00C06FD0">
      <w:pPr>
        <w:numPr>
          <w:ilvl w:val="1"/>
          <w:numId w:val="51"/>
        </w:numPr>
        <w:spacing w:before="100" w:beforeAutospacing="1" w:after="100" w:afterAutospacing="1" w:line="240" w:lineRule="auto"/>
        <w:rPr>
          <w:rFonts w:ascii="Segoe UI" w:hAnsi="Segoe UI" w:cs="Segoe UI"/>
          <w:color w:val="24292E"/>
          <w:sz w:val="24"/>
        </w:rPr>
      </w:pPr>
      <w:hyperlink r:id="rId1595" w:history="1">
        <w:r w:rsidR="009466D5" w:rsidRPr="001F7D44">
          <w:rPr>
            <w:rStyle w:val="Hyperlink"/>
            <w:rFonts w:ascii="Segoe UI" w:hAnsi="Segoe UI" w:cs="Segoe UI"/>
            <w:color w:val="0366D6"/>
            <w:sz w:val="24"/>
          </w:rPr>
          <w:t>How should outliers be dealt with?</w:t>
        </w:r>
      </w:hyperlink>
    </w:p>
    <w:p w:rsidR="009466D5" w:rsidRPr="001F7D44" w:rsidRDefault="0070392A" w:rsidP="00C06FD0">
      <w:pPr>
        <w:pStyle w:val="NormalWeb"/>
        <w:numPr>
          <w:ilvl w:val="0"/>
          <w:numId w:val="51"/>
        </w:numPr>
        <w:spacing w:before="240" w:beforeAutospacing="0" w:after="240" w:afterAutospacing="0"/>
        <w:rPr>
          <w:rFonts w:ascii="Segoe UI" w:hAnsi="Segoe UI" w:cs="Segoe UI"/>
          <w:color w:val="24292E"/>
          <w:sz w:val="26"/>
        </w:rPr>
      </w:pPr>
      <w:hyperlink r:id="rId1596" w:history="1">
        <w:r w:rsidR="009466D5" w:rsidRPr="001F7D44">
          <w:rPr>
            <w:rStyle w:val="Hyperlink"/>
            <w:rFonts w:ascii="Segoe UI" w:hAnsi="Segoe UI" w:cs="Segoe UI"/>
            <w:color w:val="0366D6"/>
            <w:sz w:val="26"/>
          </w:rPr>
          <w:t>Elastic Net</w:t>
        </w:r>
      </w:hyperlink>
    </w:p>
    <w:p w:rsidR="009466D5" w:rsidRPr="001F7D44" w:rsidRDefault="0070392A" w:rsidP="00C06FD0">
      <w:pPr>
        <w:numPr>
          <w:ilvl w:val="1"/>
          <w:numId w:val="51"/>
        </w:numPr>
        <w:spacing w:before="100" w:beforeAutospacing="1" w:after="100" w:afterAutospacing="1" w:line="240" w:lineRule="auto"/>
        <w:rPr>
          <w:rFonts w:ascii="Segoe UI" w:hAnsi="Segoe UI" w:cs="Segoe UI"/>
          <w:color w:val="24292E"/>
          <w:sz w:val="24"/>
        </w:rPr>
      </w:pPr>
      <w:hyperlink r:id="rId1597" w:history="1">
        <w:r w:rsidR="009466D5" w:rsidRPr="001F7D44">
          <w:rPr>
            <w:rStyle w:val="Hyperlink"/>
            <w:rFonts w:ascii="Segoe UI" w:hAnsi="Segoe UI" w:cs="Segoe UI"/>
            <w:color w:val="0366D6"/>
            <w:sz w:val="24"/>
          </w:rPr>
          <w:t>Regularization and Variable Selection via the Elastic Net</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97" w:name="_Toc494530819"/>
      <w:r w:rsidRPr="001F7D44">
        <w:rPr>
          <w:rFonts w:ascii="Segoe UI" w:hAnsi="Segoe UI" w:cs="Segoe UI"/>
          <w:color w:val="24292E"/>
          <w:sz w:val="38"/>
        </w:rPr>
        <w:t>Logistic Regression</w:t>
      </w:r>
      <w:bookmarkEnd w:id="97"/>
    </w:p>
    <w:bookmarkStart w:id="98" w:name="user-content-logistic"/>
    <w:bookmarkEnd w:id="98"/>
    <w:p w:rsidR="009466D5" w:rsidRPr="001F7D44" w:rsidRDefault="009466D5" w:rsidP="00C06FD0">
      <w:pPr>
        <w:pStyle w:val="NormalWeb"/>
        <w:numPr>
          <w:ilvl w:val="0"/>
          <w:numId w:val="5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"https://en.wikipedia.org/wiki/Logistic_regression"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Logistic Regression Wiki</w:t>
      </w:r>
      <w:r w:rsidRPr="001F7D44">
        <w:rPr>
          <w:rFonts w:ascii="Segoe UI" w:hAnsi="Segoe UI" w:cs="Segoe UI"/>
          <w:color w:val="24292E"/>
          <w:sz w:val="26"/>
        </w:rPr>
        <w:fldChar w:fldCharType="end"/>
      </w:r>
    </w:p>
    <w:p w:rsidR="009466D5" w:rsidRPr="001F7D44" w:rsidRDefault="0070392A" w:rsidP="00C06FD0">
      <w:pPr>
        <w:pStyle w:val="NormalWeb"/>
        <w:numPr>
          <w:ilvl w:val="0"/>
          <w:numId w:val="52"/>
        </w:numPr>
        <w:spacing w:before="240" w:beforeAutospacing="0" w:after="240" w:afterAutospacing="0"/>
        <w:rPr>
          <w:rFonts w:ascii="Segoe UI" w:hAnsi="Segoe UI" w:cs="Segoe UI"/>
          <w:color w:val="24292E"/>
          <w:sz w:val="26"/>
        </w:rPr>
      </w:pPr>
      <w:hyperlink r:id="rId1598" w:history="1">
        <w:r w:rsidR="009466D5" w:rsidRPr="001F7D44">
          <w:rPr>
            <w:rStyle w:val="Hyperlink"/>
            <w:rFonts w:ascii="Segoe UI" w:hAnsi="Segoe UI" w:cs="Segoe UI"/>
            <w:color w:val="0366D6"/>
            <w:sz w:val="26"/>
          </w:rPr>
          <w:t>Geometric Intuition of Logistic Regression</w:t>
        </w:r>
      </w:hyperlink>
    </w:p>
    <w:p w:rsidR="009466D5" w:rsidRPr="001F7D44" w:rsidRDefault="0070392A" w:rsidP="00C06FD0">
      <w:pPr>
        <w:pStyle w:val="NormalWeb"/>
        <w:numPr>
          <w:ilvl w:val="0"/>
          <w:numId w:val="52"/>
        </w:numPr>
        <w:spacing w:before="240" w:beforeAutospacing="0" w:after="240" w:afterAutospacing="0"/>
        <w:rPr>
          <w:rFonts w:ascii="Segoe UI" w:hAnsi="Segoe UI" w:cs="Segoe UI"/>
          <w:color w:val="24292E"/>
          <w:sz w:val="26"/>
        </w:rPr>
      </w:pPr>
      <w:hyperlink r:id="rId1599" w:history="1">
        <w:r w:rsidR="009466D5" w:rsidRPr="001F7D44">
          <w:rPr>
            <w:rStyle w:val="Hyperlink"/>
            <w:rFonts w:ascii="Segoe UI" w:hAnsi="Segoe UI" w:cs="Segoe UI"/>
            <w:color w:val="0366D6"/>
            <w:sz w:val="26"/>
          </w:rPr>
          <w:t>Obtaining predicted categories (choosing threshold)</w:t>
        </w:r>
      </w:hyperlink>
    </w:p>
    <w:p w:rsidR="009466D5" w:rsidRPr="001F7D44" w:rsidRDefault="0070392A" w:rsidP="00C06FD0">
      <w:pPr>
        <w:pStyle w:val="NormalWeb"/>
        <w:numPr>
          <w:ilvl w:val="0"/>
          <w:numId w:val="52"/>
        </w:numPr>
        <w:spacing w:before="240" w:beforeAutospacing="0" w:after="240" w:afterAutospacing="0"/>
        <w:rPr>
          <w:rFonts w:ascii="Segoe UI" w:hAnsi="Segoe UI" w:cs="Segoe UI"/>
          <w:color w:val="24292E"/>
          <w:sz w:val="26"/>
        </w:rPr>
      </w:pPr>
      <w:hyperlink r:id="rId1600" w:history="1">
        <w:r w:rsidR="009466D5" w:rsidRPr="001F7D44">
          <w:rPr>
            <w:rStyle w:val="Hyperlink"/>
            <w:rFonts w:ascii="Segoe UI" w:hAnsi="Segoe UI" w:cs="Segoe UI"/>
            <w:color w:val="0366D6"/>
            <w:sz w:val="26"/>
          </w:rPr>
          <w:t>Residuals in logistic regression</w:t>
        </w:r>
      </w:hyperlink>
    </w:p>
    <w:p w:rsidR="009466D5" w:rsidRPr="001F7D44" w:rsidRDefault="0070392A" w:rsidP="00C06FD0">
      <w:pPr>
        <w:pStyle w:val="NormalWeb"/>
        <w:numPr>
          <w:ilvl w:val="0"/>
          <w:numId w:val="52"/>
        </w:numPr>
        <w:spacing w:before="240" w:beforeAutospacing="0" w:after="240" w:afterAutospacing="0"/>
        <w:rPr>
          <w:rFonts w:ascii="Segoe UI" w:hAnsi="Segoe UI" w:cs="Segoe UI"/>
          <w:color w:val="24292E"/>
          <w:sz w:val="26"/>
        </w:rPr>
      </w:pPr>
      <w:hyperlink r:id="rId1601" w:anchor="30909" w:history="1">
        <w:r w:rsidR="009466D5" w:rsidRPr="001F7D44">
          <w:rPr>
            <w:rStyle w:val="Hyperlink"/>
            <w:rFonts w:ascii="Segoe UI" w:hAnsi="Segoe UI" w:cs="Segoe UI"/>
            <w:color w:val="0366D6"/>
            <w:sz w:val="26"/>
          </w:rPr>
          <w:t>Difference between logit and probit models</w:t>
        </w:r>
      </w:hyperlink>
      <w:r w:rsidR="009466D5" w:rsidRPr="001F7D44">
        <w:rPr>
          <w:rFonts w:ascii="Segoe UI" w:hAnsi="Segoe UI" w:cs="Segoe UI"/>
          <w:color w:val="24292E"/>
          <w:sz w:val="26"/>
        </w:rPr>
        <w:t>, </w:t>
      </w:r>
      <w:hyperlink r:id="rId1602" w:history="1">
        <w:r w:rsidR="009466D5" w:rsidRPr="001F7D44">
          <w:rPr>
            <w:rStyle w:val="Hyperlink"/>
            <w:rFonts w:ascii="Segoe UI" w:hAnsi="Segoe UI" w:cs="Segoe UI"/>
            <w:color w:val="0366D6"/>
            <w:sz w:val="26"/>
          </w:rPr>
          <w:t>Logistic Regression Wiki</w:t>
        </w:r>
      </w:hyperlink>
      <w:r w:rsidR="009466D5" w:rsidRPr="001F7D44">
        <w:rPr>
          <w:rFonts w:ascii="Segoe UI" w:hAnsi="Segoe UI" w:cs="Segoe UI"/>
          <w:color w:val="24292E"/>
          <w:sz w:val="26"/>
        </w:rPr>
        <w:t>, </w:t>
      </w:r>
      <w:hyperlink r:id="rId1603" w:history="1">
        <w:r w:rsidR="009466D5" w:rsidRPr="001F7D44">
          <w:rPr>
            <w:rStyle w:val="Hyperlink"/>
            <w:rFonts w:ascii="Segoe UI" w:hAnsi="Segoe UI" w:cs="Segoe UI"/>
            <w:color w:val="0366D6"/>
            <w:sz w:val="26"/>
          </w:rPr>
          <w:t>Probit Model Wiki</w:t>
        </w:r>
      </w:hyperlink>
    </w:p>
    <w:p w:rsidR="009466D5" w:rsidRPr="001F7D44" w:rsidRDefault="0070392A" w:rsidP="00C06FD0">
      <w:pPr>
        <w:pStyle w:val="NormalWeb"/>
        <w:numPr>
          <w:ilvl w:val="0"/>
          <w:numId w:val="52"/>
        </w:numPr>
        <w:spacing w:before="240" w:beforeAutospacing="0" w:after="240" w:afterAutospacing="0"/>
        <w:rPr>
          <w:rFonts w:ascii="Segoe UI" w:hAnsi="Segoe UI" w:cs="Segoe UI"/>
          <w:color w:val="24292E"/>
          <w:sz w:val="26"/>
        </w:rPr>
      </w:pPr>
      <w:hyperlink r:id="rId1604" w:history="1">
        <w:r w:rsidR="009466D5" w:rsidRPr="001F7D44">
          <w:rPr>
            <w:rStyle w:val="Hyperlink"/>
            <w:rFonts w:ascii="Segoe UI" w:hAnsi="Segoe UI" w:cs="Segoe UI"/>
            <w:color w:val="0366D6"/>
            <w:sz w:val="26"/>
          </w:rPr>
          <w:t>Pseudo R2 for Logistic Regression</w:t>
        </w:r>
      </w:hyperlink>
      <w:r w:rsidR="009466D5" w:rsidRPr="001F7D44">
        <w:rPr>
          <w:rFonts w:ascii="Segoe UI" w:hAnsi="Segoe UI" w:cs="Segoe UI"/>
          <w:color w:val="24292E"/>
          <w:sz w:val="26"/>
        </w:rPr>
        <w:t>, </w:t>
      </w:r>
      <w:hyperlink r:id="rId1605" w:history="1">
        <w:r w:rsidR="009466D5" w:rsidRPr="001F7D44">
          <w:rPr>
            <w:rStyle w:val="Hyperlink"/>
            <w:rFonts w:ascii="Segoe UI" w:hAnsi="Segoe UI" w:cs="Segoe UI"/>
            <w:color w:val="0366D6"/>
            <w:sz w:val="26"/>
          </w:rPr>
          <w:t>How to calculate</w:t>
        </w:r>
      </w:hyperlink>
      <w:r w:rsidR="009466D5" w:rsidRPr="001F7D44">
        <w:rPr>
          <w:rFonts w:ascii="Segoe UI" w:hAnsi="Segoe UI" w:cs="Segoe UI"/>
          <w:color w:val="24292E"/>
          <w:sz w:val="26"/>
        </w:rPr>
        <w:t>, </w:t>
      </w:r>
      <w:hyperlink r:id="rId1606" w:history="1">
        <w:r w:rsidR="009466D5" w:rsidRPr="001F7D44">
          <w:rPr>
            <w:rStyle w:val="Hyperlink"/>
            <w:rFonts w:ascii="Segoe UI" w:hAnsi="Segoe UI" w:cs="Segoe UI"/>
            <w:color w:val="0366D6"/>
            <w:sz w:val="26"/>
          </w:rPr>
          <w:t>Other Details</w:t>
        </w:r>
      </w:hyperlink>
    </w:p>
    <w:p w:rsidR="009466D5" w:rsidRPr="001F7D44" w:rsidRDefault="0070392A" w:rsidP="00C06FD0">
      <w:pPr>
        <w:pStyle w:val="NormalWeb"/>
        <w:numPr>
          <w:ilvl w:val="0"/>
          <w:numId w:val="52"/>
        </w:numPr>
        <w:spacing w:before="240" w:beforeAutospacing="0" w:after="240" w:afterAutospacing="0"/>
        <w:rPr>
          <w:rFonts w:ascii="Segoe UI" w:hAnsi="Segoe UI" w:cs="Segoe UI"/>
          <w:color w:val="24292E"/>
          <w:sz w:val="26"/>
        </w:rPr>
      </w:pPr>
      <w:hyperlink r:id="rId1607" w:history="1">
        <w:r w:rsidR="009466D5" w:rsidRPr="001F7D44">
          <w:rPr>
            <w:rStyle w:val="Hyperlink"/>
            <w:rFonts w:ascii="Segoe UI" w:hAnsi="Segoe UI" w:cs="Segoe UI"/>
            <w:color w:val="0366D6"/>
            <w:sz w:val="26"/>
          </w:rPr>
          <w:t>Guide to an in-depth understanding of logistic regression</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99" w:name="_Toc494530820"/>
      <w:r w:rsidRPr="001F7D44">
        <w:rPr>
          <w:rFonts w:ascii="Segoe UI" w:hAnsi="Segoe UI" w:cs="Segoe UI"/>
          <w:color w:val="24292E"/>
          <w:sz w:val="38"/>
        </w:rPr>
        <w:t>Model Validation using Resampling</w:t>
      </w:r>
      <w:bookmarkEnd w:id="99"/>
    </w:p>
    <w:bookmarkStart w:id="100" w:name="user-content-validation"/>
    <w:bookmarkEnd w:id="100"/>
    <w:p w:rsidR="009466D5" w:rsidRPr="001F7D44" w:rsidRDefault="009466D5" w:rsidP="00C06FD0">
      <w:pPr>
        <w:pStyle w:val="NormalWeb"/>
        <w:numPr>
          <w:ilvl w:val="0"/>
          <w:numId w:val="53"/>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"https://en.wikipedia.org/wiki/Resampling_(statistics)"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Resampling Explained</w:t>
      </w:r>
      <w:r w:rsidRPr="001F7D44">
        <w:rPr>
          <w:rFonts w:ascii="Segoe UI" w:hAnsi="Segoe UI" w:cs="Segoe UI"/>
          <w:color w:val="24292E"/>
          <w:sz w:val="26"/>
        </w:rPr>
        <w:fldChar w:fldCharType="end"/>
      </w:r>
    </w:p>
    <w:p w:rsidR="009466D5" w:rsidRPr="001F7D44" w:rsidRDefault="0070392A" w:rsidP="00C06FD0">
      <w:pPr>
        <w:pStyle w:val="NormalWeb"/>
        <w:numPr>
          <w:ilvl w:val="0"/>
          <w:numId w:val="53"/>
        </w:numPr>
        <w:spacing w:before="240" w:beforeAutospacing="0" w:after="240" w:afterAutospacing="0"/>
        <w:rPr>
          <w:rFonts w:ascii="Segoe UI" w:hAnsi="Segoe UI" w:cs="Segoe UI"/>
          <w:color w:val="24292E"/>
          <w:sz w:val="26"/>
        </w:rPr>
      </w:pPr>
      <w:hyperlink r:id="rId1608" w:history="1">
        <w:r w:rsidR="009466D5" w:rsidRPr="001F7D44">
          <w:rPr>
            <w:rStyle w:val="Hyperlink"/>
            <w:rFonts w:ascii="Segoe UI" w:hAnsi="Segoe UI" w:cs="Segoe UI"/>
            <w:color w:val="0366D6"/>
            <w:sz w:val="26"/>
          </w:rPr>
          <w:t>Partioning data set in R</w:t>
        </w:r>
      </w:hyperlink>
    </w:p>
    <w:p w:rsidR="009466D5" w:rsidRPr="001F7D44" w:rsidRDefault="0070392A" w:rsidP="00C06FD0">
      <w:pPr>
        <w:pStyle w:val="NormalWeb"/>
        <w:numPr>
          <w:ilvl w:val="0"/>
          <w:numId w:val="53"/>
        </w:numPr>
        <w:spacing w:before="240" w:beforeAutospacing="0" w:after="240" w:afterAutospacing="0"/>
        <w:rPr>
          <w:rFonts w:ascii="Segoe UI" w:hAnsi="Segoe UI" w:cs="Segoe UI"/>
          <w:color w:val="24292E"/>
          <w:sz w:val="26"/>
        </w:rPr>
      </w:pPr>
      <w:hyperlink r:id="rId1609" w:history="1">
        <w:r w:rsidR="009466D5" w:rsidRPr="001F7D44">
          <w:rPr>
            <w:rStyle w:val="Hyperlink"/>
            <w:rFonts w:ascii="Segoe UI" w:hAnsi="Segoe UI" w:cs="Segoe UI"/>
            <w:color w:val="0366D6"/>
            <w:sz w:val="26"/>
          </w:rPr>
          <w:t>Implementing hold-out Validaion in R</w:t>
        </w:r>
      </w:hyperlink>
      <w:r w:rsidR="009466D5" w:rsidRPr="001F7D44">
        <w:rPr>
          <w:rFonts w:ascii="Segoe UI" w:hAnsi="Segoe UI" w:cs="Segoe UI"/>
          <w:color w:val="24292E"/>
          <w:sz w:val="26"/>
        </w:rPr>
        <w:t>, </w:t>
      </w:r>
      <w:hyperlink r:id="rId1610" w:history="1">
        <w:r w:rsidR="009466D5" w:rsidRPr="001F7D44">
          <w:rPr>
            <w:rStyle w:val="Hyperlink"/>
            <w:rFonts w:ascii="Segoe UI" w:hAnsi="Segoe UI" w:cs="Segoe UI"/>
            <w:color w:val="0366D6"/>
            <w:sz w:val="26"/>
          </w:rPr>
          <w:t>2</w:t>
        </w:r>
      </w:hyperlink>
    </w:p>
    <w:bookmarkStart w:id="101" w:name="user-content-cross"/>
    <w:bookmarkEnd w:id="101"/>
    <w:p w:rsidR="009466D5" w:rsidRPr="001F7D44" w:rsidRDefault="009466D5" w:rsidP="00C06FD0">
      <w:pPr>
        <w:numPr>
          <w:ilvl w:val="0"/>
          <w:numId w:val="54"/>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"https://en.wikipedia.org/wiki/Cross-validation_(statistics)" </w: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t>Cross Validation</w:t>
      </w:r>
      <w:r w:rsidRPr="001F7D44">
        <w:rPr>
          <w:rFonts w:ascii="Segoe UI" w:hAnsi="Segoe UI" w:cs="Segoe UI"/>
          <w:color w:val="24292E"/>
          <w:sz w:val="24"/>
        </w:rPr>
        <w:fldChar w:fldCharType="end"/>
      </w:r>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1" w:history="1">
        <w:r w:rsidR="009466D5" w:rsidRPr="001F7D44">
          <w:rPr>
            <w:rStyle w:val="Hyperlink"/>
            <w:rFonts w:ascii="Segoe UI" w:hAnsi="Segoe UI" w:cs="Segoe UI"/>
            <w:color w:val="0366D6"/>
            <w:sz w:val="26"/>
          </w:rPr>
          <w:t>How to use cross-validation in predictive modeling</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2" w:history="1">
        <w:r w:rsidR="009466D5" w:rsidRPr="001F7D44">
          <w:rPr>
            <w:rStyle w:val="Hyperlink"/>
            <w:rFonts w:ascii="Segoe UI" w:hAnsi="Segoe UI" w:cs="Segoe UI"/>
            <w:color w:val="0366D6"/>
            <w:sz w:val="26"/>
          </w:rPr>
          <w:t>Training with Full dataset after CV?</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3" w:history="1">
        <w:r w:rsidR="009466D5" w:rsidRPr="001F7D44">
          <w:rPr>
            <w:rStyle w:val="Hyperlink"/>
            <w:rFonts w:ascii="Segoe UI" w:hAnsi="Segoe UI" w:cs="Segoe UI"/>
            <w:color w:val="0366D6"/>
            <w:sz w:val="26"/>
          </w:rPr>
          <w:t>Which CV method is best?</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4" w:history="1">
        <w:r w:rsidR="009466D5" w:rsidRPr="001F7D44">
          <w:rPr>
            <w:rStyle w:val="Hyperlink"/>
            <w:rFonts w:ascii="Segoe UI" w:hAnsi="Segoe UI" w:cs="Segoe UI"/>
            <w:color w:val="0366D6"/>
            <w:sz w:val="26"/>
          </w:rPr>
          <w:t>Variance Estimates in k-fold CV</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5" w:history="1">
        <w:r w:rsidR="009466D5" w:rsidRPr="001F7D44">
          <w:rPr>
            <w:rStyle w:val="Hyperlink"/>
            <w:rFonts w:ascii="Segoe UI" w:hAnsi="Segoe UI" w:cs="Segoe UI"/>
            <w:color w:val="0366D6"/>
            <w:sz w:val="26"/>
          </w:rPr>
          <w:t>Is CV a subsitute for Validation Set?</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6" w:history="1">
        <w:r w:rsidR="009466D5" w:rsidRPr="001F7D44">
          <w:rPr>
            <w:rStyle w:val="Hyperlink"/>
            <w:rFonts w:ascii="Segoe UI" w:hAnsi="Segoe UI" w:cs="Segoe UI"/>
            <w:color w:val="0366D6"/>
            <w:sz w:val="26"/>
          </w:rPr>
          <w:t>Choice of k in k-fold CV</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7" w:history="1">
        <w:r w:rsidR="009466D5" w:rsidRPr="001F7D44">
          <w:rPr>
            <w:rStyle w:val="Hyperlink"/>
            <w:rFonts w:ascii="Segoe UI" w:hAnsi="Segoe UI" w:cs="Segoe UI"/>
            <w:color w:val="0366D6"/>
            <w:sz w:val="26"/>
          </w:rPr>
          <w:t>CV for ensemble learning</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8" w:history="1">
        <w:r w:rsidR="009466D5" w:rsidRPr="001F7D44">
          <w:rPr>
            <w:rStyle w:val="Hyperlink"/>
            <w:rFonts w:ascii="Segoe UI" w:hAnsi="Segoe UI" w:cs="Segoe UI"/>
            <w:color w:val="0366D6"/>
            <w:sz w:val="26"/>
          </w:rPr>
          <w:t>k-fold CV in R</w:t>
        </w:r>
      </w:hyperlink>
    </w:p>
    <w:p w:rsidR="009466D5" w:rsidRPr="001F7D44" w:rsidRDefault="0070392A" w:rsidP="00C06FD0">
      <w:pPr>
        <w:pStyle w:val="NormalWeb"/>
        <w:numPr>
          <w:ilvl w:val="1"/>
          <w:numId w:val="54"/>
        </w:numPr>
        <w:spacing w:before="240" w:beforeAutospacing="0" w:after="240" w:afterAutospacing="0"/>
        <w:rPr>
          <w:rFonts w:ascii="Segoe UI" w:hAnsi="Segoe UI" w:cs="Segoe UI"/>
          <w:color w:val="24292E"/>
          <w:sz w:val="26"/>
        </w:rPr>
      </w:pPr>
      <w:hyperlink r:id="rId1619" w:history="1">
        <w:r w:rsidR="009466D5" w:rsidRPr="001F7D44">
          <w:rPr>
            <w:rStyle w:val="Hyperlink"/>
            <w:rFonts w:ascii="Segoe UI" w:hAnsi="Segoe UI" w:cs="Segoe UI"/>
            <w:color w:val="0366D6"/>
            <w:sz w:val="26"/>
          </w:rPr>
          <w:t>Good Resources</w:t>
        </w:r>
      </w:hyperlink>
    </w:p>
    <w:p w:rsidR="009466D5" w:rsidRPr="001F7D44" w:rsidRDefault="009466D5" w:rsidP="00C06FD0">
      <w:pPr>
        <w:pStyle w:val="NormalWeb"/>
        <w:numPr>
          <w:ilvl w:val="1"/>
          <w:numId w:val="54"/>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Overfitting and Cross Validation</w:t>
      </w:r>
    </w:p>
    <w:p w:rsidR="009466D5" w:rsidRPr="001F7D44" w:rsidRDefault="0070392A" w:rsidP="00C06FD0">
      <w:pPr>
        <w:pStyle w:val="NormalWeb"/>
        <w:numPr>
          <w:ilvl w:val="2"/>
          <w:numId w:val="54"/>
        </w:numPr>
        <w:spacing w:before="240" w:beforeAutospacing="0" w:after="240" w:afterAutospacing="0"/>
        <w:rPr>
          <w:rFonts w:ascii="Segoe UI" w:hAnsi="Segoe UI" w:cs="Segoe UI"/>
          <w:color w:val="24292E"/>
          <w:sz w:val="26"/>
        </w:rPr>
      </w:pPr>
      <w:hyperlink r:id="rId1620" w:history="1">
        <w:r w:rsidR="009466D5" w:rsidRPr="001F7D44">
          <w:rPr>
            <w:rStyle w:val="Hyperlink"/>
            <w:rFonts w:ascii="Segoe UI" w:hAnsi="Segoe UI" w:cs="Segoe UI"/>
            <w:color w:val="0366D6"/>
            <w:sz w:val="26"/>
          </w:rPr>
          <w:t xml:space="preserve">Preventing Overfitting the </w:t>
        </w:r>
        <w:proofErr w:type="gramStart"/>
        <w:r w:rsidR="009466D5" w:rsidRPr="001F7D44">
          <w:rPr>
            <w:rStyle w:val="Hyperlink"/>
            <w:rFonts w:ascii="Segoe UI" w:hAnsi="Segoe UI" w:cs="Segoe UI"/>
            <w:color w:val="0366D6"/>
            <w:sz w:val="26"/>
          </w:rPr>
          <w:t>Cross Validation</w:t>
        </w:r>
        <w:proofErr w:type="gramEnd"/>
        <w:r w:rsidR="009466D5" w:rsidRPr="001F7D44">
          <w:rPr>
            <w:rStyle w:val="Hyperlink"/>
            <w:rFonts w:ascii="Segoe UI" w:hAnsi="Segoe UI" w:cs="Segoe UI"/>
            <w:color w:val="0366D6"/>
            <w:sz w:val="26"/>
          </w:rPr>
          <w:t xml:space="preserve"> Data | Andrew Ng</w:t>
        </w:r>
      </w:hyperlink>
    </w:p>
    <w:p w:rsidR="009466D5" w:rsidRPr="001F7D44" w:rsidRDefault="0070392A" w:rsidP="00C06FD0">
      <w:pPr>
        <w:pStyle w:val="NormalWeb"/>
        <w:numPr>
          <w:ilvl w:val="2"/>
          <w:numId w:val="54"/>
        </w:numPr>
        <w:spacing w:before="240" w:beforeAutospacing="0" w:after="240" w:afterAutospacing="0"/>
        <w:rPr>
          <w:rFonts w:ascii="Segoe UI" w:hAnsi="Segoe UI" w:cs="Segoe UI"/>
          <w:color w:val="24292E"/>
          <w:sz w:val="26"/>
        </w:rPr>
      </w:pPr>
      <w:hyperlink r:id="rId1621" w:history="1">
        <w:r w:rsidR="009466D5" w:rsidRPr="001F7D44">
          <w:rPr>
            <w:rStyle w:val="Hyperlink"/>
            <w:rFonts w:ascii="Segoe UI" w:hAnsi="Segoe UI" w:cs="Segoe UI"/>
            <w:color w:val="0366D6"/>
            <w:sz w:val="26"/>
          </w:rPr>
          <w:t>Over-fitting in Model Selection and Subsequent Selection Bias in Performance Evaluation</w:t>
        </w:r>
      </w:hyperlink>
    </w:p>
    <w:p w:rsidR="009466D5" w:rsidRPr="001F7D44" w:rsidRDefault="0070392A" w:rsidP="00C06FD0">
      <w:pPr>
        <w:pStyle w:val="NormalWeb"/>
        <w:numPr>
          <w:ilvl w:val="2"/>
          <w:numId w:val="54"/>
        </w:numPr>
        <w:spacing w:before="240" w:beforeAutospacing="0" w:after="240" w:afterAutospacing="0"/>
        <w:rPr>
          <w:rFonts w:ascii="Segoe UI" w:hAnsi="Segoe UI" w:cs="Segoe UI"/>
          <w:color w:val="24292E"/>
          <w:sz w:val="26"/>
        </w:rPr>
      </w:pPr>
      <w:hyperlink r:id="rId1622" w:history="1">
        <w:r w:rsidR="009466D5" w:rsidRPr="001F7D44">
          <w:rPr>
            <w:rStyle w:val="Hyperlink"/>
            <w:rFonts w:ascii="Segoe UI" w:hAnsi="Segoe UI" w:cs="Segoe UI"/>
            <w:color w:val="0366D6"/>
            <w:sz w:val="26"/>
          </w:rPr>
          <w:t>CV for detecting and preventing Overfitting</w:t>
        </w:r>
      </w:hyperlink>
    </w:p>
    <w:p w:rsidR="009466D5" w:rsidRPr="001F7D44" w:rsidRDefault="0070392A" w:rsidP="00C06FD0">
      <w:pPr>
        <w:pStyle w:val="NormalWeb"/>
        <w:numPr>
          <w:ilvl w:val="2"/>
          <w:numId w:val="54"/>
        </w:numPr>
        <w:spacing w:before="240" w:beforeAutospacing="0" w:after="240" w:afterAutospacing="0"/>
        <w:rPr>
          <w:rFonts w:ascii="Segoe UI" w:hAnsi="Segoe UI" w:cs="Segoe UI"/>
          <w:color w:val="24292E"/>
          <w:sz w:val="26"/>
        </w:rPr>
      </w:pPr>
      <w:hyperlink r:id="rId1623" w:history="1">
        <w:r w:rsidR="009466D5" w:rsidRPr="001F7D44">
          <w:rPr>
            <w:rStyle w:val="Hyperlink"/>
            <w:rFonts w:ascii="Segoe UI" w:hAnsi="Segoe UI" w:cs="Segoe UI"/>
            <w:color w:val="0366D6"/>
            <w:sz w:val="26"/>
          </w:rPr>
          <w:t>How does CV overcome the Overfitting Problem</w:t>
        </w:r>
      </w:hyperlink>
    </w:p>
    <w:bookmarkStart w:id="102" w:name="user-content-boot"/>
    <w:bookmarkEnd w:id="102"/>
    <w:p w:rsidR="009466D5" w:rsidRPr="001F7D44" w:rsidRDefault="009466D5" w:rsidP="00C06FD0">
      <w:pPr>
        <w:pStyle w:val="NormalWeb"/>
        <w:numPr>
          <w:ilvl w:val="0"/>
          <w:numId w:val="5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"https://en.wikipedia.org/wiki/Bootstrapping_(statistics)"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Bootstrapping</w:t>
      </w:r>
      <w:r w:rsidRPr="001F7D44">
        <w:rPr>
          <w:rFonts w:ascii="Segoe UI" w:hAnsi="Segoe UI" w:cs="Segoe UI"/>
          <w:color w:val="24292E"/>
          <w:sz w:val="26"/>
        </w:rPr>
        <w:fldChar w:fldCharType="end"/>
      </w:r>
    </w:p>
    <w:p w:rsidR="009466D5" w:rsidRPr="001F7D44" w:rsidRDefault="0070392A" w:rsidP="00C06FD0">
      <w:pPr>
        <w:pStyle w:val="NormalWeb"/>
        <w:numPr>
          <w:ilvl w:val="1"/>
          <w:numId w:val="55"/>
        </w:numPr>
        <w:spacing w:before="240" w:beforeAutospacing="0" w:after="240" w:afterAutospacing="0"/>
        <w:rPr>
          <w:rFonts w:ascii="Segoe UI" w:hAnsi="Segoe UI" w:cs="Segoe UI"/>
          <w:color w:val="24292E"/>
          <w:sz w:val="26"/>
        </w:rPr>
      </w:pPr>
      <w:hyperlink r:id="rId1624" w:history="1">
        <w:r w:rsidR="009466D5" w:rsidRPr="001F7D44">
          <w:rPr>
            <w:rStyle w:val="Hyperlink"/>
            <w:rFonts w:ascii="Segoe UI" w:hAnsi="Segoe UI" w:cs="Segoe UI"/>
            <w:color w:val="0366D6"/>
            <w:sz w:val="26"/>
          </w:rPr>
          <w:t>Why Bootstrapping Works?</w:t>
        </w:r>
      </w:hyperlink>
    </w:p>
    <w:p w:rsidR="009466D5" w:rsidRPr="001F7D44" w:rsidRDefault="0070392A" w:rsidP="00C06FD0">
      <w:pPr>
        <w:pStyle w:val="NormalWeb"/>
        <w:numPr>
          <w:ilvl w:val="1"/>
          <w:numId w:val="55"/>
        </w:numPr>
        <w:spacing w:before="240" w:beforeAutospacing="0" w:after="240" w:afterAutospacing="0"/>
        <w:rPr>
          <w:rFonts w:ascii="Segoe UI" w:hAnsi="Segoe UI" w:cs="Segoe UI"/>
          <w:color w:val="24292E"/>
          <w:sz w:val="26"/>
        </w:rPr>
      </w:pPr>
      <w:hyperlink r:id="rId1625" w:history="1">
        <w:r w:rsidR="009466D5" w:rsidRPr="001F7D44">
          <w:rPr>
            <w:rStyle w:val="Hyperlink"/>
            <w:rFonts w:ascii="Segoe UI" w:hAnsi="Segoe UI" w:cs="Segoe UI"/>
            <w:color w:val="0366D6"/>
            <w:sz w:val="26"/>
          </w:rPr>
          <w:t>Good Animation</w:t>
        </w:r>
      </w:hyperlink>
    </w:p>
    <w:p w:rsidR="009466D5" w:rsidRPr="001F7D44" w:rsidRDefault="0070392A" w:rsidP="00C06FD0">
      <w:pPr>
        <w:pStyle w:val="NormalWeb"/>
        <w:numPr>
          <w:ilvl w:val="1"/>
          <w:numId w:val="55"/>
        </w:numPr>
        <w:spacing w:before="240" w:beforeAutospacing="0" w:after="240" w:afterAutospacing="0"/>
        <w:rPr>
          <w:rFonts w:ascii="Segoe UI" w:hAnsi="Segoe UI" w:cs="Segoe UI"/>
          <w:color w:val="24292E"/>
          <w:sz w:val="26"/>
        </w:rPr>
      </w:pPr>
      <w:hyperlink r:id="rId1626" w:history="1">
        <w:r w:rsidR="009466D5" w:rsidRPr="001F7D44">
          <w:rPr>
            <w:rStyle w:val="Hyperlink"/>
            <w:rFonts w:ascii="Segoe UI" w:hAnsi="Segoe UI" w:cs="Segoe UI"/>
            <w:color w:val="0366D6"/>
            <w:sz w:val="26"/>
          </w:rPr>
          <w:t>Example of Bootstapping</w:t>
        </w:r>
      </w:hyperlink>
    </w:p>
    <w:p w:rsidR="009466D5" w:rsidRPr="001F7D44" w:rsidRDefault="0070392A" w:rsidP="00C06FD0">
      <w:pPr>
        <w:pStyle w:val="NormalWeb"/>
        <w:numPr>
          <w:ilvl w:val="1"/>
          <w:numId w:val="55"/>
        </w:numPr>
        <w:spacing w:before="240" w:beforeAutospacing="0" w:after="240" w:afterAutospacing="0"/>
        <w:rPr>
          <w:rFonts w:ascii="Segoe UI" w:hAnsi="Segoe UI" w:cs="Segoe UI"/>
          <w:color w:val="24292E"/>
          <w:sz w:val="26"/>
        </w:rPr>
      </w:pPr>
      <w:hyperlink r:id="rId1627" w:history="1">
        <w:r w:rsidR="009466D5" w:rsidRPr="001F7D44">
          <w:rPr>
            <w:rStyle w:val="Hyperlink"/>
            <w:rFonts w:ascii="Segoe UI" w:hAnsi="Segoe UI" w:cs="Segoe UI"/>
            <w:color w:val="0366D6"/>
            <w:sz w:val="26"/>
          </w:rPr>
          <w:t>Understanding Bootstapping for Validation and Model Selection</w:t>
        </w:r>
      </w:hyperlink>
    </w:p>
    <w:p w:rsidR="009466D5" w:rsidRPr="001F7D44" w:rsidRDefault="0070392A" w:rsidP="00C06FD0">
      <w:pPr>
        <w:pStyle w:val="NormalWeb"/>
        <w:numPr>
          <w:ilvl w:val="1"/>
          <w:numId w:val="55"/>
        </w:numPr>
        <w:spacing w:before="240" w:beforeAutospacing="0" w:after="240" w:afterAutospacing="0"/>
        <w:rPr>
          <w:rFonts w:ascii="Segoe UI" w:hAnsi="Segoe UI" w:cs="Segoe UI"/>
          <w:color w:val="24292E"/>
          <w:sz w:val="26"/>
        </w:rPr>
      </w:pPr>
      <w:hyperlink r:id="rId1628" w:history="1">
        <w:r w:rsidR="009466D5" w:rsidRPr="001F7D44">
          <w:rPr>
            <w:rStyle w:val="Hyperlink"/>
            <w:rFonts w:ascii="Segoe UI" w:hAnsi="Segoe UI" w:cs="Segoe UI"/>
            <w:color w:val="0366D6"/>
            <w:sz w:val="26"/>
          </w:rPr>
          <w:t>Cross Validation vs Bootstrap to estimate prediction error</w:t>
        </w:r>
      </w:hyperlink>
      <w:r w:rsidR="009466D5" w:rsidRPr="001F7D44">
        <w:rPr>
          <w:rFonts w:ascii="Segoe UI" w:hAnsi="Segoe UI" w:cs="Segoe UI"/>
          <w:color w:val="24292E"/>
          <w:sz w:val="26"/>
        </w:rPr>
        <w:t>, </w:t>
      </w:r>
      <w:hyperlink r:id="rId1629" w:history="1">
        <w:r w:rsidR="009466D5" w:rsidRPr="001F7D44">
          <w:rPr>
            <w:rStyle w:val="Hyperlink"/>
            <w:rFonts w:ascii="Segoe UI" w:hAnsi="Segoe UI" w:cs="Segoe UI"/>
            <w:color w:val="0366D6"/>
            <w:sz w:val="26"/>
          </w:rPr>
          <w:t>Cross-validation vs .632 bootstrapping to evaluate classification performance</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03" w:name="_Toc494530821"/>
      <w:r w:rsidRPr="001F7D44">
        <w:rPr>
          <w:rFonts w:ascii="Segoe UI" w:hAnsi="Segoe UI" w:cs="Segoe UI"/>
          <w:color w:val="24292E"/>
          <w:sz w:val="38"/>
        </w:rPr>
        <w:t>Deep Learning</w:t>
      </w:r>
      <w:bookmarkEnd w:id="103"/>
    </w:p>
    <w:bookmarkStart w:id="104" w:name="user-content-deep"/>
    <w:bookmarkEnd w:id="104"/>
    <w:p w:rsidR="009466D5" w:rsidRPr="001F7D44" w:rsidRDefault="009466D5" w:rsidP="00C06FD0">
      <w:pPr>
        <w:pStyle w:val="NormalWeb"/>
        <w:numPr>
          <w:ilvl w:val="0"/>
          <w:numId w:val="5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"https://github.com/ChristosChristofidis/awesome-deep-learning"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 curated list of awesome Deep Learning tutorials, projects and communities</w:t>
      </w:r>
      <w:r w:rsidRPr="001F7D44">
        <w:rPr>
          <w:rFonts w:ascii="Segoe UI" w:hAnsi="Segoe UI" w:cs="Segoe UI"/>
          <w:color w:val="24292E"/>
          <w:sz w:val="26"/>
        </w:rPr>
        <w:fldChar w:fldCharType="end"/>
      </w:r>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0" w:history="1">
        <w:r w:rsidR="009466D5" w:rsidRPr="001F7D44">
          <w:rPr>
            <w:rStyle w:val="Hyperlink"/>
            <w:rFonts w:ascii="Segoe UI" w:hAnsi="Segoe UI" w:cs="Segoe UI"/>
            <w:color w:val="0366D6"/>
            <w:sz w:val="26"/>
          </w:rPr>
          <w:t>Lots of Deep Learning Resources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1" w:history="1">
        <w:r w:rsidR="009466D5" w:rsidRPr="001F7D44">
          <w:rPr>
            <w:rStyle w:val="Hyperlink"/>
            <w:rFonts w:ascii="Segoe UI" w:hAnsi="Segoe UI" w:cs="Segoe UI"/>
            <w:color w:val="0366D6"/>
            <w:sz w:val="26"/>
          </w:rPr>
          <w:t>Interesting Deep Learning and NLP Projects (Stanford)</w:t>
        </w:r>
      </w:hyperlink>
      <w:r w:rsidR="009466D5" w:rsidRPr="001F7D44">
        <w:rPr>
          <w:rFonts w:ascii="Segoe UI" w:hAnsi="Segoe UI" w:cs="Segoe UI"/>
          <w:color w:val="24292E"/>
          <w:sz w:val="26"/>
        </w:rPr>
        <w:t>, </w:t>
      </w:r>
      <w:hyperlink r:id="rId1632" w:history="1">
        <w:r w:rsidR="009466D5" w:rsidRPr="001F7D44">
          <w:rPr>
            <w:rStyle w:val="Hyperlink"/>
            <w:rFonts w:ascii="Segoe UI" w:hAnsi="Segoe UI" w:cs="Segoe UI"/>
            <w:color w:val="0366D6"/>
            <w:sz w:val="26"/>
          </w:rPr>
          <w:t>Website</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3" w:history="1">
        <w:r w:rsidR="009466D5" w:rsidRPr="001F7D44">
          <w:rPr>
            <w:rStyle w:val="Hyperlink"/>
            <w:rFonts w:ascii="Segoe UI" w:hAnsi="Segoe UI" w:cs="Segoe UI"/>
            <w:color w:val="0366D6"/>
            <w:sz w:val="26"/>
          </w:rPr>
          <w:t>Core Concepts of Deep Learning</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4" w:history="1">
        <w:r w:rsidR="009466D5" w:rsidRPr="001F7D44">
          <w:rPr>
            <w:rStyle w:val="Hyperlink"/>
            <w:rFonts w:ascii="Segoe UI" w:hAnsi="Segoe UI" w:cs="Segoe UI"/>
            <w:color w:val="0366D6"/>
            <w:sz w:val="26"/>
          </w:rPr>
          <w:t>Understanding Natural Language with Deep Neural Networks Using Torch</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5" w:history="1">
        <w:r w:rsidR="009466D5" w:rsidRPr="001F7D44">
          <w:rPr>
            <w:rStyle w:val="Hyperlink"/>
            <w:rFonts w:ascii="Segoe UI" w:hAnsi="Segoe UI" w:cs="Segoe UI"/>
            <w:color w:val="0366D6"/>
            <w:sz w:val="26"/>
          </w:rPr>
          <w:t>Stanford Deep Learning Tutorial</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6" w:history="1">
        <w:r w:rsidR="009466D5" w:rsidRPr="001F7D44">
          <w:rPr>
            <w:rStyle w:val="Hyperlink"/>
            <w:rFonts w:ascii="Segoe UI" w:hAnsi="Segoe UI" w:cs="Segoe UI"/>
            <w:color w:val="0366D6"/>
            <w:sz w:val="26"/>
          </w:rPr>
          <w:t>Deep Learning FAQs on Quora</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7" w:history="1">
        <w:r w:rsidR="009466D5" w:rsidRPr="001F7D44">
          <w:rPr>
            <w:rStyle w:val="Hyperlink"/>
            <w:rFonts w:ascii="Segoe UI" w:hAnsi="Segoe UI" w:cs="Segoe UI"/>
            <w:color w:val="0366D6"/>
            <w:sz w:val="26"/>
          </w:rPr>
          <w:t>Google+ Deep Learning Page</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38" w:history="1">
        <w:r w:rsidR="009466D5" w:rsidRPr="001F7D44">
          <w:rPr>
            <w:rStyle w:val="Hyperlink"/>
            <w:rFonts w:ascii="Segoe UI" w:hAnsi="Segoe UI" w:cs="Segoe UI"/>
            <w:color w:val="0366D6"/>
            <w:sz w:val="26"/>
          </w:rPr>
          <w:t>Recent Reddit AMAs related to Deep Learning</w:t>
        </w:r>
      </w:hyperlink>
      <w:r w:rsidR="009466D5" w:rsidRPr="001F7D44">
        <w:rPr>
          <w:rFonts w:ascii="Segoe UI" w:hAnsi="Segoe UI" w:cs="Segoe UI"/>
          <w:color w:val="24292E"/>
          <w:sz w:val="26"/>
        </w:rPr>
        <w:t>, </w:t>
      </w:r>
      <w:hyperlink r:id="rId1639" w:history="1">
        <w:r w:rsidR="009466D5" w:rsidRPr="001F7D44">
          <w:rPr>
            <w:rStyle w:val="Hyperlink"/>
            <w:rFonts w:ascii="Segoe UI" w:hAnsi="Segoe UI" w:cs="Segoe UI"/>
            <w:color w:val="0366D6"/>
            <w:sz w:val="26"/>
          </w:rPr>
          <w:t>Another AMA</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0" w:history="1">
        <w:r w:rsidR="009466D5" w:rsidRPr="001F7D44">
          <w:rPr>
            <w:rStyle w:val="Hyperlink"/>
            <w:rFonts w:ascii="Segoe UI" w:hAnsi="Segoe UI" w:cs="Segoe UI"/>
            <w:color w:val="0366D6"/>
            <w:sz w:val="26"/>
          </w:rPr>
          <w:t>Where to Learn Deep Learning?</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1" w:history="1">
        <w:r w:rsidR="009466D5" w:rsidRPr="001F7D44">
          <w:rPr>
            <w:rStyle w:val="Hyperlink"/>
            <w:rFonts w:ascii="Segoe UI" w:hAnsi="Segoe UI" w:cs="Segoe UI"/>
            <w:color w:val="0366D6"/>
            <w:sz w:val="26"/>
          </w:rPr>
          <w:t>Deep Learning nvidia concepts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2" w:history="1">
        <w:r w:rsidR="009466D5" w:rsidRPr="001F7D44">
          <w:rPr>
            <w:rStyle w:val="Hyperlink"/>
            <w:rFonts w:ascii="Segoe UI" w:hAnsi="Segoe UI" w:cs="Segoe UI"/>
            <w:color w:val="0366D6"/>
            <w:sz w:val="26"/>
          </w:rPr>
          <w:t>Introduction to Deep Learning Using Python (GitHub)</w:t>
        </w:r>
      </w:hyperlink>
      <w:r w:rsidR="009466D5" w:rsidRPr="001F7D44">
        <w:rPr>
          <w:rFonts w:ascii="Segoe UI" w:hAnsi="Segoe UI" w:cs="Segoe UI"/>
          <w:color w:val="24292E"/>
          <w:sz w:val="26"/>
        </w:rPr>
        <w:t>, </w:t>
      </w:r>
      <w:hyperlink r:id="rId1643" w:history="1">
        <w:r w:rsidR="009466D5" w:rsidRPr="001F7D44">
          <w:rPr>
            <w:rStyle w:val="Hyperlink"/>
            <w:rFonts w:ascii="Segoe UI" w:hAnsi="Segoe UI" w:cs="Segoe UI"/>
            <w:color w:val="0366D6"/>
            <w:sz w:val="26"/>
          </w:rPr>
          <w:t>Good Introduction Slides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4" w:history="1">
        <w:r w:rsidR="009466D5" w:rsidRPr="001F7D44">
          <w:rPr>
            <w:rStyle w:val="Hyperlink"/>
            <w:rFonts w:ascii="Segoe UI" w:hAnsi="Segoe UI" w:cs="Segoe UI"/>
            <w:color w:val="0366D6"/>
            <w:sz w:val="26"/>
          </w:rPr>
          <w:t>Video Lectures Oxford 2015</w:t>
        </w:r>
      </w:hyperlink>
      <w:r w:rsidR="009466D5" w:rsidRPr="001F7D44">
        <w:rPr>
          <w:rFonts w:ascii="Segoe UI" w:hAnsi="Segoe UI" w:cs="Segoe UI"/>
          <w:color w:val="24292E"/>
          <w:sz w:val="26"/>
        </w:rPr>
        <w:t>, </w:t>
      </w:r>
      <w:hyperlink r:id="rId1645" w:history="1">
        <w:r w:rsidR="009466D5" w:rsidRPr="001F7D44">
          <w:rPr>
            <w:rStyle w:val="Hyperlink"/>
            <w:rFonts w:ascii="Segoe UI" w:hAnsi="Segoe UI" w:cs="Segoe UI"/>
            <w:color w:val="0366D6"/>
            <w:sz w:val="26"/>
          </w:rPr>
          <w:t>Video Lectures Summer School Montreal</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6" w:history="1">
        <w:r w:rsidR="009466D5" w:rsidRPr="001F7D44">
          <w:rPr>
            <w:rStyle w:val="Hyperlink"/>
            <w:rFonts w:ascii="Segoe UI" w:hAnsi="Segoe UI" w:cs="Segoe UI"/>
            <w:color w:val="0366D6"/>
            <w:sz w:val="26"/>
          </w:rPr>
          <w:t>Deep Learning Software List</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7" w:history="1">
        <w:r w:rsidR="009466D5" w:rsidRPr="001F7D44">
          <w:rPr>
            <w:rStyle w:val="Hyperlink"/>
            <w:rFonts w:ascii="Segoe UI" w:hAnsi="Segoe UI" w:cs="Segoe UI"/>
            <w:color w:val="0366D6"/>
            <w:sz w:val="26"/>
          </w:rPr>
          <w:t>Hacker's guide to Neural Nets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8" w:history="1">
        <w:r w:rsidR="009466D5" w:rsidRPr="001F7D44">
          <w:rPr>
            <w:rStyle w:val="Hyperlink"/>
            <w:rFonts w:ascii="Segoe UI" w:hAnsi="Segoe UI" w:cs="Segoe UI"/>
            <w:color w:val="0366D6"/>
            <w:sz w:val="26"/>
          </w:rPr>
          <w:t>Top arxiv Deep Learning Papers explained</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49" w:history="1">
        <w:r w:rsidR="009466D5" w:rsidRPr="001F7D44">
          <w:rPr>
            <w:rStyle w:val="Hyperlink"/>
            <w:rFonts w:ascii="Segoe UI" w:hAnsi="Segoe UI" w:cs="Segoe UI"/>
            <w:color w:val="0366D6"/>
            <w:sz w:val="26"/>
          </w:rPr>
          <w:t>Geoff Hinton Youtube Vidoes on Deep Learning</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0" w:history="1">
        <w:r w:rsidR="009466D5" w:rsidRPr="001F7D44">
          <w:rPr>
            <w:rStyle w:val="Hyperlink"/>
            <w:rFonts w:ascii="Segoe UI" w:hAnsi="Segoe UI" w:cs="Segoe UI"/>
            <w:color w:val="0366D6"/>
            <w:sz w:val="26"/>
          </w:rPr>
          <w:t>Awesome Deep Learning Reading List</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1" w:history="1">
        <w:r w:rsidR="009466D5" w:rsidRPr="001F7D44">
          <w:rPr>
            <w:rStyle w:val="Hyperlink"/>
            <w:rFonts w:ascii="Segoe UI" w:hAnsi="Segoe UI" w:cs="Segoe UI"/>
            <w:color w:val="0366D6"/>
            <w:sz w:val="26"/>
          </w:rPr>
          <w:t>Deep Learning Comprehensive Website</w:t>
        </w:r>
      </w:hyperlink>
      <w:r w:rsidR="009466D5" w:rsidRPr="001F7D44">
        <w:rPr>
          <w:rFonts w:ascii="Segoe UI" w:hAnsi="Segoe UI" w:cs="Segoe UI"/>
          <w:color w:val="24292E"/>
          <w:sz w:val="26"/>
        </w:rPr>
        <w:t>, </w:t>
      </w:r>
      <w:hyperlink r:id="rId1652" w:history="1">
        <w:r w:rsidR="009466D5" w:rsidRPr="001F7D44">
          <w:rPr>
            <w:rStyle w:val="Hyperlink"/>
            <w:rFonts w:ascii="Segoe UI" w:hAnsi="Segoe UI" w:cs="Segoe UI"/>
            <w:color w:val="0366D6"/>
            <w:sz w:val="26"/>
          </w:rPr>
          <w:t>Software</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3" w:history="1">
        <w:r w:rsidR="009466D5" w:rsidRPr="001F7D44">
          <w:rPr>
            <w:rStyle w:val="Hyperlink"/>
            <w:rFonts w:ascii="Segoe UI" w:hAnsi="Segoe UI" w:cs="Segoe UI"/>
            <w:color w:val="0366D6"/>
            <w:sz w:val="26"/>
          </w:rPr>
          <w:t>deeplearning Tutorials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4" w:history="1">
        <w:r w:rsidR="009466D5" w:rsidRPr="001F7D44">
          <w:rPr>
            <w:rStyle w:val="Hyperlink"/>
            <w:rFonts w:ascii="Segoe UI" w:hAnsi="Segoe UI" w:cs="Segoe UI"/>
            <w:color w:val="0366D6"/>
            <w:sz w:val="26"/>
          </w:rPr>
          <w:t>AWESOME! Deep Learning Tutorial</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5" w:history="1">
        <w:r w:rsidR="009466D5" w:rsidRPr="001F7D44">
          <w:rPr>
            <w:rStyle w:val="Hyperlink"/>
            <w:rFonts w:ascii="Segoe UI" w:hAnsi="Segoe UI" w:cs="Segoe UI"/>
            <w:color w:val="0366D6"/>
            <w:sz w:val="26"/>
          </w:rPr>
          <w:t>Deep Learning Basics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6" w:history="1">
        <w:r w:rsidR="009466D5" w:rsidRPr="001F7D44">
          <w:rPr>
            <w:rStyle w:val="Hyperlink"/>
            <w:rFonts w:ascii="Segoe UI" w:hAnsi="Segoe UI" w:cs="Segoe UI"/>
            <w:color w:val="0366D6"/>
            <w:sz w:val="26"/>
          </w:rPr>
          <w:t>Stanford Tutorials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7" w:history="1">
        <w:r w:rsidR="009466D5" w:rsidRPr="001F7D44">
          <w:rPr>
            <w:rStyle w:val="Hyperlink"/>
            <w:rFonts w:ascii="Segoe UI" w:hAnsi="Segoe UI" w:cs="Segoe UI"/>
            <w:color w:val="0366D6"/>
            <w:sz w:val="26"/>
          </w:rPr>
          <w:t>Train, Validation &amp; Test in Artificial Neural Networks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8" w:history="1">
        <w:r w:rsidR="009466D5" w:rsidRPr="001F7D44">
          <w:rPr>
            <w:rStyle w:val="Hyperlink"/>
            <w:rFonts w:ascii="Segoe UI" w:hAnsi="Segoe UI" w:cs="Segoe UI"/>
            <w:color w:val="0366D6"/>
            <w:sz w:val="26"/>
          </w:rPr>
          <w:t>Artificial Neural Networks Tutorials</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59" w:history="1">
        <w:r w:rsidR="009466D5" w:rsidRPr="001F7D44">
          <w:rPr>
            <w:rStyle w:val="Hyperlink"/>
            <w:rFonts w:ascii="Segoe UI" w:hAnsi="Segoe UI" w:cs="Segoe UI"/>
            <w:color w:val="0366D6"/>
            <w:sz w:val="26"/>
          </w:rPr>
          <w:t>Neural Networks FAQs on Stack Overflow</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60" w:history="1">
        <w:r w:rsidR="009466D5" w:rsidRPr="001F7D44">
          <w:rPr>
            <w:rStyle w:val="Hyperlink"/>
            <w:rFonts w:ascii="Segoe UI" w:hAnsi="Segoe UI" w:cs="Segoe UI"/>
            <w:color w:val="0366D6"/>
            <w:sz w:val="26"/>
          </w:rPr>
          <w:t>Deep Learning Tutorials on deeplearning.net</w:t>
        </w:r>
      </w:hyperlink>
    </w:p>
    <w:p w:rsidR="009466D5" w:rsidRPr="001F7D44" w:rsidRDefault="0070392A" w:rsidP="00C06FD0">
      <w:pPr>
        <w:pStyle w:val="NormalWeb"/>
        <w:numPr>
          <w:ilvl w:val="0"/>
          <w:numId w:val="56"/>
        </w:numPr>
        <w:spacing w:before="240" w:beforeAutospacing="0" w:after="240" w:afterAutospacing="0"/>
        <w:rPr>
          <w:rFonts w:ascii="Segoe UI" w:hAnsi="Segoe UI" w:cs="Segoe UI"/>
          <w:color w:val="24292E"/>
          <w:sz w:val="26"/>
        </w:rPr>
      </w:pPr>
      <w:hyperlink r:id="rId1661" w:history="1">
        <w:r w:rsidR="009466D5" w:rsidRPr="001F7D44">
          <w:rPr>
            <w:rStyle w:val="Hyperlink"/>
            <w:rFonts w:ascii="Segoe UI" w:hAnsi="Segoe UI" w:cs="Segoe UI"/>
            <w:color w:val="0366D6"/>
            <w:sz w:val="26"/>
          </w:rPr>
          <w:t>Neural Networks and Deep Learning Online Book</w:t>
        </w:r>
      </w:hyperlink>
    </w:p>
    <w:p w:rsidR="009466D5" w:rsidRPr="001F7D44" w:rsidRDefault="009466D5" w:rsidP="00C06FD0">
      <w:pPr>
        <w:pStyle w:val="NormalWeb"/>
        <w:numPr>
          <w:ilvl w:val="0"/>
          <w:numId w:val="5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Neural Machine Translation</w:t>
      </w:r>
    </w:p>
    <w:p w:rsidR="009466D5" w:rsidRPr="001F7D44" w:rsidRDefault="0070392A" w:rsidP="00C06FD0">
      <w:pPr>
        <w:pStyle w:val="NormalWeb"/>
        <w:numPr>
          <w:ilvl w:val="1"/>
          <w:numId w:val="56"/>
        </w:numPr>
        <w:spacing w:before="240" w:beforeAutospacing="0" w:after="240" w:afterAutospacing="0"/>
        <w:rPr>
          <w:rFonts w:ascii="Segoe UI" w:hAnsi="Segoe UI" w:cs="Segoe UI"/>
          <w:color w:val="24292E"/>
          <w:sz w:val="26"/>
        </w:rPr>
      </w:pPr>
      <w:hyperlink r:id="rId1662" w:history="1">
        <w:r w:rsidR="009466D5" w:rsidRPr="001F7D44">
          <w:rPr>
            <w:rStyle w:val="Hyperlink"/>
            <w:rFonts w:ascii="Segoe UI" w:hAnsi="Segoe UI" w:cs="Segoe UI"/>
            <w:color w:val="0366D6"/>
            <w:sz w:val="26"/>
          </w:rPr>
          <w:t>Introduction to Neural Machine Translation with GPUs (part 1)</w:t>
        </w:r>
      </w:hyperlink>
      <w:r w:rsidR="009466D5" w:rsidRPr="001F7D44">
        <w:rPr>
          <w:rFonts w:ascii="Segoe UI" w:hAnsi="Segoe UI" w:cs="Segoe UI"/>
          <w:color w:val="24292E"/>
          <w:sz w:val="26"/>
        </w:rPr>
        <w:t>, </w:t>
      </w:r>
      <w:hyperlink r:id="rId1663" w:history="1">
        <w:r w:rsidR="009466D5" w:rsidRPr="001F7D44">
          <w:rPr>
            <w:rStyle w:val="Hyperlink"/>
            <w:rFonts w:ascii="Segoe UI" w:hAnsi="Segoe UI" w:cs="Segoe UI"/>
            <w:color w:val="0366D6"/>
            <w:sz w:val="26"/>
          </w:rPr>
          <w:t>Part 2</w:t>
        </w:r>
      </w:hyperlink>
      <w:r w:rsidR="009466D5" w:rsidRPr="001F7D44">
        <w:rPr>
          <w:rFonts w:ascii="Segoe UI" w:hAnsi="Segoe UI" w:cs="Segoe UI"/>
          <w:color w:val="24292E"/>
          <w:sz w:val="26"/>
        </w:rPr>
        <w:t>, </w:t>
      </w:r>
      <w:hyperlink r:id="rId1664" w:history="1">
        <w:r w:rsidR="009466D5" w:rsidRPr="001F7D44">
          <w:rPr>
            <w:rStyle w:val="Hyperlink"/>
            <w:rFonts w:ascii="Segoe UI" w:hAnsi="Segoe UI" w:cs="Segoe UI"/>
            <w:color w:val="0366D6"/>
            <w:sz w:val="26"/>
          </w:rPr>
          <w:t>Part 3</w:t>
        </w:r>
      </w:hyperlink>
    </w:p>
    <w:p w:rsidR="009466D5" w:rsidRPr="001F7D44" w:rsidRDefault="0070392A" w:rsidP="00C06FD0">
      <w:pPr>
        <w:pStyle w:val="NormalWeb"/>
        <w:numPr>
          <w:ilvl w:val="1"/>
          <w:numId w:val="56"/>
        </w:numPr>
        <w:spacing w:before="240" w:beforeAutospacing="0" w:after="240" w:afterAutospacing="0"/>
        <w:rPr>
          <w:rFonts w:ascii="Segoe UI" w:hAnsi="Segoe UI" w:cs="Segoe UI"/>
          <w:color w:val="24292E"/>
          <w:sz w:val="26"/>
        </w:rPr>
      </w:pPr>
      <w:hyperlink r:id="rId1665" w:history="1">
        <w:r w:rsidR="009466D5" w:rsidRPr="001F7D44">
          <w:rPr>
            <w:rStyle w:val="Hyperlink"/>
            <w:rFonts w:ascii="Segoe UI" w:hAnsi="Segoe UI" w:cs="Segoe UI"/>
            <w:color w:val="0366D6"/>
            <w:sz w:val="26"/>
          </w:rPr>
          <w:t>Deep Speech: Accurate Speech Recognition with GPU-Accelerated Deep Learning</w:t>
        </w:r>
      </w:hyperlink>
    </w:p>
    <w:p w:rsidR="009466D5" w:rsidRPr="001F7D44" w:rsidRDefault="009466D5" w:rsidP="00C06FD0">
      <w:pPr>
        <w:pStyle w:val="NormalWeb"/>
        <w:numPr>
          <w:ilvl w:val="0"/>
          <w:numId w:val="57"/>
        </w:numPr>
        <w:spacing w:before="0" w:beforeAutospacing="0" w:after="240" w:afterAutospacing="0"/>
        <w:rPr>
          <w:rFonts w:ascii="Segoe UI" w:hAnsi="Segoe UI" w:cs="Segoe UI"/>
          <w:color w:val="24292E"/>
          <w:sz w:val="26"/>
        </w:rPr>
      </w:pPr>
      <w:r w:rsidRPr="001F7D44">
        <w:rPr>
          <w:rFonts w:ascii="Segoe UI" w:hAnsi="Segoe UI" w:cs="Segoe UI"/>
          <w:color w:val="24292E"/>
          <w:sz w:val="26"/>
        </w:rPr>
        <w:t>Deep Learning Frameworks</w:t>
      </w:r>
    </w:p>
    <w:bookmarkStart w:id="105" w:name="user-content-frame"/>
    <w:bookmarkEnd w:id="105"/>
    <w:p w:rsidR="009466D5" w:rsidRPr="001F7D44" w:rsidRDefault="009466D5" w:rsidP="00C06FD0">
      <w:pPr>
        <w:pStyle w:val="NormalWeb"/>
        <w:numPr>
          <w:ilvl w:val="1"/>
          <w:numId w:val="57"/>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"http://fastml.com/torch-vs-theano/"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Torch vs. Theano</w:t>
      </w:r>
      <w:r w:rsidRPr="001F7D44">
        <w:rPr>
          <w:rFonts w:ascii="Segoe UI" w:hAnsi="Segoe UI" w:cs="Segoe UI"/>
          <w:color w:val="24292E"/>
          <w:sz w:val="26"/>
        </w:rPr>
        <w:fldChar w:fldCharType="end"/>
      </w:r>
    </w:p>
    <w:p w:rsidR="009466D5" w:rsidRPr="001F7D44" w:rsidRDefault="0070392A" w:rsidP="00C06FD0">
      <w:pPr>
        <w:pStyle w:val="NormalWeb"/>
        <w:numPr>
          <w:ilvl w:val="1"/>
          <w:numId w:val="57"/>
        </w:numPr>
        <w:spacing w:before="240" w:beforeAutospacing="0" w:after="240" w:afterAutospacing="0"/>
        <w:rPr>
          <w:rFonts w:ascii="Segoe UI" w:hAnsi="Segoe UI" w:cs="Segoe UI"/>
          <w:color w:val="24292E"/>
          <w:sz w:val="26"/>
        </w:rPr>
      </w:pPr>
      <w:hyperlink r:id="rId1666" w:history="1">
        <w:r w:rsidR="009466D5" w:rsidRPr="001F7D44">
          <w:rPr>
            <w:rStyle w:val="Hyperlink"/>
            <w:rFonts w:ascii="Segoe UI" w:hAnsi="Segoe UI" w:cs="Segoe UI"/>
            <w:color w:val="0366D6"/>
            <w:sz w:val="26"/>
          </w:rPr>
          <w:t>dl4j vs. torch7 vs. theano</w:t>
        </w:r>
      </w:hyperlink>
    </w:p>
    <w:p w:rsidR="009466D5" w:rsidRPr="001F7D44" w:rsidRDefault="0070392A" w:rsidP="00C06FD0">
      <w:pPr>
        <w:pStyle w:val="NormalWeb"/>
        <w:numPr>
          <w:ilvl w:val="1"/>
          <w:numId w:val="57"/>
        </w:numPr>
        <w:spacing w:before="240" w:beforeAutospacing="0" w:after="240" w:afterAutospacing="0"/>
        <w:rPr>
          <w:rFonts w:ascii="Segoe UI" w:hAnsi="Segoe UI" w:cs="Segoe UI"/>
          <w:color w:val="24292E"/>
          <w:sz w:val="26"/>
        </w:rPr>
      </w:pPr>
      <w:hyperlink r:id="rId1667" w:history="1">
        <w:r w:rsidR="009466D5" w:rsidRPr="001F7D44">
          <w:rPr>
            <w:rStyle w:val="Hyperlink"/>
            <w:rFonts w:ascii="Segoe UI" w:hAnsi="Segoe UI" w:cs="Segoe UI"/>
            <w:color w:val="0366D6"/>
            <w:sz w:val="26"/>
          </w:rPr>
          <w:t>Deep Learning Libraries by Language</w:t>
        </w:r>
      </w:hyperlink>
    </w:p>
    <w:p w:rsidR="009466D5" w:rsidRPr="001F7D44" w:rsidRDefault="0070392A" w:rsidP="00C06FD0">
      <w:pPr>
        <w:pStyle w:val="NormalWeb"/>
        <w:numPr>
          <w:ilvl w:val="1"/>
          <w:numId w:val="57"/>
        </w:numPr>
        <w:spacing w:before="240" w:beforeAutospacing="0" w:after="240" w:afterAutospacing="0"/>
        <w:rPr>
          <w:rFonts w:ascii="Segoe UI" w:hAnsi="Segoe UI" w:cs="Segoe UI"/>
          <w:color w:val="24292E"/>
          <w:sz w:val="26"/>
        </w:rPr>
      </w:pPr>
      <w:hyperlink r:id="rId1668" w:history="1">
        <w:r w:rsidR="009466D5" w:rsidRPr="001F7D44">
          <w:rPr>
            <w:rStyle w:val="Hyperlink"/>
            <w:rFonts w:ascii="Segoe UI" w:hAnsi="Segoe UI" w:cs="Segoe UI"/>
            <w:color w:val="0366D6"/>
            <w:sz w:val="26"/>
          </w:rPr>
          <w:t>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69" w:history="1">
        <w:r w:rsidR="009466D5" w:rsidRPr="001F7D44">
          <w:rPr>
            <w:rStyle w:val="Hyperlink"/>
            <w:rFonts w:ascii="Segoe UI" w:hAnsi="Segoe UI" w:cs="Segoe UI"/>
            <w:color w:val="0366D6"/>
            <w:sz w:val="26"/>
          </w:rPr>
          <w:t>Website</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0" w:history="1">
        <w:r w:rsidR="009466D5" w:rsidRPr="001F7D44">
          <w:rPr>
            <w:rStyle w:val="Hyperlink"/>
            <w:rFonts w:ascii="Segoe UI" w:hAnsi="Segoe UI" w:cs="Segoe UI"/>
            <w:color w:val="0366D6"/>
            <w:sz w:val="26"/>
          </w:rPr>
          <w:t>Theano Introduction</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1" w:history="1">
        <w:r w:rsidR="009466D5" w:rsidRPr="001F7D44">
          <w:rPr>
            <w:rStyle w:val="Hyperlink"/>
            <w:rFonts w:ascii="Segoe UI" w:hAnsi="Segoe UI" w:cs="Segoe UI"/>
            <w:color w:val="0366D6"/>
            <w:sz w:val="26"/>
          </w:rPr>
          <w:t>Theano Tutorial</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2" w:history="1">
        <w:r w:rsidR="009466D5" w:rsidRPr="001F7D44">
          <w:rPr>
            <w:rStyle w:val="Hyperlink"/>
            <w:rFonts w:ascii="Segoe UI" w:hAnsi="Segoe UI" w:cs="Segoe UI"/>
            <w:color w:val="0366D6"/>
            <w:sz w:val="26"/>
          </w:rPr>
          <w:t>Good Theano Tutorial</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3" w:anchor="logreg" w:history="1">
        <w:r w:rsidR="009466D5" w:rsidRPr="001F7D44">
          <w:rPr>
            <w:rStyle w:val="Hyperlink"/>
            <w:rFonts w:ascii="Segoe UI" w:hAnsi="Segoe UI" w:cs="Segoe UI"/>
            <w:color w:val="0366D6"/>
            <w:sz w:val="26"/>
          </w:rPr>
          <w:t>Logistic Regression using Theano for classifying digits</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4" w:anchor="mlp" w:history="1">
        <w:r w:rsidR="009466D5" w:rsidRPr="001F7D44">
          <w:rPr>
            <w:rStyle w:val="Hyperlink"/>
            <w:rFonts w:ascii="Segoe UI" w:hAnsi="Segoe UI" w:cs="Segoe UI"/>
            <w:color w:val="0366D6"/>
            <w:sz w:val="26"/>
          </w:rPr>
          <w:t>MLP using 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5" w:anchor="lenet" w:history="1">
        <w:r w:rsidR="009466D5" w:rsidRPr="001F7D44">
          <w:rPr>
            <w:rStyle w:val="Hyperlink"/>
            <w:rFonts w:ascii="Segoe UI" w:hAnsi="Segoe UI" w:cs="Segoe UI"/>
            <w:color w:val="0366D6"/>
            <w:sz w:val="26"/>
          </w:rPr>
          <w:t>CNN using 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6" w:anchor="rnnslu" w:history="1">
        <w:r w:rsidR="009466D5" w:rsidRPr="001F7D44">
          <w:rPr>
            <w:rStyle w:val="Hyperlink"/>
            <w:rFonts w:ascii="Segoe UI" w:hAnsi="Segoe UI" w:cs="Segoe UI"/>
            <w:color w:val="0366D6"/>
            <w:sz w:val="26"/>
          </w:rPr>
          <w:t>RNNs using 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7" w:anchor="lstm" w:history="1">
        <w:r w:rsidR="009466D5" w:rsidRPr="001F7D44">
          <w:rPr>
            <w:rStyle w:val="Hyperlink"/>
            <w:rFonts w:ascii="Segoe UI" w:hAnsi="Segoe UI" w:cs="Segoe UI"/>
            <w:color w:val="0366D6"/>
            <w:sz w:val="26"/>
          </w:rPr>
          <w:t>LSTM for Sentiment Analysis in 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8" w:anchor="rbm" w:history="1">
        <w:r w:rsidR="009466D5" w:rsidRPr="001F7D44">
          <w:rPr>
            <w:rStyle w:val="Hyperlink"/>
            <w:rFonts w:ascii="Segoe UI" w:hAnsi="Segoe UI" w:cs="Segoe UI"/>
            <w:color w:val="0366D6"/>
            <w:sz w:val="26"/>
          </w:rPr>
          <w:t>RBM using 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79" w:anchor="dbn" w:history="1">
        <w:r w:rsidR="009466D5" w:rsidRPr="001F7D44">
          <w:rPr>
            <w:rStyle w:val="Hyperlink"/>
            <w:rFonts w:ascii="Segoe UI" w:hAnsi="Segoe UI" w:cs="Segoe UI"/>
            <w:color w:val="0366D6"/>
            <w:sz w:val="26"/>
          </w:rPr>
          <w:t>DBNs using Theano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0" w:history="1">
        <w:r w:rsidR="009466D5" w:rsidRPr="001F7D44">
          <w:rPr>
            <w:rStyle w:val="Hyperlink"/>
            <w:rFonts w:ascii="Segoe UI" w:hAnsi="Segoe UI" w:cs="Segoe UI"/>
            <w:color w:val="0366D6"/>
            <w:sz w:val="26"/>
          </w:rPr>
          <w:t>All Codes</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1" w:history="1">
        <w:r w:rsidR="009466D5" w:rsidRPr="001F7D44">
          <w:rPr>
            <w:rStyle w:val="Hyperlink"/>
            <w:rFonts w:ascii="Segoe UI" w:hAnsi="Segoe UI" w:cs="Segoe UI"/>
            <w:color w:val="0366D6"/>
            <w:sz w:val="26"/>
          </w:rPr>
          <w:t>Deep Learning Implementation Tutorials - Keras and Lasagne</w:t>
        </w:r>
      </w:hyperlink>
    </w:p>
    <w:p w:rsidR="009466D5" w:rsidRPr="001F7D44" w:rsidRDefault="0070392A" w:rsidP="00C06FD0">
      <w:pPr>
        <w:pStyle w:val="NormalWeb"/>
        <w:numPr>
          <w:ilvl w:val="1"/>
          <w:numId w:val="57"/>
        </w:numPr>
        <w:spacing w:before="240" w:beforeAutospacing="0" w:after="240" w:afterAutospacing="0"/>
        <w:rPr>
          <w:rFonts w:ascii="Segoe UI" w:hAnsi="Segoe UI" w:cs="Segoe UI"/>
          <w:color w:val="24292E"/>
          <w:sz w:val="26"/>
        </w:rPr>
      </w:pPr>
      <w:hyperlink r:id="rId1682" w:history="1">
        <w:r w:rsidR="009466D5" w:rsidRPr="001F7D44">
          <w:rPr>
            <w:rStyle w:val="Hyperlink"/>
            <w:rFonts w:ascii="Segoe UI" w:hAnsi="Segoe UI" w:cs="Segoe UI"/>
            <w:color w:val="0366D6"/>
            <w:sz w:val="26"/>
          </w:rPr>
          <w:t>Torch</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3" w:history="1">
        <w:r w:rsidR="009466D5" w:rsidRPr="001F7D44">
          <w:rPr>
            <w:rStyle w:val="Hyperlink"/>
            <w:rFonts w:ascii="Segoe UI" w:hAnsi="Segoe UI" w:cs="Segoe UI"/>
            <w:color w:val="0366D6"/>
            <w:sz w:val="26"/>
          </w:rPr>
          <w:t>Torch ML Tutorial</w:t>
        </w:r>
      </w:hyperlink>
      <w:r w:rsidR="009466D5" w:rsidRPr="001F7D44">
        <w:rPr>
          <w:rFonts w:ascii="Segoe UI" w:hAnsi="Segoe UI" w:cs="Segoe UI"/>
          <w:color w:val="24292E"/>
          <w:sz w:val="26"/>
        </w:rPr>
        <w:t>, </w:t>
      </w:r>
      <w:hyperlink r:id="rId1684" w:history="1">
        <w:r w:rsidR="009466D5" w:rsidRPr="001F7D44">
          <w:rPr>
            <w:rStyle w:val="Hyperlink"/>
            <w:rFonts w:ascii="Segoe UI" w:hAnsi="Segoe UI" w:cs="Segoe UI"/>
            <w:color w:val="0366D6"/>
            <w:sz w:val="26"/>
          </w:rPr>
          <w:t>Code</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5" w:history="1">
        <w:r w:rsidR="009466D5" w:rsidRPr="001F7D44">
          <w:rPr>
            <w:rStyle w:val="Hyperlink"/>
            <w:rFonts w:ascii="Segoe UI" w:hAnsi="Segoe UI" w:cs="Segoe UI"/>
            <w:color w:val="0366D6"/>
            <w:sz w:val="26"/>
          </w:rPr>
          <w:t>Intro to Torch</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6" w:history="1">
        <w:r w:rsidR="009466D5" w:rsidRPr="001F7D44">
          <w:rPr>
            <w:rStyle w:val="Hyperlink"/>
            <w:rFonts w:ascii="Segoe UI" w:hAnsi="Segoe UI" w:cs="Segoe UI"/>
            <w:color w:val="0366D6"/>
            <w:sz w:val="26"/>
          </w:rPr>
          <w:t>Learning Torch GitHub Repo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7" w:history="1">
        <w:r w:rsidR="009466D5" w:rsidRPr="001F7D44">
          <w:rPr>
            <w:rStyle w:val="Hyperlink"/>
            <w:rFonts w:ascii="Segoe UI" w:hAnsi="Segoe UI" w:cs="Segoe UI"/>
            <w:color w:val="0366D6"/>
            <w:sz w:val="26"/>
          </w:rPr>
          <w:t>Awesome-Torch (Repository on GitHub)</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88" w:history="1">
        <w:r w:rsidR="009466D5" w:rsidRPr="001F7D44">
          <w:rPr>
            <w:rStyle w:val="Hyperlink"/>
            <w:rFonts w:ascii="Segoe UI" w:hAnsi="Segoe UI" w:cs="Segoe UI"/>
            <w:color w:val="0366D6"/>
            <w:sz w:val="26"/>
          </w:rPr>
          <w:t>Machine Learning using Torch Oxford Univ</w:t>
        </w:r>
      </w:hyperlink>
      <w:r w:rsidR="009466D5" w:rsidRPr="001F7D44">
        <w:rPr>
          <w:rFonts w:ascii="Segoe UI" w:hAnsi="Segoe UI" w:cs="Segoe UI"/>
          <w:color w:val="24292E"/>
          <w:sz w:val="26"/>
        </w:rPr>
        <w:t>, </w:t>
      </w:r>
      <w:hyperlink r:id="rId1689" w:history="1">
        <w:r w:rsidR="009466D5" w:rsidRPr="001F7D44">
          <w:rPr>
            <w:rStyle w:val="Hyperlink"/>
            <w:rFonts w:ascii="Segoe UI" w:hAnsi="Segoe UI" w:cs="Segoe UI"/>
            <w:color w:val="0366D6"/>
            <w:sz w:val="26"/>
          </w:rPr>
          <w:t>Code</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0" w:history="1">
        <w:r w:rsidR="009466D5" w:rsidRPr="001F7D44">
          <w:rPr>
            <w:rStyle w:val="Hyperlink"/>
            <w:rFonts w:ascii="Segoe UI" w:hAnsi="Segoe UI" w:cs="Segoe UI"/>
            <w:color w:val="0366D6"/>
            <w:sz w:val="26"/>
          </w:rPr>
          <w:t>Torch Internals Overview</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1" w:history="1">
        <w:r w:rsidR="009466D5" w:rsidRPr="001F7D44">
          <w:rPr>
            <w:rStyle w:val="Hyperlink"/>
            <w:rFonts w:ascii="Segoe UI" w:hAnsi="Segoe UI" w:cs="Segoe UI"/>
            <w:color w:val="0366D6"/>
            <w:sz w:val="26"/>
          </w:rPr>
          <w:t>Torch Cheatsheet</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2" w:history="1">
        <w:r w:rsidR="009466D5" w:rsidRPr="001F7D44">
          <w:rPr>
            <w:rStyle w:val="Hyperlink"/>
            <w:rFonts w:ascii="Segoe UI" w:hAnsi="Segoe UI" w:cs="Segoe UI"/>
            <w:color w:val="0366D6"/>
            <w:sz w:val="26"/>
          </w:rPr>
          <w:t>Understanding Natural Language with Deep Neural Networks Using Torch</w:t>
        </w:r>
      </w:hyperlink>
    </w:p>
    <w:p w:rsidR="009466D5" w:rsidRPr="001F7D44" w:rsidRDefault="009466D5" w:rsidP="00C06FD0">
      <w:pPr>
        <w:pStyle w:val="NormalWeb"/>
        <w:numPr>
          <w:ilvl w:val="1"/>
          <w:numId w:val="57"/>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Caffe</w:t>
      </w:r>
    </w:p>
    <w:p w:rsidR="009466D5" w:rsidRPr="001F7D44" w:rsidRDefault="0070392A" w:rsidP="00C06FD0">
      <w:pPr>
        <w:numPr>
          <w:ilvl w:val="2"/>
          <w:numId w:val="57"/>
        </w:numPr>
        <w:spacing w:before="100" w:beforeAutospacing="1" w:after="100" w:afterAutospacing="1" w:line="240" w:lineRule="auto"/>
        <w:rPr>
          <w:rFonts w:ascii="Segoe UI" w:hAnsi="Segoe UI" w:cs="Segoe UI"/>
          <w:color w:val="24292E"/>
          <w:sz w:val="24"/>
        </w:rPr>
      </w:pPr>
      <w:hyperlink r:id="rId1693" w:history="1">
        <w:r w:rsidR="009466D5" w:rsidRPr="001F7D44">
          <w:rPr>
            <w:rStyle w:val="Hyperlink"/>
            <w:rFonts w:ascii="Segoe UI" w:hAnsi="Segoe UI" w:cs="Segoe UI"/>
            <w:color w:val="0366D6"/>
            <w:sz w:val="24"/>
          </w:rPr>
          <w:t>Deep Learning for Computer Vision with Caffe and cuDNN</w:t>
        </w:r>
      </w:hyperlink>
    </w:p>
    <w:p w:rsidR="009466D5" w:rsidRPr="001F7D44" w:rsidRDefault="009466D5" w:rsidP="00C06FD0">
      <w:pPr>
        <w:pStyle w:val="NormalWeb"/>
        <w:numPr>
          <w:ilvl w:val="1"/>
          <w:numId w:val="57"/>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TensorFlow</w:t>
      </w:r>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4" w:history="1">
        <w:r w:rsidR="009466D5" w:rsidRPr="001F7D44">
          <w:rPr>
            <w:rStyle w:val="Hyperlink"/>
            <w:rFonts w:ascii="Segoe UI" w:hAnsi="Segoe UI" w:cs="Segoe UI"/>
            <w:color w:val="0366D6"/>
            <w:sz w:val="26"/>
          </w:rPr>
          <w:t>Website</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5" w:history="1">
        <w:r w:rsidR="009466D5" w:rsidRPr="001F7D44">
          <w:rPr>
            <w:rStyle w:val="Hyperlink"/>
            <w:rFonts w:ascii="Segoe UI" w:hAnsi="Segoe UI" w:cs="Segoe UI"/>
            <w:color w:val="0366D6"/>
            <w:sz w:val="26"/>
          </w:rPr>
          <w:t>TensorFlow Examples for Beginners</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6" w:history="1">
        <w:r w:rsidR="009466D5" w:rsidRPr="001F7D44">
          <w:rPr>
            <w:rStyle w:val="Hyperlink"/>
            <w:rFonts w:ascii="Segoe UI" w:hAnsi="Segoe UI" w:cs="Segoe UI"/>
            <w:color w:val="0366D6"/>
            <w:sz w:val="26"/>
          </w:rPr>
          <w:t>Stanford Tensorflow for Deep Learning Research Course</w:t>
        </w:r>
      </w:hyperlink>
    </w:p>
    <w:p w:rsidR="009466D5" w:rsidRPr="001F7D44" w:rsidRDefault="0070392A" w:rsidP="00C06FD0">
      <w:pPr>
        <w:numPr>
          <w:ilvl w:val="3"/>
          <w:numId w:val="57"/>
        </w:numPr>
        <w:spacing w:before="100" w:beforeAutospacing="1" w:after="100" w:afterAutospacing="1" w:line="240" w:lineRule="auto"/>
        <w:rPr>
          <w:rFonts w:ascii="Segoe UI" w:hAnsi="Segoe UI" w:cs="Segoe UI"/>
          <w:color w:val="24292E"/>
          <w:sz w:val="24"/>
        </w:rPr>
      </w:pPr>
      <w:hyperlink r:id="rId1697" w:history="1">
        <w:r w:rsidR="009466D5" w:rsidRPr="001F7D44">
          <w:rPr>
            <w:rStyle w:val="Hyperlink"/>
            <w:rFonts w:ascii="Segoe UI" w:hAnsi="Segoe UI" w:cs="Segoe UI"/>
            <w:color w:val="0366D6"/>
            <w:sz w:val="24"/>
          </w:rPr>
          <w:t>GitHub Repo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8" w:history="1">
        <w:r w:rsidR="009466D5" w:rsidRPr="001F7D44">
          <w:rPr>
            <w:rStyle w:val="Hyperlink"/>
            <w:rFonts w:ascii="Segoe UI" w:hAnsi="Segoe UI" w:cs="Segoe UI"/>
            <w:color w:val="0366D6"/>
            <w:sz w:val="26"/>
          </w:rPr>
          <w:t>Simplified Scikit-learn Style Interface to TensorFlow</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699" w:history="1">
        <w:r w:rsidR="009466D5" w:rsidRPr="001F7D44">
          <w:rPr>
            <w:rStyle w:val="Hyperlink"/>
            <w:rFonts w:ascii="Segoe UI" w:hAnsi="Segoe UI" w:cs="Segoe UI"/>
            <w:color w:val="0366D6"/>
            <w:sz w:val="26"/>
          </w:rPr>
          <w:t>Learning TensorFlow GitHub Repo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700" w:history="1">
        <w:r w:rsidR="009466D5" w:rsidRPr="001F7D44">
          <w:rPr>
            <w:rStyle w:val="Hyperlink"/>
            <w:rFonts w:ascii="Segoe UI" w:hAnsi="Segoe UI" w:cs="Segoe UI"/>
            <w:color w:val="0366D6"/>
            <w:sz w:val="26"/>
          </w:rPr>
          <w:t>Benchmark TensorFlow GitHub</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701" w:history="1">
        <w:r w:rsidR="009466D5" w:rsidRPr="001F7D44">
          <w:rPr>
            <w:rStyle w:val="Hyperlink"/>
            <w:rFonts w:ascii="Segoe UI" w:hAnsi="Segoe UI" w:cs="Segoe UI"/>
            <w:color w:val="0366D6"/>
            <w:sz w:val="26"/>
          </w:rPr>
          <w:t>Awesome TensorFlow List</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702" w:history="1">
        <w:r w:rsidR="009466D5" w:rsidRPr="001F7D44">
          <w:rPr>
            <w:rStyle w:val="Hyperlink"/>
            <w:rFonts w:ascii="Segoe UI" w:hAnsi="Segoe UI" w:cs="Segoe UI"/>
            <w:color w:val="0366D6"/>
            <w:sz w:val="26"/>
          </w:rPr>
          <w:t>TensorFlow Book</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703" w:history="1">
        <w:r w:rsidR="009466D5" w:rsidRPr="001F7D44">
          <w:rPr>
            <w:rStyle w:val="Hyperlink"/>
            <w:rFonts w:ascii="Segoe UI" w:hAnsi="Segoe UI" w:cs="Segoe UI"/>
            <w:color w:val="0366D6"/>
            <w:sz w:val="26"/>
          </w:rPr>
          <w:t>Android TensorFlow Machine Learning Example</w:t>
        </w:r>
      </w:hyperlink>
    </w:p>
    <w:p w:rsidR="009466D5" w:rsidRPr="001F7D44" w:rsidRDefault="0070392A" w:rsidP="00C06FD0">
      <w:pPr>
        <w:numPr>
          <w:ilvl w:val="3"/>
          <w:numId w:val="57"/>
        </w:numPr>
        <w:spacing w:before="100" w:beforeAutospacing="1" w:after="100" w:afterAutospacing="1" w:line="240" w:lineRule="auto"/>
        <w:rPr>
          <w:rFonts w:ascii="Segoe UI" w:hAnsi="Segoe UI" w:cs="Segoe UI"/>
          <w:color w:val="24292E"/>
          <w:sz w:val="24"/>
        </w:rPr>
      </w:pPr>
      <w:hyperlink r:id="rId1704" w:history="1">
        <w:r w:rsidR="009466D5" w:rsidRPr="001F7D44">
          <w:rPr>
            <w:rStyle w:val="Hyperlink"/>
            <w:rFonts w:ascii="Segoe UI" w:hAnsi="Segoe UI" w:cs="Segoe UI"/>
            <w:color w:val="0366D6"/>
            <w:sz w:val="24"/>
          </w:rPr>
          <w:t>GitHub Repo</w:t>
        </w:r>
      </w:hyperlink>
    </w:p>
    <w:p w:rsidR="009466D5" w:rsidRPr="001F7D44" w:rsidRDefault="0070392A" w:rsidP="00C06FD0">
      <w:pPr>
        <w:pStyle w:val="NormalWeb"/>
        <w:numPr>
          <w:ilvl w:val="2"/>
          <w:numId w:val="57"/>
        </w:numPr>
        <w:spacing w:before="240" w:beforeAutospacing="0" w:after="240" w:afterAutospacing="0"/>
        <w:rPr>
          <w:rFonts w:ascii="Segoe UI" w:hAnsi="Segoe UI" w:cs="Segoe UI"/>
          <w:color w:val="24292E"/>
          <w:sz w:val="26"/>
        </w:rPr>
      </w:pPr>
      <w:hyperlink r:id="rId1705" w:history="1">
        <w:r w:rsidR="009466D5" w:rsidRPr="001F7D44">
          <w:rPr>
            <w:rStyle w:val="Hyperlink"/>
            <w:rFonts w:ascii="Segoe UI" w:hAnsi="Segoe UI" w:cs="Segoe UI"/>
            <w:color w:val="0366D6"/>
            <w:sz w:val="26"/>
          </w:rPr>
          <w:t xml:space="preserve">Creating Custom Model </w:t>
        </w:r>
        <w:proofErr w:type="gramStart"/>
        <w:r w:rsidR="009466D5" w:rsidRPr="001F7D44">
          <w:rPr>
            <w:rStyle w:val="Hyperlink"/>
            <w:rFonts w:ascii="Segoe UI" w:hAnsi="Segoe UI" w:cs="Segoe UI"/>
            <w:color w:val="0366D6"/>
            <w:sz w:val="26"/>
          </w:rPr>
          <w:t>For</w:t>
        </w:r>
        <w:proofErr w:type="gramEnd"/>
        <w:r w:rsidR="009466D5" w:rsidRPr="001F7D44">
          <w:rPr>
            <w:rStyle w:val="Hyperlink"/>
            <w:rFonts w:ascii="Segoe UI" w:hAnsi="Segoe UI" w:cs="Segoe UI"/>
            <w:color w:val="0366D6"/>
            <w:sz w:val="26"/>
          </w:rPr>
          <w:t xml:space="preserve"> Android Using TensorFlow</w:t>
        </w:r>
      </w:hyperlink>
    </w:p>
    <w:p w:rsidR="009466D5" w:rsidRPr="001F7D44" w:rsidRDefault="0070392A" w:rsidP="00C06FD0">
      <w:pPr>
        <w:numPr>
          <w:ilvl w:val="3"/>
          <w:numId w:val="57"/>
        </w:numPr>
        <w:spacing w:before="100" w:beforeAutospacing="1" w:after="100" w:afterAutospacing="1" w:line="240" w:lineRule="auto"/>
        <w:rPr>
          <w:rFonts w:ascii="Segoe UI" w:hAnsi="Segoe UI" w:cs="Segoe UI"/>
          <w:color w:val="24292E"/>
          <w:sz w:val="24"/>
        </w:rPr>
      </w:pPr>
      <w:hyperlink r:id="rId1706" w:history="1">
        <w:r w:rsidR="009466D5" w:rsidRPr="001F7D44">
          <w:rPr>
            <w:rStyle w:val="Hyperlink"/>
            <w:rFonts w:ascii="Segoe UI" w:hAnsi="Segoe UI" w:cs="Segoe UI"/>
            <w:color w:val="0366D6"/>
            <w:sz w:val="24"/>
          </w:rPr>
          <w:t>GitHub Repo</w:t>
        </w:r>
      </w:hyperlink>
    </w:p>
    <w:p w:rsidR="009466D5" w:rsidRPr="001F7D44" w:rsidRDefault="009466D5" w:rsidP="00C06FD0">
      <w:pPr>
        <w:pStyle w:val="NormalWeb"/>
        <w:numPr>
          <w:ilvl w:val="0"/>
          <w:numId w:val="58"/>
        </w:numPr>
        <w:spacing w:before="0" w:beforeAutospacing="0" w:after="240" w:afterAutospacing="0"/>
        <w:rPr>
          <w:rFonts w:ascii="Segoe UI" w:hAnsi="Segoe UI" w:cs="Segoe UI"/>
          <w:color w:val="24292E"/>
          <w:sz w:val="26"/>
        </w:rPr>
      </w:pPr>
      <w:r w:rsidRPr="001F7D44">
        <w:rPr>
          <w:rFonts w:ascii="Segoe UI" w:hAnsi="Segoe UI" w:cs="Segoe UI"/>
          <w:color w:val="24292E"/>
          <w:sz w:val="26"/>
        </w:rPr>
        <w:t>Feed Forward Networks</w:t>
      </w:r>
    </w:p>
    <w:bookmarkStart w:id="106" w:name="user-content-feed"/>
    <w:bookmarkEnd w:id="106"/>
    <w:p w:rsidR="009466D5" w:rsidRPr="001F7D44" w:rsidRDefault="009466D5" w:rsidP="00C06FD0">
      <w:pPr>
        <w:pStyle w:val="NormalWeb"/>
        <w:numPr>
          <w:ilvl w:val="1"/>
          <w:numId w:val="5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"https://ujjwalkarn.me/2016/08/09/quick-intro-neural-networks/"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 Quick Introduction to Neural Networks</w:t>
      </w:r>
      <w:r w:rsidRPr="001F7D44">
        <w:rPr>
          <w:rFonts w:ascii="Segoe UI" w:hAnsi="Segoe UI" w:cs="Segoe UI"/>
          <w:color w:val="24292E"/>
          <w:sz w:val="26"/>
        </w:rPr>
        <w:fldChar w:fldCharType="end"/>
      </w:r>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07" w:history="1">
        <w:r w:rsidR="009466D5" w:rsidRPr="001F7D44">
          <w:rPr>
            <w:rStyle w:val="Hyperlink"/>
            <w:rFonts w:ascii="Segoe UI" w:hAnsi="Segoe UI" w:cs="Segoe UI"/>
            <w:color w:val="0366D6"/>
            <w:sz w:val="26"/>
          </w:rPr>
          <w:t>Implementing a Neural Network from scratch</w:t>
        </w:r>
      </w:hyperlink>
      <w:r w:rsidR="009466D5" w:rsidRPr="001F7D44">
        <w:rPr>
          <w:rFonts w:ascii="Segoe UI" w:hAnsi="Segoe UI" w:cs="Segoe UI"/>
          <w:color w:val="24292E"/>
          <w:sz w:val="26"/>
        </w:rPr>
        <w:t>, </w:t>
      </w:r>
      <w:hyperlink r:id="rId1708" w:history="1">
        <w:r w:rsidR="009466D5" w:rsidRPr="001F7D44">
          <w:rPr>
            <w:rStyle w:val="Hyperlink"/>
            <w:rFonts w:ascii="Segoe UI" w:hAnsi="Segoe UI" w:cs="Segoe UI"/>
            <w:color w:val="0366D6"/>
            <w:sz w:val="26"/>
          </w:rPr>
          <w:t>Code</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09" w:history="1">
        <w:r w:rsidR="009466D5" w:rsidRPr="001F7D44">
          <w:rPr>
            <w:rStyle w:val="Hyperlink"/>
            <w:rFonts w:ascii="Segoe UI" w:hAnsi="Segoe UI" w:cs="Segoe UI"/>
            <w:color w:val="0366D6"/>
            <w:sz w:val="26"/>
          </w:rPr>
          <w:t>Speeding up your Neural Network with Theano and the gpu</w:t>
        </w:r>
      </w:hyperlink>
      <w:r w:rsidR="009466D5" w:rsidRPr="001F7D44">
        <w:rPr>
          <w:rFonts w:ascii="Segoe UI" w:hAnsi="Segoe UI" w:cs="Segoe UI"/>
          <w:color w:val="24292E"/>
          <w:sz w:val="26"/>
        </w:rPr>
        <w:t>, </w:t>
      </w:r>
      <w:hyperlink r:id="rId1710" w:history="1">
        <w:r w:rsidR="009466D5" w:rsidRPr="001F7D44">
          <w:rPr>
            <w:rStyle w:val="Hyperlink"/>
            <w:rFonts w:ascii="Segoe UI" w:hAnsi="Segoe UI" w:cs="Segoe UI"/>
            <w:color w:val="0366D6"/>
            <w:sz w:val="26"/>
          </w:rPr>
          <w:t>Code</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1" w:history="1">
        <w:r w:rsidR="009466D5" w:rsidRPr="001F7D44">
          <w:rPr>
            <w:rStyle w:val="Hyperlink"/>
            <w:rFonts w:ascii="Segoe UI" w:hAnsi="Segoe UI" w:cs="Segoe UI"/>
            <w:color w:val="0366D6"/>
            <w:sz w:val="26"/>
          </w:rPr>
          <w:t>Basic ANN Theory</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2" w:history="1">
        <w:r w:rsidR="009466D5" w:rsidRPr="001F7D44">
          <w:rPr>
            <w:rStyle w:val="Hyperlink"/>
            <w:rFonts w:ascii="Segoe UI" w:hAnsi="Segoe UI" w:cs="Segoe UI"/>
            <w:color w:val="0366D6"/>
            <w:sz w:val="26"/>
          </w:rPr>
          <w:t>Role of Bias in Neural Networks</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3" w:history="1">
        <w:r w:rsidR="009466D5" w:rsidRPr="001F7D44">
          <w:rPr>
            <w:rStyle w:val="Hyperlink"/>
            <w:rFonts w:ascii="Segoe UI" w:hAnsi="Segoe UI" w:cs="Segoe UI"/>
            <w:color w:val="0366D6"/>
            <w:sz w:val="26"/>
          </w:rPr>
          <w:t>Choosing number of hidden layers and nodes</w:t>
        </w:r>
      </w:hyperlink>
      <w:r w:rsidR="009466D5" w:rsidRPr="001F7D44">
        <w:rPr>
          <w:rFonts w:ascii="Segoe UI" w:hAnsi="Segoe UI" w:cs="Segoe UI"/>
          <w:color w:val="24292E"/>
          <w:sz w:val="26"/>
        </w:rPr>
        <w:t>,</w:t>
      </w:r>
      <w:hyperlink r:id="rId1714" w:history="1">
        <w:r w:rsidR="009466D5" w:rsidRPr="001F7D44">
          <w:rPr>
            <w:rStyle w:val="Hyperlink"/>
            <w:rFonts w:ascii="Segoe UI" w:hAnsi="Segoe UI" w:cs="Segoe UI"/>
            <w:color w:val="0366D6"/>
            <w:sz w:val="26"/>
          </w:rPr>
          <w:t>2</w:t>
        </w:r>
      </w:hyperlink>
      <w:r w:rsidR="009466D5" w:rsidRPr="001F7D44">
        <w:rPr>
          <w:rFonts w:ascii="Segoe UI" w:hAnsi="Segoe UI" w:cs="Segoe UI"/>
          <w:color w:val="24292E"/>
          <w:sz w:val="26"/>
        </w:rPr>
        <w:t>,</w:t>
      </w:r>
      <w:hyperlink r:id="rId1715" w:history="1">
        <w:r w:rsidR="009466D5" w:rsidRPr="001F7D44">
          <w:rPr>
            <w:rStyle w:val="Hyperlink"/>
            <w:rFonts w:ascii="Segoe UI" w:hAnsi="Segoe UI" w:cs="Segoe UI"/>
            <w:color w:val="0366D6"/>
            <w:sz w:val="26"/>
          </w:rPr>
          <w:t>3</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6" w:history="1">
        <w:r w:rsidR="009466D5" w:rsidRPr="001F7D44">
          <w:rPr>
            <w:rStyle w:val="Hyperlink"/>
            <w:rFonts w:ascii="Segoe UI" w:hAnsi="Segoe UI" w:cs="Segoe UI"/>
            <w:color w:val="0366D6"/>
            <w:sz w:val="26"/>
          </w:rPr>
          <w:t>Backpropagation in Matrix Form</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7" w:history="1">
        <w:r w:rsidR="009466D5" w:rsidRPr="001F7D44">
          <w:rPr>
            <w:rStyle w:val="Hyperlink"/>
            <w:rFonts w:ascii="Segoe UI" w:hAnsi="Segoe UI" w:cs="Segoe UI"/>
            <w:color w:val="0366D6"/>
            <w:sz w:val="26"/>
          </w:rPr>
          <w:t>ANN implemented in C++ | AI Junkie</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8" w:history="1">
        <w:r w:rsidR="009466D5" w:rsidRPr="001F7D44">
          <w:rPr>
            <w:rStyle w:val="Hyperlink"/>
            <w:rFonts w:ascii="Segoe UI" w:hAnsi="Segoe UI" w:cs="Segoe UI"/>
            <w:color w:val="0366D6"/>
            <w:sz w:val="26"/>
          </w:rPr>
          <w:t>Simple Implementation</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19" w:history="1">
        <w:r w:rsidR="009466D5" w:rsidRPr="001F7D44">
          <w:rPr>
            <w:rStyle w:val="Hyperlink"/>
            <w:rFonts w:ascii="Segoe UI" w:hAnsi="Segoe UI" w:cs="Segoe UI"/>
            <w:color w:val="0366D6"/>
            <w:sz w:val="26"/>
          </w:rPr>
          <w:t>NN for Beginners</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20" w:history="1">
        <w:r w:rsidR="009466D5" w:rsidRPr="001F7D44">
          <w:rPr>
            <w:rStyle w:val="Hyperlink"/>
            <w:rFonts w:ascii="Segoe UI" w:hAnsi="Segoe UI" w:cs="Segoe UI"/>
            <w:color w:val="0366D6"/>
            <w:sz w:val="26"/>
          </w:rPr>
          <w:t>Regression and Classification with NNs (Slides)</w:t>
        </w:r>
      </w:hyperlink>
    </w:p>
    <w:p w:rsidR="009466D5" w:rsidRPr="001F7D44" w:rsidRDefault="0070392A" w:rsidP="00C06FD0">
      <w:pPr>
        <w:pStyle w:val="NormalWeb"/>
        <w:numPr>
          <w:ilvl w:val="1"/>
          <w:numId w:val="58"/>
        </w:numPr>
        <w:spacing w:before="240" w:beforeAutospacing="0" w:after="240" w:afterAutospacing="0"/>
        <w:rPr>
          <w:rFonts w:ascii="Segoe UI" w:hAnsi="Segoe UI" w:cs="Segoe UI"/>
          <w:color w:val="24292E"/>
          <w:sz w:val="26"/>
        </w:rPr>
      </w:pPr>
      <w:hyperlink r:id="rId1721" w:history="1">
        <w:r w:rsidR="009466D5" w:rsidRPr="001F7D44">
          <w:rPr>
            <w:rStyle w:val="Hyperlink"/>
            <w:rFonts w:ascii="Segoe UI" w:hAnsi="Segoe UI" w:cs="Segoe UI"/>
            <w:color w:val="0366D6"/>
            <w:sz w:val="26"/>
          </w:rPr>
          <w:t>Another Intro</w:t>
        </w:r>
      </w:hyperlink>
    </w:p>
    <w:p w:rsidR="009466D5" w:rsidRPr="001F7D44" w:rsidRDefault="009466D5" w:rsidP="00C06FD0">
      <w:pPr>
        <w:numPr>
          <w:ilvl w:val="0"/>
          <w:numId w:val="59"/>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Recurrent and LSTM Networks</w:t>
      </w:r>
    </w:p>
    <w:bookmarkStart w:id="107" w:name="user-content-rnn"/>
    <w:bookmarkEnd w:id="107"/>
    <w:p w:rsidR="009466D5" w:rsidRPr="001F7D44" w:rsidRDefault="009466D5" w:rsidP="00C06FD0">
      <w:pPr>
        <w:pStyle w:val="NormalWeb"/>
        <w:numPr>
          <w:ilvl w:val="1"/>
          <w:numId w:val="5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"https://github.com/kjw0612/awesome-rnn"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awesome-rnn: list of resources (GitHub Repo)</w:t>
      </w:r>
      <w:r w:rsidRPr="001F7D44">
        <w:rPr>
          <w:rFonts w:ascii="Segoe UI" w:hAnsi="Segoe UI" w:cs="Segoe UI"/>
          <w:color w:val="24292E"/>
          <w:sz w:val="26"/>
        </w:rPr>
        <w:fldChar w:fldCharType="end"/>
      </w:r>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22" w:history="1">
        <w:r w:rsidR="009466D5" w:rsidRPr="001F7D44">
          <w:rPr>
            <w:rStyle w:val="Hyperlink"/>
            <w:rFonts w:ascii="Segoe UI" w:hAnsi="Segoe UI" w:cs="Segoe UI"/>
            <w:color w:val="0366D6"/>
            <w:sz w:val="26"/>
          </w:rPr>
          <w:t>Recurrent Neural Net Tutorial Part 1</w:t>
        </w:r>
      </w:hyperlink>
      <w:r w:rsidR="009466D5" w:rsidRPr="001F7D44">
        <w:rPr>
          <w:rFonts w:ascii="Segoe UI" w:hAnsi="Segoe UI" w:cs="Segoe UI"/>
          <w:color w:val="24292E"/>
          <w:sz w:val="26"/>
        </w:rPr>
        <w:t>, </w:t>
      </w:r>
      <w:hyperlink r:id="rId1723" w:history="1">
        <w:r w:rsidR="009466D5" w:rsidRPr="001F7D44">
          <w:rPr>
            <w:rStyle w:val="Hyperlink"/>
            <w:rFonts w:ascii="Segoe UI" w:hAnsi="Segoe UI" w:cs="Segoe UI"/>
            <w:color w:val="0366D6"/>
            <w:sz w:val="26"/>
          </w:rPr>
          <w:t>Part 2</w:t>
        </w:r>
      </w:hyperlink>
      <w:r w:rsidR="009466D5" w:rsidRPr="001F7D44">
        <w:rPr>
          <w:rFonts w:ascii="Segoe UI" w:hAnsi="Segoe UI" w:cs="Segoe UI"/>
          <w:color w:val="24292E"/>
          <w:sz w:val="26"/>
        </w:rPr>
        <w:t>, </w:t>
      </w:r>
      <w:hyperlink r:id="rId1724" w:history="1">
        <w:r w:rsidR="009466D5" w:rsidRPr="001F7D44">
          <w:rPr>
            <w:rStyle w:val="Hyperlink"/>
            <w:rFonts w:ascii="Segoe UI" w:hAnsi="Segoe UI" w:cs="Segoe UI"/>
            <w:color w:val="0366D6"/>
            <w:sz w:val="26"/>
          </w:rPr>
          <w:t>Part 3</w:t>
        </w:r>
      </w:hyperlink>
      <w:r w:rsidR="009466D5" w:rsidRPr="001F7D44">
        <w:rPr>
          <w:rFonts w:ascii="Segoe UI" w:hAnsi="Segoe UI" w:cs="Segoe UI"/>
          <w:color w:val="24292E"/>
          <w:sz w:val="26"/>
        </w:rPr>
        <w:t>, </w:t>
      </w:r>
      <w:hyperlink r:id="rId1725" w:history="1">
        <w:r w:rsidR="009466D5" w:rsidRPr="001F7D44">
          <w:rPr>
            <w:rStyle w:val="Hyperlink"/>
            <w:rFonts w:ascii="Segoe UI" w:hAnsi="Segoe UI" w:cs="Segoe UI"/>
            <w:color w:val="0366D6"/>
            <w:sz w:val="26"/>
          </w:rPr>
          <w:t>Code</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26" w:history="1">
        <w:r w:rsidR="009466D5" w:rsidRPr="001F7D44">
          <w:rPr>
            <w:rStyle w:val="Hyperlink"/>
            <w:rFonts w:ascii="Segoe UI" w:hAnsi="Segoe UI" w:cs="Segoe UI"/>
            <w:color w:val="0366D6"/>
            <w:sz w:val="26"/>
          </w:rPr>
          <w:t>NLP RNN Representations</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27" w:history="1">
        <w:r w:rsidR="009466D5" w:rsidRPr="001F7D44">
          <w:rPr>
            <w:rStyle w:val="Hyperlink"/>
            <w:rFonts w:ascii="Segoe UI" w:hAnsi="Segoe UI" w:cs="Segoe UI"/>
            <w:color w:val="0366D6"/>
            <w:sz w:val="26"/>
          </w:rPr>
          <w:t>The Unreasonable effectiveness of RNNs</w:t>
        </w:r>
      </w:hyperlink>
      <w:r w:rsidR="009466D5" w:rsidRPr="001F7D44">
        <w:rPr>
          <w:rFonts w:ascii="Segoe UI" w:hAnsi="Segoe UI" w:cs="Segoe UI"/>
          <w:color w:val="24292E"/>
          <w:sz w:val="26"/>
        </w:rPr>
        <w:t>, </w:t>
      </w:r>
      <w:hyperlink r:id="rId1728" w:history="1">
        <w:r w:rsidR="009466D5" w:rsidRPr="001F7D44">
          <w:rPr>
            <w:rStyle w:val="Hyperlink"/>
            <w:rFonts w:ascii="Segoe UI" w:hAnsi="Segoe UI" w:cs="Segoe UI"/>
            <w:color w:val="0366D6"/>
            <w:sz w:val="26"/>
          </w:rPr>
          <w:t>Torch Code</w:t>
        </w:r>
      </w:hyperlink>
      <w:r w:rsidR="009466D5" w:rsidRPr="001F7D44">
        <w:rPr>
          <w:rFonts w:ascii="Segoe UI" w:hAnsi="Segoe UI" w:cs="Segoe UI"/>
          <w:color w:val="24292E"/>
          <w:sz w:val="26"/>
        </w:rPr>
        <w:t>, </w:t>
      </w:r>
      <w:hyperlink r:id="rId1729" w:history="1">
        <w:r w:rsidR="009466D5" w:rsidRPr="001F7D44">
          <w:rPr>
            <w:rStyle w:val="Hyperlink"/>
            <w:rFonts w:ascii="Segoe UI" w:hAnsi="Segoe UI" w:cs="Segoe UI"/>
            <w:color w:val="0366D6"/>
            <w:sz w:val="26"/>
          </w:rPr>
          <w:t>Python Code</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0" w:history="1">
        <w:r w:rsidR="009466D5" w:rsidRPr="001F7D44">
          <w:rPr>
            <w:rStyle w:val="Hyperlink"/>
            <w:rFonts w:ascii="Segoe UI" w:hAnsi="Segoe UI" w:cs="Segoe UI"/>
            <w:color w:val="0366D6"/>
            <w:sz w:val="26"/>
          </w:rPr>
          <w:t>Intro to RNN</w:t>
        </w:r>
      </w:hyperlink>
      <w:r w:rsidR="009466D5" w:rsidRPr="001F7D44">
        <w:rPr>
          <w:rFonts w:ascii="Segoe UI" w:hAnsi="Segoe UI" w:cs="Segoe UI"/>
          <w:color w:val="24292E"/>
          <w:sz w:val="26"/>
        </w:rPr>
        <w:t>, </w:t>
      </w:r>
      <w:hyperlink r:id="rId1731" w:history="1">
        <w:r w:rsidR="009466D5" w:rsidRPr="001F7D44">
          <w:rPr>
            <w:rStyle w:val="Hyperlink"/>
            <w:rFonts w:ascii="Segoe UI" w:hAnsi="Segoe UI" w:cs="Segoe UI"/>
            <w:color w:val="0366D6"/>
            <w:sz w:val="26"/>
          </w:rPr>
          <w:t>LSTM</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2" w:history="1">
        <w:r w:rsidR="009466D5" w:rsidRPr="001F7D44">
          <w:rPr>
            <w:rStyle w:val="Hyperlink"/>
            <w:rFonts w:ascii="Segoe UI" w:hAnsi="Segoe UI" w:cs="Segoe UI"/>
            <w:color w:val="0366D6"/>
            <w:sz w:val="26"/>
          </w:rPr>
          <w:t>An application of RNN</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3" w:history="1">
        <w:r w:rsidR="009466D5" w:rsidRPr="001F7D44">
          <w:rPr>
            <w:rStyle w:val="Hyperlink"/>
            <w:rFonts w:ascii="Segoe UI" w:hAnsi="Segoe UI" w:cs="Segoe UI"/>
            <w:color w:val="0366D6"/>
            <w:sz w:val="26"/>
          </w:rPr>
          <w:t>Optimizing RNN Performance</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4" w:history="1">
        <w:r w:rsidR="009466D5" w:rsidRPr="001F7D44">
          <w:rPr>
            <w:rStyle w:val="Hyperlink"/>
            <w:rFonts w:ascii="Segoe UI" w:hAnsi="Segoe UI" w:cs="Segoe UI"/>
            <w:color w:val="0366D6"/>
            <w:sz w:val="26"/>
          </w:rPr>
          <w:t>Simple RNN</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5" w:history="1">
        <w:r w:rsidR="009466D5" w:rsidRPr="001F7D44">
          <w:rPr>
            <w:rStyle w:val="Hyperlink"/>
            <w:rFonts w:ascii="Segoe UI" w:hAnsi="Segoe UI" w:cs="Segoe UI"/>
            <w:color w:val="0366D6"/>
            <w:sz w:val="26"/>
          </w:rPr>
          <w:t>Auto-Generating Clickbait with RNN</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6" w:history="1">
        <w:r w:rsidR="009466D5" w:rsidRPr="001F7D44">
          <w:rPr>
            <w:rStyle w:val="Hyperlink"/>
            <w:rFonts w:ascii="Segoe UI" w:hAnsi="Segoe UI" w:cs="Segoe UI"/>
            <w:color w:val="0366D6"/>
            <w:sz w:val="26"/>
          </w:rPr>
          <w:t>Sequence Learning using RNN (Slides)</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7" w:history="1">
        <w:r w:rsidR="009466D5" w:rsidRPr="001F7D44">
          <w:rPr>
            <w:rStyle w:val="Hyperlink"/>
            <w:rFonts w:ascii="Segoe UI" w:hAnsi="Segoe UI" w:cs="Segoe UI"/>
            <w:color w:val="0366D6"/>
            <w:sz w:val="26"/>
          </w:rPr>
          <w:t>Machine Translation using RNN (Paper)</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8" w:history="1">
        <w:r w:rsidR="009466D5" w:rsidRPr="001F7D44">
          <w:rPr>
            <w:rStyle w:val="Hyperlink"/>
            <w:rFonts w:ascii="Segoe UI" w:hAnsi="Segoe UI" w:cs="Segoe UI"/>
            <w:color w:val="0366D6"/>
            <w:sz w:val="26"/>
          </w:rPr>
          <w:t>Music generation using RNNs (Keras)</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39" w:history="1">
        <w:r w:rsidR="009466D5" w:rsidRPr="001F7D44">
          <w:rPr>
            <w:rStyle w:val="Hyperlink"/>
            <w:rFonts w:ascii="Segoe UI" w:hAnsi="Segoe UI" w:cs="Segoe UI"/>
            <w:color w:val="0366D6"/>
            <w:sz w:val="26"/>
          </w:rPr>
          <w:t>Using RNN to create on-the-fly dialogue (Keras)</w:t>
        </w:r>
      </w:hyperlink>
    </w:p>
    <w:p w:rsidR="009466D5" w:rsidRPr="001F7D44" w:rsidRDefault="009466D5" w:rsidP="00C06FD0">
      <w:pPr>
        <w:pStyle w:val="NormalWeb"/>
        <w:numPr>
          <w:ilvl w:val="1"/>
          <w:numId w:val="5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 xml:space="preserve">Long </w:t>
      </w:r>
      <w:proofErr w:type="gramStart"/>
      <w:r w:rsidRPr="001F7D44">
        <w:rPr>
          <w:rFonts w:ascii="Segoe UI" w:hAnsi="Segoe UI" w:cs="Segoe UI"/>
          <w:color w:val="24292E"/>
          <w:sz w:val="26"/>
        </w:rPr>
        <w:t>Short Term</w:t>
      </w:r>
      <w:proofErr w:type="gramEnd"/>
      <w:r w:rsidRPr="001F7D44">
        <w:rPr>
          <w:rFonts w:ascii="Segoe UI" w:hAnsi="Segoe UI" w:cs="Segoe UI"/>
          <w:color w:val="24292E"/>
          <w:sz w:val="26"/>
        </w:rPr>
        <w:t xml:space="preserve"> Memory (LSTM)</w:t>
      </w:r>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0" w:history="1">
        <w:r w:rsidR="009466D5" w:rsidRPr="001F7D44">
          <w:rPr>
            <w:rStyle w:val="Hyperlink"/>
            <w:rFonts w:ascii="Segoe UI" w:hAnsi="Segoe UI" w:cs="Segoe UI"/>
            <w:color w:val="0366D6"/>
            <w:sz w:val="26"/>
          </w:rPr>
          <w:t>Understanding LSTM Networks</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1" w:history="1">
        <w:r w:rsidR="009466D5" w:rsidRPr="001F7D44">
          <w:rPr>
            <w:rStyle w:val="Hyperlink"/>
            <w:rFonts w:ascii="Segoe UI" w:hAnsi="Segoe UI" w:cs="Segoe UI"/>
            <w:color w:val="0366D6"/>
            <w:sz w:val="26"/>
          </w:rPr>
          <w:t>LSTM explained</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2" w:history="1">
        <w:r w:rsidR="009466D5" w:rsidRPr="001F7D44">
          <w:rPr>
            <w:rStyle w:val="Hyperlink"/>
            <w:rFonts w:ascii="Segoe UI" w:hAnsi="Segoe UI" w:cs="Segoe UI"/>
            <w:color w:val="0366D6"/>
            <w:sz w:val="26"/>
          </w:rPr>
          <w:t>Beginner’s Guide to LSTM</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3" w:history="1">
        <w:r w:rsidR="009466D5" w:rsidRPr="001F7D44">
          <w:rPr>
            <w:rStyle w:val="Hyperlink"/>
            <w:rFonts w:ascii="Segoe UI" w:hAnsi="Segoe UI" w:cs="Segoe UI"/>
            <w:color w:val="0366D6"/>
            <w:sz w:val="26"/>
          </w:rPr>
          <w:t>Implementing LSTM from scratch</w:t>
        </w:r>
      </w:hyperlink>
      <w:r w:rsidR="009466D5" w:rsidRPr="001F7D44">
        <w:rPr>
          <w:rFonts w:ascii="Segoe UI" w:hAnsi="Segoe UI" w:cs="Segoe UI"/>
          <w:color w:val="24292E"/>
          <w:sz w:val="26"/>
        </w:rPr>
        <w:t>, </w:t>
      </w:r>
      <w:hyperlink r:id="rId1744" w:history="1">
        <w:r w:rsidR="009466D5" w:rsidRPr="001F7D44">
          <w:rPr>
            <w:rStyle w:val="Hyperlink"/>
            <w:rFonts w:ascii="Segoe UI" w:hAnsi="Segoe UI" w:cs="Segoe UI"/>
            <w:color w:val="0366D6"/>
            <w:sz w:val="26"/>
          </w:rPr>
          <w:t>Python/Theano code</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5" w:history="1">
        <w:r w:rsidR="009466D5" w:rsidRPr="001F7D44">
          <w:rPr>
            <w:rStyle w:val="Hyperlink"/>
            <w:rFonts w:ascii="Segoe UI" w:hAnsi="Segoe UI" w:cs="Segoe UI"/>
            <w:color w:val="0366D6"/>
            <w:sz w:val="26"/>
          </w:rPr>
          <w:t>Torch Code for character-level language models using LSTM</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6" w:history="1">
        <w:r w:rsidR="009466D5" w:rsidRPr="001F7D44">
          <w:rPr>
            <w:rStyle w:val="Hyperlink"/>
            <w:rFonts w:ascii="Segoe UI" w:hAnsi="Segoe UI" w:cs="Segoe UI"/>
            <w:color w:val="0366D6"/>
            <w:sz w:val="26"/>
          </w:rPr>
          <w:t>LSTM for Kaggle EEG Detection competition (Torch Code)</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7" w:anchor="lstm" w:history="1">
        <w:r w:rsidR="009466D5" w:rsidRPr="001F7D44">
          <w:rPr>
            <w:rStyle w:val="Hyperlink"/>
            <w:rFonts w:ascii="Segoe UI" w:hAnsi="Segoe UI" w:cs="Segoe UI"/>
            <w:color w:val="0366D6"/>
            <w:sz w:val="26"/>
          </w:rPr>
          <w:t>LSTM for Sentiment Analysis in Theano</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48" w:history="1">
        <w:r w:rsidR="009466D5" w:rsidRPr="001F7D44">
          <w:rPr>
            <w:rStyle w:val="Hyperlink"/>
            <w:rFonts w:ascii="Segoe UI" w:hAnsi="Segoe UI" w:cs="Segoe UI"/>
            <w:color w:val="0366D6"/>
            <w:sz w:val="26"/>
          </w:rPr>
          <w:t>Deep Learning for Visual Q&amp;A | LSTM | CNN</w:t>
        </w:r>
      </w:hyperlink>
      <w:r w:rsidR="009466D5" w:rsidRPr="001F7D44">
        <w:rPr>
          <w:rFonts w:ascii="Segoe UI" w:hAnsi="Segoe UI" w:cs="Segoe UI"/>
          <w:color w:val="24292E"/>
          <w:sz w:val="26"/>
        </w:rPr>
        <w:t>, </w:t>
      </w:r>
      <w:hyperlink r:id="rId1749" w:history="1">
        <w:r w:rsidR="009466D5" w:rsidRPr="001F7D44">
          <w:rPr>
            <w:rStyle w:val="Hyperlink"/>
            <w:rFonts w:ascii="Segoe UI" w:hAnsi="Segoe UI" w:cs="Segoe UI"/>
            <w:color w:val="0366D6"/>
            <w:sz w:val="26"/>
          </w:rPr>
          <w:t>Code</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50" w:history="1">
        <w:r w:rsidR="009466D5" w:rsidRPr="001F7D44">
          <w:rPr>
            <w:rStyle w:val="Hyperlink"/>
            <w:rFonts w:ascii="Segoe UI" w:hAnsi="Segoe UI" w:cs="Segoe UI"/>
            <w:color w:val="0366D6"/>
            <w:sz w:val="26"/>
          </w:rPr>
          <w:t>Computer Responds to email using LSTM | Google</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51" w:history="1">
        <w:r w:rsidR="009466D5" w:rsidRPr="001F7D44">
          <w:rPr>
            <w:rStyle w:val="Hyperlink"/>
            <w:rFonts w:ascii="Segoe UI" w:hAnsi="Segoe UI" w:cs="Segoe UI"/>
            <w:color w:val="0366D6"/>
            <w:sz w:val="26"/>
          </w:rPr>
          <w:t>LSTM dramatically improves Google Voice Search</w:t>
        </w:r>
      </w:hyperlink>
      <w:r w:rsidR="009466D5" w:rsidRPr="001F7D44">
        <w:rPr>
          <w:rFonts w:ascii="Segoe UI" w:hAnsi="Segoe UI" w:cs="Segoe UI"/>
          <w:color w:val="24292E"/>
          <w:sz w:val="26"/>
        </w:rPr>
        <w:t>, </w:t>
      </w:r>
      <w:hyperlink r:id="rId1752" w:history="1">
        <w:r w:rsidR="009466D5" w:rsidRPr="001F7D44">
          <w:rPr>
            <w:rStyle w:val="Hyperlink"/>
            <w:rFonts w:ascii="Segoe UI" w:hAnsi="Segoe UI" w:cs="Segoe UI"/>
            <w:color w:val="0366D6"/>
            <w:sz w:val="26"/>
          </w:rPr>
          <w:t>Another Article</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53" w:history="1">
        <w:r w:rsidR="009466D5" w:rsidRPr="001F7D44">
          <w:rPr>
            <w:rStyle w:val="Hyperlink"/>
            <w:rFonts w:ascii="Segoe UI" w:hAnsi="Segoe UI" w:cs="Segoe UI"/>
            <w:color w:val="0366D6"/>
            <w:sz w:val="26"/>
          </w:rPr>
          <w:t>Understanding Natural Language with LSTM Using Torch</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54" w:history="1">
        <w:r w:rsidR="009466D5" w:rsidRPr="001F7D44">
          <w:rPr>
            <w:rStyle w:val="Hyperlink"/>
            <w:rFonts w:ascii="Segoe UI" w:hAnsi="Segoe UI" w:cs="Segoe UI"/>
            <w:color w:val="0366D6"/>
            <w:sz w:val="26"/>
          </w:rPr>
          <w:t>Torch code for Visual Question Answering using a CNN+LSTM model</w:t>
        </w:r>
      </w:hyperlink>
    </w:p>
    <w:p w:rsidR="009466D5" w:rsidRPr="001F7D44" w:rsidRDefault="0070392A" w:rsidP="00C06FD0">
      <w:pPr>
        <w:pStyle w:val="NormalWeb"/>
        <w:numPr>
          <w:ilvl w:val="2"/>
          <w:numId w:val="59"/>
        </w:numPr>
        <w:spacing w:before="240" w:beforeAutospacing="0" w:after="240" w:afterAutospacing="0"/>
        <w:rPr>
          <w:rFonts w:ascii="Segoe UI" w:hAnsi="Segoe UI" w:cs="Segoe UI"/>
          <w:color w:val="24292E"/>
          <w:sz w:val="26"/>
        </w:rPr>
      </w:pPr>
      <w:hyperlink r:id="rId1755" w:history="1">
        <w:r w:rsidR="009466D5" w:rsidRPr="001F7D44">
          <w:rPr>
            <w:rStyle w:val="Hyperlink"/>
            <w:rFonts w:ascii="Segoe UI" w:hAnsi="Segoe UI" w:cs="Segoe UI"/>
            <w:color w:val="0366D6"/>
            <w:sz w:val="26"/>
          </w:rPr>
          <w:t>LSTM for Human Activity Recognition</w:t>
        </w:r>
      </w:hyperlink>
    </w:p>
    <w:p w:rsidR="009466D5" w:rsidRPr="001F7D44" w:rsidRDefault="009466D5" w:rsidP="00C06FD0">
      <w:pPr>
        <w:pStyle w:val="NormalWeb"/>
        <w:numPr>
          <w:ilvl w:val="1"/>
          <w:numId w:val="5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Gated Recurrent Units (GRU)</w:t>
      </w:r>
    </w:p>
    <w:p w:rsidR="009466D5" w:rsidRPr="001F7D44" w:rsidRDefault="0070392A" w:rsidP="00C06FD0">
      <w:pPr>
        <w:numPr>
          <w:ilvl w:val="2"/>
          <w:numId w:val="59"/>
        </w:numPr>
        <w:spacing w:before="100" w:beforeAutospacing="1" w:after="100" w:afterAutospacing="1" w:line="240" w:lineRule="auto"/>
        <w:rPr>
          <w:rFonts w:ascii="Segoe UI" w:hAnsi="Segoe UI" w:cs="Segoe UI"/>
          <w:color w:val="24292E"/>
          <w:sz w:val="24"/>
        </w:rPr>
      </w:pPr>
      <w:hyperlink r:id="rId1756" w:history="1">
        <w:r w:rsidR="009466D5" w:rsidRPr="001F7D44">
          <w:rPr>
            <w:rStyle w:val="Hyperlink"/>
            <w:rFonts w:ascii="Segoe UI" w:hAnsi="Segoe UI" w:cs="Segoe UI"/>
            <w:color w:val="0366D6"/>
            <w:sz w:val="24"/>
          </w:rPr>
          <w:t>LSTM vs GRU</w:t>
        </w:r>
      </w:hyperlink>
    </w:p>
    <w:p w:rsidR="009466D5" w:rsidRPr="001F7D44" w:rsidRDefault="0070392A" w:rsidP="00C06FD0">
      <w:pPr>
        <w:pStyle w:val="NormalWeb"/>
        <w:numPr>
          <w:ilvl w:val="1"/>
          <w:numId w:val="59"/>
        </w:numPr>
        <w:spacing w:before="240" w:beforeAutospacing="0" w:after="240" w:afterAutospacing="0"/>
        <w:rPr>
          <w:rFonts w:ascii="Segoe UI" w:hAnsi="Segoe UI" w:cs="Segoe UI"/>
          <w:color w:val="24292E"/>
          <w:sz w:val="26"/>
        </w:rPr>
      </w:pPr>
      <w:hyperlink r:id="rId1757" w:history="1">
        <w:r w:rsidR="009466D5" w:rsidRPr="001F7D44">
          <w:rPr>
            <w:rStyle w:val="Hyperlink"/>
            <w:rFonts w:ascii="Segoe UI" w:hAnsi="Segoe UI" w:cs="Segoe UI"/>
            <w:color w:val="0366D6"/>
            <w:sz w:val="26"/>
          </w:rPr>
          <w:t>Time series forecasting with Sequence-to-Sequence (seq2seq) rnn models</w:t>
        </w:r>
      </w:hyperlink>
    </w:p>
    <w:bookmarkStart w:id="108" w:name="user-content-rnn2"/>
    <w:bookmarkEnd w:id="108"/>
    <w:p w:rsidR="009466D5" w:rsidRPr="001F7D44" w:rsidRDefault="009466D5" w:rsidP="00C06FD0">
      <w:pPr>
        <w:pStyle w:val="NormalWeb"/>
        <w:numPr>
          <w:ilvl w:val="0"/>
          <w:numId w:val="6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"https://en.wikipedia.org/wiki/Recursive_neural_network"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Recursive Neural Network (not Recurrent)</w:t>
      </w:r>
      <w:r w:rsidRPr="001F7D44">
        <w:rPr>
          <w:rFonts w:ascii="Segoe UI" w:hAnsi="Segoe UI" w:cs="Segoe UI"/>
          <w:color w:val="24292E"/>
          <w:sz w:val="26"/>
        </w:rPr>
        <w:fldChar w:fldCharType="end"/>
      </w:r>
    </w:p>
    <w:p w:rsidR="009466D5" w:rsidRPr="001F7D44" w:rsidRDefault="0070392A" w:rsidP="00C06FD0">
      <w:pPr>
        <w:pStyle w:val="NormalWeb"/>
        <w:numPr>
          <w:ilvl w:val="1"/>
          <w:numId w:val="60"/>
        </w:numPr>
        <w:spacing w:before="240" w:beforeAutospacing="0" w:after="240" w:afterAutospacing="0"/>
        <w:rPr>
          <w:rFonts w:ascii="Segoe UI" w:hAnsi="Segoe UI" w:cs="Segoe UI"/>
          <w:color w:val="24292E"/>
          <w:sz w:val="26"/>
        </w:rPr>
      </w:pPr>
      <w:hyperlink r:id="rId1758" w:history="1">
        <w:r w:rsidR="009466D5" w:rsidRPr="001F7D44">
          <w:rPr>
            <w:rStyle w:val="Hyperlink"/>
            <w:rFonts w:ascii="Segoe UI" w:hAnsi="Segoe UI" w:cs="Segoe UI"/>
            <w:color w:val="0366D6"/>
            <w:sz w:val="26"/>
          </w:rPr>
          <w:t>Recursive Neural Tensor Network (RNTN)</w:t>
        </w:r>
      </w:hyperlink>
    </w:p>
    <w:p w:rsidR="009466D5" w:rsidRPr="001F7D44" w:rsidRDefault="0070392A" w:rsidP="00C06FD0">
      <w:pPr>
        <w:pStyle w:val="NormalWeb"/>
        <w:numPr>
          <w:ilvl w:val="1"/>
          <w:numId w:val="60"/>
        </w:numPr>
        <w:spacing w:before="240" w:beforeAutospacing="0" w:after="240" w:afterAutospacing="0"/>
        <w:rPr>
          <w:rFonts w:ascii="Segoe UI" w:hAnsi="Segoe UI" w:cs="Segoe UI"/>
          <w:color w:val="24292E"/>
          <w:sz w:val="26"/>
        </w:rPr>
      </w:pPr>
      <w:hyperlink r:id="rId1759" w:history="1">
        <w:r w:rsidR="009466D5" w:rsidRPr="001F7D44">
          <w:rPr>
            <w:rStyle w:val="Hyperlink"/>
            <w:rFonts w:ascii="Segoe UI" w:hAnsi="Segoe UI" w:cs="Segoe UI"/>
            <w:color w:val="0366D6"/>
            <w:sz w:val="26"/>
          </w:rPr>
          <w:t>word2vec, DBN, RNTN for Sentiment Analysis</w:t>
        </w:r>
      </w:hyperlink>
    </w:p>
    <w:p w:rsidR="009466D5" w:rsidRPr="001F7D44" w:rsidRDefault="009466D5" w:rsidP="00C06FD0">
      <w:pPr>
        <w:pStyle w:val="NormalWeb"/>
        <w:numPr>
          <w:ilvl w:val="0"/>
          <w:numId w:val="61"/>
        </w:numPr>
        <w:spacing w:before="0" w:beforeAutospacing="0" w:after="240" w:afterAutospacing="0"/>
        <w:rPr>
          <w:rFonts w:ascii="Segoe UI" w:hAnsi="Segoe UI" w:cs="Segoe UI"/>
          <w:color w:val="24292E"/>
          <w:sz w:val="26"/>
        </w:rPr>
      </w:pPr>
      <w:r w:rsidRPr="001F7D44">
        <w:rPr>
          <w:rFonts w:ascii="Segoe UI" w:hAnsi="Segoe UI" w:cs="Segoe UI"/>
          <w:color w:val="24292E"/>
          <w:sz w:val="26"/>
        </w:rPr>
        <w:t>Restricted Boltzmann Machine</w:t>
      </w:r>
    </w:p>
    <w:bookmarkStart w:id="109" w:name="user-content-rbm"/>
    <w:bookmarkEnd w:id="109"/>
    <w:p w:rsidR="009466D5" w:rsidRPr="001F7D44" w:rsidRDefault="009466D5" w:rsidP="00C06FD0">
      <w:pPr>
        <w:pStyle w:val="NormalWeb"/>
        <w:numPr>
          <w:ilvl w:val="1"/>
          <w:numId w:val="61"/>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"http://deeplearning4j.org/restrictedboltzmannmachine.html"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Beginner's Guide about RBMs</w:t>
      </w:r>
      <w:r w:rsidRPr="001F7D44">
        <w:rPr>
          <w:rFonts w:ascii="Segoe UI" w:hAnsi="Segoe UI" w:cs="Segoe UI"/>
          <w:color w:val="24292E"/>
          <w:sz w:val="26"/>
        </w:rPr>
        <w:fldChar w:fldCharType="end"/>
      </w:r>
    </w:p>
    <w:p w:rsidR="009466D5" w:rsidRPr="001F7D44" w:rsidRDefault="0070392A" w:rsidP="00C06FD0">
      <w:pPr>
        <w:pStyle w:val="NormalWeb"/>
        <w:numPr>
          <w:ilvl w:val="1"/>
          <w:numId w:val="61"/>
        </w:numPr>
        <w:spacing w:before="240" w:beforeAutospacing="0" w:after="240" w:afterAutospacing="0"/>
        <w:rPr>
          <w:rFonts w:ascii="Segoe UI" w:hAnsi="Segoe UI" w:cs="Segoe UI"/>
          <w:color w:val="24292E"/>
          <w:sz w:val="26"/>
        </w:rPr>
      </w:pPr>
      <w:hyperlink r:id="rId1760" w:history="1">
        <w:r w:rsidR="009466D5" w:rsidRPr="001F7D44">
          <w:rPr>
            <w:rStyle w:val="Hyperlink"/>
            <w:rFonts w:ascii="Segoe UI" w:hAnsi="Segoe UI" w:cs="Segoe UI"/>
            <w:color w:val="0366D6"/>
            <w:sz w:val="26"/>
          </w:rPr>
          <w:t>Another Good Tutorial</w:t>
        </w:r>
      </w:hyperlink>
    </w:p>
    <w:p w:rsidR="009466D5" w:rsidRPr="001F7D44" w:rsidRDefault="0070392A" w:rsidP="00C06FD0">
      <w:pPr>
        <w:pStyle w:val="NormalWeb"/>
        <w:numPr>
          <w:ilvl w:val="1"/>
          <w:numId w:val="61"/>
        </w:numPr>
        <w:spacing w:before="240" w:beforeAutospacing="0" w:after="240" w:afterAutospacing="0"/>
        <w:rPr>
          <w:rFonts w:ascii="Segoe UI" w:hAnsi="Segoe UI" w:cs="Segoe UI"/>
          <w:color w:val="24292E"/>
          <w:sz w:val="26"/>
        </w:rPr>
      </w:pPr>
      <w:hyperlink r:id="rId1761" w:history="1">
        <w:r w:rsidR="009466D5" w:rsidRPr="001F7D44">
          <w:rPr>
            <w:rStyle w:val="Hyperlink"/>
            <w:rFonts w:ascii="Segoe UI" w:hAnsi="Segoe UI" w:cs="Segoe UI"/>
            <w:color w:val="0366D6"/>
            <w:sz w:val="26"/>
          </w:rPr>
          <w:t>Introduction to RBMs</w:t>
        </w:r>
      </w:hyperlink>
    </w:p>
    <w:p w:rsidR="009466D5" w:rsidRPr="001F7D44" w:rsidRDefault="0070392A" w:rsidP="00C06FD0">
      <w:pPr>
        <w:pStyle w:val="NormalWeb"/>
        <w:numPr>
          <w:ilvl w:val="1"/>
          <w:numId w:val="61"/>
        </w:numPr>
        <w:spacing w:before="240" w:beforeAutospacing="0" w:after="240" w:afterAutospacing="0"/>
        <w:rPr>
          <w:rFonts w:ascii="Segoe UI" w:hAnsi="Segoe UI" w:cs="Segoe UI"/>
          <w:color w:val="24292E"/>
          <w:sz w:val="26"/>
        </w:rPr>
      </w:pPr>
      <w:hyperlink r:id="rId1762" w:history="1">
        <w:r w:rsidR="009466D5" w:rsidRPr="001F7D44">
          <w:rPr>
            <w:rStyle w:val="Hyperlink"/>
            <w:rFonts w:ascii="Segoe UI" w:hAnsi="Segoe UI" w:cs="Segoe UI"/>
            <w:color w:val="0366D6"/>
            <w:sz w:val="26"/>
          </w:rPr>
          <w:t>Hinton's Guide to Training RBMs</w:t>
        </w:r>
      </w:hyperlink>
    </w:p>
    <w:p w:rsidR="009466D5" w:rsidRPr="001F7D44" w:rsidRDefault="0070392A" w:rsidP="00C06FD0">
      <w:pPr>
        <w:pStyle w:val="NormalWeb"/>
        <w:numPr>
          <w:ilvl w:val="1"/>
          <w:numId w:val="61"/>
        </w:numPr>
        <w:spacing w:before="240" w:beforeAutospacing="0" w:after="240" w:afterAutospacing="0"/>
        <w:rPr>
          <w:rFonts w:ascii="Segoe UI" w:hAnsi="Segoe UI" w:cs="Segoe UI"/>
          <w:color w:val="24292E"/>
          <w:sz w:val="26"/>
        </w:rPr>
      </w:pPr>
      <w:hyperlink r:id="rId1763" w:history="1">
        <w:r w:rsidR="009466D5" w:rsidRPr="001F7D44">
          <w:rPr>
            <w:rStyle w:val="Hyperlink"/>
            <w:rFonts w:ascii="Segoe UI" w:hAnsi="Segoe UI" w:cs="Segoe UI"/>
            <w:color w:val="0366D6"/>
            <w:sz w:val="26"/>
          </w:rPr>
          <w:t>RBMs in R</w:t>
        </w:r>
      </w:hyperlink>
    </w:p>
    <w:p w:rsidR="009466D5" w:rsidRPr="001F7D44" w:rsidRDefault="0070392A" w:rsidP="00C06FD0">
      <w:pPr>
        <w:pStyle w:val="NormalWeb"/>
        <w:numPr>
          <w:ilvl w:val="1"/>
          <w:numId w:val="61"/>
        </w:numPr>
        <w:spacing w:before="240" w:beforeAutospacing="0" w:after="240" w:afterAutospacing="0"/>
        <w:rPr>
          <w:rFonts w:ascii="Segoe UI" w:hAnsi="Segoe UI" w:cs="Segoe UI"/>
          <w:color w:val="24292E"/>
          <w:sz w:val="26"/>
        </w:rPr>
      </w:pPr>
      <w:hyperlink r:id="rId1764" w:history="1">
        <w:r w:rsidR="009466D5" w:rsidRPr="001F7D44">
          <w:rPr>
            <w:rStyle w:val="Hyperlink"/>
            <w:rFonts w:ascii="Segoe UI" w:hAnsi="Segoe UI" w:cs="Segoe UI"/>
            <w:color w:val="0366D6"/>
            <w:sz w:val="26"/>
          </w:rPr>
          <w:t>Deep Belief Networks Tutorial</w:t>
        </w:r>
      </w:hyperlink>
    </w:p>
    <w:p w:rsidR="009466D5" w:rsidRPr="001F7D44" w:rsidRDefault="0070392A" w:rsidP="00C06FD0">
      <w:pPr>
        <w:pStyle w:val="NormalWeb"/>
        <w:numPr>
          <w:ilvl w:val="1"/>
          <w:numId w:val="61"/>
        </w:numPr>
        <w:spacing w:before="240" w:beforeAutospacing="0" w:after="240" w:afterAutospacing="0"/>
        <w:rPr>
          <w:rFonts w:ascii="Segoe UI" w:hAnsi="Segoe UI" w:cs="Segoe UI"/>
          <w:color w:val="24292E"/>
          <w:sz w:val="26"/>
        </w:rPr>
      </w:pPr>
      <w:hyperlink r:id="rId1765" w:history="1">
        <w:r w:rsidR="009466D5" w:rsidRPr="001F7D44">
          <w:rPr>
            <w:rStyle w:val="Hyperlink"/>
            <w:rFonts w:ascii="Segoe UI" w:hAnsi="Segoe UI" w:cs="Segoe UI"/>
            <w:color w:val="0366D6"/>
            <w:sz w:val="26"/>
          </w:rPr>
          <w:t>word2vec, DBN, RNTN for Sentiment Analysis</w:t>
        </w:r>
      </w:hyperlink>
    </w:p>
    <w:p w:rsidR="009466D5" w:rsidRPr="001F7D44" w:rsidRDefault="009466D5" w:rsidP="00C06FD0">
      <w:pPr>
        <w:pStyle w:val="NormalWeb"/>
        <w:numPr>
          <w:ilvl w:val="0"/>
          <w:numId w:val="62"/>
        </w:numPr>
        <w:spacing w:before="0" w:beforeAutospacing="0" w:after="240" w:afterAutospacing="0"/>
        <w:rPr>
          <w:rFonts w:ascii="Segoe UI" w:hAnsi="Segoe UI" w:cs="Segoe UI"/>
          <w:color w:val="24292E"/>
          <w:sz w:val="26"/>
        </w:rPr>
      </w:pPr>
      <w:r w:rsidRPr="001F7D44">
        <w:rPr>
          <w:rFonts w:ascii="Segoe UI" w:hAnsi="Segoe UI" w:cs="Segoe UI"/>
          <w:color w:val="24292E"/>
          <w:sz w:val="26"/>
        </w:rPr>
        <w:t>Autoencoders: Unsupervised (applies BackProp after setting target = input)</w:t>
      </w:r>
    </w:p>
    <w:bookmarkStart w:id="110" w:name="user-content-auto"/>
    <w:bookmarkEnd w:id="110"/>
    <w:p w:rsidR="009466D5" w:rsidRPr="001F7D44" w:rsidRDefault="009466D5" w:rsidP="00C06FD0">
      <w:pPr>
        <w:pStyle w:val="NormalWeb"/>
        <w:numPr>
          <w:ilvl w:val="1"/>
          <w:numId w:val="6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"https://web.stanford.edu/class/cs294a/sparseAutoencoder.pdf"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Andrew Ng Sparse Autoencoders pdf</w:t>
      </w:r>
      <w:r w:rsidRPr="001F7D44">
        <w:rPr>
          <w:rFonts w:ascii="Segoe UI" w:hAnsi="Segoe UI" w:cs="Segoe UI"/>
          <w:color w:val="24292E"/>
          <w:sz w:val="26"/>
        </w:rPr>
        <w:fldChar w:fldCharType="end"/>
      </w:r>
    </w:p>
    <w:p w:rsidR="009466D5" w:rsidRPr="001F7D44" w:rsidRDefault="0070392A" w:rsidP="00C06FD0">
      <w:pPr>
        <w:pStyle w:val="NormalWeb"/>
        <w:numPr>
          <w:ilvl w:val="1"/>
          <w:numId w:val="62"/>
        </w:numPr>
        <w:spacing w:before="240" w:beforeAutospacing="0" w:after="240" w:afterAutospacing="0"/>
        <w:rPr>
          <w:rFonts w:ascii="Segoe UI" w:hAnsi="Segoe UI" w:cs="Segoe UI"/>
          <w:color w:val="24292E"/>
          <w:sz w:val="26"/>
        </w:rPr>
      </w:pPr>
      <w:hyperlink r:id="rId1766" w:history="1">
        <w:r w:rsidR="009466D5" w:rsidRPr="001F7D44">
          <w:rPr>
            <w:rStyle w:val="Hyperlink"/>
            <w:rFonts w:ascii="Segoe UI" w:hAnsi="Segoe UI" w:cs="Segoe UI"/>
            <w:color w:val="0366D6"/>
            <w:sz w:val="26"/>
          </w:rPr>
          <w:t>Deep Autoencoders Tutorial</w:t>
        </w:r>
      </w:hyperlink>
    </w:p>
    <w:p w:rsidR="009466D5" w:rsidRPr="001F7D44" w:rsidRDefault="0070392A" w:rsidP="00C06FD0">
      <w:pPr>
        <w:pStyle w:val="NormalWeb"/>
        <w:numPr>
          <w:ilvl w:val="1"/>
          <w:numId w:val="62"/>
        </w:numPr>
        <w:spacing w:before="240" w:beforeAutospacing="0" w:after="240" w:afterAutospacing="0"/>
        <w:rPr>
          <w:rFonts w:ascii="Segoe UI" w:hAnsi="Segoe UI" w:cs="Segoe UI"/>
          <w:color w:val="24292E"/>
          <w:sz w:val="26"/>
        </w:rPr>
      </w:pPr>
      <w:hyperlink r:id="rId1767" w:history="1">
        <w:r w:rsidR="009466D5" w:rsidRPr="001F7D44">
          <w:rPr>
            <w:rStyle w:val="Hyperlink"/>
            <w:rFonts w:ascii="Segoe UI" w:hAnsi="Segoe UI" w:cs="Segoe UI"/>
            <w:color w:val="0366D6"/>
            <w:sz w:val="26"/>
          </w:rPr>
          <w:t>Denoising Autoencoders</w:t>
        </w:r>
      </w:hyperlink>
      <w:r w:rsidR="009466D5" w:rsidRPr="001F7D44">
        <w:rPr>
          <w:rFonts w:ascii="Segoe UI" w:hAnsi="Segoe UI" w:cs="Segoe UI"/>
          <w:color w:val="24292E"/>
          <w:sz w:val="26"/>
        </w:rPr>
        <w:t>, </w:t>
      </w:r>
      <w:hyperlink r:id="rId1768" w:history="1">
        <w:r w:rsidR="009466D5" w:rsidRPr="001F7D44">
          <w:rPr>
            <w:rStyle w:val="Hyperlink"/>
            <w:rFonts w:ascii="Segoe UI" w:hAnsi="Segoe UI" w:cs="Segoe UI"/>
            <w:color w:val="0366D6"/>
            <w:sz w:val="26"/>
          </w:rPr>
          <w:t>Theano Code</w:t>
        </w:r>
      </w:hyperlink>
    </w:p>
    <w:p w:rsidR="009466D5" w:rsidRPr="001F7D44" w:rsidRDefault="0070392A" w:rsidP="00C06FD0">
      <w:pPr>
        <w:pStyle w:val="NormalWeb"/>
        <w:numPr>
          <w:ilvl w:val="1"/>
          <w:numId w:val="62"/>
        </w:numPr>
        <w:spacing w:before="240" w:beforeAutospacing="0" w:after="240" w:afterAutospacing="0"/>
        <w:rPr>
          <w:rFonts w:ascii="Segoe UI" w:hAnsi="Segoe UI" w:cs="Segoe UI"/>
          <w:color w:val="24292E"/>
          <w:sz w:val="26"/>
        </w:rPr>
      </w:pPr>
      <w:hyperlink r:id="rId1769" w:anchor="sda" w:history="1">
        <w:r w:rsidR="009466D5" w:rsidRPr="001F7D44">
          <w:rPr>
            <w:rStyle w:val="Hyperlink"/>
            <w:rFonts w:ascii="Segoe UI" w:hAnsi="Segoe UI" w:cs="Segoe UI"/>
            <w:color w:val="0366D6"/>
            <w:sz w:val="26"/>
          </w:rPr>
          <w:t>Stacked Denoising Autoencoders</w:t>
        </w:r>
      </w:hyperlink>
    </w:p>
    <w:p w:rsidR="009466D5" w:rsidRPr="001F7D44" w:rsidRDefault="009466D5" w:rsidP="00C06FD0">
      <w:pPr>
        <w:pStyle w:val="NormalWeb"/>
        <w:numPr>
          <w:ilvl w:val="0"/>
          <w:numId w:val="63"/>
        </w:numPr>
        <w:spacing w:before="0" w:beforeAutospacing="0" w:after="240" w:afterAutospacing="0"/>
        <w:rPr>
          <w:rFonts w:ascii="Segoe UI" w:hAnsi="Segoe UI" w:cs="Segoe UI"/>
          <w:color w:val="24292E"/>
          <w:sz w:val="26"/>
        </w:rPr>
      </w:pPr>
      <w:r w:rsidRPr="001F7D44">
        <w:rPr>
          <w:rFonts w:ascii="Segoe UI" w:hAnsi="Segoe UI" w:cs="Segoe UI"/>
          <w:color w:val="24292E"/>
          <w:sz w:val="26"/>
        </w:rPr>
        <w:t>Convolutional Neural Networks</w:t>
      </w:r>
    </w:p>
    <w:bookmarkStart w:id="111" w:name="user-content-cnn"/>
    <w:bookmarkEnd w:id="111"/>
    <w:p w:rsidR="009466D5" w:rsidRPr="001F7D44" w:rsidRDefault="009466D5" w:rsidP="00C06FD0">
      <w:pPr>
        <w:pStyle w:val="NormalWeb"/>
        <w:numPr>
          <w:ilvl w:val="1"/>
          <w:numId w:val="63"/>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"https://ujjwalkarn.me/2016/08/11/intuitive-explanation-convnets/"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An Intuitive Explanation of Convolutional Neural Networks</w:t>
      </w:r>
      <w:r w:rsidRPr="001F7D44">
        <w:rPr>
          <w:rFonts w:ascii="Segoe UI" w:hAnsi="Segoe UI" w:cs="Segoe UI"/>
          <w:color w:val="24292E"/>
          <w:sz w:val="26"/>
        </w:rPr>
        <w:fldChar w:fldCharType="end"/>
      </w:r>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0" w:history="1">
        <w:r w:rsidR="009466D5" w:rsidRPr="001F7D44">
          <w:rPr>
            <w:rStyle w:val="Hyperlink"/>
            <w:rFonts w:ascii="Segoe UI" w:hAnsi="Segoe UI" w:cs="Segoe UI"/>
            <w:color w:val="0366D6"/>
            <w:sz w:val="26"/>
          </w:rPr>
          <w:t>Awesome Deep Vision: List of Resources (GitHub)</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1" w:history="1">
        <w:r w:rsidR="009466D5" w:rsidRPr="001F7D44">
          <w:rPr>
            <w:rStyle w:val="Hyperlink"/>
            <w:rFonts w:ascii="Segoe UI" w:hAnsi="Segoe UI" w:cs="Segoe UI"/>
            <w:color w:val="0366D6"/>
            <w:sz w:val="26"/>
          </w:rPr>
          <w:t>Intro to CNNs</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2" w:history="1">
        <w:r w:rsidR="009466D5" w:rsidRPr="001F7D44">
          <w:rPr>
            <w:rStyle w:val="Hyperlink"/>
            <w:rFonts w:ascii="Segoe UI" w:hAnsi="Segoe UI" w:cs="Segoe UI"/>
            <w:color w:val="0366D6"/>
            <w:sz w:val="26"/>
          </w:rPr>
          <w:t>Understanding CNN for NLP</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3" w:history="1">
        <w:r w:rsidR="009466D5" w:rsidRPr="001F7D44">
          <w:rPr>
            <w:rStyle w:val="Hyperlink"/>
            <w:rFonts w:ascii="Segoe UI" w:hAnsi="Segoe UI" w:cs="Segoe UI"/>
            <w:color w:val="0366D6"/>
            <w:sz w:val="26"/>
          </w:rPr>
          <w:t>Stanford Notes</w:t>
        </w:r>
      </w:hyperlink>
      <w:r w:rsidR="009466D5" w:rsidRPr="001F7D44">
        <w:rPr>
          <w:rFonts w:ascii="Segoe UI" w:hAnsi="Segoe UI" w:cs="Segoe UI"/>
          <w:color w:val="24292E"/>
          <w:sz w:val="26"/>
        </w:rPr>
        <w:t>, </w:t>
      </w:r>
      <w:hyperlink r:id="rId1774" w:history="1">
        <w:r w:rsidR="009466D5" w:rsidRPr="001F7D44">
          <w:rPr>
            <w:rStyle w:val="Hyperlink"/>
            <w:rFonts w:ascii="Segoe UI" w:hAnsi="Segoe UI" w:cs="Segoe UI"/>
            <w:color w:val="0366D6"/>
            <w:sz w:val="26"/>
          </w:rPr>
          <w:t>Codes</w:t>
        </w:r>
      </w:hyperlink>
      <w:r w:rsidR="009466D5" w:rsidRPr="001F7D44">
        <w:rPr>
          <w:rFonts w:ascii="Segoe UI" w:hAnsi="Segoe UI" w:cs="Segoe UI"/>
          <w:color w:val="24292E"/>
          <w:sz w:val="26"/>
        </w:rPr>
        <w:t>, </w:t>
      </w:r>
      <w:hyperlink r:id="rId1775" w:history="1">
        <w:r w:rsidR="009466D5" w:rsidRPr="001F7D44">
          <w:rPr>
            <w:rStyle w:val="Hyperlink"/>
            <w:rFonts w:ascii="Segoe UI" w:hAnsi="Segoe UI" w:cs="Segoe UI"/>
            <w:color w:val="0366D6"/>
            <w:sz w:val="26"/>
          </w:rPr>
          <w:t>GitHub</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6" w:history="1">
        <w:r w:rsidR="009466D5" w:rsidRPr="001F7D44">
          <w:rPr>
            <w:rStyle w:val="Hyperlink"/>
            <w:rFonts w:ascii="Segoe UI" w:hAnsi="Segoe UI" w:cs="Segoe UI"/>
            <w:color w:val="0366D6"/>
            <w:sz w:val="26"/>
          </w:rPr>
          <w:t>JavaScript Library (Browser Based) for CNNs</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7" w:history="1">
        <w:r w:rsidR="009466D5" w:rsidRPr="001F7D44">
          <w:rPr>
            <w:rStyle w:val="Hyperlink"/>
            <w:rFonts w:ascii="Segoe UI" w:hAnsi="Segoe UI" w:cs="Segoe UI"/>
            <w:color w:val="0366D6"/>
            <w:sz w:val="26"/>
          </w:rPr>
          <w:t>Using CNNs to detect facial keypoints</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8" w:history="1">
        <w:r w:rsidR="009466D5" w:rsidRPr="001F7D44">
          <w:rPr>
            <w:rStyle w:val="Hyperlink"/>
            <w:rFonts w:ascii="Segoe UI" w:hAnsi="Segoe UI" w:cs="Segoe UI"/>
            <w:color w:val="0366D6"/>
            <w:sz w:val="26"/>
          </w:rPr>
          <w:t>Deep learning to classify business photos at Yelp</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79" w:history="1">
        <w:r w:rsidR="009466D5" w:rsidRPr="001F7D44">
          <w:rPr>
            <w:rStyle w:val="Hyperlink"/>
            <w:rFonts w:ascii="Segoe UI" w:hAnsi="Segoe UI" w:cs="Segoe UI"/>
            <w:color w:val="0366D6"/>
            <w:sz w:val="26"/>
          </w:rPr>
          <w:t>Interview with Yann LeCun | Kaggle</w:t>
        </w:r>
      </w:hyperlink>
    </w:p>
    <w:p w:rsidR="009466D5" w:rsidRPr="001F7D44" w:rsidRDefault="0070392A" w:rsidP="00C06FD0">
      <w:pPr>
        <w:pStyle w:val="NormalWeb"/>
        <w:numPr>
          <w:ilvl w:val="1"/>
          <w:numId w:val="63"/>
        </w:numPr>
        <w:spacing w:before="240" w:beforeAutospacing="0" w:after="240" w:afterAutospacing="0"/>
        <w:rPr>
          <w:rFonts w:ascii="Segoe UI" w:hAnsi="Segoe UI" w:cs="Segoe UI"/>
          <w:color w:val="24292E"/>
          <w:sz w:val="26"/>
        </w:rPr>
      </w:pPr>
      <w:hyperlink r:id="rId1780" w:history="1">
        <w:r w:rsidR="009466D5" w:rsidRPr="001F7D44">
          <w:rPr>
            <w:rStyle w:val="Hyperlink"/>
            <w:rFonts w:ascii="Segoe UI" w:hAnsi="Segoe UI" w:cs="Segoe UI"/>
            <w:color w:val="0366D6"/>
            <w:sz w:val="26"/>
          </w:rPr>
          <w:t>Visualising and Understanding CNNs</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12" w:name="_Toc494530822"/>
      <w:r w:rsidRPr="001F7D44">
        <w:rPr>
          <w:rFonts w:ascii="Segoe UI" w:hAnsi="Segoe UI" w:cs="Segoe UI"/>
          <w:color w:val="24292E"/>
          <w:sz w:val="38"/>
        </w:rPr>
        <w:t>Natural Language Processing</w:t>
      </w:r>
      <w:bookmarkEnd w:id="112"/>
    </w:p>
    <w:bookmarkStart w:id="113" w:name="user-content-nlp"/>
    <w:bookmarkEnd w:id="113"/>
    <w:p w:rsidR="009466D5" w:rsidRPr="001F7D44" w:rsidRDefault="009466D5" w:rsidP="00C06FD0">
      <w:pPr>
        <w:pStyle w:val="NormalWeb"/>
        <w:numPr>
          <w:ilvl w:val="0"/>
          <w:numId w:val="64"/>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"https://github.com/edobashira/speech-language-processing"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 curated list of speech and natural language processing resources</w:t>
      </w:r>
      <w:r w:rsidRPr="001F7D44">
        <w:rPr>
          <w:rFonts w:ascii="Segoe UI" w:hAnsi="Segoe UI" w:cs="Segoe UI"/>
          <w:color w:val="24292E"/>
          <w:sz w:val="26"/>
        </w:rPr>
        <w:fldChar w:fldCharType="end"/>
      </w:r>
    </w:p>
    <w:p w:rsidR="009466D5" w:rsidRPr="001F7D44" w:rsidRDefault="0070392A" w:rsidP="00C06FD0">
      <w:pPr>
        <w:pStyle w:val="NormalWeb"/>
        <w:numPr>
          <w:ilvl w:val="0"/>
          <w:numId w:val="64"/>
        </w:numPr>
        <w:spacing w:before="240" w:beforeAutospacing="0" w:after="240" w:afterAutospacing="0"/>
        <w:rPr>
          <w:rFonts w:ascii="Segoe UI" w:hAnsi="Segoe UI" w:cs="Segoe UI"/>
          <w:color w:val="24292E"/>
          <w:sz w:val="26"/>
        </w:rPr>
      </w:pPr>
      <w:hyperlink r:id="rId1781" w:history="1">
        <w:r w:rsidR="009466D5" w:rsidRPr="001F7D44">
          <w:rPr>
            <w:rStyle w:val="Hyperlink"/>
            <w:rFonts w:ascii="Segoe UI" w:hAnsi="Segoe UI" w:cs="Segoe UI"/>
            <w:color w:val="0366D6"/>
            <w:sz w:val="26"/>
          </w:rPr>
          <w:t>Understanding Natural Language with Deep Neural Networks Using Torch</w:t>
        </w:r>
      </w:hyperlink>
    </w:p>
    <w:p w:rsidR="009466D5" w:rsidRPr="001F7D44" w:rsidRDefault="0070392A" w:rsidP="00C06FD0">
      <w:pPr>
        <w:pStyle w:val="NormalWeb"/>
        <w:numPr>
          <w:ilvl w:val="0"/>
          <w:numId w:val="64"/>
        </w:numPr>
        <w:spacing w:before="240" w:beforeAutospacing="0" w:after="240" w:afterAutospacing="0"/>
        <w:rPr>
          <w:rFonts w:ascii="Segoe UI" w:hAnsi="Segoe UI" w:cs="Segoe UI"/>
          <w:color w:val="24292E"/>
          <w:sz w:val="26"/>
        </w:rPr>
      </w:pPr>
      <w:hyperlink r:id="rId1782" w:history="1">
        <w:r w:rsidR="009466D5" w:rsidRPr="001F7D44">
          <w:rPr>
            <w:rStyle w:val="Hyperlink"/>
            <w:rFonts w:ascii="Segoe UI" w:hAnsi="Segoe UI" w:cs="Segoe UI"/>
            <w:color w:val="0366D6"/>
            <w:sz w:val="26"/>
          </w:rPr>
          <w:t>tf-idf explained</w:t>
        </w:r>
      </w:hyperlink>
    </w:p>
    <w:p w:rsidR="009466D5" w:rsidRPr="001F7D44" w:rsidRDefault="0070392A" w:rsidP="00C06FD0">
      <w:pPr>
        <w:pStyle w:val="NormalWeb"/>
        <w:numPr>
          <w:ilvl w:val="0"/>
          <w:numId w:val="64"/>
        </w:numPr>
        <w:spacing w:before="240" w:beforeAutospacing="0" w:after="240" w:afterAutospacing="0"/>
        <w:rPr>
          <w:rFonts w:ascii="Segoe UI" w:hAnsi="Segoe UI" w:cs="Segoe UI"/>
          <w:color w:val="24292E"/>
          <w:sz w:val="26"/>
        </w:rPr>
      </w:pPr>
      <w:hyperlink r:id="rId1783" w:history="1">
        <w:r w:rsidR="009466D5" w:rsidRPr="001F7D44">
          <w:rPr>
            <w:rStyle w:val="Hyperlink"/>
            <w:rFonts w:ascii="Segoe UI" w:hAnsi="Segoe UI" w:cs="Segoe UI"/>
            <w:color w:val="0366D6"/>
            <w:sz w:val="26"/>
          </w:rPr>
          <w:t>Interesting Deep Learning NLP Projects Stanford</w:t>
        </w:r>
      </w:hyperlink>
      <w:r w:rsidR="009466D5" w:rsidRPr="001F7D44">
        <w:rPr>
          <w:rFonts w:ascii="Segoe UI" w:hAnsi="Segoe UI" w:cs="Segoe UI"/>
          <w:color w:val="24292E"/>
          <w:sz w:val="26"/>
        </w:rPr>
        <w:t>, </w:t>
      </w:r>
      <w:hyperlink r:id="rId1784" w:history="1">
        <w:r w:rsidR="009466D5" w:rsidRPr="001F7D44">
          <w:rPr>
            <w:rStyle w:val="Hyperlink"/>
            <w:rFonts w:ascii="Segoe UI" w:hAnsi="Segoe UI" w:cs="Segoe UI"/>
            <w:color w:val="0366D6"/>
            <w:sz w:val="26"/>
          </w:rPr>
          <w:t>Website</w:t>
        </w:r>
      </w:hyperlink>
    </w:p>
    <w:p w:rsidR="009466D5" w:rsidRPr="001F7D44" w:rsidRDefault="0070392A" w:rsidP="00C06FD0">
      <w:pPr>
        <w:pStyle w:val="NormalWeb"/>
        <w:numPr>
          <w:ilvl w:val="0"/>
          <w:numId w:val="64"/>
        </w:numPr>
        <w:spacing w:before="240" w:beforeAutospacing="0" w:after="240" w:afterAutospacing="0"/>
        <w:rPr>
          <w:rFonts w:ascii="Segoe UI" w:hAnsi="Segoe UI" w:cs="Segoe UI"/>
          <w:color w:val="24292E"/>
          <w:sz w:val="26"/>
        </w:rPr>
      </w:pPr>
      <w:hyperlink r:id="rId1785" w:history="1">
        <w:r w:rsidR="009466D5" w:rsidRPr="001F7D44">
          <w:rPr>
            <w:rStyle w:val="Hyperlink"/>
            <w:rFonts w:ascii="Segoe UI" w:hAnsi="Segoe UI" w:cs="Segoe UI"/>
            <w:color w:val="0366D6"/>
            <w:sz w:val="26"/>
          </w:rPr>
          <w:t>NLP from Scratch | Google Paper</w:t>
        </w:r>
      </w:hyperlink>
    </w:p>
    <w:p w:rsidR="009466D5" w:rsidRPr="001F7D44" w:rsidRDefault="0070392A" w:rsidP="00C06FD0">
      <w:pPr>
        <w:pStyle w:val="NormalWeb"/>
        <w:numPr>
          <w:ilvl w:val="0"/>
          <w:numId w:val="64"/>
        </w:numPr>
        <w:spacing w:before="240" w:beforeAutospacing="0" w:after="240" w:afterAutospacing="0"/>
        <w:rPr>
          <w:rFonts w:ascii="Segoe UI" w:hAnsi="Segoe UI" w:cs="Segoe UI"/>
          <w:color w:val="24292E"/>
          <w:sz w:val="26"/>
        </w:rPr>
      </w:pPr>
      <w:hyperlink r:id="rId1786" w:history="1">
        <w:r w:rsidR="009466D5" w:rsidRPr="001F7D44">
          <w:rPr>
            <w:rStyle w:val="Hyperlink"/>
            <w:rFonts w:ascii="Segoe UI" w:hAnsi="Segoe UI" w:cs="Segoe UI"/>
            <w:color w:val="0366D6"/>
            <w:sz w:val="26"/>
          </w:rPr>
          <w:t>Graph Based Semi Supervised Learning for NLP</w:t>
        </w:r>
      </w:hyperlink>
    </w:p>
    <w:p w:rsidR="009466D5" w:rsidRPr="001F7D44" w:rsidRDefault="0070392A" w:rsidP="00C06FD0">
      <w:pPr>
        <w:pStyle w:val="NormalWeb"/>
        <w:numPr>
          <w:ilvl w:val="0"/>
          <w:numId w:val="64"/>
        </w:numPr>
        <w:spacing w:before="240" w:beforeAutospacing="0" w:after="240" w:afterAutospacing="0"/>
        <w:rPr>
          <w:rFonts w:ascii="Segoe UI" w:hAnsi="Segoe UI" w:cs="Segoe UI"/>
          <w:color w:val="24292E"/>
          <w:sz w:val="26"/>
        </w:rPr>
      </w:pPr>
      <w:hyperlink r:id="rId1787" w:history="1">
        <w:r w:rsidR="009466D5" w:rsidRPr="001F7D44">
          <w:rPr>
            <w:rStyle w:val="Hyperlink"/>
            <w:rFonts w:ascii="Segoe UI" w:hAnsi="Segoe UI" w:cs="Segoe UI"/>
            <w:color w:val="0366D6"/>
            <w:sz w:val="26"/>
          </w:rPr>
          <w:t>Bag of Words</w:t>
        </w:r>
      </w:hyperlink>
    </w:p>
    <w:p w:rsidR="009466D5" w:rsidRPr="001F7D44" w:rsidRDefault="0070392A" w:rsidP="00C06FD0">
      <w:pPr>
        <w:numPr>
          <w:ilvl w:val="1"/>
          <w:numId w:val="64"/>
        </w:numPr>
        <w:spacing w:before="100" w:beforeAutospacing="1" w:after="100" w:afterAutospacing="1" w:line="240" w:lineRule="auto"/>
        <w:rPr>
          <w:rFonts w:ascii="Segoe UI" w:hAnsi="Segoe UI" w:cs="Segoe UI"/>
          <w:color w:val="24292E"/>
          <w:sz w:val="24"/>
        </w:rPr>
      </w:pPr>
      <w:hyperlink r:id="rId1788" w:history="1">
        <w:r w:rsidR="009466D5" w:rsidRPr="001F7D44">
          <w:rPr>
            <w:rStyle w:val="Hyperlink"/>
            <w:rFonts w:ascii="Segoe UI" w:hAnsi="Segoe UI" w:cs="Segoe UI"/>
            <w:color w:val="0366D6"/>
            <w:sz w:val="24"/>
          </w:rPr>
          <w:t>Classification text with Bag of Words</w:t>
        </w:r>
      </w:hyperlink>
    </w:p>
    <w:bookmarkStart w:id="114" w:name="user-content-topic"/>
    <w:bookmarkEnd w:id="114"/>
    <w:p w:rsidR="009466D5" w:rsidRPr="001F7D44" w:rsidRDefault="009466D5" w:rsidP="00C06FD0">
      <w:pPr>
        <w:pStyle w:val="NormalWeb"/>
        <w:numPr>
          <w:ilvl w:val="0"/>
          <w:numId w:val="6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"https://en.wikipedia.org/wiki/Topic_model"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Topic Modeling</w:t>
      </w:r>
      <w:r w:rsidRPr="001F7D44">
        <w:rPr>
          <w:rFonts w:ascii="Segoe UI" w:hAnsi="Segoe UI" w:cs="Segoe UI"/>
          <w:color w:val="24292E"/>
          <w:sz w:val="26"/>
        </w:rPr>
        <w:fldChar w:fldCharType="end"/>
      </w:r>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89" w:history="1">
        <w:r w:rsidR="009466D5" w:rsidRPr="001F7D44">
          <w:rPr>
            <w:rStyle w:val="Hyperlink"/>
            <w:rFonts w:ascii="Segoe UI" w:hAnsi="Segoe UI" w:cs="Segoe UI"/>
            <w:color w:val="0366D6"/>
            <w:sz w:val="26"/>
          </w:rPr>
          <w:t>LDA</w:t>
        </w:r>
      </w:hyperlink>
      <w:r w:rsidR="009466D5" w:rsidRPr="001F7D44">
        <w:rPr>
          <w:rFonts w:ascii="Segoe UI" w:hAnsi="Segoe UI" w:cs="Segoe UI"/>
          <w:color w:val="24292E"/>
          <w:sz w:val="26"/>
        </w:rPr>
        <w:t>, </w:t>
      </w:r>
      <w:hyperlink r:id="rId1790" w:history="1">
        <w:r w:rsidR="009466D5" w:rsidRPr="001F7D44">
          <w:rPr>
            <w:rStyle w:val="Hyperlink"/>
            <w:rFonts w:ascii="Segoe UI" w:hAnsi="Segoe UI" w:cs="Segoe UI"/>
            <w:color w:val="0366D6"/>
            <w:sz w:val="26"/>
          </w:rPr>
          <w:t>LSA</w:t>
        </w:r>
      </w:hyperlink>
      <w:r w:rsidR="009466D5" w:rsidRPr="001F7D44">
        <w:rPr>
          <w:rFonts w:ascii="Segoe UI" w:hAnsi="Segoe UI" w:cs="Segoe UI"/>
          <w:color w:val="24292E"/>
          <w:sz w:val="26"/>
        </w:rPr>
        <w:t>, </w:t>
      </w:r>
      <w:hyperlink r:id="rId1791" w:history="1">
        <w:r w:rsidR="009466D5" w:rsidRPr="001F7D44">
          <w:rPr>
            <w:rStyle w:val="Hyperlink"/>
            <w:rFonts w:ascii="Segoe UI" w:hAnsi="Segoe UI" w:cs="Segoe UI"/>
            <w:color w:val="0366D6"/>
            <w:sz w:val="26"/>
          </w:rPr>
          <w:t>Probabilistic LSA</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2" w:history="1">
        <w:r w:rsidR="009466D5" w:rsidRPr="001F7D44">
          <w:rPr>
            <w:rStyle w:val="Hyperlink"/>
            <w:rFonts w:ascii="Segoe UI" w:hAnsi="Segoe UI" w:cs="Segoe UI"/>
            <w:color w:val="0366D6"/>
            <w:sz w:val="26"/>
          </w:rPr>
          <w:t>What is a good explanation of Latent Dirichlet Allocation?</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3" w:history="1">
        <w:r w:rsidR="009466D5" w:rsidRPr="001F7D44">
          <w:rPr>
            <w:rStyle w:val="Hyperlink"/>
            <w:rFonts w:ascii="Segoe UI" w:hAnsi="Segoe UI" w:cs="Segoe UI"/>
            <w:color w:val="0366D6"/>
            <w:sz w:val="26"/>
          </w:rPr>
          <w:t>Awesome LDA Explanation!</w:t>
        </w:r>
      </w:hyperlink>
      <w:r w:rsidR="009466D5" w:rsidRPr="001F7D44">
        <w:rPr>
          <w:rFonts w:ascii="Segoe UI" w:hAnsi="Segoe UI" w:cs="Segoe UI"/>
          <w:color w:val="24292E"/>
          <w:sz w:val="26"/>
        </w:rPr>
        <w:t>. </w:t>
      </w:r>
      <w:hyperlink r:id="rId1794" w:history="1">
        <w:r w:rsidR="009466D5" w:rsidRPr="001F7D44">
          <w:rPr>
            <w:rStyle w:val="Hyperlink"/>
            <w:rFonts w:ascii="Segoe UI" w:hAnsi="Segoe UI" w:cs="Segoe UI"/>
            <w:color w:val="0366D6"/>
            <w:sz w:val="26"/>
          </w:rPr>
          <w:t>Another good explanation</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5" w:history="1">
        <w:r w:rsidR="009466D5" w:rsidRPr="001F7D44">
          <w:rPr>
            <w:rStyle w:val="Hyperlink"/>
            <w:rFonts w:ascii="Segoe UI" w:hAnsi="Segoe UI" w:cs="Segoe UI"/>
            <w:color w:val="0366D6"/>
            <w:sz w:val="26"/>
          </w:rPr>
          <w:t>The LDA Buffet- Intuitive Explanation</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6" w:history="1">
        <w:r w:rsidR="009466D5" w:rsidRPr="001F7D44">
          <w:rPr>
            <w:rStyle w:val="Hyperlink"/>
            <w:rFonts w:ascii="Segoe UI" w:hAnsi="Segoe UI" w:cs="Segoe UI"/>
            <w:color w:val="0366D6"/>
            <w:sz w:val="26"/>
          </w:rPr>
          <w:t>Difference between LSI and LDA</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7" w:history="1">
        <w:r w:rsidR="009466D5" w:rsidRPr="001F7D44">
          <w:rPr>
            <w:rStyle w:val="Hyperlink"/>
            <w:rFonts w:ascii="Segoe UI" w:hAnsi="Segoe UI" w:cs="Segoe UI"/>
            <w:color w:val="0366D6"/>
            <w:sz w:val="26"/>
          </w:rPr>
          <w:t>Original LDA Paper</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8" w:history="1">
        <w:r w:rsidR="009466D5" w:rsidRPr="001F7D44">
          <w:rPr>
            <w:rStyle w:val="Hyperlink"/>
            <w:rFonts w:ascii="Segoe UI" w:hAnsi="Segoe UI" w:cs="Segoe UI"/>
            <w:color w:val="0366D6"/>
            <w:sz w:val="26"/>
          </w:rPr>
          <w:t>alpha and beta in LDA</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799" w:history="1">
        <w:r w:rsidR="009466D5" w:rsidRPr="001F7D44">
          <w:rPr>
            <w:rStyle w:val="Hyperlink"/>
            <w:rFonts w:ascii="Segoe UI" w:hAnsi="Segoe UI" w:cs="Segoe UI"/>
            <w:color w:val="0366D6"/>
            <w:sz w:val="26"/>
          </w:rPr>
          <w:t>Intuitive explanation of the Dirichlet distribution</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800" w:history="1">
        <w:r w:rsidR="009466D5" w:rsidRPr="001F7D44">
          <w:rPr>
            <w:rStyle w:val="Hyperlink"/>
            <w:rFonts w:ascii="Segoe UI" w:hAnsi="Segoe UI" w:cs="Segoe UI"/>
            <w:color w:val="0366D6"/>
            <w:sz w:val="26"/>
          </w:rPr>
          <w:t>Topic modeling made just simple enough</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801" w:history="1">
        <w:r w:rsidR="009466D5" w:rsidRPr="001F7D44">
          <w:rPr>
            <w:rStyle w:val="Hyperlink"/>
            <w:rFonts w:ascii="Segoe UI" w:hAnsi="Segoe UI" w:cs="Segoe UI"/>
            <w:color w:val="0366D6"/>
            <w:sz w:val="26"/>
          </w:rPr>
          <w:t>Online LDA</w:t>
        </w:r>
      </w:hyperlink>
      <w:r w:rsidR="009466D5" w:rsidRPr="001F7D44">
        <w:rPr>
          <w:rFonts w:ascii="Segoe UI" w:hAnsi="Segoe UI" w:cs="Segoe UI"/>
          <w:color w:val="24292E"/>
          <w:sz w:val="26"/>
        </w:rPr>
        <w:t>, </w:t>
      </w:r>
      <w:hyperlink r:id="rId1802" w:history="1">
        <w:r w:rsidR="009466D5" w:rsidRPr="001F7D44">
          <w:rPr>
            <w:rStyle w:val="Hyperlink"/>
            <w:rFonts w:ascii="Segoe UI" w:hAnsi="Segoe UI" w:cs="Segoe UI"/>
            <w:color w:val="0366D6"/>
            <w:sz w:val="26"/>
          </w:rPr>
          <w:t>Online LDA with Spark</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803" w:history="1">
        <w:r w:rsidR="009466D5" w:rsidRPr="001F7D44">
          <w:rPr>
            <w:rStyle w:val="Hyperlink"/>
            <w:rFonts w:ascii="Segoe UI" w:hAnsi="Segoe UI" w:cs="Segoe UI"/>
            <w:color w:val="0366D6"/>
            <w:sz w:val="26"/>
          </w:rPr>
          <w:t>LDA in Scala</w:t>
        </w:r>
      </w:hyperlink>
      <w:r w:rsidR="009466D5" w:rsidRPr="001F7D44">
        <w:rPr>
          <w:rFonts w:ascii="Segoe UI" w:hAnsi="Segoe UI" w:cs="Segoe UI"/>
          <w:color w:val="24292E"/>
          <w:sz w:val="26"/>
        </w:rPr>
        <w:t>, </w:t>
      </w:r>
      <w:hyperlink r:id="rId1804" w:history="1">
        <w:r w:rsidR="009466D5" w:rsidRPr="001F7D44">
          <w:rPr>
            <w:rStyle w:val="Hyperlink"/>
            <w:rFonts w:ascii="Segoe UI" w:hAnsi="Segoe UI" w:cs="Segoe UI"/>
            <w:color w:val="0366D6"/>
            <w:sz w:val="26"/>
          </w:rPr>
          <w:t>Part 2</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805" w:history="1">
        <w:r w:rsidR="009466D5" w:rsidRPr="001F7D44">
          <w:rPr>
            <w:rStyle w:val="Hyperlink"/>
            <w:rFonts w:ascii="Segoe UI" w:hAnsi="Segoe UI" w:cs="Segoe UI"/>
            <w:color w:val="0366D6"/>
            <w:sz w:val="26"/>
          </w:rPr>
          <w:t>Segmentation of Twitter Timelines via Topic Modeling</w:t>
        </w:r>
      </w:hyperlink>
    </w:p>
    <w:p w:rsidR="009466D5" w:rsidRPr="001F7D44" w:rsidRDefault="0070392A" w:rsidP="00C06FD0">
      <w:pPr>
        <w:pStyle w:val="NormalWeb"/>
        <w:numPr>
          <w:ilvl w:val="1"/>
          <w:numId w:val="65"/>
        </w:numPr>
        <w:spacing w:before="240" w:beforeAutospacing="0" w:after="240" w:afterAutospacing="0"/>
        <w:rPr>
          <w:rFonts w:ascii="Segoe UI" w:hAnsi="Segoe UI" w:cs="Segoe UI"/>
          <w:color w:val="24292E"/>
          <w:sz w:val="26"/>
        </w:rPr>
      </w:pPr>
      <w:hyperlink r:id="rId1806" w:history="1">
        <w:r w:rsidR="009466D5" w:rsidRPr="001F7D44">
          <w:rPr>
            <w:rStyle w:val="Hyperlink"/>
            <w:rFonts w:ascii="Segoe UI" w:hAnsi="Segoe UI" w:cs="Segoe UI"/>
            <w:color w:val="0366D6"/>
            <w:sz w:val="26"/>
          </w:rPr>
          <w:t>Topic Modeling of Twitter Followers</w:t>
        </w:r>
      </w:hyperlink>
    </w:p>
    <w:p w:rsidR="009466D5" w:rsidRPr="001F7D44" w:rsidRDefault="009466D5" w:rsidP="00C06FD0">
      <w:pPr>
        <w:pStyle w:val="NormalWeb"/>
        <w:numPr>
          <w:ilvl w:val="0"/>
          <w:numId w:val="66"/>
        </w:numPr>
        <w:spacing w:before="0" w:beforeAutospacing="0" w:after="240" w:afterAutospacing="0"/>
        <w:rPr>
          <w:rFonts w:ascii="Segoe UI" w:hAnsi="Segoe UI" w:cs="Segoe UI"/>
          <w:color w:val="24292E"/>
          <w:sz w:val="26"/>
        </w:rPr>
      </w:pPr>
      <w:r w:rsidRPr="001F7D44">
        <w:rPr>
          <w:rFonts w:ascii="Segoe UI" w:hAnsi="Segoe UI" w:cs="Segoe UI"/>
          <w:color w:val="24292E"/>
          <w:sz w:val="26"/>
        </w:rPr>
        <w:t>word2vec</w:t>
      </w:r>
    </w:p>
    <w:bookmarkStart w:id="115" w:name="user-content-word2vec"/>
    <w:bookmarkEnd w:id="115"/>
    <w:p w:rsidR="009466D5" w:rsidRPr="001F7D44" w:rsidRDefault="009466D5" w:rsidP="00C06FD0">
      <w:pPr>
        <w:pStyle w:val="NormalWeb"/>
        <w:numPr>
          <w:ilvl w:val="1"/>
          <w:numId w:val="6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"https://code.google.com/archive/p/word2vec"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Google word2vec</w:t>
      </w:r>
      <w:r w:rsidRPr="001F7D44">
        <w:rPr>
          <w:rFonts w:ascii="Segoe UI" w:hAnsi="Segoe UI" w:cs="Segoe UI"/>
          <w:color w:val="24292E"/>
          <w:sz w:val="26"/>
        </w:rPr>
        <w:fldChar w:fldCharType="end"/>
      </w:r>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07" w:history="1">
        <w:r w:rsidR="009466D5" w:rsidRPr="001F7D44">
          <w:rPr>
            <w:rStyle w:val="Hyperlink"/>
            <w:rFonts w:ascii="Segoe UI" w:hAnsi="Segoe UI" w:cs="Segoe UI"/>
            <w:color w:val="0366D6"/>
            <w:sz w:val="26"/>
          </w:rPr>
          <w:t>Bag of Words Model Wiki</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08" w:history="1">
        <w:r w:rsidR="009466D5" w:rsidRPr="001F7D44">
          <w:rPr>
            <w:rStyle w:val="Hyperlink"/>
            <w:rFonts w:ascii="Segoe UI" w:hAnsi="Segoe UI" w:cs="Segoe UI"/>
            <w:color w:val="0366D6"/>
            <w:sz w:val="26"/>
          </w:rPr>
          <w:t>word2vec Tutorial</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09" w:history="1">
        <w:r w:rsidR="009466D5" w:rsidRPr="001F7D44">
          <w:rPr>
            <w:rStyle w:val="Hyperlink"/>
            <w:rFonts w:ascii="Segoe UI" w:hAnsi="Segoe UI" w:cs="Segoe UI"/>
            <w:color w:val="0366D6"/>
            <w:sz w:val="26"/>
          </w:rPr>
          <w:t>A closer look at Skip Gram Modeling</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10" w:history="1">
        <w:r w:rsidR="009466D5" w:rsidRPr="001F7D44">
          <w:rPr>
            <w:rStyle w:val="Hyperlink"/>
            <w:rFonts w:ascii="Segoe UI" w:hAnsi="Segoe UI" w:cs="Segoe UI"/>
            <w:color w:val="0366D6"/>
            <w:sz w:val="26"/>
          </w:rPr>
          <w:t>Skip Gram Model Tutorial</w:t>
        </w:r>
      </w:hyperlink>
      <w:r w:rsidR="009466D5" w:rsidRPr="001F7D44">
        <w:rPr>
          <w:rFonts w:ascii="Segoe UI" w:hAnsi="Segoe UI" w:cs="Segoe UI"/>
          <w:color w:val="24292E"/>
          <w:sz w:val="26"/>
        </w:rPr>
        <w:t>, </w:t>
      </w:r>
      <w:hyperlink r:id="rId1811" w:history="1">
        <w:r w:rsidR="009466D5" w:rsidRPr="001F7D44">
          <w:rPr>
            <w:rStyle w:val="Hyperlink"/>
            <w:rFonts w:ascii="Segoe UI" w:hAnsi="Segoe UI" w:cs="Segoe UI"/>
            <w:color w:val="0366D6"/>
            <w:sz w:val="26"/>
          </w:rPr>
          <w:t>CBoW Model</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12" w:history="1">
        <w:r w:rsidR="009466D5" w:rsidRPr="001F7D44">
          <w:rPr>
            <w:rStyle w:val="Hyperlink"/>
            <w:rFonts w:ascii="Segoe UI" w:hAnsi="Segoe UI" w:cs="Segoe UI"/>
            <w:color w:val="0366D6"/>
            <w:sz w:val="26"/>
          </w:rPr>
          <w:t>Word Vectors Kaggle Tutorial Python</w:t>
        </w:r>
      </w:hyperlink>
      <w:r w:rsidR="009466D5" w:rsidRPr="001F7D44">
        <w:rPr>
          <w:rFonts w:ascii="Segoe UI" w:hAnsi="Segoe UI" w:cs="Segoe UI"/>
          <w:color w:val="24292E"/>
          <w:sz w:val="26"/>
        </w:rPr>
        <w:t>, </w:t>
      </w:r>
      <w:hyperlink r:id="rId1813" w:history="1">
        <w:r w:rsidR="009466D5" w:rsidRPr="001F7D44">
          <w:rPr>
            <w:rStyle w:val="Hyperlink"/>
            <w:rFonts w:ascii="Segoe UI" w:hAnsi="Segoe UI" w:cs="Segoe UI"/>
            <w:color w:val="0366D6"/>
            <w:sz w:val="26"/>
          </w:rPr>
          <w:t>Part 2</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14" w:history="1">
        <w:r w:rsidR="009466D5" w:rsidRPr="001F7D44">
          <w:rPr>
            <w:rStyle w:val="Hyperlink"/>
            <w:rFonts w:ascii="Segoe UI" w:hAnsi="Segoe UI" w:cs="Segoe UI"/>
            <w:color w:val="0366D6"/>
            <w:sz w:val="26"/>
          </w:rPr>
          <w:t>Making sense of word2vec</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15" w:history="1">
        <w:r w:rsidR="009466D5" w:rsidRPr="001F7D44">
          <w:rPr>
            <w:rStyle w:val="Hyperlink"/>
            <w:rFonts w:ascii="Segoe UI" w:hAnsi="Segoe UI" w:cs="Segoe UI"/>
            <w:color w:val="0366D6"/>
            <w:sz w:val="26"/>
          </w:rPr>
          <w:t>word2vec explained on deeplearning4j</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16" w:history="1">
        <w:r w:rsidR="009466D5" w:rsidRPr="001F7D44">
          <w:rPr>
            <w:rStyle w:val="Hyperlink"/>
            <w:rFonts w:ascii="Segoe UI" w:hAnsi="Segoe UI" w:cs="Segoe UI"/>
            <w:color w:val="0366D6"/>
            <w:sz w:val="26"/>
          </w:rPr>
          <w:t>Quora word2vec</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17" w:history="1">
        <w:r w:rsidR="009466D5" w:rsidRPr="001F7D44">
          <w:rPr>
            <w:rStyle w:val="Hyperlink"/>
            <w:rFonts w:ascii="Segoe UI" w:hAnsi="Segoe UI" w:cs="Segoe UI"/>
            <w:color w:val="0366D6"/>
            <w:sz w:val="26"/>
          </w:rPr>
          <w:t>Other Quora Resources</w:t>
        </w:r>
      </w:hyperlink>
      <w:r w:rsidR="009466D5" w:rsidRPr="001F7D44">
        <w:rPr>
          <w:rFonts w:ascii="Segoe UI" w:hAnsi="Segoe UI" w:cs="Segoe UI"/>
          <w:color w:val="24292E"/>
          <w:sz w:val="26"/>
        </w:rPr>
        <w:t>, </w:t>
      </w:r>
      <w:hyperlink r:id="rId1818" w:history="1">
        <w:r w:rsidR="009466D5" w:rsidRPr="001F7D44">
          <w:rPr>
            <w:rStyle w:val="Hyperlink"/>
            <w:rFonts w:ascii="Segoe UI" w:hAnsi="Segoe UI" w:cs="Segoe UI"/>
            <w:color w:val="0366D6"/>
            <w:sz w:val="26"/>
          </w:rPr>
          <w:t>2</w:t>
        </w:r>
      </w:hyperlink>
      <w:r w:rsidR="009466D5" w:rsidRPr="001F7D44">
        <w:rPr>
          <w:rFonts w:ascii="Segoe UI" w:hAnsi="Segoe UI" w:cs="Segoe UI"/>
          <w:color w:val="24292E"/>
          <w:sz w:val="26"/>
        </w:rPr>
        <w:t>, </w:t>
      </w:r>
      <w:hyperlink r:id="rId1819" w:history="1">
        <w:r w:rsidR="009466D5" w:rsidRPr="001F7D44">
          <w:rPr>
            <w:rStyle w:val="Hyperlink"/>
            <w:rFonts w:ascii="Segoe UI" w:hAnsi="Segoe UI" w:cs="Segoe UI"/>
            <w:color w:val="0366D6"/>
            <w:sz w:val="26"/>
          </w:rPr>
          <w:t>3</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20" w:history="1">
        <w:r w:rsidR="009466D5" w:rsidRPr="001F7D44">
          <w:rPr>
            <w:rStyle w:val="Hyperlink"/>
            <w:rFonts w:ascii="Segoe UI" w:hAnsi="Segoe UI" w:cs="Segoe UI"/>
            <w:color w:val="0366D6"/>
            <w:sz w:val="26"/>
          </w:rPr>
          <w:t>word2vec, DBN, RNTN for Sentiment Analysis</w:t>
        </w:r>
      </w:hyperlink>
    </w:p>
    <w:p w:rsidR="009466D5" w:rsidRPr="001F7D44" w:rsidRDefault="009466D5" w:rsidP="00C06FD0">
      <w:pPr>
        <w:pStyle w:val="NormalWeb"/>
        <w:numPr>
          <w:ilvl w:val="0"/>
          <w:numId w:val="6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Text Clustering</w:t>
      </w:r>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21" w:history="1">
        <w:r w:rsidR="009466D5" w:rsidRPr="001F7D44">
          <w:rPr>
            <w:rStyle w:val="Hyperlink"/>
            <w:rFonts w:ascii="Segoe UI" w:hAnsi="Segoe UI" w:cs="Segoe UI"/>
            <w:color w:val="0366D6"/>
            <w:sz w:val="26"/>
          </w:rPr>
          <w:t>How string clustering works</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22" w:history="1">
        <w:r w:rsidR="009466D5" w:rsidRPr="001F7D44">
          <w:rPr>
            <w:rStyle w:val="Hyperlink"/>
            <w:rFonts w:ascii="Segoe UI" w:hAnsi="Segoe UI" w:cs="Segoe UI"/>
            <w:color w:val="0366D6"/>
            <w:sz w:val="26"/>
          </w:rPr>
          <w:t>Levenshtein distance for measuring the difference between two sequences</w:t>
        </w:r>
      </w:hyperlink>
    </w:p>
    <w:p w:rsidR="009466D5" w:rsidRPr="001F7D44" w:rsidRDefault="0070392A" w:rsidP="00C06FD0">
      <w:pPr>
        <w:pStyle w:val="NormalWeb"/>
        <w:numPr>
          <w:ilvl w:val="1"/>
          <w:numId w:val="66"/>
        </w:numPr>
        <w:spacing w:before="240" w:beforeAutospacing="0" w:after="240" w:afterAutospacing="0"/>
        <w:rPr>
          <w:rFonts w:ascii="Segoe UI" w:hAnsi="Segoe UI" w:cs="Segoe UI"/>
          <w:color w:val="24292E"/>
          <w:sz w:val="26"/>
        </w:rPr>
      </w:pPr>
      <w:hyperlink r:id="rId1823" w:history="1">
        <w:r w:rsidR="009466D5" w:rsidRPr="001F7D44">
          <w:rPr>
            <w:rStyle w:val="Hyperlink"/>
            <w:rFonts w:ascii="Segoe UI" w:hAnsi="Segoe UI" w:cs="Segoe UI"/>
            <w:color w:val="0366D6"/>
            <w:sz w:val="26"/>
          </w:rPr>
          <w:t>Text clustering with Levenshtein distances</w:t>
        </w:r>
      </w:hyperlink>
    </w:p>
    <w:p w:rsidR="009466D5" w:rsidRPr="001F7D44" w:rsidRDefault="009466D5" w:rsidP="00C06FD0">
      <w:pPr>
        <w:pStyle w:val="NormalWeb"/>
        <w:numPr>
          <w:ilvl w:val="0"/>
          <w:numId w:val="6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Text Classification</w:t>
      </w:r>
    </w:p>
    <w:p w:rsidR="009466D5" w:rsidRPr="001F7D44" w:rsidRDefault="0070392A" w:rsidP="00C06FD0">
      <w:pPr>
        <w:numPr>
          <w:ilvl w:val="1"/>
          <w:numId w:val="66"/>
        </w:numPr>
        <w:spacing w:before="100" w:beforeAutospacing="1" w:after="100" w:afterAutospacing="1" w:line="240" w:lineRule="auto"/>
        <w:rPr>
          <w:rFonts w:ascii="Segoe UI" w:hAnsi="Segoe UI" w:cs="Segoe UI"/>
          <w:color w:val="24292E"/>
          <w:sz w:val="24"/>
        </w:rPr>
      </w:pPr>
      <w:hyperlink r:id="rId1824" w:history="1">
        <w:r w:rsidR="009466D5" w:rsidRPr="001F7D44">
          <w:rPr>
            <w:rStyle w:val="Hyperlink"/>
            <w:rFonts w:ascii="Segoe UI" w:hAnsi="Segoe UI" w:cs="Segoe UI"/>
            <w:color w:val="0366D6"/>
            <w:sz w:val="24"/>
          </w:rPr>
          <w:t>Classification Text with Bag of Words</w:t>
        </w:r>
      </w:hyperlink>
    </w:p>
    <w:p w:rsidR="009466D5" w:rsidRPr="001F7D44" w:rsidRDefault="0070392A" w:rsidP="00C06FD0">
      <w:pPr>
        <w:pStyle w:val="NormalWeb"/>
        <w:numPr>
          <w:ilvl w:val="0"/>
          <w:numId w:val="66"/>
        </w:numPr>
        <w:spacing w:before="240" w:beforeAutospacing="0" w:after="240" w:afterAutospacing="0"/>
        <w:rPr>
          <w:rFonts w:ascii="Segoe UI" w:hAnsi="Segoe UI" w:cs="Segoe UI"/>
          <w:color w:val="24292E"/>
          <w:sz w:val="26"/>
        </w:rPr>
      </w:pPr>
      <w:hyperlink r:id="rId1825" w:history="1">
        <w:r w:rsidR="009466D5" w:rsidRPr="001F7D44">
          <w:rPr>
            <w:rStyle w:val="Hyperlink"/>
            <w:rFonts w:ascii="Segoe UI" w:hAnsi="Segoe UI" w:cs="Segoe UI"/>
            <w:color w:val="0366D6"/>
            <w:sz w:val="26"/>
          </w:rPr>
          <w:t>Language learning with NLP and reinforcement learning</w:t>
        </w:r>
      </w:hyperlink>
    </w:p>
    <w:p w:rsidR="009466D5" w:rsidRPr="001F7D44" w:rsidRDefault="0070392A" w:rsidP="00C06FD0">
      <w:pPr>
        <w:pStyle w:val="NormalWeb"/>
        <w:numPr>
          <w:ilvl w:val="0"/>
          <w:numId w:val="66"/>
        </w:numPr>
        <w:spacing w:before="240" w:beforeAutospacing="0" w:after="240" w:afterAutospacing="0"/>
        <w:rPr>
          <w:rFonts w:ascii="Segoe UI" w:hAnsi="Segoe UI" w:cs="Segoe UI"/>
          <w:color w:val="24292E"/>
          <w:sz w:val="26"/>
        </w:rPr>
      </w:pPr>
      <w:hyperlink r:id="rId1826" w:history="1">
        <w:r w:rsidR="009466D5" w:rsidRPr="001F7D44">
          <w:rPr>
            <w:rStyle w:val="Hyperlink"/>
            <w:rFonts w:ascii="Segoe UI" w:hAnsi="Segoe UI" w:cs="Segoe UI"/>
            <w:color w:val="0366D6"/>
            <w:sz w:val="26"/>
          </w:rPr>
          <w:t>Kaggle Tutorial Bag of Words and Word vectors</w:t>
        </w:r>
      </w:hyperlink>
      <w:r w:rsidR="009466D5" w:rsidRPr="001F7D44">
        <w:rPr>
          <w:rFonts w:ascii="Segoe UI" w:hAnsi="Segoe UI" w:cs="Segoe UI"/>
          <w:color w:val="24292E"/>
          <w:sz w:val="26"/>
        </w:rPr>
        <w:t>, </w:t>
      </w:r>
      <w:hyperlink r:id="rId1827" w:history="1">
        <w:r w:rsidR="009466D5" w:rsidRPr="001F7D44">
          <w:rPr>
            <w:rStyle w:val="Hyperlink"/>
            <w:rFonts w:ascii="Segoe UI" w:hAnsi="Segoe UI" w:cs="Segoe UI"/>
            <w:color w:val="0366D6"/>
            <w:sz w:val="26"/>
          </w:rPr>
          <w:t>Part 2</w:t>
        </w:r>
      </w:hyperlink>
      <w:r w:rsidR="009466D5" w:rsidRPr="001F7D44">
        <w:rPr>
          <w:rFonts w:ascii="Segoe UI" w:hAnsi="Segoe UI" w:cs="Segoe UI"/>
          <w:color w:val="24292E"/>
          <w:sz w:val="26"/>
        </w:rPr>
        <w:t>, </w:t>
      </w:r>
      <w:hyperlink r:id="rId1828" w:history="1">
        <w:r w:rsidR="009466D5" w:rsidRPr="001F7D44">
          <w:rPr>
            <w:rStyle w:val="Hyperlink"/>
            <w:rFonts w:ascii="Segoe UI" w:hAnsi="Segoe UI" w:cs="Segoe UI"/>
            <w:color w:val="0366D6"/>
            <w:sz w:val="26"/>
          </w:rPr>
          <w:t>Part 3</w:t>
        </w:r>
      </w:hyperlink>
    </w:p>
    <w:p w:rsidR="009466D5" w:rsidRPr="001F7D44" w:rsidRDefault="0070392A" w:rsidP="00C06FD0">
      <w:pPr>
        <w:pStyle w:val="NormalWeb"/>
        <w:numPr>
          <w:ilvl w:val="0"/>
          <w:numId w:val="66"/>
        </w:numPr>
        <w:spacing w:before="240" w:beforeAutospacing="0" w:after="240" w:afterAutospacing="0"/>
        <w:rPr>
          <w:rFonts w:ascii="Segoe UI" w:hAnsi="Segoe UI" w:cs="Segoe UI"/>
          <w:color w:val="24292E"/>
          <w:sz w:val="26"/>
        </w:rPr>
      </w:pPr>
      <w:hyperlink r:id="rId1829" w:history="1">
        <w:r w:rsidR="009466D5" w:rsidRPr="001F7D44">
          <w:rPr>
            <w:rStyle w:val="Hyperlink"/>
            <w:rFonts w:ascii="Segoe UI" w:hAnsi="Segoe UI" w:cs="Segoe UI"/>
            <w:color w:val="0366D6"/>
            <w:sz w:val="26"/>
          </w:rPr>
          <w:t>What would Shakespeare say (NLP Tutorial)</w:t>
        </w:r>
      </w:hyperlink>
    </w:p>
    <w:p w:rsidR="009466D5" w:rsidRPr="001F7D44" w:rsidRDefault="0070392A" w:rsidP="00C06FD0">
      <w:pPr>
        <w:pStyle w:val="NormalWeb"/>
        <w:numPr>
          <w:ilvl w:val="0"/>
          <w:numId w:val="66"/>
        </w:numPr>
        <w:spacing w:before="240" w:beforeAutospacing="0" w:after="240" w:afterAutospacing="0"/>
        <w:rPr>
          <w:rFonts w:ascii="Segoe UI" w:hAnsi="Segoe UI" w:cs="Segoe UI"/>
          <w:color w:val="24292E"/>
          <w:sz w:val="26"/>
        </w:rPr>
      </w:pPr>
      <w:hyperlink r:id="rId1830" w:history="1">
        <w:r w:rsidR="009466D5" w:rsidRPr="001F7D44">
          <w:rPr>
            <w:rStyle w:val="Hyperlink"/>
            <w:rFonts w:ascii="Segoe UI" w:hAnsi="Segoe UI" w:cs="Segoe UI"/>
            <w:color w:val="0366D6"/>
            <w:sz w:val="26"/>
          </w:rPr>
          <w:t>A closer look at Skip Gram Modeling</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16" w:name="_Toc494530823"/>
      <w:r w:rsidRPr="001F7D44">
        <w:rPr>
          <w:rFonts w:ascii="Segoe UI" w:hAnsi="Segoe UI" w:cs="Segoe UI"/>
          <w:color w:val="24292E"/>
          <w:sz w:val="38"/>
        </w:rPr>
        <w:t>Computer Vision</w:t>
      </w:r>
      <w:bookmarkEnd w:id="116"/>
    </w:p>
    <w:bookmarkStart w:id="117" w:name="user-content-vision"/>
    <w:bookmarkEnd w:id="117"/>
    <w:p w:rsidR="009466D5" w:rsidRPr="001F7D44" w:rsidRDefault="009466D5" w:rsidP="00C06FD0">
      <w:pPr>
        <w:pStyle w:val="NormalWeb"/>
        <w:numPr>
          <w:ilvl w:val="0"/>
          <w:numId w:val="67"/>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"https://github.com/jbhuang0604/awesome-computer-vision"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Awesome computer vision (github)</w:t>
      </w:r>
      <w:r w:rsidRPr="001F7D44">
        <w:rPr>
          <w:rFonts w:ascii="Segoe UI" w:hAnsi="Segoe UI" w:cs="Segoe UI"/>
          <w:color w:val="24292E"/>
          <w:sz w:val="26"/>
        </w:rPr>
        <w:fldChar w:fldCharType="end"/>
      </w:r>
    </w:p>
    <w:p w:rsidR="009466D5" w:rsidRPr="001F7D44" w:rsidRDefault="0070392A" w:rsidP="00C06FD0">
      <w:pPr>
        <w:pStyle w:val="NormalWeb"/>
        <w:numPr>
          <w:ilvl w:val="0"/>
          <w:numId w:val="67"/>
        </w:numPr>
        <w:spacing w:before="240" w:beforeAutospacing="0" w:after="240" w:afterAutospacing="0"/>
        <w:rPr>
          <w:rFonts w:ascii="Segoe UI" w:hAnsi="Segoe UI" w:cs="Segoe UI"/>
          <w:color w:val="24292E"/>
          <w:sz w:val="26"/>
        </w:rPr>
      </w:pPr>
      <w:hyperlink r:id="rId1831" w:history="1">
        <w:r w:rsidR="009466D5" w:rsidRPr="001F7D44">
          <w:rPr>
            <w:rStyle w:val="Hyperlink"/>
            <w:rFonts w:ascii="Segoe UI" w:hAnsi="Segoe UI" w:cs="Segoe UI"/>
            <w:color w:val="0366D6"/>
            <w:sz w:val="26"/>
          </w:rPr>
          <w:t>Awesome deep vision (github)</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18" w:name="_Toc494530824"/>
      <w:r w:rsidRPr="001F7D44">
        <w:rPr>
          <w:rFonts w:ascii="Segoe UI" w:hAnsi="Segoe UI" w:cs="Segoe UI"/>
          <w:color w:val="24292E"/>
          <w:sz w:val="38"/>
        </w:rPr>
        <w:t>Support Vector Machine</w:t>
      </w:r>
      <w:bookmarkEnd w:id="118"/>
    </w:p>
    <w:bookmarkStart w:id="119" w:name="user-content-svm"/>
    <w:bookmarkEnd w:id="119"/>
    <w:p w:rsidR="009466D5" w:rsidRPr="001F7D44" w:rsidRDefault="009466D5" w:rsidP="00C06FD0">
      <w:pPr>
        <w:pStyle w:val="NormalWeb"/>
        <w:numPr>
          <w:ilvl w:val="0"/>
          <w:numId w:val="6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"http://stats.stackexchange.com/questions/tagged/svm"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Highest Voted Questions about SVMs on Cross Validated</w:t>
      </w:r>
      <w:r w:rsidRPr="001F7D44">
        <w:rPr>
          <w:rFonts w:ascii="Segoe UI" w:hAnsi="Segoe UI" w:cs="Segoe UI"/>
          <w:color w:val="24292E"/>
          <w:sz w:val="26"/>
        </w:rPr>
        <w:fldChar w:fldCharType="end"/>
      </w:r>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32" w:history="1">
        <w:r w:rsidR="009466D5" w:rsidRPr="001F7D44">
          <w:rPr>
            <w:rStyle w:val="Hyperlink"/>
            <w:rFonts w:ascii="Segoe UI" w:hAnsi="Segoe UI" w:cs="Segoe UI"/>
            <w:color w:val="0366D6"/>
            <w:sz w:val="26"/>
          </w:rPr>
          <w:t>Help me Understand SVMs!</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33" w:history="1">
        <w:r w:rsidR="009466D5" w:rsidRPr="001F7D44">
          <w:rPr>
            <w:rStyle w:val="Hyperlink"/>
            <w:rFonts w:ascii="Segoe UI" w:hAnsi="Segoe UI" w:cs="Segoe UI"/>
            <w:color w:val="0366D6"/>
            <w:sz w:val="26"/>
          </w:rPr>
          <w:t>SVM in Layman's terms</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34" w:history="1">
        <w:r w:rsidR="009466D5" w:rsidRPr="001F7D44">
          <w:rPr>
            <w:rStyle w:val="Hyperlink"/>
            <w:rFonts w:ascii="Segoe UI" w:hAnsi="Segoe UI" w:cs="Segoe UI"/>
            <w:color w:val="0366D6"/>
            <w:sz w:val="26"/>
          </w:rPr>
          <w:t>How does SVM Work | Comparisons</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35" w:history="1">
        <w:r w:rsidR="009466D5" w:rsidRPr="001F7D44">
          <w:rPr>
            <w:rStyle w:val="Hyperlink"/>
            <w:rFonts w:ascii="Segoe UI" w:hAnsi="Segoe UI" w:cs="Segoe UI"/>
            <w:color w:val="0366D6"/>
            <w:sz w:val="26"/>
          </w:rPr>
          <w:t>A tutorial on SVMs</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36" w:history="1">
        <w:r w:rsidR="009466D5" w:rsidRPr="001F7D44">
          <w:rPr>
            <w:rStyle w:val="Hyperlink"/>
            <w:rFonts w:ascii="Segoe UI" w:hAnsi="Segoe UI" w:cs="Segoe UI"/>
            <w:color w:val="0366D6"/>
            <w:sz w:val="26"/>
          </w:rPr>
          <w:t>Practical Guide to SVC</w:t>
        </w:r>
      </w:hyperlink>
      <w:r w:rsidR="009466D5" w:rsidRPr="001F7D44">
        <w:rPr>
          <w:rFonts w:ascii="Segoe UI" w:hAnsi="Segoe UI" w:cs="Segoe UI"/>
          <w:color w:val="24292E"/>
          <w:sz w:val="26"/>
        </w:rPr>
        <w:t>, </w:t>
      </w:r>
      <w:hyperlink r:id="rId1837" w:history="1">
        <w:r w:rsidR="009466D5" w:rsidRPr="001F7D44">
          <w:rPr>
            <w:rStyle w:val="Hyperlink"/>
            <w:rFonts w:ascii="Segoe UI" w:hAnsi="Segoe UI" w:cs="Segoe UI"/>
            <w:color w:val="0366D6"/>
            <w:sz w:val="26"/>
          </w:rPr>
          <w:t>Slides</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38" w:history="1">
        <w:r w:rsidR="009466D5" w:rsidRPr="001F7D44">
          <w:rPr>
            <w:rStyle w:val="Hyperlink"/>
            <w:rFonts w:ascii="Segoe UI" w:hAnsi="Segoe UI" w:cs="Segoe UI"/>
            <w:color w:val="0366D6"/>
            <w:sz w:val="26"/>
          </w:rPr>
          <w:t>Introductory Overview of SVMs</w:t>
        </w:r>
      </w:hyperlink>
    </w:p>
    <w:p w:rsidR="009466D5" w:rsidRPr="001F7D44" w:rsidRDefault="009466D5" w:rsidP="00C06FD0">
      <w:pPr>
        <w:pStyle w:val="NormalWeb"/>
        <w:numPr>
          <w:ilvl w:val="0"/>
          <w:numId w:val="6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Comparisons</w:t>
      </w:r>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39" w:history="1">
        <w:r w:rsidR="009466D5" w:rsidRPr="001F7D44">
          <w:rPr>
            <w:rStyle w:val="Hyperlink"/>
            <w:rFonts w:ascii="Segoe UI" w:hAnsi="Segoe UI" w:cs="Segoe UI"/>
            <w:color w:val="0366D6"/>
            <w:sz w:val="26"/>
          </w:rPr>
          <w:t>SVMs &gt; ANNs</w:t>
        </w:r>
      </w:hyperlink>
      <w:r w:rsidR="009466D5" w:rsidRPr="001F7D44">
        <w:rPr>
          <w:rFonts w:ascii="Segoe UI" w:hAnsi="Segoe UI" w:cs="Segoe UI"/>
          <w:color w:val="24292E"/>
          <w:sz w:val="26"/>
        </w:rPr>
        <w:t>, </w:t>
      </w:r>
      <w:hyperlink r:id="rId1840" w:history="1">
        <w:r w:rsidR="009466D5" w:rsidRPr="001F7D44">
          <w:rPr>
            <w:rStyle w:val="Hyperlink"/>
            <w:rFonts w:ascii="Segoe UI" w:hAnsi="Segoe UI" w:cs="Segoe UI"/>
            <w:color w:val="0366D6"/>
            <w:sz w:val="26"/>
          </w:rPr>
          <w:t>ANNs &gt; SVMs</w:t>
        </w:r>
      </w:hyperlink>
      <w:r w:rsidR="009466D5" w:rsidRPr="001F7D44">
        <w:rPr>
          <w:rFonts w:ascii="Segoe UI" w:hAnsi="Segoe UI" w:cs="Segoe UI"/>
          <w:color w:val="24292E"/>
          <w:sz w:val="26"/>
        </w:rPr>
        <w:t>, </w:t>
      </w:r>
      <w:hyperlink r:id="rId1841" w:history="1">
        <w:r w:rsidR="009466D5" w:rsidRPr="001F7D44">
          <w:rPr>
            <w:rStyle w:val="Hyperlink"/>
            <w:rFonts w:ascii="Segoe UI" w:hAnsi="Segoe UI" w:cs="Segoe UI"/>
            <w:color w:val="0366D6"/>
            <w:sz w:val="26"/>
          </w:rPr>
          <w:t>Another Comparison</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42" w:history="1">
        <w:r w:rsidR="009466D5" w:rsidRPr="001F7D44">
          <w:rPr>
            <w:rStyle w:val="Hyperlink"/>
            <w:rFonts w:ascii="Segoe UI" w:hAnsi="Segoe UI" w:cs="Segoe UI"/>
            <w:color w:val="0366D6"/>
            <w:sz w:val="26"/>
          </w:rPr>
          <w:t>Trees &gt; SVMs</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43" w:history="1">
        <w:r w:rsidR="009466D5" w:rsidRPr="001F7D44">
          <w:rPr>
            <w:rStyle w:val="Hyperlink"/>
            <w:rFonts w:ascii="Segoe UI" w:hAnsi="Segoe UI" w:cs="Segoe UI"/>
            <w:color w:val="0366D6"/>
            <w:sz w:val="26"/>
          </w:rPr>
          <w:t>Kernel Logistic Regression vs SVM</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44" w:history="1">
        <w:r w:rsidR="009466D5" w:rsidRPr="001F7D44">
          <w:rPr>
            <w:rStyle w:val="Hyperlink"/>
            <w:rFonts w:ascii="Segoe UI" w:hAnsi="Segoe UI" w:cs="Segoe UI"/>
            <w:color w:val="0366D6"/>
            <w:sz w:val="26"/>
          </w:rPr>
          <w:t>Logistic Regression vs SVM</w:t>
        </w:r>
      </w:hyperlink>
      <w:r w:rsidR="009466D5" w:rsidRPr="001F7D44">
        <w:rPr>
          <w:rFonts w:ascii="Segoe UI" w:hAnsi="Segoe UI" w:cs="Segoe UI"/>
          <w:color w:val="24292E"/>
          <w:sz w:val="26"/>
        </w:rPr>
        <w:t>, </w:t>
      </w:r>
      <w:hyperlink r:id="rId1845" w:history="1">
        <w:r w:rsidR="009466D5" w:rsidRPr="001F7D44">
          <w:rPr>
            <w:rStyle w:val="Hyperlink"/>
            <w:rFonts w:ascii="Segoe UI" w:hAnsi="Segoe UI" w:cs="Segoe UI"/>
            <w:color w:val="0366D6"/>
            <w:sz w:val="26"/>
          </w:rPr>
          <w:t>2</w:t>
        </w:r>
      </w:hyperlink>
      <w:r w:rsidR="009466D5" w:rsidRPr="001F7D44">
        <w:rPr>
          <w:rFonts w:ascii="Segoe UI" w:hAnsi="Segoe UI" w:cs="Segoe UI"/>
          <w:color w:val="24292E"/>
          <w:sz w:val="26"/>
        </w:rPr>
        <w:t>, </w:t>
      </w:r>
      <w:hyperlink r:id="rId1846" w:history="1">
        <w:r w:rsidR="009466D5" w:rsidRPr="001F7D44">
          <w:rPr>
            <w:rStyle w:val="Hyperlink"/>
            <w:rFonts w:ascii="Segoe UI" w:hAnsi="Segoe UI" w:cs="Segoe UI"/>
            <w:color w:val="0366D6"/>
            <w:sz w:val="26"/>
          </w:rPr>
          <w:t>3</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47" w:history="1">
        <w:r w:rsidR="009466D5" w:rsidRPr="001F7D44">
          <w:rPr>
            <w:rStyle w:val="Hyperlink"/>
            <w:rFonts w:ascii="Segoe UI" w:hAnsi="Segoe UI" w:cs="Segoe UI"/>
            <w:color w:val="0366D6"/>
            <w:sz w:val="26"/>
          </w:rPr>
          <w:t>Optimization Algorithms in Support Vector Machines</w:t>
        </w:r>
      </w:hyperlink>
    </w:p>
    <w:p w:rsidR="009466D5" w:rsidRPr="001F7D44" w:rsidRDefault="0070392A" w:rsidP="00C06FD0">
      <w:pPr>
        <w:pStyle w:val="NormalWeb"/>
        <w:numPr>
          <w:ilvl w:val="0"/>
          <w:numId w:val="68"/>
        </w:numPr>
        <w:spacing w:before="240" w:beforeAutospacing="0" w:after="240" w:afterAutospacing="0"/>
        <w:rPr>
          <w:rFonts w:ascii="Segoe UI" w:hAnsi="Segoe UI" w:cs="Segoe UI"/>
          <w:color w:val="24292E"/>
          <w:sz w:val="26"/>
        </w:rPr>
      </w:pPr>
      <w:hyperlink r:id="rId1848" w:history="1">
        <w:r w:rsidR="009466D5" w:rsidRPr="001F7D44">
          <w:rPr>
            <w:rStyle w:val="Hyperlink"/>
            <w:rFonts w:ascii="Segoe UI" w:hAnsi="Segoe UI" w:cs="Segoe UI"/>
            <w:color w:val="0366D6"/>
            <w:sz w:val="26"/>
          </w:rPr>
          <w:t>Variable Importance from SVM</w:t>
        </w:r>
      </w:hyperlink>
    </w:p>
    <w:p w:rsidR="009466D5" w:rsidRPr="001F7D44" w:rsidRDefault="009466D5" w:rsidP="00C06FD0">
      <w:pPr>
        <w:pStyle w:val="NormalWeb"/>
        <w:numPr>
          <w:ilvl w:val="0"/>
          <w:numId w:val="6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Software</w:t>
      </w:r>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49" w:history="1">
        <w:r w:rsidR="009466D5" w:rsidRPr="001F7D44">
          <w:rPr>
            <w:rStyle w:val="Hyperlink"/>
            <w:rFonts w:ascii="Segoe UI" w:hAnsi="Segoe UI" w:cs="Segoe UI"/>
            <w:color w:val="0366D6"/>
            <w:sz w:val="26"/>
          </w:rPr>
          <w:t>LIBSVM</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0" w:history="1">
        <w:r w:rsidR="009466D5" w:rsidRPr="001F7D44">
          <w:rPr>
            <w:rStyle w:val="Hyperlink"/>
            <w:rFonts w:ascii="Segoe UI" w:hAnsi="Segoe UI" w:cs="Segoe UI"/>
            <w:color w:val="0366D6"/>
            <w:sz w:val="26"/>
          </w:rPr>
          <w:t>Intro to SVM in R</w:t>
        </w:r>
      </w:hyperlink>
    </w:p>
    <w:p w:rsidR="009466D5" w:rsidRPr="001F7D44" w:rsidRDefault="009466D5" w:rsidP="00C06FD0">
      <w:pPr>
        <w:pStyle w:val="NormalWeb"/>
        <w:numPr>
          <w:ilvl w:val="0"/>
          <w:numId w:val="6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Kernels</w:t>
      </w:r>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1" w:history="1">
        <w:r w:rsidR="009466D5" w:rsidRPr="001F7D44">
          <w:rPr>
            <w:rStyle w:val="Hyperlink"/>
            <w:rFonts w:ascii="Segoe UI" w:hAnsi="Segoe UI" w:cs="Segoe UI"/>
            <w:color w:val="0366D6"/>
            <w:sz w:val="26"/>
          </w:rPr>
          <w:t>What are Kernels in ML and SVM?</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2" w:history="1">
        <w:r w:rsidR="009466D5" w:rsidRPr="001F7D44">
          <w:rPr>
            <w:rStyle w:val="Hyperlink"/>
            <w:rFonts w:ascii="Segoe UI" w:hAnsi="Segoe UI" w:cs="Segoe UI"/>
            <w:color w:val="0366D6"/>
            <w:sz w:val="26"/>
          </w:rPr>
          <w:t>Intuition Behind Gaussian Kernel in SVMs?</w:t>
        </w:r>
      </w:hyperlink>
    </w:p>
    <w:p w:rsidR="009466D5" w:rsidRPr="001F7D44" w:rsidRDefault="009466D5" w:rsidP="00C06FD0">
      <w:pPr>
        <w:pStyle w:val="NormalWeb"/>
        <w:numPr>
          <w:ilvl w:val="0"/>
          <w:numId w:val="6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Probabilities post SVM</w:t>
      </w:r>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3" w:history="1">
        <w:r w:rsidR="009466D5" w:rsidRPr="001F7D44">
          <w:rPr>
            <w:rStyle w:val="Hyperlink"/>
            <w:rFonts w:ascii="Segoe UI" w:hAnsi="Segoe UI" w:cs="Segoe UI"/>
            <w:color w:val="0366D6"/>
            <w:sz w:val="26"/>
          </w:rPr>
          <w:t>Platt's Probabilistic Outputs for SVM</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4" w:history="1">
        <w:r w:rsidR="009466D5" w:rsidRPr="001F7D44">
          <w:rPr>
            <w:rStyle w:val="Hyperlink"/>
            <w:rFonts w:ascii="Segoe UI" w:hAnsi="Segoe UI" w:cs="Segoe UI"/>
            <w:color w:val="0366D6"/>
            <w:sz w:val="26"/>
          </w:rPr>
          <w:t>Platt Calibration Wiki</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5" w:history="1">
        <w:r w:rsidR="009466D5" w:rsidRPr="001F7D44">
          <w:rPr>
            <w:rStyle w:val="Hyperlink"/>
            <w:rFonts w:ascii="Segoe UI" w:hAnsi="Segoe UI" w:cs="Segoe UI"/>
            <w:color w:val="0366D6"/>
            <w:sz w:val="26"/>
          </w:rPr>
          <w:t>Why use Platts Scaling</w:t>
        </w:r>
      </w:hyperlink>
    </w:p>
    <w:p w:rsidR="009466D5" w:rsidRPr="001F7D44" w:rsidRDefault="0070392A" w:rsidP="00C06FD0">
      <w:pPr>
        <w:pStyle w:val="NormalWeb"/>
        <w:numPr>
          <w:ilvl w:val="1"/>
          <w:numId w:val="68"/>
        </w:numPr>
        <w:spacing w:before="240" w:beforeAutospacing="0" w:after="240" w:afterAutospacing="0"/>
        <w:rPr>
          <w:rFonts w:ascii="Segoe UI" w:hAnsi="Segoe UI" w:cs="Segoe UI"/>
          <w:color w:val="24292E"/>
          <w:sz w:val="26"/>
        </w:rPr>
      </w:pPr>
      <w:hyperlink r:id="rId1856" w:history="1">
        <w:r w:rsidR="009466D5" w:rsidRPr="001F7D44">
          <w:rPr>
            <w:rStyle w:val="Hyperlink"/>
            <w:rFonts w:ascii="Segoe UI" w:hAnsi="Segoe UI" w:cs="Segoe UI"/>
            <w:color w:val="0366D6"/>
            <w:sz w:val="26"/>
          </w:rPr>
          <w:t>Classifier Classification with Platt's Scaling</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20" w:name="_Toc494530825"/>
      <w:r w:rsidRPr="001F7D44">
        <w:rPr>
          <w:rFonts w:ascii="Segoe UI" w:hAnsi="Segoe UI" w:cs="Segoe UI"/>
          <w:color w:val="24292E"/>
          <w:sz w:val="38"/>
        </w:rPr>
        <w:t>Reinforcement Learning</w:t>
      </w:r>
      <w:bookmarkEnd w:id="120"/>
    </w:p>
    <w:bookmarkStart w:id="121" w:name="user-content-rl"/>
    <w:bookmarkEnd w:id="121"/>
    <w:p w:rsidR="009466D5" w:rsidRPr="001F7D44" w:rsidRDefault="009466D5" w:rsidP="00C06FD0">
      <w:pPr>
        <w:pStyle w:val="NormalWeb"/>
        <w:numPr>
          <w:ilvl w:val="0"/>
          <w:numId w:val="6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"https://github.com/aikorea/awesome-rl"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Awesome Reinforcement Learning (GitHub)</w:t>
      </w:r>
      <w:r w:rsidRPr="001F7D44">
        <w:rPr>
          <w:rFonts w:ascii="Segoe UI" w:hAnsi="Segoe UI" w:cs="Segoe UI"/>
          <w:color w:val="24292E"/>
          <w:sz w:val="26"/>
        </w:rPr>
        <w:fldChar w:fldCharType="end"/>
      </w:r>
    </w:p>
    <w:p w:rsidR="009466D5" w:rsidRPr="001F7D44" w:rsidRDefault="0070392A" w:rsidP="00C06FD0">
      <w:pPr>
        <w:pStyle w:val="NormalWeb"/>
        <w:numPr>
          <w:ilvl w:val="0"/>
          <w:numId w:val="69"/>
        </w:numPr>
        <w:spacing w:before="240" w:beforeAutospacing="0" w:after="240" w:afterAutospacing="0"/>
        <w:rPr>
          <w:rFonts w:ascii="Segoe UI" w:hAnsi="Segoe UI" w:cs="Segoe UI"/>
          <w:color w:val="24292E"/>
          <w:sz w:val="26"/>
        </w:rPr>
      </w:pPr>
      <w:hyperlink r:id="rId1857" w:history="1">
        <w:r w:rsidR="009466D5" w:rsidRPr="001F7D44">
          <w:rPr>
            <w:rStyle w:val="Hyperlink"/>
            <w:rFonts w:ascii="Segoe UI" w:hAnsi="Segoe UI" w:cs="Segoe UI"/>
            <w:color w:val="0366D6"/>
            <w:sz w:val="26"/>
          </w:rPr>
          <w:t>RL Tutorial Part 1</w:t>
        </w:r>
      </w:hyperlink>
      <w:r w:rsidR="009466D5" w:rsidRPr="001F7D44">
        <w:rPr>
          <w:rFonts w:ascii="Segoe UI" w:hAnsi="Segoe UI" w:cs="Segoe UI"/>
          <w:color w:val="24292E"/>
          <w:sz w:val="26"/>
        </w:rPr>
        <w:t>, </w:t>
      </w:r>
      <w:hyperlink r:id="rId1858" w:history="1">
        <w:r w:rsidR="009466D5" w:rsidRPr="001F7D44">
          <w:rPr>
            <w:rStyle w:val="Hyperlink"/>
            <w:rFonts w:ascii="Segoe UI" w:hAnsi="Segoe UI" w:cs="Segoe UI"/>
            <w:color w:val="0366D6"/>
            <w:sz w:val="26"/>
          </w:rPr>
          <w:t>Part 2</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22" w:name="_Toc494530826"/>
      <w:r w:rsidRPr="001F7D44">
        <w:rPr>
          <w:rFonts w:ascii="Segoe UI" w:hAnsi="Segoe UI" w:cs="Segoe UI"/>
          <w:color w:val="24292E"/>
          <w:sz w:val="38"/>
        </w:rPr>
        <w:t>Decision Trees</w:t>
      </w:r>
      <w:bookmarkEnd w:id="122"/>
    </w:p>
    <w:bookmarkStart w:id="123" w:name="user-content-dt"/>
    <w:bookmarkEnd w:id="123"/>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"https://en.wikipedia.org/wiki/Decision_tree_learning"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Wikipedia Page - Lots of Good Info</w:t>
      </w:r>
      <w:r w:rsidRPr="001F7D44">
        <w:rPr>
          <w:rFonts w:ascii="Segoe UI" w:hAnsi="Segoe UI" w:cs="Segoe UI"/>
          <w:color w:val="24292E"/>
          <w:sz w:val="26"/>
        </w:rPr>
        <w:fldChar w:fldCharType="end"/>
      </w:r>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59" w:history="1">
        <w:r w:rsidR="009466D5" w:rsidRPr="001F7D44">
          <w:rPr>
            <w:rStyle w:val="Hyperlink"/>
            <w:rFonts w:ascii="Segoe UI" w:hAnsi="Segoe UI" w:cs="Segoe UI"/>
            <w:color w:val="0366D6"/>
            <w:sz w:val="26"/>
          </w:rPr>
          <w:t>FAQs about Decision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0" w:history="1">
        <w:r w:rsidR="009466D5" w:rsidRPr="001F7D44">
          <w:rPr>
            <w:rStyle w:val="Hyperlink"/>
            <w:rFonts w:ascii="Segoe UI" w:hAnsi="Segoe UI" w:cs="Segoe UI"/>
            <w:color w:val="0366D6"/>
            <w:sz w:val="26"/>
          </w:rPr>
          <w:t>Brief Tour of Trees and Forests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1" w:history="1">
        <w:r w:rsidR="009466D5" w:rsidRPr="001F7D44">
          <w:rPr>
            <w:rStyle w:val="Hyperlink"/>
            <w:rFonts w:ascii="Segoe UI" w:hAnsi="Segoe UI" w:cs="Segoe UI"/>
            <w:color w:val="0366D6"/>
            <w:sz w:val="26"/>
          </w:rPr>
          <w:t>Tree Based Models in R</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2" w:history="1">
        <w:r w:rsidR="009466D5" w:rsidRPr="001F7D44">
          <w:rPr>
            <w:rStyle w:val="Hyperlink"/>
            <w:rFonts w:ascii="Segoe UI" w:hAnsi="Segoe UI" w:cs="Segoe UI"/>
            <w:color w:val="0366D6"/>
            <w:sz w:val="26"/>
          </w:rPr>
          <w:t>How Decision Trees work?</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3" w:history="1">
        <w:r w:rsidR="009466D5" w:rsidRPr="001F7D44">
          <w:rPr>
            <w:rStyle w:val="Hyperlink"/>
            <w:rFonts w:ascii="Segoe UI" w:hAnsi="Segoe UI" w:cs="Segoe UI"/>
            <w:color w:val="0366D6"/>
            <w:sz w:val="26"/>
          </w:rPr>
          <w:t>Weak side of Decision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4" w:history="1">
        <w:r w:rsidR="009466D5" w:rsidRPr="001F7D44">
          <w:rPr>
            <w:rStyle w:val="Hyperlink"/>
            <w:rFonts w:ascii="Segoe UI" w:hAnsi="Segoe UI" w:cs="Segoe UI"/>
            <w:color w:val="0366D6"/>
            <w:sz w:val="26"/>
          </w:rPr>
          <w:t>Thorough Explanation and different algorithms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5" w:history="1">
        <w:r w:rsidR="009466D5" w:rsidRPr="001F7D44">
          <w:rPr>
            <w:rStyle w:val="Hyperlink"/>
            <w:rFonts w:ascii="Segoe UI" w:hAnsi="Segoe UI" w:cs="Segoe UI"/>
            <w:color w:val="0366D6"/>
            <w:sz w:val="26"/>
          </w:rPr>
          <w:t>What is entropy and information gain in the context of building decision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6" w:history="1">
        <w:r w:rsidR="009466D5" w:rsidRPr="001F7D44">
          <w:rPr>
            <w:rStyle w:val="Hyperlink"/>
            <w:rFonts w:ascii="Segoe UI" w:hAnsi="Segoe UI" w:cs="Segoe UI"/>
            <w:color w:val="0366D6"/>
            <w:sz w:val="26"/>
          </w:rPr>
          <w:t>Slides Related to Decision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7" w:history="1">
        <w:r w:rsidR="009466D5" w:rsidRPr="001F7D44">
          <w:rPr>
            <w:rStyle w:val="Hyperlink"/>
            <w:rFonts w:ascii="Segoe UI" w:hAnsi="Segoe UI" w:cs="Segoe UI"/>
            <w:color w:val="0366D6"/>
            <w:sz w:val="26"/>
          </w:rPr>
          <w:t>How do decision tree learning algorithms deal with missing values?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8" w:history="1">
        <w:r w:rsidR="009466D5" w:rsidRPr="001F7D44">
          <w:rPr>
            <w:rStyle w:val="Hyperlink"/>
            <w:rFonts w:ascii="Segoe UI" w:hAnsi="Segoe UI" w:cs="Segoe UI"/>
            <w:color w:val="0366D6"/>
            <w:sz w:val="26"/>
          </w:rPr>
          <w:t>Using Surrogates to Improve Datasets with Missing Values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69" w:history="1">
        <w:r w:rsidR="009466D5" w:rsidRPr="001F7D44">
          <w:rPr>
            <w:rStyle w:val="Hyperlink"/>
            <w:rFonts w:ascii="Segoe UI" w:hAnsi="Segoe UI" w:cs="Segoe UI"/>
            <w:color w:val="0366D6"/>
            <w:sz w:val="26"/>
          </w:rPr>
          <w:t>Good Article</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70" w:history="1">
        <w:r w:rsidR="009466D5" w:rsidRPr="001F7D44">
          <w:rPr>
            <w:rStyle w:val="Hyperlink"/>
            <w:rFonts w:ascii="Segoe UI" w:hAnsi="Segoe UI" w:cs="Segoe UI"/>
            <w:color w:val="0366D6"/>
            <w:sz w:val="26"/>
          </w:rPr>
          <w:t>Are decision trees almost always binary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71" w:history="1">
        <w:r w:rsidR="009466D5" w:rsidRPr="001F7D44">
          <w:rPr>
            <w:rStyle w:val="Hyperlink"/>
            <w:rFonts w:ascii="Segoe UI" w:hAnsi="Segoe UI" w:cs="Segoe UI"/>
            <w:color w:val="0366D6"/>
            <w:sz w:val="26"/>
          </w:rPr>
          <w:t>Pruning Decision Trees</w:t>
        </w:r>
      </w:hyperlink>
      <w:r w:rsidR="009466D5" w:rsidRPr="001F7D44">
        <w:rPr>
          <w:rFonts w:ascii="Segoe UI" w:hAnsi="Segoe UI" w:cs="Segoe UI"/>
          <w:color w:val="24292E"/>
          <w:sz w:val="26"/>
        </w:rPr>
        <w:t>, </w:t>
      </w:r>
      <w:hyperlink r:id="rId1872" w:history="1">
        <w:r w:rsidR="009466D5" w:rsidRPr="001F7D44">
          <w:rPr>
            <w:rStyle w:val="Hyperlink"/>
            <w:rFonts w:ascii="Segoe UI" w:hAnsi="Segoe UI" w:cs="Segoe UI"/>
            <w:color w:val="0366D6"/>
            <w:sz w:val="26"/>
          </w:rPr>
          <w:t>Grafting of Decision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73" w:history="1">
        <w:r w:rsidR="009466D5" w:rsidRPr="001F7D44">
          <w:rPr>
            <w:rStyle w:val="Hyperlink"/>
            <w:rFonts w:ascii="Segoe UI" w:hAnsi="Segoe UI" w:cs="Segoe UI"/>
            <w:color w:val="0366D6"/>
            <w:sz w:val="26"/>
          </w:rPr>
          <w:t>What is Deviance in context of Decision Trees?</w:t>
        </w:r>
      </w:hyperlink>
    </w:p>
    <w:p w:rsidR="009466D5" w:rsidRPr="001F7D44" w:rsidRDefault="0070392A" w:rsidP="00C06FD0">
      <w:pPr>
        <w:pStyle w:val="NormalWeb"/>
        <w:numPr>
          <w:ilvl w:val="0"/>
          <w:numId w:val="70"/>
        </w:numPr>
        <w:spacing w:before="240" w:beforeAutospacing="0" w:after="240" w:afterAutospacing="0"/>
        <w:rPr>
          <w:rFonts w:ascii="Segoe UI" w:hAnsi="Segoe UI" w:cs="Segoe UI"/>
          <w:color w:val="24292E"/>
          <w:sz w:val="26"/>
        </w:rPr>
      </w:pPr>
      <w:hyperlink r:id="rId1874" w:history="1">
        <w:r w:rsidR="009466D5" w:rsidRPr="001F7D44">
          <w:rPr>
            <w:rStyle w:val="Hyperlink"/>
            <w:rFonts w:ascii="Segoe UI" w:hAnsi="Segoe UI" w:cs="Segoe UI"/>
            <w:color w:val="0366D6"/>
            <w:sz w:val="26"/>
          </w:rPr>
          <w:t>Discover structure behind data with decision trees</w:t>
        </w:r>
      </w:hyperlink>
      <w:r w:rsidR="009466D5" w:rsidRPr="001F7D44">
        <w:rPr>
          <w:rFonts w:ascii="Segoe UI" w:hAnsi="Segoe UI" w:cs="Segoe UI"/>
          <w:color w:val="24292E"/>
          <w:sz w:val="26"/>
        </w:rPr>
        <w:t> - Grow and plot a decision tree to automatically figure out hidden rules in your data</w:t>
      </w:r>
    </w:p>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Comparison of Different Algorithms</w:t>
      </w:r>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75" w:history="1">
        <w:r w:rsidR="009466D5" w:rsidRPr="001F7D44">
          <w:rPr>
            <w:rStyle w:val="Hyperlink"/>
            <w:rFonts w:ascii="Segoe UI" w:hAnsi="Segoe UI" w:cs="Segoe UI"/>
            <w:color w:val="0366D6"/>
            <w:sz w:val="26"/>
          </w:rPr>
          <w:t>CART vs CTREE</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76" w:history="1">
        <w:r w:rsidR="009466D5" w:rsidRPr="001F7D44">
          <w:rPr>
            <w:rStyle w:val="Hyperlink"/>
            <w:rFonts w:ascii="Segoe UI" w:hAnsi="Segoe UI" w:cs="Segoe UI"/>
            <w:color w:val="0366D6"/>
            <w:sz w:val="26"/>
          </w:rPr>
          <w:t>Comparison of complexity or performance</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77" w:history="1">
        <w:r w:rsidR="009466D5" w:rsidRPr="001F7D44">
          <w:rPr>
            <w:rStyle w:val="Hyperlink"/>
            <w:rFonts w:ascii="Segoe UI" w:hAnsi="Segoe UI" w:cs="Segoe UI"/>
            <w:color w:val="0366D6"/>
            <w:sz w:val="26"/>
          </w:rPr>
          <w:t>CHAID vs CART</w:t>
        </w:r>
      </w:hyperlink>
      <w:r w:rsidR="009466D5" w:rsidRPr="001F7D44">
        <w:rPr>
          <w:rFonts w:ascii="Segoe UI" w:hAnsi="Segoe UI" w:cs="Segoe UI"/>
          <w:color w:val="24292E"/>
          <w:sz w:val="26"/>
        </w:rPr>
        <w:t> , </w:t>
      </w:r>
      <w:hyperlink r:id="rId1878" w:history="1">
        <w:r w:rsidR="009466D5" w:rsidRPr="001F7D44">
          <w:rPr>
            <w:rStyle w:val="Hyperlink"/>
            <w:rFonts w:ascii="Segoe UI" w:hAnsi="Segoe UI" w:cs="Segoe UI"/>
            <w:color w:val="0366D6"/>
            <w:sz w:val="26"/>
          </w:rPr>
          <w:t>CART vs CHAID</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79" w:history="1">
        <w:r w:rsidR="009466D5" w:rsidRPr="001F7D44">
          <w:rPr>
            <w:rStyle w:val="Hyperlink"/>
            <w:rFonts w:ascii="Segoe UI" w:hAnsi="Segoe UI" w:cs="Segoe UI"/>
            <w:color w:val="0366D6"/>
            <w:sz w:val="26"/>
          </w:rPr>
          <w:t>Good Article on comparison</w:t>
        </w:r>
      </w:hyperlink>
    </w:p>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CART</w:t>
      </w:r>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0" w:history="1">
        <w:r w:rsidR="009466D5" w:rsidRPr="001F7D44">
          <w:rPr>
            <w:rStyle w:val="Hyperlink"/>
            <w:rFonts w:ascii="Segoe UI" w:hAnsi="Segoe UI" w:cs="Segoe UI"/>
            <w:color w:val="0366D6"/>
            <w:sz w:val="26"/>
          </w:rPr>
          <w:t>Recursive Partitioning Wikipedia</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1" w:history="1">
        <w:r w:rsidR="009466D5" w:rsidRPr="001F7D44">
          <w:rPr>
            <w:rStyle w:val="Hyperlink"/>
            <w:rFonts w:ascii="Segoe UI" w:hAnsi="Segoe UI" w:cs="Segoe UI"/>
            <w:color w:val="0366D6"/>
            <w:sz w:val="26"/>
          </w:rPr>
          <w:t>CART Explained</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2" w:history="1">
        <w:r w:rsidR="009466D5" w:rsidRPr="001F7D44">
          <w:rPr>
            <w:rStyle w:val="Hyperlink"/>
            <w:rFonts w:ascii="Segoe UI" w:hAnsi="Segoe UI" w:cs="Segoe UI"/>
            <w:color w:val="0366D6"/>
            <w:sz w:val="26"/>
          </w:rPr>
          <w:t>How to measure/rank “variable importance” when using CART?</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3" w:history="1">
        <w:r w:rsidR="009466D5" w:rsidRPr="001F7D44">
          <w:rPr>
            <w:rStyle w:val="Hyperlink"/>
            <w:rFonts w:ascii="Segoe UI" w:hAnsi="Segoe UI" w:cs="Segoe UI"/>
            <w:color w:val="0366D6"/>
            <w:sz w:val="26"/>
          </w:rPr>
          <w:t>Pruning a Tree in R</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4" w:history="1">
        <w:r w:rsidR="009466D5" w:rsidRPr="001F7D44">
          <w:rPr>
            <w:rStyle w:val="Hyperlink"/>
            <w:rFonts w:ascii="Segoe UI" w:hAnsi="Segoe UI" w:cs="Segoe UI"/>
            <w:color w:val="0366D6"/>
            <w:sz w:val="26"/>
          </w:rPr>
          <w:t>Does rpart use multivariate splits by default?</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5" w:history="1">
        <w:r w:rsidR="009466D5" w:rsidRPr="001F7D44">
          <w:rPr>
            <w:rStyle w:val="Hyperlink"/>
            <w:rFonts w:ascii="Segoe UI" w:hAnsi="Segoe UI" w:cs="Segoe UI"/>
            <w:color w:val="0366D6"/>
            <w:sz w:val="26"/>
          </w:rPr>
          <w:t>FAQs about Recursive Partitioning</w:t>
        </w:r>
      </w:hyperlink>
    </w:p>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CTREE</w:t>
      </w:r>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6" w:history="1">
        <w:r w:rsidR="009466D5" w:rsidRPr="001F7D44">
          <w:rPr>
            <w:rStyle w:val="Hyperlink"/>
            <w:rFonts w:ascii="Segoe UI" w:hAnsi="Segoe UI" w:cs="Segoe UI"/>
            <w:color w:val="0366D6"/>
            <w:sz w:val="26"/>
          </w:rPr>
          <w:t>party package in R</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7" w:history="1">
        <w:r w:rsidR="009466D5" w:rsidRPr="001F7D44">
          <w:rPr>
            <w:rStyle w:val="Hyperlink"/>
            <w:rFonts w:ascii="Segoe UI" w:hAnsi="Segoe UI" w:cs="Segoe UI"/>
            <w:color w:val="0366D6"/>
            <w:sz w:val="26"/>
          </w:rPr>
          <w:t>Show volumne in each node using ctree in R</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8" w:history="1">
        <w:r w:rsidR="009466D5" w:rsidRPr="001F7D44">
          <w:rPr>
            <w:rStyle w:val="Hyperlink"/>
            <w:rFonts w:ascii="Segoe UI" w:hAnsi="Segoe UI" w:cs="Segoe UI"/>
            <w:color w:val="0366D6"/>
            <w:sz w:val="26"/>
          </w:rPr>
          <w:t>How to extract tree structure from ctree function?</w:t>
        </w:r>
      </w:hyperlink>
    </w:p>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CHAID</w:t>
      </w:r>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89" w:history="1">
        <w:r w:rsidR="009466D5" w:rsidRPr="001F7D44">
          <w:rPr>
            <w:rStyle w:val="Hyperlink"/>
            <w:rFonts w:ascii="Segoe UI" w:hAnsi="Segoe UI" w:cs="Segoe UI"/>
            <w:color w:val="0366D6"/>
            <w:sz w:val="26"/>
          </w:rPr>
          <w:t>Wikipedia Artice on CHAID</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90" w:history="1">
        <w:r w:rsidR="009466D5" w:rsidRPr="001F7D44">
          <w:rPr>
            <w:rStyle w:val="Hyperlink"/>
            <w:rFonts w:ascii="Segoe UI" w:hAnsi="Segoe UI" w:cs="Segoe UI"/>
            <w:color w:val="0366D6"/>
            <w:sz w:val="26"/>
          </w:rPr>
          <w:t>Basic Introduction to CHAID</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91" w:history="1">
        <w:r w:rsidR="009466D5" w:rsidRPr="001F7D44">
          <w:rPr>
            <w:rStyle w:val="Hyperlink"/>
            <w:rFonts w:ascii="Segoe UI" w:hAnsi="Segoe UI" w:cs="Segoe UI"/>
            <w:color w:val="0366D6"/>
            <w:sz w:val="26"/>
          </w:rPr>
          <w:t>Good Tutorial on CHAID</w:t>
        </w:r>
      </w:hyperlink>
    </w:p>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MARS</w:t>
      </w:r>
    </w:p>
    <w:p w:rsidR="009466D5" w:rsidRPr="001F7D44" w:rsidRDefault="0070392A" w:rsidP="00C06FD0">
      <w:pPr>
        <w:numPr>
          <w:ilvl w:val="1"/>
          <w:numId w:val="70"/>
        </w:numPr>
        <w:spacing w:before="100" w:beforeAutospacing="1" w:after="100" w:afterAutospacing="1" w:line="240" w:lineRule="auto"/>
        <w:rPr>
          <w:rFonts w:ascii="Segoe UI" w:hAnsi="Segoe UI" w:cs="Segoe UI"/>
          <w:color w:val="24292E"/>
          <w:sz w:val="24"/>
        </w:rPr>
      </w:pPr>
      <w:hyperlink r:id="rId1892" w:history="1">
        <w:r w:rsidR="009466D5" w:rsidRPr="001F7D44">
          <w:rPr>
            <w:rStyle w:val="Hyperlink"/>
            <w:rFonts w:ascii="Segoe UI" w:hAnsi="Segoe UI" w:cs="Segoe UI"/>
            <w:color w:val="0366D6"/>
            <w:sz w:val="24"/>
          </w:rPr>
          <w:t>Wikipedia Article on MARS</w:t>
        </w:r>
      </w:hyperlink>
    </w:p>
    <w:p w:rsidR="009466D5" w:rsidRPr="001F7D44" w:rsidRDefault="009466D5" w:rsidP="00C06FD0">
      <w:pPr>
        <w:pStyle w:val="NormalWeb"/>
        <w:numPr>
          <w:ilvl w:val="0"/>
          <w:numId w:val="70"/>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Probabilistic Decision Trees</w:t>
      </w:r>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93" w:history="1">
        <w:r w:rsidR="009466D5" w:rsidRPr="001F7D44">
          <w:rPr>
            <w:rStyle w:val="Hyperlink"/>
            <w:rFonts w:ascii="Segoe UI" w:hAnsi="Segoe UI" w:cs="Segoe UI"/>
            <w:color w:val="0366D6"/>
            <w:sz w:val="26"/>
          </w:rPr>
          <w:t>Bayesian Learning in Probabilistic Decision Trees</w:t>
        </w:r>
      </w:hyperlink>
    </w:p>
    <w:p w:rsidR="009466D5" w:rsidRPr="001F7D44" w:rsidRDefault="0070392A" w:rsidP="00C06FD0">
      <w:pPr>
        <w:pStyle w:val="NormalWeb"/>
        <w:numPr>
          <w:ilvl w:val="1"/>
          <w:numId w:val="70"/>
        </w:numPr>
        <w:spacing w:before="240" w:beforeAutospacing="0" w:after="240" w:afterAutospacing="0"/>
        <w:rPr>
          <w:rFonts w:ascii="Segoe UI" w:hAnsi="Segoe UI" w:cs="Segoe UI"/>
          <w:color w:val="24292E"/>
          <w:sz w:val="26"/>
        </w:rPr>
      </w:pPr>
      <w:hyperlink r:id="rId1894" w:history="1">
        <w:r w:rsidR="009466D5" w:rsidRPr="001F7D44">
          <w:rPr>
            <w:rStyle w:val="Hyperlink"/>
            <w:rFonts w:ascii="Segoe UI" w:hAnsi="Segoe UI" w:cs="Segoe UI"/>
            <w:color w:val="0366D6"/>
            <w:sz w:val="26"/>
          </w:rPr>
          <w:t>Probabilistic Trees Research Paper</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24" w:name="_Toc494530827"/>
      <w:r w:rsidRPr="001F7D44">
        <w:rPr>
          <w:rFonts w:ascii="Segoe UI" w:hAnsi="Segoe UI" w:cs="Segoe UI"/>
          <w:color w:val="24292E"/>
          <w:sz w:val="38"/>
        </w:rPr>
        <w:t>Random Forest / Bagging</w:t>
      </w:r>
      <w:bookmarkEnd w:id="124"/>
    </w:p>
    <w:bookmarkStart w:id="125" w:name="user-content-rf"/>
    <w:bookmarkEnd w:id="125"/>
    <w:p w:rsidR="009466D5" w:rsidRPr="001F7D44" w:rsidRDefault="009466D5" w:rsidP="00C06FD0">
      <w:pPr>
        <w:pStyle w:val="NormalWeb"/>
        <w:numPr>
          <w:ilvl w:val="0"/>
          <w:numId w:val="71"/>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"https://github.com/kjw0612/awesome-random-forest"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Awesome Random Forest (GitHub)**</w:t>
      </w:r>
      <w:r w:rsidRPr="001F7D44">
        <w:rPr>
          <w:rFonts w:ascii="Segoe UI" w:hAnsi="Segoe UI" w:cs="Segoe UI"/>
          <w:color w:val="24292E"/>
          <w:sz w:val="26"/>
        </w:rPr>
        <w:fldChar w:fldCharType="end"/>
      </w:r>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895" w:history="1">
        <w:r w:rsidR="009466D5" w:rsidRPr="001F7D44">
          <w:rPr>
            <w:rStyle w:val="Hyperlink"/>
            <w:rFonts w:ascii="Segoe UI" w:hAnsi="Segoe UI" w:cs="Segoe UI"/>
            <w:color w:val="0366D6"/>
            <w:sz w:val="26"/>
          </w:rPr>
          <w:t>How to tune RF parameters in practice?</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896" w:history="1">
        <w:r w:rsidR="009466D5" w:rsidRPr="001F7D44">
          <w:rPr>
            <w:rStyle w:val="Hyperlink"/>
            <w:rFonts w:ascii="Segoe UI" w:hAnsi="Segoe UI" w:cs="Segoe UI"/>
            <w:color w:val="0366D6"/>
            <w:sz w:val="26"/>
          </w:rPr>
          <w:t>Measures of variable importance in random forests</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897" w:history="1">
        <w:r w:rsidR="009466D5" w:rsidRPr="001F7D44">
          <w:rPr>
            <w:rStyle w:val="Hyperlink"/>
            <w:rFonts w:ascii="Segoe UI" w:hAnsi="Segoe UI" w:cs="Segoe UI"/>
            <w:color w:val="0366D6"/>
            <w:sz w:val="26"/>
          </w:rPr>
          <w:t>Compare R-squared from two different Random Forest models</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898" w:history="1">
        <w:r w:rsidR="009466D5" w:rsidRPr="001F7D44">
          <w:rPr>
            <w:rStyle w:val="Hyperlink"/>
            <w:rFonts w:ascii="Segoe UI" w:hAnsi="Segoe UI" w:cs="Segoe UI"/>
            <w:color w:val="0366D6"/>
            <w:sz w:val="26"/>
          </w:rPr>
          <w:t>OOB Estimate Explained | RF vs LDA</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899" w:history="1">
        <w:r w:rsidR="009466D5" w:rsidRPr="001F7D44">
          <w:rPr>
            <w:rStyle w:val="Hyperlink"/>
            <w:rFonts w:ascii="Segoe UI" w:hAnsi="Segoe UI" w:cs="Segoe UI"/>
            <w:color w:val="0366D6"/>
            <w:sz w:val="26"/>
          </w:rPr>
          <w:t>Evaluating Random Forests for Survival Analysis Using Prediction Error Curve</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900" w:history="1">
        <w:r w:rsidR="009466D5" w:rsidRPr="001F7D44">
          <w:rPr>
            <w:rStyle w:val="Hyperlink"/>
            <w:rFonts w:ascii="Segoe UI" w:hAnsi="Segoe UI" w:cs="Segoe UI"/>
            <w:color w:val="0366D6"/>
            <w:sz w:val="26"/>
          </w:rPr>
          <w:t>Why doesn't Random Forest handle missing values in predictors?</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901" w:history="1">
        <w:r w:rsidR="009466D5" w:rsidRPr="001F7D44">
          <w:rPr>
            <w:rStyle w:val="Hyperlink"/>
            <w:rFonts w:ascii="Segoe UI" w:hAnsi="Segoe UI" w:cs="Segoe UI"/>
            <w:color w:val="0366D6"/>
            <w:sz w:val="26"/>
          </w:rPr>
          <w:t>How to build random forests in R with missing (NA) values?</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902" w:history="1">
        <w:r w:rsidR="009466D5" w:rsidRPr="001F7D44">
          <w:rPr>
            <w:rStyle w:val="Hyperlink"/>
            <w:rFonts w:ascii="Segoe UI" w:hAnsi="Segoe UI" w:cs="Segoe UI"/>
            <w:color w:val="0366D6"/>
            <w:sz w:val="26"/>
          </w:rPr>
          <w:t>FAQs about Random Forest</w:t>
        </w:r>
      </w:hyperlink>
      <w:r w:rsidR="009466D5" w:rsidRPr="001F7D44">
        <w:rPr>
          <w:rFonts w:ascii="Segoe UI" w:hAnsi="Segoe UI" w:cs="Segoe UI"/>
          <w:color w:val="24292E"/>
          <w:sz w:val="26"/>
        </w:rPr>
        <w:t>, </w:t>
      </w:r>
      <w:hyperlink r:id="rId1903" w:history="1">
        <w:r w:rsidR="009466D5" w:rsidRPr="001F7D44">
          <w:rPr>
            <w:rStyle w:val="Hyperlink"/>
            <w:rFonts w:ascii="Segoe UI" w:hAnsi="Segoe UI" w:cs="Segoe UI"/>
            <w:color w:val="0366D6"/>
            <w:sz w:val="26"/>
          </w:rPr>
          <w:t>More FAQs</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904" w:history="1">
        <w:r w:rsidR="009466D5" w:rsidRPr="001F7D44">
          <w:rPr>
            <w:rStyle w:val="Hyperlink"/>
            <w:rFonts w:ascii="Segoe UI" w:hAnsi="Segoe UI" w:cs="Segoe UI"/>
            <w:color w:val="0366D6"/>
            <w:sz w:val="26"/>
          </w:rPr>
          <w:t>Obtaining knowledge from a random forest</w:t>
        </w:r>
      </w:hyperlink>
    </w:p>
    <w:p w:rsidR="009466D5" w:rsidRPr="001F7D44" w:rsidRDefault="0070392A" w:rsidP="00C06FD0">
      <w:pPr>
        <w:pStyle w:val="NormalWeb"/>
        <w:numPr>
          <w:ilvl w:val="0"/>
          <w:numId w:val="71"/>
        </w:numPr>
        <w:spacing w:before="240" w:beforeAutospacing="0" w:after="240" w:afterAutospacing="0"/>
        <w:rPr>
          <w:rFonts w:ascii="Segoe UI" w:hAnsi="Segoe UI" w:cs="Segoe UI"/>
          <w:color w:val="24292E"/>
          <w:sz w:val="26"/>
        </w:rPr>
      </w:pPr>
      <w:hyperlink r:id="rId1905" w:history="1">
        <w:r w:rsidR="009466D5" w:rsidRPr="001F7D44">
          <w:rPr>
            <w:rStyle w:val="Hyperlink"/>
            <w:rFonts w:ascii="Segoe UI" w:hAnsi="Segoe UI" w:cs="Segoe UI"/>
            <w:color w:val="0366D6"/>
            <w:sz w:val="26"/>
          </w:rPr>
          <w:t>Some Questions for R implementation</w:t>
        </w:r>
      </w:hyperlink>
      <w:r w:rsidR="009466D5" w:rsidRPr="001F7D44">
        <w:rPr>
          <w:rFonts w:ascii="Segoe UI" w:hAnsi="Segoe UI" w:cs="Segoe UI"/>
          <w:color w:val="24292E"/>
          <w:sz w:val="26"/>
        </w:rPr>
        <w:t>, </w:t>
      </w:r>
      <w:hyperlink r:id="rId1906" w:history="1">
        <w:r w:rsidR="009466D5" w:rsidRPr="001F7D44">
          <w:rPr>
            <w:rStyle w:val="Hyperlink"/>
            <w:rFonts w:ascii="Segoe UI" w:hAnsi="Segoe UI" w:cs="Segoe UI"/>
            <w:color w:val="0366D6"/>
            <w:sz w:val="26"/>
          </w:rPr>
          <w:t>2</w:t>
        </w:r>
      </w:hyperlink>
      <w:r w:rsidR="009466D5" w:rsidRPr="001F7D44">
        <w:rPr>
          <w:rFonts w:ascii="Segoe UI" w:hAnsi="Segoe UI" w:cs="Segoe UI"/>
          <w:color w:val="24292E"/>
          <w:sz w:val="26"/>
        </w:rPr>
        <w:t>, </w:t>
      </w:r>
      <w:hyperlink r:id="rId1907" w:history="1">
        <w:r w:rsidR="009466D5" w:rsidRPr="001F7D44">
          <w:rPr>
            <w:rStyle w:val="Hyperlink"/>
            <w:rFonts w:ascii="Segoe UI" w:hAnsi="Segoe UI" w:cs="Segoe UI"/>
            <w:color w:val="0366D6"/>
            <w:sz w:val="26"/>
          </w:rPr>
          <w:t>3</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26" w:name="_Toc494530828"/>
      <w:r w:rsidRPr="001F7D44">
        <w:rPr>
          <w:rFonts w:ascii="Segoe UI" w:hAnsi="Segoe UI" w:cs="Segoe UI"/>
          <w:color w:val="24292E"/>
          <w:sz w:val="38"/>
        </w:rPr>
        <w:t>Boosting</w:t>
      </w:r>
      <w:bookmarkEnd w:id="126"/>
    </w:p>
    <w:bookmarkStart w:id="127" w:name="user-content-gbm"/>
    <w:bookmarkEnd w:id="127"/>
    <w:p w:rsidR="009466D5" w:rsidRPr="001F7D44" w:rsidRDefault="009466D5" w:rsidP="00C06FD0">
      <w:pPr>
        <w:pStyle w:val="NormalWeb"/>
        <w:numPr>
          <w:ilvl w:val="0"/>
          <w:numId w:val="7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"http://www.datasciencecentral.com/profiles/blogs/boosting-algorithms-for-better-predictions"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Boosting for Better Predictions</w:t>
      </w:r>
      <w:r w:rsidRPr="001F7D44">
        <w:rPr>
          <w:rFonts w:ascii="Segoe UI" w:hAnsi="Segoe UI" w:cs="Segoe UI"/>
          <w:color w:val="24292E"/>
          <w:sz w:val="26"/>
        </w:rPr>
        <w:fldChar w:fldCharType="end"/>
      </w:r>
    </w:p>
    <w:p w:rsidR="009466D5" w:rsidRPr="001F7D44" w:rsidRDefault="0070392A" w:rsidP="00C06FD0">
      <w:pPr>
        <w:pStyle w:val="NormalWeb"/>
        <w:numPr>
          <w:ilvl w:val="0"/>
          <w:numId w:val="72"/>
        </w:numPr>
        <w:spacing w:before="240" w:beforeAutospacing="0" w:after="240" w:afterAutospacing="0"/>
        <w:rPr>
          <w:rFonts w:ascii="Segoe UI" w:hAnsi="Segoe UI" w:cs="Segoe UI"/>
          <w:color w:val="24292E"/>
          <w:sz w:val="26"/>
        </w:rPr>
      </w:pPr>
      <w:hyperlink r:id="rId1908" w:history="1">
        <w:r w:rsidR="009466D5" w:rsidRPr="001F7D44">
          <w:rPr>
            <w:rStyle w:val="Hyperlink"/>
            <w:rFonts w:ascii="Segoe UI" w:hAnsi="Segoe UI" w:cs="Segoe UI"/>
            <w:color w:val="0366D6"/>
            <w:sz w:val="26"/>
          </w:rPr>
          <w:t>Boosting Wikipedia Page</w:t>
        </w:r>
      </w:hyperlink>
    </w:p>
    <w:p w:rsidR="009466D5" w:rsidRPr="001F7D44" w:rsidRDefault="0070392A" w:rsidP="00C06FD0">
      <w:pPr>
        <w:pStyle w:val="NormalWeb"/>
        <w:numPr>
          <w:ilvl w:val="0"/>
          <w:numId w:val="72"/>
        </w:numPr>
        <w:spacing w:before="240" w:beforeAutospacing="0" w:after="240" w:afterAutospacing="0"/>
        <w:rPr>
          <w:rFonts w:ascii="Segoe UI" w:hAnsi="Segoe UI" w:cs="Segoe UI"/>
          <w:color w:val="24292E"/>
          <w:sz w:val="26"/>
        </w:rPr>
      </w:pPr>
      <w:hyperlink r:id="rId1909" w:history="1">
        <w:r w:rsidR="009466D5" w:rsidRPr="001F7D44">
          <w:rPr>
            <w:rStyle w:val="Hyperlink"/>
            <w:rFonts w:ascii="Segoe UI" w:hAnsi="Segoe UI" w:cs="Segoe UI"/>
            <w:color w:val="0366D6"/>
            <w:sz w:val="26"/>
          </w:rPr>
          <w:t>Introduction to Boosted Trees | Tianqi Chen</w:t>
        </w:r>
      </w:hyperlink>
    </w:p>
    <w:p w:rsidR="009466D5" w:rsidRPr="001F7D44" w:rsidRDefault="009466D5" w:rsidP="00C06FD0">
      <w:pPr>
        <w:pStyle w:val="NormalWeb"/>
        <w:numPr>
          <w:ilvl w:val="0"/>
          <w:numId w:val="7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Gradient Boosting Machine</w:t>
      </w:r>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0" w:history="1">
        <w:r w:rsidR="009466D5" w:rsidRPr="001F7D44">
          <w:rPr>
            <w:rStyle w:val="Hyperlink"/>
            <w:rFonts w:ascii="Segoe UI" w:hAnsi="Segoe UI" w:cs="Segoe UI"/>
            <w:color w:val="0366D6"/>
            <w:sz w:val="26"/>
          </w:rPr>
          <w:t>Gradiet Boosting Wiki</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1" w:history="1">
        <w:r w:rsidR="009466D5" w:rsidRPr="001F7D44">
          <w:rPr>
            <w:rStyle w:val="Hyperlink"/>
            <w:rFonts w:ascii="Segoe UI" w:hAnsi="Segoe UI" w:cs="Segoe UI"/>
            <w:color w:val="0366D6"/>
            <w:sz w:val="26"/>
          </w:rPr>
          <w:t>Guidelines for GBM parameters in R</w:t>
        </w:r>
      </w:hyperlink>
      <w:r w:rsidR="009466D5" w:rsidRPr="001F7D44">
        <w:rPr>
          <w:rFonts w:ascii="Segoe UI" w:hAnsi="Segoe UI" w:cs="Segoe UI"/>
          <w:color w:val="24292E"/>
          <w:sz w:val="26"/>
        </w:rPr>
        <w:t>, </w:t>
      </w:r>
      <w:hyperlink r:id="rId1912" w:history="1">
        <w:r w:rsidR="009466D5" w:rsidRPr="001F7D44">
          <w:rPr>
            <w:rStyle w:val="Hyperlink"/>
            <w:rFonts w:ascii="Segoe UI" w:hAnsi="Segoe UI" w:cs="Segoe UI"/>
            <w:color w:val="0366D6"/>
            <w:sz w:val="26"/>
          </w:rPr>
          <w:t>Strategy to set parameters</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3" w:history="1">
        <w:r w:rsidR="009466D5" w:rsidRPr="001F7D44">
          <w:rPr>
            <w:rStyle w:val="Hyperlink"/>
            <w:rFonts w:ascii="Segoe UI" w:hAnsi="Segoe UI" w:cs="Segoe UI"/>
            <w:color w:val="0366D6"/>
            <w:sz w:val="26"/>
          </w:rPr>
          <w:t>Meaning of Interaction Depth</w:t>
        </w:r>
      </w:hyperlink>
      <w:r w:rsidR="009466D5" w:rsidRPr="001F7D44">
        <w:rPr>
          <w:rFonts w:ascii="Segoe UI" w:hAnsi="Segoe UI" w:cs="Segoe UI"/>
          <w:color w:val="24292E"/>
          <w:sz w:val="26"/>
        </w:rPr>
        <w:t>, </w:t>
      </w:r>
      <w:hyperlink r:id="rId1914" w:history="1">
        <w:r w:rsidR="009466D5" w:rsidRPr="001F7D44">
          <w:rPr>
            <w:rStyle w:val="Hyperlink"/>
            <w:rFonts w:ascii="Segoe UI" w:hAnsi="Segoe UI" w:cs="Segoe UI"/>
            <w:color w:val="0366D6"/>
            <w:sz w:val="26"/>
          </w:rPr>
          <w:t>2</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5" w:history="1">
        <w:r w:rsidR="009466D5" w:rsidRPr="001F7D44">
          <w:rPr>
            <w:rStyle w:val="Hyperlink"/>
            <w:rFonts w:ascii="Segoe UI" w:hAnsi="Segoe UI" w:cs="Segoe UI"/>
            <w:color w:val="0366D6"/>
            <w:sz w:val="26"/>
          </w:rPr>
          <w:t xml:space="preserve">Role of </w:t>
        </w:r>
        <w:proofErr w:type="gramStart"/>
        <w:r w:rsidR="009466D5" w:rsidRPr="001F7D44">
          <w:rPr>
            <w:rStyle w:val="Hyperlink"/>
            <w:rFonts w:ascii="Segoe UI" w:hAnsi="Segoe UI" w:cs="Segoe UI"/>
            <w:color w:val="0366D6"/>
            <w:sz w:val="26"/>
          </w:rPr>
          <w:t>n.minobsinnode</w:t>
        </w:r>
        <w:proofErr w:type="gramEnd"/>
        <w:r w:rsidR="009466D5" w:rsidRPr="001F7D44">
          <w:rPr>
            <w:rStyle w:val="Hyperlink"/>
            <w:rFonts w:ascii="Segoe UI" w:hAnsi="Segoe UI" w:cs="Segoe UI"/>
            <w:color w:val="0366D6"/>
            <w:sz w:val="26"/>
          </w:rPr>
          <w:t xml:space="preserve"> parameter of GBM in R</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6" w:history="1">
        <w:r w:rsidR="009466D5" w:rsidRPr="001F7D44">
          <w:rPr>
            <w:rStyle w:val="Hyperlink"/>
            <w:rFonts w:ascii="Segoe UI" w:hAnsi="Segoe UI" w:cs="Segoe UI"/>
            <w:color w:val="0366D6"/>
            <w:sz w:val="26"/>
          </w:rPr>
          <w:t>GBM in R</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7" w:history="1">
        <w:r w:rsidR="009466D5" w:rsidRPr="001F7D44">
          <w:rPr>
            <w:rStyle w:val="Hyperlink"/>
            <w:rFonts w:ascii="Segoe UI" w:hAnsi="Segoe UI" w:cs="Segoe UI"/>
            <w:color w:val="0366D6"/>
            <w:sz w:val="26"/>
          </w:rPr>
          <w:t>FAQs about GBM</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8" w:history="1">
        <w:r w:rsidR="009466D5" w:rsidRPr="001F7D44">
          <w:rPr>
            <w:rStyle w:val="Hyperlink"/>
            <w:rFonts w:ascii="Segoe UI" w:hAnsi="Segoe UI" w:cs="Segoe UI"/>
            <w:color w:val="0366D6"/>
            <w:sz w:val="26"/>
          </w:rPr>
          <w:t>GBM vs xgboost</w:t>
        </w:r>
      </w:hyperlink>
    </w:p>
    <w:p w:rsidR="009466D5" w:rsidRPr="001F7D44" w:rsidRDefault="009466D5" w:rsidP="00C06FD0">
      <w:pPr>
        <w:pStyle w:val="NormalWeb"/>
        <w:numPr>
          <w:ilvl w:val="0"/>
          <w:numId w:val="7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xgboost</w:t>
      </w:r>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19" w:history="1">
        <w:r w:rsidR="009466D5" w:rsidRPr="001F7D44">
          <w:rPr>
            <w:rStyle w:val="Hyperlink"/>
            <w:rFonts w:ascii="Segoe UI" w:hAnsi="Segoe UI" w:cs="Segoe UI"/>
            <w:color w:val="0366D6"/>
            <w:sz w:val="26"/>
          </w:rPr>
          <w:t>xgboost tuning kaggle</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0" w:anchor="post68296" w:history="1">
        <w:r w:rsidR="009466D5" w:rsidRPr="001F7D44">
          <w:rPr>
            <w:rStyle w:val="Hyperlink"/>
            <w:rFonts w:ascii="Segoe UI" w:hAnsi="Segoe UI" w:cs="Segoe UI"/>
            <w:color w:val="0366D6"/>
            <w:sz w:val="26"/>
          </w:rPr>
          <w:t>xgboost vs gbm</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1" w:history="1">
        <w:r w:rsidR="009466D5" w:rsidRPr="001F7D44">
          <w:rPr>
            <w:rStyle w:val="Hyperlink"/>
            <w:rFonts w:ascii="Segoe UI" w:hAnsi="Segoe UI" w:cs="Segoe UI"/>
            <w:color w:val="0366D6"/>
            <w:sz w:val="26"/>
          </w:rPr>
          <w:t>xgboost survey</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2" w:history="1">
        <w:r w:rsidR="009466D5" w:rsidRPr="001F7D44">
          <w:rPr>
            <w:rStyle w:val="Hyperlink"/>
            <w:rFonts w:ascii="Segoe UI" w:hAnsi="Segoe UI" w:cs="Segoe UI"/>
            <w:color w:val="0366D6"/>
            <w:sz w:val="26"/>
          </w:rPr>
          <w:t>Practical XGBoost in Python online course (free)</w:t>
        </w:r>
      </w:hyperlink>
    </w:p>
    <w:p w:rsidR="009466D5" w:rsidRPr="001F7D44" w:rsidRDefault="009466D5" w:rsidP="00C06FD0">
      <w:pPr>
        <w:pStyle w:val="NormalWeb"/>
        <w:numPr>
          <w:ilvl w:val="0"/>
          <w:numId w:val="7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AdaBoost</w:t>
      </w:r>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3" w:history="1">
        <w:r w:rsidR="009466D5" w:rsidRPr="001F7D44">
          <w:rPr>
            <w:rStyle w:val="Hyperlink"/>
            <w:rFonts w:ascii="Segoe UI" w:hAnsi="Segoe UI" w:cs="Segoe UI"/>
            <w:color w:val="0366D6"/>
            <w:sz w:val="26"/>
          </w:rPr>
          <w:t>AdaBoost Wiki</w:t>
        </w:r>
      </w:hyperlink>
      <w:r w:rsidR="009466D5" w:rsidRPr="001F7D44">
        <w:rPr>
          <w:rFonts w:ascii="Segoe UI" w:hAnsi="Segoe UI" w:cs="Segoe UI"/>
          <w:color w:val="24292E"/>
          <w:sz w:val="26"/>
        </w:rPr>
        <w:t>, </w:t>
      </w:r>
      <w:hyperlink r:id="rId1924" w:history="1">
        <w:r w:rsidR="009466D5" w:rsidRPr="001F7D44">
          <w:rPr>
            <w:rStyle w:val="Hyperlink"/>
            <w:rFonts w:ascii="Segoe UI" w:hAnsi="Segoe UI" w:cs="Segoe UI"/>
            <w:color w:val="0366D6"/>
            <w:sz w:val="26"/>
          </w:rPr>
          <w:t>Python Code</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5" w:history="1">
        <w:r w:rsidR="009466D5" w:rsidRPr="001F7D44">
          <w:rPr>
            <w:rStyle w:val="Hyperlink"/>
            <w:rFonts w:ascii="Segoe UI" w:hAnsi="Segoe UI" w:cs="Segoe UI"/>
            <w:color w:val="0366D6"/>
            <w:sz w:val="26"/>
          </w:rPr>
          <w:t>AdaBoost Sparse Input Support</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6" w:history="1">
        <w:r w:rsidR="009466D5" w:rsidRPr="001F7D44">
          <w:rPr>
            <w:rStyle w:val="Hyperlink"/>
            <w:rFonts w:ascii="Segoe UI" w:hAnsi="Segoe UI" w:cs="Segoe UI"/>
            <w:color w:val="0366D6"/>
            <w:sz w:val="26"/>
          </w:rPr>
          <w:t>adaBag R package</w:t>
        </w:r>
      </w:hyperlink>
    </w:p>
    <w:p w:rsidR="009466D5" w:rsidRPr="001F7D44" w:rsidRDefault="0070392A" w:rsidP="00C06FD0">
      <w:pPr>
        <w:pStyle w:val="NormalWeb"/>
        <w:numPr>
          <w:ilvl w:val="1"/>
          <w:numId w:val="72"/>
        </w:numPr>
        <w:spacing w:before="240" w:beforeAutospacing="0" w:after="240" w:afterAutospacing="0"/>
        <w:rPr>
          <w:rFonts w:ascii="Segoe UI" w:hAnsi="Segoe UI" w:cs="Segoe UI"/>
          <w:color w:val="24292E"/>
          <w:sz w:val="26"/>
        </w:rPr>
      </w:pPr>
      <w:hyperlink r:id="rId1927" w:history="1">
        <w:r w:rsidR="009466D5" w:rsidRPr="001F7D44">
          <w:rPr>
            <w:rStyle w:val="Hyperlink"/>
            <w:rFonts w:ascii="Segoe UI" w:hAnsi="Segoe UI" w:cs="Segoe UI"/>
            <w:color w:val="0366D6"/>
            <w:sz w:val="26"/>
          </w:rPr>
          <w:t>Tutorial</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28" w:name="_Toc494530829"/>
      <w:r w:rsidRPr="001F7D44">
        <w:rPr>
          <w:rFonts w:ascii="Segoe UI" w:hAnsi="Segoe UI" w:cs="Segoe UI"/>
          <w:color w:val="24292E"/>
          <w:sz w:val="38"/>
        </w:rPr>
        <w:t>Ensembles</w:t>
      </w:r>
      <w:bookmarkEnd w:id="128"/>
    </w:p>
    <w:bookmarkStart w:id="129" w:name="user-content-ensem"/>
    <w:bookmarkEnd w:id="129"/>
    <w:p w:rsidR="009466D5" w:rsidRPr="001F7D44" w:rsidRDefault="009466D5" w:rsidP="00C06FD0">
      <w:pPr>
        <w:pStyle w:val="NormalWeb"/>
        <w:numPr>
          <w:ilvl w:val="0"/>
          <w:numId w:val="73"/>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"https://en.wikipedia.org/wiki/Ensemble_learning"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Wikipedia Article on Ensemble Learning</w:t>
      </w:r>
      <w:r w:rsidRPr="001F7D44">
        <w:rPr>
          <w:rFonts w:ascii="Segoe UI" w:hAnsi="Segoe UI" w:cs="Segoe UI"/>
          <w:color w:val="24292E"/>
          <w:sz w:val="26"/>
        </w:rPr>
        <w:fldChar w:fldCharType="end"/>
      </w:r>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28" w:history="1">
        <w:r w:rsidR="009466D5" w:rsidRPr="001F7D44">
          <w:rPr>
            <w:rStyle w:val="Hyperlink"/>
            <w:rFonts w:ascii="Segoe UI" w:hAnsi="Segoe UI" w:cs="Segoe UI"/>
            <w:color w:val="0366D6"/>
            <w:sz w:val="26"/>
          </w:rPr>
          <w:t>Kaggle Ensembling Guide</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29" w:history="1">
        <w:r w:rsidR="009466D5" w:rsidRPr="001F7D44">
          <w:rPr>
            <w:rStyle w:val="Hyperlink"/>
            <w:rFonts w:ascii="Segoe UI" w:hAnsi="Segoe UI" w:cs="Segoe UI"/>
            <w:color w:val="0366D6"/>
            <w:sz w:val="26"/>
          </w:rPr>
          <w:t>The Power of Simple Ensembles</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0" w:history="1">
        <w:r w:rsidR="009466D5" w:rsidRPr="001F7D44">
          <w:rPr>
            <w:rStyle w:val="Hyperlink"/>
            <w:rFonts w:ascii="Segoe UI" w:hAnsi="Segoe UI" w:cs="Segoe UI"/>
            <w:color w:val="0366D6"/>
            <w:sz w:val="26"/>
          </w:rPr>
          <w:t>Ensemble Learning Intro</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1" w:history="1">
        <w:r w:rsidR="009466D5" w:rsidRPr="001F7D44">
          <w:rPr>
            <w:rStyle w:val="Hyperlink"/>
            <w:rFonts w:ascii="Segoe UI" w:hAnsi="Segoe UI" w:cs="Segoe UI"/>
            <w:color w:val="0366D6"/>
            <w:sz w:val="26"/>
          </w:rPr>
          <w:t>Ensemble Learning Paper</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2" w:history="1">
        <w:r w:rsidR="009466D5" w:rsidRPr="001F7D44">
          <w:rPr>
            <w:rStyle w:val="Hyperlink"/>
            <w:rFonts w:ascii="Segoe UI" w:hAnsi="Segoe UI" w:cs="Segoe UI"/>
            <w:color w:val="0366D6"/>
            <w:sz w:val="26"/>
          </w:rPr>
          <w:t>Ensembling models with R</w:t>
        </w:r>
      </w:hyperlink>
      <w:r w:rsidR="009466D5" w:rsidRPr="001F7D44">
        <w:rPr>
          <w:rFonts w:ascii="Segoe UI" w:hAnsi="Segoe UI" w:cs="Segoe UI"/>
          <w:color w:val="24292E"/>
          <w:sz w:val="26"/>
        </w:rPr>
        <w:t>, </w:t>
      </w:r>
      <w:hyperlink r:id="rId1933" w:history="1">
        <w:r w:rsidR="009466D5" w:rsidRPr="001F7D44">
          <w:rPr>
            <w:rStyle w:val="Hyperlink"/>
            <w:rFonts w:ascii="Segoe UI" w:hAnsi="Segoe UI" w:cs="Segoe UI"/>
            <w:color w:val="0366D6"/>
            <w:sz w:val="26"/>
          </w:rPr>
          <w:t>Ensembling Regression Models in R</w:t>
        </w:r>
      </w:hyperlink>
      <w:r w:rsidR="009466D5" w:rsidRPr="001F7D44">
        <w:rPr>
          <w:rFonts w:ascii="Segoe UI" w:hAnsi="Segoe UI" w:cs="Segoe UI"/>
          <w:color w:val="24292E"/>
          <w:sz w:val="26"/>
        </w:rPr>
        <w:t>, </w:t>
      </w:r>
      <w:hyperlink r:id="rId1934" w:history="1">
        <w:r w:rsidR="009466D5" w:rsidRPr="001F7D44">
          <w:rPr>
            <w:rStyle w:val="Hyperlink"/>
            <w:rFonts w:ascii="Segoe UI" w:hAnsi="Segoe UI" w:cs="Segoe UI"/>
            <w:color w:val="0366D6"/>
            <w:sz w:val="26"/>
          </w:rPr>
          <w:t>Intro to Ensembles in R</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5" w:history="1">
        <w:r w:rsidR="009466D5" w:rsidRPr="001F7D44">
          <w:rPr>
            <w:rStyle w:val="Hyperlink"/>
            <w:rFonts w:ascii="Segoe UI" w:hAnsi="Segoe UI" w:cs="Segoe UI"/>
            <w:color w:val="0366D6"/>
            <w:sz w:val="26"/>
          </w:rPr>
          <w:t>Ensembling Models with caret</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6" w:history="1">
        <w:r w:rsidR="009466D5" w:rsidRPr="001F7D44">
          <w:rPr>
            <w:rStyle w:val="Hyperlink"/>
            <w:rFonts w:ascii="Segoe UI" w:hAnsi="Segoe UI" w:cs="Segoe UI"/>
            <w:color w:val="0366D6"/>
            <w:sz w:val="26"/>
          </w:rPr>
          <w:t>Bagging vs Boosting vs Stacking</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7" w:history="1">
        <w:r w:rsidR="009466D5" w:rsidRPr="001F7D44">
          <w:rPr>
            <w:rStyle w:val="Hyperlink"/>
            <w:rFonts w:ascii="Segoe UI" w:hAnsi="Segoe UI" w:cs="Segoe UI"/>
            <w:color w:val="0366D6"/>
            <w:sz w:val="26"/>
          </w:rPr>
          <w:t>Good Resources | Kaggle Africa Soil Property Prediction</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8" w:history="1">
        <w:r w:rsidR="009466D5" w:rsidRPr="001F7D44">
          <w:rPr>
            <w:rStyle w:val="Hyperlink"/>
            <w:rFonts w:ascii="Segoe UI" w:hAnsi="Segoe UI" w:cs="Segoe UI"/>
            <w:color w:val="0366D6"/>
            <w:sz w:val="26"/>
          </w:rPr>
          <w:t>Boosting vs Bagging</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39" w:history="1">
        <w:r w:rsidR="009466D5" w:rsidRPr="001F7D44">
          <w:rPr>
            <w:rStyle w:val="Hyperlink"/>
            <w:rFonts w:ascii="Segoe UI" w:hAnsi="Segoe UI" w:cs="Segoe UI"/>
            <w:color w:val="0366D6"/>
            <w:sz w:val="26"/>
          </w:rPr>
          <w:t>Resources for learning how to implement ensemble methods</w:t>
        </w:r>
      </w:hyperlink>
    </w:p>
    <w:p w:rsidR="009466D5" w:rsidRPr="001F7D44" w:rsidRDefault="0070392A" w:rsidP="00C06FD0">
      <w:pPr>
        <w:pStyle w:val="NormalWeb"/>
        <w:numPr>
          <w:ilvl w:val="0"/>
          <w:numId w:val="73"/>
        </w:numPr>
        <w:spacing w:before="240" w:beforeAutospacing="0" w:after="240" w:afterAutospacing="0"/>
        <w:rPr>
          <w:rFonts w:ascii="Segoe UI" w:hAnsi="Segoe UI" w:cs="Segoe UI"/>
          <w:color w:val="24292E"/>
          <w:sz w:val="26"/>
        </w:rPr>
      </w:pPr>
      <w:hyperlink r:id="rId1940" w:history="1">
        <w:r w:rsidR="009466D5" w:rsidRPr="001F7D44">
          <w:rPr>
            <w:rStyle w:val="Hyperlink"/>
            <w:rFonts w:ascii="Segoe UI" w:hAnsi="Segoe UI" w:cs="Segoe UI"/>
            <w:color w:val="0366D6"/>
            <w:sz w:val="26"/>
          </w:rPr>
          <w:t>How are classifications merged in an ensemble classifier?</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30" w:name="_Toc494530830"/>
      <w:r w:rsidRPr="001F7D44">
        <w:rPr>
          <w:rFonts w:ascii="Segoe UI" w:hAnsi="Segoe UI" w:cs="Segoe UI"/>
          <w:color w:val="24292E"/>
          <w:sz w:val="38"/>
        </w:rPr>
        <w:t>Stacking Models</w:t>
      </w:r>
      <w:bookmarkEnd w:id="130"/>
    </w:p>
    <w:bookmarkStart w:id="131" w:name="user-content-stack"/>
    <w:bookmarkEnd w:id="131"/>
    <w:p w:rsidR="009466D5" w:rsidRPr="001F7D44" w:rsidRDefault="009466D5" w:rsidP="00C06FD0">
      <w:pPr>
        <w:pStyle w:val="NormalWeb"/>
        <w:numPr>
          <w:ilvl w:val="0"/>
          <w:numId w:val="74"/>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"http://www.chioka.in/stacking-blending-and-stacked-generalization/"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Stacking, Blending and Stacked Generalization</w:t>
      </w:r>
      <w:r w:rsidRPr="001F7D44">
        <w:rPr>
          <w:rFonts w:ascii="Segoe UI" w:hAnsi="Segoe UI" w:cs="Segoe UI"/>
          <w:color w:val="24292E"/>
          <w:sz w:val="26"/>
        </w:rPr>
        <w:fldChar w:fldCharType="end"/>
      </w:r>
    </w:p>
    <w:p w:rsidR="009466D5" w:rsidRPr="001F7D44" w:rsidRDefault="0070392A" w:rsidP="00C06FD0">
      <w:pPr>
        <w:pStyle w:val="NormalWeb"/>
        <w:numPr>
          <w:ilvl w:val="0"/>
          <w:numId w:val="74"/>
        </w:numPr>
        <w:spacing w:before="240" w:beforeAutospacing="0" w:after="240" w:afterAutospacing="0"/>
        <w:rPr>
          <w:rFonts w:ascii="Segoe UI" w:hAnsi="Segoe UI" w:cs="Segoe UI"/>
          <w:color w:val="24292E"/>
          <w:sz w:val="26"/>
        </w:rPr>
      </w:pPr>
      <w:hyperlink r:id="rId1941" w:history="1">
        <w:r w:rsidR="009466D5" w:rsidRPr="001F7D44">
          <w:rPr>
            <w:rStyle w:val="Hyperlink"/>
            <w:rFonts w:ascii="Segoe UI" w:hAnsi="Segoe UI" w:cs="Segoe UI"/>
            <w:color w:val="0366D6"/>
            <w:sz w:val="26"/>
          </w:rPr>
          <w:t>Stacked Generalization (Stacking)</w:t>
        </w:r>
      </w:hyperlink>
    </w:p>
    <w:p w:rsidR="009466D5" w:rsidRPr="001F7D44" w:rsidRDefault="0070392A" w:rsidP="00C06FD0">
      <w:pPr>
        <w:pStyle w:val="NormalWeb"/>
        <w:numPr>
          <w:ilvl w:val="0"/>
          <w:numId w:val="74"/>
        </w:numPr>
        <w:spacing w:before="240" w:beforeAutospacing="0" w:after="240" w:afterAutospacing="0"/>
        <w:rPr>
          <w:rFonts w:ascii="Segoe UI" w:hAnsi="Segoe UI" w:cs="Segoe UI"/>
          <w:color w:val="24292E"/>
          <w:sz w:val="26"/>
        </w:rPr>
      </w:pPr>
      <w:hyperlink r:id="rId1942" w:history="1">
        <w:r w:rsidR="009466D5" w:rsidRPr="001F7D44">
          <w:rPr>
            <w:rStyle w:val="Hyperlink"/>
            <w:rFonts w:ascii="Segoe UI" w:hAnsi="Segoe UI" w:cs="Segoe UI"/>
            <w:color w:val="0366D6"/>
            <w:sz w:val="26"/>
          </w:rPr>
          <w:t>Stacked Generalization: when does it work?</w:t>
        </w:r>
      </w:hyperlink>
    </w:p>
    <w:p w:rsidR="009466D5" w:rsidRPr="001F7D44" w:rsidRDefault="0070392A" w:rsidP="00C06FD0">
      <w:pPr>
        <w:pStyle w:val="NormalWeb"/>
        <w:numPr>
          <w:ilvl w:val="0"/>
          <w:numId w:val="74"/>
        </w:numPr>
        <w:spacing w:before="240" w:beforeAutospacing="0" w:after="240" w:afterAutospacing="0"/>
        <w:rPr>
          <w:rFonts w:ascii="Segoe UI" w:hAnsi="Segoe UI" w:cs="Segoe UI"/>
          <w:color w:val="24292E"/>
          <w:sz w:val="26"/>
        </w:rPr>
      </w:pPr>
      <w:hyperlink r:id="rId1943" w:history="1">
        <w:r w:rsidR="009466D5" w:rsidRPr="001F7D44">
          <w:rPr>
            <w:rStyle w:val="Hyperlink"/>
            <w:rFonts w:ascii="Segoe UI" w:hAnsi="Segoe UI" w:cs="Segoe UI"/>
            <w:color w:val="0366D6"/>
            <w:sz w:val="26"/>
          </w:rPr>
          <w:t>Stacked Generalization Paper</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32" w:name="_Toc494530831"/>
      <w:r w:rsidRPr="001F7D44">
        <w:rPr>
          <w:rFonts w:ascii="Segoe UI" w:hAnsi="Segoe UI" w:cs="Segoe UI"/>
          <w:color w:val="24292E"/>
          <w:sz w:val="38"/>
        </w:rPr>
        <w:t>Vapnik–Chervonenkis Dimension</w:t>
      </w:r>
      <w:bookmarkEnd w:id="132"/>
    </w:p>
    <w:bookmarkStart w:id="133" w:name="user-content-vc"/>
    <w:bookmarkEnd w:id="133"/>
    <w:p w:rsidR="009466D5" w:rsidRPr="001F7D44" w:rsidRDefault="009466D5" w:rsidP="00C06FD0">
      <w:pPr>
        <w:pStyle w:val="NormalWeb"/>
        <w:numPr>
          <w:ilvl w:val="0"/>
          <w:numId w:val="7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"https://en.wikipedia.org/wiki/VC_dimension"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Wikipedia article on VC Dimension</w:t>
      </w:r>
      <w:r w:rsidRPr="001F7D44">
        <w:rPr>
          <w:rFonts w:ascii="Segoe UI" w:hAnsi="Segoe UI" w:cs="Segoe UI"/>
          <w:color w:val="24292E"/>
          <w:sz w:val="26"/>
        </w:rPr>
        <w:fldChar w:fldCharType="end"/>
      </w:r>
    </w:p>
    <w:p w:rsidR="009466D5" w:rsidRPr="001F7D44" w:rsidRDefault="0070392A" w:rsidP="00C06FD0">
      <w:pPr>
        <w:pStyle w:val="NormalWeb"/>
        <w:numPr>
          <w:ilvl w:val="0"/>
          <w:numId w:val="75"/>
        </w:numPr>
        <w:spacing w:before="240" w:beforeAutospacing="0" w:after="240" w:afterAutospacing="0"/>
        <w:rPr>
          <w:rFonts w:ascii="Segoe UI" w:hAnsi="Segoe UI" w:cs="Segoe UI"/>
          <w:color w:val="24292E"/>
          <w:sz w:val="26"/>
        </w:rPr>
      </w:pPr>
      <w:hyperlink r:id="rId1944" w:history="1">
        <w:r w:rsidR="009466D5" w:rsidRPr="001F7D44">
          <w:rPr>
            <w:rStyle w:val="Hyperlink"/>
            <w:rFonts w:ascii="Segoe UI" w:hAnsi="Segoe UI" w:cs="Segoe UI"/>
            <w:color w:val="0366D6"/>
            <w:sz w:val="26"/>
          </w:rPr>
          <w:t>Intuitive Explanantion of VC Dimension</w:t>
        </w:r>
      </w:hyperlink>
    </w:p>
    <w:p w:rsidR="009466D5" w:rsidRPr="001F7D44" w:rsidRDefault="0070392A" w:rsidP="00C06FD0">
      <w:pPr>
        <w:pStyle w:val="NormalWeb"/>
        <w:numPr>
          <w:ilvl w:val="0"/>
          <w:numId w:val="75"/>
        </w:numPr>
        <w:spacing w:before="240" w:beforeAutospacing="0" w:after="240" w:afterAutospacing="0"/>
        <w:rPr>
          <w:rFonts w:ascii="Segoe UI" w:hAnsi="Segoe UI" w:cs="Segoe UI"/>
          <w:color w:val="24292E"/>
          <w:sz w:val="26"/>
        </w:rPr>
      </w:pPr>
      <w:hyperlink r:id="rId1945" w:history="1">
        <w:r w:rsidR="009466D5" w:rsidRPr="001F7D44">
          <w:rPr>
            <w:rStyle w:val="Hyperlink"/>
            <w:rFonts w:ascii="Segoe UI" w:hAnsi="Segoe UI" w:cs="Segoe UI"/>
            <w:color w:val="0366D6"/>
            <w:sz w:val="26"/>
          </w:rPr>
          <w:t>Video explaining VC Dimension</w:t>
        </w:r>
      </w:hyperlink>
    </w:p>
    <w:p w:rsidR="009466D5" w:rsidRPr="001F7D44" w:rsidRDefault="0070392A" w:rsidP="00C06FD0">
      <w:pPr>
        <w:pStyle w:val="NormalWeb"/>
        <w:numPr>
          <w:ilvl w:val="0"/>
          <w:numId w:val="75"/>
        </w:numPr>
        <w:spacing w:before="240" w:beforeAutospacing="0" w:after="240" w:afterAutospacing="0"/>
        <w:rPr>
          <w:rFonts w:ascii="Segoe UI" w:hAnsi="Segoe UI" w:cs="Segoe UI"/>
          <w:color w:val="24292E"/>
          <w:sz w:val="26"/>
        </w:rPr>
      </w:pPr>
      <w:hyperlink r:id="rId1946" w:history="1">
        <w:r w:rsidR="009466D5" w:rsidRPr="001F7D44">
          <w:rPr>
            <w:rStyle w:val="Hyperlink"/>
            <w:rFonts w:ascii="Segoe UI" w:hAnsi="Segoe UI" w:cs="Segoe UI"/>
            <w:color w:val="0366D6"/>
            <w:sz w:val="26"/>
          </w:rPr>
          <w:t>Introduction to VC Dimension</w:t>
        </w:r>
      </w:hyperlink>
    </w:p>
    <w:p w:rsidR="009466D5" w:rsidRPr="001F7D44" w:rsidRDefault="0070392A" w:rsidP="00C06FD0">
      <w:pPr>
        <w:pStyle w:val="NormalWeb"/>
        <w:numPr>
          <w:ilvl w:val="0"/>
          <w:numId w:val="75"/>
        </w:numPr>
        <w:spacing w:before="240" w:beforeAutospacing="0" w:after="240" w:afterAutospacing="0"/>
        <w:rPr>
          <w:rFonts w:ascii="Segoe UI" w:hAnsi="Segoe UI" w:cs="Segoe UI"/>
          <w:color w:val="24292E"/>
          <w:sz w:val="26"/>
        </w:rPr>
      </w:pPr>
      <w:hyperlink r:id="rId1947" w:history="1">
        <w:r w:rsidR="009466D5" w:rsidRPr="001F7D44">
          <w:rPr>
            <w:rStyle w:val="Hyperlink"/>
            <w:rFonts w:ascii="Segoe UI" w:hAnsi="Segoe UI" w:cs="Segoe UI"/>
            <w:color w:val="0366D6"/>
            <w:sz w:val="26"/>
          </w:rPr>
          <w:t>FAQs about VC Dimension</w:t>
        </w:r>
      </w:hyperlink>
    </w:p>
    <w:p w:rsidR="009466D5" w:rsidRPr="001F7D44" w:rsidRDefault="0070392A" w:rsidP="00C06FD0">
      <w:pPr>
        <w:pStyle w:val="NormalWeb"/>
        <w:numPr>
          <w:ilvl w:val="0"/>
          <w:numId w:val="75"/>
        </w:numPr>
        <w:spacing w:before="240" w:beforeAutospacing="0" w:after="240" w:afterAutospacing="0"/>
        <w:rPr>
          <w:rFonts w:ascii="Segoe UI" w:hAnsi="Segoe UI" w:cs="Segoe UI"/>
          <w:color w:val="24292E"/>
          <w:sz w:val="26"/>
        </w:rPr>
      </w:pPr>
      <w:hyperlink r:id="rId1948" w:history="1">
        <w:r w:rsidR="009466D5" w:rsidRPr="001F7D44">
          <w:rPr>
            <w:rStyle w:val="Hyperlink"/>
            <w:rFonts w:ascii="Segoe UI" w:hAnsi="Segoe UI" w:cs="Segoe UI"/>
            <w:color w:val="0366D6"/>
            <w:sz w:val="26"/>
          </w:rPr>
          <w:t>Do ensemble techniques increase VC-dimension?</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34" w:name="_Toc494530832"/>
      <w:r w:rsidRPr="001F7D44">
        <w:rPr>
          <w:rFonts w:ascii="Segoe UI" w:hAnsi="Segoe UI" w:cs="Segoe UI"/>
          <w:color w:val="24292E"/>
          <w:sz w:val="38"/>
        </w:rPr>
        <w:t>Bayesian Machine Learning</w:t>
      </w:r>
      <w:bookmarkEnd w:id="134"/>
    </w:p>
    <w:bookmarkStart w:id="135" w:name="user-content-bayes"/>
    <w:bookmarkEnd w:id="135"/>
    <w:p w:rsidR="009466D5" w:rsidRPr="001F7D44" w:rsidRDefault="009466D5" w:rsidP="00C06FD0">
      <w:pPr>
        <w:pStyle w:val="NormalWeb"/>
        <w:numPr>
          <w:ilvl w:val="0"/>
          <w:numId w:val="76"/>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"https://github.com/CamDavidsonPilon/Probabilistic-Programming-and-Bayesian-Methods-for-Hackers"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Bayesian Methods for Hackers (using pyMC)</w:t>
      </w:r>
      <w:r w:rsidRPr="001F7D44">
        <w:rPr>
          <w:rFonts w:ascii="Segoe UI" w:hAnsi="Segoe UI" w:cs="Segoe UI"/>
          <w:color w:val="24292E"/>
          <w:sz w:val="26"/>
        </w:rPr>
        <w:fldChar w:fldCharType="end"/>
      </w:r>
    </w:p>
    <w:p w:rsidR="009466D5" w:rsidRPr="001F7D44" w:rsidRDefault="0070392A" w:rsidP="00C06FD0">
      <w:pPr>
        <w:pStyle w:val="NormalWeb"/>
        <w:numPr>
          <w:ilvl w:val="0"/>
          <w:numId w:val="76"/>
        </w:numPr>
        <w:spacing w:before="240" w:beforeAutospacing="0" w:after="240" w:afterAutospacing="0"/>
        <w:rPr>
          <w:rFonts w:ascii="Segoe UI" w:hAnsi="Segoe UI" w:cs="Segoe UI"/>
          <w:color w:val="24292E"/>
          <w:sz w:val="26"/>
        </w:rPr>
      </w:pPr>
      <w:hyperlink r:id="rId1949" w:history="1">
        <w:r w:rsidR="009466D5" w:rsidRPr="001F7D44">
          <w:rPr>
            <w:rStyle w:val="Hyperlink"/>
            <w:rFonts w:ascii="Segoe UI" w:hAnsi="Segoe UI" w:cs="Segoe UI"/>
            <w:color w:val="0366D6"/>
            <w:sz w:val="26"/>
          </w:rPr>
          <w:t>Should all Machine Learning be Bayesian?</w:t>
        </w:r>
      </w:hyperlink>
    </w:p>
    <w:p w:rsidR="009466D5" w:rsidRPr="001F7D44" w:rsidRDefault="0070392A" w:rsidP="00C06FD0">
      <w:pPr>
        <w:pStyle w:val="NormalWeb"/>
        <w:numPr>
          <w:ilvl w:val="0"/>
          <w:numId w:val="76"/>
        </w:numPr>
        <w:spacing w:before="240" w:beforeAutospacing="0" w:after="240" w:afterAutospacing="0"/>
        <w:rPr>
          <w:rFonts w:ascii="Segoe UI" w:hAnsi="Segoe UI" w:cs="Segoe UI"/>
          <w:color w:val="24292E"/>
          <w:sz w:val="26"/>
        </w:rPr>
      </w:pPr>
      <w:hyperlink r:id="rId1950" w:history="1">
        <w:r w:rsidR="009466D5" w:rsidRPr="001F7D44">
          <w:rPr>
            <w:rStyle w:val="Hyperlink"/>
            <w:rFonts w:ascii="Segoe UI" w:hAnsi="Segoe UI" w:cs="Segoe UI"/>
            <w:color w:val="0366D6"/>
            <w:sz w:val="26"/>
          </w:rPr>
          <w:t>Tutorial on Bayesian Optimisation for Machine Learning</w:t>
        </w:r>
      </w:hyperlink>
    </w:p>
    <w:p w:rsidR="009466D5" w:rsidRPr="001F7D44" w:rsidRDefault="0070392A" w:rsidP="00C06FD0">
      <w:pPr>
        <w:pStyle w:val="NormalWeb"/>
        <w:numPr>
          <w:ilvl w:val="0"/>
          <w:numId w:val="76"/>
        </w:numPr>
        <w:spacing w:before="240" w:beforeAutospacing="0" w:after="240" w:afterAutospacing="0"/>
        <w:rPr>
          <w:rFonts w:ascii="Segoe UI" w:hAnsi="Segoe UI" w:cs="Segoe UI"/>
          <w:color w:val="24292E"/>
          <w:sz w:val="26"/>
        </w:rPr>
      </w:pPr>
      <w:hyperlink r:id="rId1951" w:history="1">
        <w:r w:rsidR="009466D5" w:rsidRPr="001F7D44">
          <w:rPr>
            <w:rStyle w:val="Hyperlink"/>
            <w:rFonts w:ascii="Segoe UI" w:hAnsi="Segoe UI" w:cs="Segoe UI"/>
            <w:color w:val="0366D6"/>
            <w:sz w:val="26"/>
          </w:rPr>
          <w:t>Bayesian Reasoning and Deep Learning</w:t>
        </w:r>
      </w:hyperlink>
      <w:r w:rsidR="009466D5" w:rsidRPr="001F7D44">
        <w:rPr>
          <w:rFonts w:ascii="Segoe UI" w:hAnsi="Segoe UI" w:cs="Segoe UI"/>
          <w:color w:val="24292E"/>
          <w:sz w:val="26"/>
        </w:rPr>
        <w:t>, </w:t>
      </w:r>
      <w:hyperlink r:id="rId1952" w:history="1">
        <w:r w:rsidR="009466D5" w:rsidRPr="001F7D44">
          <w:rPr>
            <w:rStyle w:val="Hyperlink"/>
            <w:rFonts w:ascii="Segoe UI" w:hAnsi="Segoe UI" w:cs="Segoe UI"/>
            <w:color w:val="0366D6"/>
            <w:sz w:val="26"/>
          </w:rPr>
          <w:t>Slides</w:t>
        </w:r>
      </w:hyperlink>
    </w:p>
    <w:p w:rsidR="009466D5" w:rsidRPr="001F7D44" w:rsidRDefault="0070392A" w:rsidP="00C06FD0">
      <w:pPr>
        <w:pStyle w:val="NormalWeb"/>
        <w:numPr>
          <w:ilvl w:val="0"/>
          <w:numId w:val="76"/>
        </w:numPr>
        <w:spacing w:before="240" w:beforeAutospacing="0" w:after="240" w:afterAutospacing="0"/>
        <w:rPr>
          <w:rFonts w:ascii="Segoe UI" w:hAnsi="Segoe UI" w:cs="Segoe UI"/>
          <w:color w:val="24292E"/>
          <w:sz w:val="26"/>
        </w:rPr>
      </w:pPr>
      <w:hyperlink r:id="rId1953" w:history="1">
        <w:r w:rsidR="009466D5" w:rsidRPr="001F7D44">
          <w:rPr>
            <w:rStyle w:val="Hyperlink"/>
            <w:rFonts w:ascii="Segoe UI" w:hAnsi="Segoe UI" w:cs="Segoe UI"/>
            <w:color w:val="0366D6"/>
            <w:sz w:val="26"/>
          </w:rPr>
          <w:t>Bayesian Statistics Made Simple</w:t>
        </w:r>
      </w:hyperlink>
    </w:p>
    <w:p w:rsidR="009466D5" w:rsidRPr="001F7D44" w:rsidRDefault="0070392A" w:rsidP="00C06FD0">
      <w:pPr>
        <w:pStyle w:val="NormalWeb"/>
        <w:numPr>
          <w:ilvl w:val="0"/>
          <w:numId w:val="76"/>
        </w:numPr>
        <w:spacing w:before="240" w:beforeAutospacing="0" w:after="240" w:afterAutospacing="0"/>
        <w:rPr>
          <w:rFonts w:ascii="Segoe UI" w:hAnsi="Segoe UI" w:cs="Segoe UI"/>
          <w:color w:val="24292E"/>
          <w:sz w:val="26"/>
        </w:rPr>
      </w:pPr>
      <w:hyperlink r:id="rId1954" w:history="1">
        <w:r w:rsidR="009466D5" w:rsidRPr="001F7D44">
          <w:rPr>
            <w:rStyle w:val="Hyperlink"/>
            <w:rFonts w:ascii="Segoe UI" w:hAnsi="Segoe UI" w:cs="Segoe UI"/>
            <w:color w:val="0366D6"/>
            <w:sz w:val="26"/>
          </w:rPr>
          <w:t>Kalman &amp; Bayesian Filters in Python</w:t>
        </w:r>
      </w:hyperlink>
    </w:p>
    <w:p w:rsidR="009466D5" w:rsidRPr="001F7D44" w:rsidRDefault="0070392A" w:rsidP="00C06FD0">
      <w:pPr>
        <w:pStyle w:val="NormalWeb"/>
        <w:numPr>
          <w:ilvl w:val="0"/>
          <w:numId w:val="76"/>
        </w:numPr>
        <w:spacing w:before="240" w:beforeAutospacing="0" w:after="240" w:afterAutospacing="0"/>
        <w:rPr>
          <w:rFonts w:ascii="Segoe UI" w:hAnsi="Segoe UI" w:cs="Segoe UI"/>
          <w:color w:val="24292E"/>
          <w:sz w:val="26"/>
        </w:rPr>
      </w:pPr>
      <w:hyperlink r:id="rId1955" w:history="1">
        <w:r w:rsidR="009466D5" w:rsidRPr="001F7D44">
          <w:rPr>
            <w:rStyle w:val="Hyperlink"/>
            <w:rFonts w:ascii="Segoe UI" w:hAnsi="Segoe UI" w:cs="Segoe UI"/>
            <w:color w:val="0366D6"/>
            <w:sz w:val="26"/>
          </w:rPr>
          <w:t>Markov Chain Wikipedia Page</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36" w:name="_Toc494530833"/>
      <w:r w:rsidRPr="001F7D44">
        <w:rPr>
          <w:rFonts w:ascii="Segoe UI" w:hAnsi="Segoe UI" w:cs="Segoe UI"/>
          <w:color w:val="24292E"/>
          <w:sz w:val="38"/>
        </w:rPr>
        <w:t>Semi Supervised Learning</w:t>
      </w:r>
      <w:bookmarkEnd w:id="136"/>
    </w:p>
    <w:bookmarkStart w:id="137" w:name="user-content-semi"/>
    <w:bookmarkEnd w:id="137"/>
    <w:p w:rsidR="009466D5" w:rsidRPr="001F7D44" w:rsidRDefault="009466D5" w:rsidP="00C06FD0">
      <w:pPr>
        <w:pStyle w:val="NormalWeb"/>
        <w:numPr>
          <w:ilvl w:val="0"/>
          <w:numId w:val="77"/>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"https://en.wikipedia.org/wiki/Semi-supervised_learning"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Wikipedia article on Semi Supervised Learning</w:t>
      </w:r>
      <w:r w:rsidRPr="001F7D44">
        <w:rPr>
          <w:rFonts w:ascii="Segoe UI" w:hAnsi="Segoe UI" w:cs="Segoe UI"/>
          <w:color w:val="24292E"/>
          <w:sz w:val="26"/>
        </w:rPr>
        <w:fldChar w:fldCharType="end"/>
      </w:r>
    </w:p>
    <w:p w:rsidR="009466D5" w:rsidRPr="001F7D44" w:rsidRDefault="0070392A" w:rsidP="00C06FD0">
      <w:pPr>
        <w:pStyle w:val="NormalWeb"/>
        <w:numPr>
          <w:ilvl w:val="0"/>
          <w:numId w:val="77"/>
        </w:numPr>
        <w:spacing w:before="240" w:beforeAutospacing="0" w:after="240" w:afterAutospacing="0"/>
        <w:rPr>
          <w:rFonts w:ascii="Segoe UI" w:hAnsi="Segoe UI" w:cs="Segoe UI"/>
          <w:color w:val="24292E"/>
          <w:sz w:val="26"/>
        </w:rPr>
      </w:pPr>
      <w:hyperlink r:id="rId1956" w:history="1">
        <w:r w:rsidR="009466D5" w:rsidRPr="001F7D44">
          <w:rPr>
            <w:rStyle w:val="Hyperlink"/>
            <w:rFonts w:ascii="Segoe UI" w:hAnsi="Segoe UI" w:cs="Segoe UI"/>
            <w:color w:val="0366D6"/>
            <w:sz w:val="26"/>
          </w:rPr>
          <w:t>Tutorial on Semi Supervised Learning</w:t>
        </w:r>
      </w:hyperlink>
    </w:p>
    <w:p w:rsidR="009466D5" w:rsidRPr="001F7D44" w:rsidRDefault="0070392A" w:rsidP="00C06FD0">
      <w:pPr>
        <w:pStyle w:val="NormalWeb"/>
        <w:numPr>
          <w:ilvl w:val="0"/>
          <w:numId w:val="77"/>
        </w:numPr>
        <w:spacing w:before="240" w:beforeAutospacing="0" w:after="240" w:afterAutospacing="0"/>
        <w:rPr>
          <w:rFonts w:ascii="Segoe UI" w:hAnsi="Segoe UI" w:cs="Segoe UI"/>
          <w:color w:val="24292E"/>
          <w:sz w:val="26"/>
        </w:rPr>
      </w:pPr>
      <w:hyperlink r:id="rId1957" w:history="1">
        <w:r w:rsidR="009466D5" w:rsidRPr="001F7D44">
          <w:rPr>
            <w:rStyle w:val="Hyperlink"/>
            <w:rFonts w:ascii="Segoe UI" w:hAnsi="Segoe UI" w:cs="Segoe UI"/>
            <w:color w:val="0366D6"/>
            <w:sz w:val="26"/>
          </w:rPr>
          <w:t>Graph Based Semi Supervised Learning for NLP</w:t>
        </w:r>
      </w:hyperlink>
    </w:p>
    <w:p w:rsidR="009466D5" w:rsidRPr="001F7D44" w:rsidRDefault="0070392A" w:rsidP="00C06FD0">
      <w:pPr>
        <w:pStyle w:val="NormalWeb"/>
        <w:numPr>
          <w:ilvl w:val="0"/>
          <w:numId w:val="77"/>
        </w:numPr>
        <w:spacing w:before="240" w:beforeAutospacing="0" w:after="240" w:afterAutospacing="0"/>
        <w:rPr>
          <w:rFonts w:ascii="Segoe UI" w:hAnsi="Segoe UI" w:cs="Segoe UI"/>
          <w:color w:val="24292E"/>
          <w:sz w:val="26"/>
        </w:rPr>
      </w:pPr>
      <w:hyperlink r:id="rId1958" w:history="1">
        <w:r w:rsidR="009466D5" w:rsidRPr="001F7D44">
          <w:rPr>
            <w:rStyle w:val="Hyperlink"/>
            <w:rFonts w:ascii="Segoe UI" w:hAnsi="Segoe UI" w:cs="Segoe UI"/>
            <w:color w:val="0366D6"/>
            <w:sz w:val="26"/>
          </w:rPr>
          <w:t>Taxonomy</w:t>
        </w:r>
      </w:hyperlink>
    </w:p>
    <w:p w:rsidR="009466D5" w:rsidRPr="001F7D44" w:rsidRDefault="0070392A" w:rsidP="00C06FD0">
      <w:pPr>
        <w:pStyle w:val="NormalWeb"/>
        <w:numPr>
          <w:ilvl w:val="0"/>
          <w:numId w:val="77"/>
        </w:numPr>
        <w:spacing w:before="240" w:beforeAutospacing="0" w:after="240" w:afterAutospacing="0"/>
        <w:rPr>
          <w:rFonts w:ascii="Segoe UI" w:hAnsi="Segoe UI" w:cs="Segoe UI"/>
          <w:color w:val="24292E"/>
          <w:sz w:val="26"/>
        </w:rPr>
      </w:pPr>
      <w:hyperlink r:id="rId1959" w:history="1">
        <w:r w:rsidR="009466D5" w:rsidRPr="001F7D44">
          <w:rPr>
            <w:rStyle w:val="Hyperlink"/>
            <w:rFonts w:ascii="Segoe UI" w:hAnsi="Segoe UI" w:cs="Segoe UI"/>
            <w:color w:val="0366D6"/>
            <w:sz w:val="26"/>
          </w:rPr>
          <w:t>Video Tutorial Weka</w:t>
        </w:r>
      </w:hyperlink>
    </w:p>
    <w:p w:rsidR="009466D5" w:rsidRPr="001F7D44" w:rsidRDefault="0070392A" w:rsidP="00C06FD0">
      <w:pPr>
        <w:pStyle w:val="NormalWeb"/>
        <w:numPr>
          <w:ilvl w:val="0"/>
          <w:numId w:val="77"/>
        </w:numPr>
        <w:spacing w:before="240" w:beforeAutospacing="0" w:after="240" w:afterAutospacing="0"/>
        <w:rPr>
          <w:rFonts w:ascii="Segoe UI" w:hAnsi="Segoe UI" w:cs="Segoe UI"/>
          <w:color w:val="24292E"/>
          <w:sz w:val="26"/>
        </w:rPr>
      </w:pPr>
      <w:hyperlink r:id="rId1960" w:history="1">
        <w:r w:rsidR="009466D5" w:rsidRPr="001F7D44">
          <w:rPr>
            <w:rStyle w:val="Hyperlink"/>
            <w:rFonts w:ascii="Segoe UI" w:hAnsi="Segoe UI" w:cs="Segoe UI"/>
            <w:color w:val="0366D6"/>
            <w:sz w:val="26"/>
          </w:rPr>
          <w:t>Unsupervised, Supervised and Semi Supervised learning</w:t>
        </w:r>
      </w:hyperlink>
    </w:p>
    <w:p w:rsidR="009466D5" w:rsidRPr="001F7D44" w:rsidRDefault="0070392A" w:rsidP="00C06FD0">
      <w:pPr>
        <w:pStyle w:val="NormalWeb"/>
        <w:numPr>
          <w:ilvl w:val="0"/>
          <w:numId w:val="77"/>
        </w:numPr>
        <w:spacing w:before="240" w:beforeAutospacing="0" w:after="240" w:afterAutospacing="0"/>
        <w:rPr>
          <w:rFonts w:ascii="Segoe UI" w:hAnsi="Segoe UI" w:cs="Segoe UI"/>
          <w:color w:val="24292E"/>
          <w:sz w:val="26"/>
        </w:rPr>
      </w:pPr>
      <w:hyperlink r:id="rId1961" w:history="1">
        <w:r w:rsidR="009466D5" w:rsidRPr="001F7D44">
          <w:rPr>
            <w:rStyle w:val="Hyperlink"/>
            <w:rFonts w:ascii="Segoe UI" w:hAnsi="Segoe UI" w:cs="Segoe UI"/>
            <w:color w:val="0366D6"/>
            <w:sz w:val="26"/>
          </w:rPr>
          <w:t>Research Papers 1</w:t>
        </w:r>
      </w:hyperlink>
      <w:r w:rsidR="009466D5" w:rsidRPr="001F7D44">
        <w:rPr>
          <w:rFonts w:ascii="Segoe UI" w:hAnsi="Segoe UI" w:cs="Segoe UI"/>
          <w:color w:val="24292E"/>
          <w:sz w:val="26"/>
        </w:rPr>
        <w:t>, </w:t>
      </w:r>
      <w:hyperlink r:id="rId1962" w:history="1">
        <w:r w:rsidR="009466D5" w:rsidRPr="001F7D44">
          <w:rPr>
            <w:rStyle w:val="Hyperlink"/>
            <w:rFonts w:ascii="Segoe UI" w:hAnsi="Segoe UI" w:cs="Segoe UI"/>
            <w:color w:val="0366D6"/>
            <w:sz w:val="26"/>
          </w:rPr>
          <w:t>2</w:t>
        </w:r>
      </w:hyperlink>
      <w:r w:rsidR="009466D5" w:rsidRPr="001F7D44">
        <w:rPr>
          <w:rFonts w:ascii="Segoe UI" w:hAnsi="Segoe UI" w:cs="Segoe UI"/>
          <w:color w:val="24292E"/>
          <w:sz w:val="26"/>
        </w:rPr>
        <w:t>, </w:t>
      </w:r>
      <w:hyperlink r:id="rId1963" w:history="1">
        <w:r w:rsidR="009466D5" w:rsidRPr="001F7D44">
          <w:rPr>
            <w:rStyle w:val="Hyperlink"/>
            <w:rFonts w:ascii="Segoe UI" w:hAnsi="Segoe UI" w:cs="Segoe UI"/>
            <w:color w:val="0366D6"/>
            <w:sz w:val="26"/>
          </w:rPr>
          <w:t>3</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38" w:name="_Toc494530834"/>
      <w:r w:rsidRPr="001F7D44">
        <w:rPr>
          <w:rFonts w:ascii="Segoe UI" w:hAnsi="Segoe UI" w:cs="Segoe UI"/>
          <w:color w:val="24292E"/>
          <w:sz w:val="38"/>
        </w:rPr>
        <w:t>Optimization</w:t>
      </w:r>
      <w:bookmarkEnd w:id="138"/>
    </w:p>
    <w:bookmarkStart w:id="139" w:name="user-content-opt"/>
    <w:bookmarkEnd w:id="139"/>
    <w:p w:rsidR="009466D5" w:rsidRPr="001F7D44" w:rsidRDefault="009466D5" w:rsidP="00C06FD0">
      <w:pPr>
        <w:pStyle w:val="NormalWeb"/>
        <w:numPr>
          <w:ilvl w:val="0"/>
          <w:numId w:val="7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"http://www.wdiam.com/2012/06/10/mean-variance-portfolio-optimization-with-r-and-quadratic-programming/?utm_content=buffer04c12&amp;utm_medium=social&amp;utm_source=linkedin.com&amp;utm_campaign=buffer"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Mean Variance Portfolio Optimization with R and Quadratic Programming</w:t>
      </w:r>
      <w:r w:rsidRPr="001F7D44">
        <w:rPr>
          <w:rFonts w:ascii="Segoe UI" w:hAnsi="Segoe UI" w:cs="Segoe UI"/>
          <w:color w:val="24292E"/>
          <w:sz w:val="26"/>
        </w:rPr>
        <w:fldChar w:fldCharType="end"/>
      </w:r>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64" w:history="1">
        <w:r w:rsidR="009466D5" w:rsidRPr="001F7D44">
          <w:rPr>
            <w:rStyle w:val="Hyperlink"/>
            <w:rFonts w:ascii="Segoe UI" w:hAnsi="Segoe UI" w:cs="Segoe UI"/>
            <w:color w:val="0366D6"/>
            <w:sz w:val="26"/>
          </w:rPr>
          <w:t>Algorithms for Sparse Optimization and Machine Learning</w:t>
        </w:r>
      </w:hyperlink>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65" w:history="1">
        <w:r w:rsidR="009466D5" w:rsidRPr="001F7D44">
          <w:rPr>
            <w:rStyle w:val="Hyperlink"/>
            <w:rFonts w:ascii="Segoe UI" w:hAnsi="Segoe UI" w:cs="Segoe UI"/>
            <w:color w:val="0366D6"/>
            <w:sz w:val="26"/>
          </w:rPr>
          <w:t>Optimization Algorithms in Machine Learning</w:t>
        </w:r>
      </w:hyperlink>
      <w:r w:rsidR="009466D5" w:rsidRPr="001F7D44">
        <w:rPr>
          <w:rFonts w:ascii="Segoe UI" w:hAnsi="Segoe UI" w:cs="Segoe UI"/>
          <w:color w:val="24292E"/>
          <w:sz w:val="26"/>
        </w:rPr>
        <w:t>, </w:t>
      </w:r>
      <w:hyperlink r:id="rId1966" w:history="1">
        <w:r w:rsidR="009466D5" w:rsidRPr="001F7D44">
          <w:rPr>
            <w:rStyle w:val="Hyperlink"/>
            <w:rFonts w:ascii="Segoe UI" w:hAnsi="Segoe UI" w:cs="Segoe UI"/>
            <w:color w:val="0366D6"/>
            <w:sz w:val="26"/>
          </w:rPr>
          <w:t>Video Lecture</w:t>
        </w:r>
      </w:hyperlink>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67" w:history="1">
        <w:r w:rsidR="009466D5" w:rsidRPr="001F7D44">
          <w:rPr>
            <w:rStyle w:val="Hyperlink"/>
            <w:rFonts w:ascii="Segoe UI" w:hAnsi="Segoe UI" w:cs="Segoe UI"/>
            <w:color w:val="0366D6"/>
            <w:sz w:val="26"/>
          </w:rPr>
          <w:t>Optimization Algorithms for Data Analysis</w:t>
        </w:r>
      </w:hyperlink>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68" w:history="1">
        <w:r w:rsidR="009466D5" w:rsidRPr="001F7D44">
          <w:rPr>
            <w:rStyle w:val="Hyperlink"/>
            <w:rFonts w:ascii="Segoe UI" w:hAnsi="Segoe UI" w:cs="Segoe UI"/>
            <w:color w:val="0366D6"/>
            <w:sz w:val="26"/>
          </w:rPr>
          <w:t>Video Lectures on Optimization</w:t>
        </w:r>
      </w:hyperlink>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69" w:history="1">
        <w:r w:rsidR="009466D5" w:rsidRPr="001F7D44">
          <w:rPr>
            <w:rStyle w:val="Hyperlink"/>
            <w:rFonts w:ascii="Segoe UI" w:hAnsi="Segoe UI" w:cs="Segoe UI"/>
            <w:color w:val="0366D6"/>
            <w:sz w:val="26"/>
          </w:rPr>
          <w:t>Optimization Algorithms in Support Vector Machines</w:t>
        </w:r>
      </w:hyperlink>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70" w:history="1">
        <w:r w:rsidR="009466D5" w:rsidRPr="001F7D44">
          <w:rPr>
            <w:rStyle w:val="Hyperlink"/>
            <w:rFonts w:ascii="Segoe UI" w:hAnsi="Segoe UI" w:cs="Segoe UI"/>
            <w:color w:val="0366D6"/>
            <w:sz w:val="26"/>
          </w:rPr>
          <w:t>The Interplay of Optimization and Machine Learning Research</w:t>
        </w:r>
      </w:hyperlink>
    </w:p>
    <w:p w:rsidR="009466D5" w:rsidRPr="001F7D44" w:rsidRDefault="0070392A" w:rsidP="00C06FD0">
      <w:pPr>
        <w:pStyle w:val="NormalWeb"/>
        <w:numPr>
          <w:ilvl w:val="0"/>
          <w:numId w:val="78"/>
        </w:numPr>
        <w:spacing w:before="240" w:beforeAutospacing="0" w:after="240" w:afterAutospacing="0"/>
        <w:rPr>
          <w:rFonts w:ascii="Segoe UI" w:hAnsi="Segoe UI" w:cs="Segoe UI"/>
          <w:color w:val="24292E"/>
          <w:sz w:val="26"/>
        </w:rPr>
      </w:pPr>
      <w:hyperlink r:id="rId1971" w:history="1">
        <w:r w:rsidR="009466D5" w:rsidRPr="001F7D44">
          <w:rPr>
            <w:rStyle w:val="Hyperlink"/>
            <w:rFonts w:ascii="Segoe UI" w:hAnsi="Segoe UI" w:cs="Segoe UI"/>
            <w:color w:val="0366D6"/>
            <w:sz w:val="26"/>
          </w:rPr>
          <w:t>Hyperopt tutorial for Optimizing Neural Networks’ Hyperparameters</w:t>
        </w:r>
      </w:hyperlink>
    </w:p>
    <w:p w:rsidR="009466D5" w:rsidRPr="001F7D44" w:rsidRDefault="009466D5" w:rsidP="009466D5">
      <w:pPr>
        <w:pStyle w:val="Heading2"/>
        <w:pBdr>
          <w:bottom w:val="single" w:sz="6" w:space="4" w:color="EAECEF"/>
        </w:pBdr>
        <w:spacing w:before="360" w:beforeAutospacing="0" w:after="240" w:afterAutospacing="0"/>
        <w:rPr>
          <w:rFonts w:ascii="Segoe UI" w:hAnsi="Segoe UI" w:cs="Segoe UI"/>
          <w:color w:val="24292E"/>
          <w:sz w:val="38"/>
        </w:rPr>
      </w:pPr>
      <w:bookmarkStart w:id="140" w:name="_Toc494530835"/>
      <w:r w:rsidRPr="001F7D44">
        <w:rPr>
          <w:rFonts w:ascii="Segoe UI" w:hAnsi="Segoe UI" w:cs="Segoe UI"/>
          <w:color w:val="24292E"/>
          <w:sz w:val="38"/>
        </w:rPr>
        <w:t>Other Tutorials</w:t>
      </w:r>
      <w:bookmarkEnd w:id="140"/>
    </w:p>
    <w:p w:rsidR="009466D5" w:rsidRPr="001F7D44" w:rsidRDefault="009466D5" w:rsidP="00C06FD0">
      <w:pPr>
        <w:pStyle w:val="NormalWeb"/>
        <w:numPr>
          <w:ilvl w:val="0"/>
          <w:numId w:val="79"/>
        </w:numPr>
        <w:spacing w:before="240" w:beforeAutospacing="0" w:after="240" w:afterAutospacing="0"/>
        <w:rPr>
          <w:rFonts w:ascii="Segoe UI" w:hAnsi="Segoe UI" w:cs="Segoe UI"/>
          <w:color w:val="24292E"/>
          <w:sz w:val="26"/>
        </w:rPr>
      </w:pPr>
      <w:bookmarkStart w:id="141" w:name="user-content-other"/>
      <w:r w:rsidRPr="001F7D44">
        <w:rPr>
          <w:rFonts w:ascii="Segoe UI" w:hAnsi="Segoe UI" w:cs="Segoe UI"/>
          <w:color w:val="24292E"/>
          <w:sz w:val="26"/>
        </w:rPr>
        <w:t>For a collection of Data Science Tutorials using R, please refer to </w:t>
      </w:r>
      <w:bookmarkEnd w:id="141"/>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"https://github.com/ujjwalkarn/DataScienceR"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this list</w:t>
      </w:r>
      <w:r w:rsidRPr="001F7D44">
        <w:rPr>
          <w:rFonts w:ascii="Segoe UI" w:hAnsi="Segoe UI" w:cs="Segoe UI"/>
          <w:color w:val="24292E"/>
          <w:sz w:val="26"/>
        </w:rPr>
        <w:fldChar w:fldCharType="end"/>
      </w:r>
      <w:r w:rsidRPr="001F7D44">
        <w:rPr>
          <w:rFonts w:ascii="Segoe UI" w:hAnsi="Segoe UI" w:cs="Segoe UI"/>
          <w:color w:val="24292E"/>
          <w:sz w:val="26"/>
        </w:rPr>
        <w:t>.</w:t>
      </w:r>
    </w:p>
    <w:p w:rsidR="009466D5" w:rsidRPr="001F7D44" w:rsidRDefault="009466D5" w:rsidP="00C06FD0">
      <w:pPr>
        <w:pStyle w:val="NormalWeb"/>
        <w:numPr>
          <w:ilvl w:val="0"/>
          <w:numId w:val="79"/>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For a collection of Data Science Tutorials using Python, please refer to </w:t>
      </w:r>
      <w:hyperlink r:id="rId1972" w:history="1">
        <w:r w:rsidRPr="001F7D44">
          <w:rPr>
            <w:rStyle w:val="Hyperlink"/>
            <w:rFonts w:ascii="Segoe UI" w:hAnsi="Segoe UI" w:cs="Segoe UI"/>
            <w:color w:val="0366D6"/>
            <w:sz w:val="26"/>
          </w:rPr>
          <w:t>this list</w:t>
        </w:r>
      </w:hyperlink>
      <w:r w:rsidRPr="001F7D44">
        <w:rPr>
          <w:rFonts w:ascii="Segoe UI" w:hAnsi="Segoe UI" w:cs="Segoe UI"/>
          <w:color w:val="24292E"/>
          <w:sz w:val="26"/>
        </w:rPr>
        <w:t>.</w:t>
      </w:r>
    </w:p>
    <w:p w:rsidR="008D63A2" w:rsidRPr="001F7D44" w:rsidRDefault="008D63A2">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8D63A2" w:rsidRPr="001F7D44" w:rsidRDefault="008D63A2" w:rsidP="00E45729">
      <w:pPr>
        <w:pStyle w:val="Heading1"/>
        <w:rPr>
          <w:sz w:val="50"/>
          <w:shd w:val="clear" w:color="auto" w:fill="FFFFFF"/>
        </w:rPr>
      </w:pPr>
      <w:bookmarkStart w:id="142" w:name="_Toc494530836"/>
      <w:bookmarkStart w:id="143" w:name="_Toc494544476"/>
      <w:r w:rsidRPr="001F7D44">
        <w:rPr>
          <w:sz w:val="50"/>
          <w:shd w:val="clear" w:color="auto" w:fill="FFFFFF"/>
        </w:rPr>
        <w:t>Data science Python notebooks</w:t>
      </w:r>
      <w:bookmarkEnd w:id="142"/>
      <w:bookmarkEnd w:id="143"/>
    </w:p>
    <w:p w:rsidR="008D63A2" w:rsidRPr="001F7D44" w:rsidRDefault="008D63A2" w:rsidP="009466D5">
      <w:pPr>
        <w:spacing w:before="60" w:after="100" w:afterAutospacing="1" w:line="240" w:lineRule="auto"/>
        <w:rPr>
          <w:rFonts w:ascii="Segoe UI" w:eastAsia="Times New Roman" w:hAnsi="Segoe UI" w:cs="Segoe UI"/>
          <w:color w:val="24292E"/>
          <w:sz w:val="28"/>
          <w:szCs w:val="24"/>
        </w:rPr>
      </w:pPr>
      <w:r w:rsidRPr="001F7D44">
        <w:rPr>
          <w:rFonts w:ascii="Segoe UI" w:hAnsi="Segoe UI" w:cs="Segoe UI"/>
          <w:color w:val="24292E"/>
          <w:sz w:val="24"/>
          <w:shd w:val="clear" w:color="auto" w:fill="FFFFFF"/>
        </w:rPr>
        <w:t>Data science Python notebooks: Deep learning (TensorFlow, Theano, Caffe, Keras), scikit-learn, Kaggle, big data (Spark, Hadoop MapReduce, HDFS), matplotlib, pandas, NumPy, SciPy, Python essentials, AWS, and various command lines.</w:t>
      </w:r>
    </w:p>
    <w:p w:rsidR="00A602BD" w:rsidRPr="001F7D44" w:rsidRDefault="00A602BD" w:rsidP="00A602BD">
      <w:pPr>
        <w:pStyle w:val="Heading1"/>
        <w:pBdr>
          <w:bottom w:val="single" w:sz="6" w:space="4" w:color="EAECEF"/>
        </w:pBdr>
        <w:spacing w:before="360" w:beforeAutospacing="0" w:after="240" w:afterAutospacing="0"/>
        <w:rPr>
          <w:rFonts w:ascii="Segoe UI" w:hAnsi="Segoe UI" w:cs="Segoe UI"/>
          <w:color w:val="24292E"/>
          <w:sz w:val="50"/>
        </w:rPr>
      </w:pPr>
      <w:bookmarkStart w:id="144" w:name="_Toc494530837"/>
      <w:bookmarkStart w:id="145" w:name="_Toc494544477"/>
      <w:r w:rsidRPr="001F7D44">
        <w:rPr>
          <w:rFonts w:ascii="Segoe UI" w:hAnsi="Segoe UI" w:cs="Segoe UI"/>
          <w:color w:val="24292E"/>
          <w:sz w:val="50"/>
        </w:rPr>
        <w:t>data-science-ipython-notebooks</w:t>
      </w:r>
      <w:bookmarkEnd w:id="144"/>
      <w:bookmarkEnd w:id="145"/>
    </w:p>
    <w:p w:rsidR="0089245F" w:rsidRPr="001F7D44" w:rsidRDefault="0089245F" w:rsidP="0089245F">
      <w:pPr>
        <w:rPr>
          <w:sz w:val="24"/>
        </w:rPr>
      </w:pPr>
      <w:r w:rsidRPr="001F7D44">
        <w:rPr>
          <w:sz w:val="24"/>
        </w:rPr>
        <w:t>https://github.com/donnemartin/data-science-ipython-notebooks</w:t>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46" w:name="_Toc494530838"/>
      <w:r w:rsidRPr="001F7D44">
        <w:rPr>
          <w:rFonts w:ascii="Segoe UI" w:hAnsi="Segoe UI" w:cs="Segoe UI"/>
          <w:color w:val="24292E"/>
          <w:sz w:val="38"/>
        </w:rPr>
        <w:t>Index</w:t>
      </w:r>
      <w:bookmarkEnd w:id="146"/>
    </w:p>
    <w:p w:rsidR="0089245F" w:rsidRPr="001F7D44" w:rsidRDefault="0089245F" w:rsidP="0089245F">
      <w:pPr>
        <w:numPr>
          <w:ilvl w:val="0"/>
          <w:numId w:val="80"/>
        </w:numPr>
        <w:spacing w:before="100" w:beforeAutospacing="1" w:after="100" w:afterAutospacing="1" w:line="240" w:lineRule="auto"/>
        <w:rPr>
          <w:rFonts w:ascii="Segoe UI" w:hAnsi="Segoe UI" w:cs="Segoe UI"/>
          <w:color w:val="24292E"/>
          <w:sz w:val="24"/>
        </w:rPr>
        <w:sectPr w:rsidR="0089245F" w:rsidRPr="001F7D44" w:rsidSect="00BD2705">
          <w:type w:val="continuous"/>
          <w:pgSz w:w="11906" w:h="16838" w:code="9"/>
          <w:pgMar w:top="720" w:right="1008" w:bottom="720" w:left="1008" w:header="720" w:footer="288" w:gutter="0"/>
          <w:cols w:space="720"/>
          <w:docGrid w:linePitch="360"/>
        </w:sectPr>
      </w:pPr>
    </w:p>
    <w:p w:rsidR="00A602BD" w:rsidRPr="001F7D44" w:rsidRDefault="00A602BD" w:rsidP="0089245F">
      <w:pPr>
        <w:numPr>
          <w:ilvl w:val="0"/>
          <w:numId w:val="80"/>
        </w:numPr>
        <w:spacing w:before="100" w:beforeAutospacing="1" w:after="100" w:afterAutospacing="1" w:line="240" w:lineRule="auto"/>
        <w:rPr>
          <w:rFonts w:ascii="Segoe UI" w:hAnsi="Segoe UI" w:cs="Segoe UI"/>
          <w:color w:val="24292E"/>
          <w:sz w:val="24"/>
        </w:rPr>
      </w:pPr>
      <w:hyperlink r:id="rId1973" w:anchor="deep-learning" w:history="1">
        <w:r w:rsidRPr="001F7D44">
          <w:rPr>
            <w:rStyle w:val="Hyperlink"/>
            <w:rFonts w:ascii="Segoe UI" w:hAnsi="Segoe UI" w:cs="Segoe UI"/>
            <w:color w:val="0366D6"/>
            <w:sz w:val="24"/>
          </w:rPr>
          <w:t>deep-learning</w:t>
        </w:r>
      </w:hyperlink>
    </w:p>
    <w:p w:rsidR="00A602BD" w:rsidRPr="001F7D44" w:rsidRDefault="00A602BD" w:rsidP="0089245F">
      <w:pPr>
        <w:numPr>
          <w:ilvl w:val="1"/>
          <w:numId w:val="80"/>
        </w:numPr>
        <w:spacing w:before="100" w:beforeAutospacing="1" w:after="100" w:afterAutospacing="1" w:line="240" w:lineRule="auto"/>
        <w:rPr>
          <w:rFonts w:ascii="Segoe UI" w:hAnsi="Segoe UI" w:cs="Segoe UI"/>
          <w:color w:val="24292E"/>
          <w:sz w:val="24"/>
        </w:rPr>
      </w:pPr>
      <w:hyperlink r:id="rId1974" w:anchor="tensor-flow-tutorials" w:history="1">
        <w:r w:rsidRPr="001F7D44">
          <w:rPr>
            <w:rStyle w:val="Hyperlink"/>
            <w:rFonts w:ascii="Segoe UI" w:hAnsi="Segoe UI" w:cs="Segoe UI"/>
            <w:color w:val="0366D6"/>
            <w:sz w:val="24"/>
          </w:rPr>
          <w:t>tensorflow</w:t>
        </w:r>
      </w:hyperlink>
    </w:p>
    <w:p w:rsidR="00A602BD" w:rsidRPr="001F7D44" w:rsidRDefault="00A602BD" w:rsidP="0089245F">
      <w:pPr>
        <w:numPr>
          <w:ilvl w:val="1"/>
          <w:numId w:val="80"/>
        </w:numPr>
        <w:spacing w:before="60" w:after="100" w:afterAutospacing="1" w:line="240" w:lineRule="auto"/>
        <w:rPr>
          <w:rFonts w:ascii="Segoe UI" w:hAnsi="Segoe UI" w:cs="Segoe UI"/>
          <w:color w:val="24292E"/>
          <w:sz w:val="24"/>
        </w:rPr>
      </w:pPr>
      <w:hyperlink r:id="rId1975" w:anchor="theano-tutorials" w:history="1">
        <w:r w:rsidRPr="001F7D44">
          <w:rPr>
            <w:rStyle w:val="Hyperlink"/>
            <w:rFonts w:ascii="Segoe UI" w:hAnsi="Segoe UI" w:cs="Segoe UI"/>
            <w:color w:val="0366D6"/>
            <w:sz w:val="24"/>
          </w:rPr>
          <w:t>theano</w:t>
        </w:r>
      </w:hyperlink>
    </w:p>
    <w:p w:rsidR="00A602BD" w:rsidRPr="001F7D44" w:rsidRDefault="00A602BD" w:rsidP="0089245F">
      <w:pPr>
        <w:numPr>
          <w:ilvl w:val="1"/>
          <w:numId w:val="80"/>
        </w:numPr>
        <w:spacing w:before="60" w:after="100" w:afterAutospacing="1" w:line="240" w:lineRule="auto"/>
        <w:rPr>
          <w:rFonts w:ascii="Segoe UI" w:hAnsi="Segoe UI" w:cs="Segoe UI"/>
          <w:color w:val="24292E"/>
          <w:sz w:val="24"/>
        </w:rPr>
      </w:pPr>
      <w:hyperlink r:id="rId1976" w:anchor="keras-tutorials" w:history="1">
        <w:r w:rsidRPr="001F7D44">
          <w:rPr>
            <w:rStyle w:val="Hyperlink"/>
            <w:rFonts w:ascii="Segoe UI" w:hAnsi="Segoe UI" w:cs="Segoe UI"/>
            <w:color w:val="0366D6"/>
            <w:sz w:val="24"/>
          </w:rPr>
          <w:t>keras</w:t>
        </w:r>
      </w:hyperlink>
    </w:p>
    <w:p w:rsidR="00A602BD" w:rsidRPr="001F7D44" w:rsidRDefault="00A602BD" w:rsidP="0089245F">
      <w:pPr>
        <w:numPr>
          <w:ilvl w:val="1"/>
          <w:numId w:val="80"/>
        </w:numPr>
        <w:spacing w:before="60" w:after="100" w:afterAutospacing="1" w:line="240" w:lineRule="auto"/>
        <w:rPr>
          <w:rFonts w:ascii="Segoe UI" w:hAnsi="Segoe UI" w:cs="Segoe UI"/>
          <w:color w:val="24292E"/>
          <w:sz w:val="24"/>
        </w:rPr>
      </w:pPr>
      <w:hyperlink r:id="rId1977" w:anchor="deep-learning-misc" w:history="1">
        <w:r w:rsidRPr="001F7D44">
          <w:rPr>
            <w:rStyle w:val="Hyperlink"/>
            <w:rFonts w:ascii="Segoe UI" w:hAnsi="Segoe UI" w:cs="Segoe UI"/>
            <w:color w:val="0366D6"/>
            <w:sz w:val="24"/>
          </w:rPr>
          <w:t>caffe</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78" w:anchor="scikit-learn" w:history="1">
        <w:r w:rsidRPr="001F7D44">
          <w:rPr>
            <w:rStyle w:val="Hyperlink"/>
            <w:rFonts w:ascii="Segoe UI" w:hAnsi="Segoe UI" w:cs="Segoe UI"/>
            <w:color w:val="0366D6"/>
            <w:sz w:val="24"/>
          </w:rPr>
          <w:t>scikit-learn</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79" w:anchor="statistical-inference-scipy" w:history="1">
        <w:r w:rsidRPr="001F7D44">
          <w:rPr>
            <w:rStyle w:val="Hyperlink"/>
            <w:rFonts w:ascii="Segoe UI" w:hAnsi="Segoe UI" w:cs="Segoe UI"/>
            <w:color w:val="0366D6"/>
            <w:sz w:val="24"/>
          </w:rPr>
          <w:t>statistical-inference-scipy</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0" w:anchor="pandas" w:history="1">
        <w:r w:rsidRPr="001F7D44">
          <w:rPr>
            <w:rStyle w:val="Hyperlink"/>
            <w:rFonts w:ascii="Segoe UI" w:hAnsi="Segoe UI" w:cs="Segoe UI"/>
            <w:color w:val="0366D6"/>
            <w:sz w:val="24"/>
          </w:rPr>
          <w:t>pandas</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1" w:anchor="matplotlib" w:history="1">
        <w:r w:rsidRPr="001F7D44">
          <w:rPr>
            <w:rStyle w:val="Hyperlink"/>
            <w:rFonts w:ascii="Segoe UI" w:hAnsi="Segoe UI" w:cs="Segoe UI"/>
            <w:color w:val="0366D6"/>
            <w:sz w:val="24"/>
          </w:rPr>
          <w:t>matplotlib</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2" w:anchor="numpy" w:history="1">
        <w:r w:rsidRPr="001F7D44">
          <w:rPr>
            <w:rStyle w:val="Hyperlink"/>
            <w:rFonts w:ascii="Segoe UI" w:hAnsi="Segoe UI" w:cs="Segoe UI"/>
            <w:color w:val="0366D6"/>
            <w:sz w:val="24"/>
          </w:rPr>
          <w:t>numpy</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3" w:anchor="python-data" w:history="1">
        <w:r w:rsidRPr="001F7D44">
          <w:rPr>
            <w:rStyle w:val="Hyperlink"/>
            <w:rFonts w:ascii="Segoe UI" w:hAnsi="Segoe UI" w:cs="Segoe UI"/>
            <w:color w:val="0366D6"/>
            <w:sz w:val="24"/>
          </w:rPr>
          <w:t>python-data</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4" w:anchor="kaggle-and-business-analyses" w:history="1">
        <w:r w:rsidRPr="001F7D44">
          <w:rPr>
            <w:rStyle w:val="Hyperlink"/>
            <w:rFonts w:ascii="Segoe UI" w:hAnsi="Segoe UI" w:cs="Segoe UI"/>
            <w:color w:val="0366D6"/>
            <w:sz w:val="24"/>
          </w:rPr>
          <w:t>kaggle-and-business-analyses</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5" w:anchor="spark" w:history="1">
        <w:r w:rsidRPr="001F7D44">
          <w:rPr>
            <w:rStyle w:val="Hyperlink"/>
            <w:rFonts w:ascii="Segoe UI" w:hAnsi="Segoe UI" w:cs="Segoe UI"/>
            <w:color w:val="0366D6"/>
            <w:sz w:val="24"/>
          </w:rPr>
          <w:t>spark</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6" w:anchor="mapreduce-python" w:history="1">
        <w:r w:rsidRPr="001F7D44">
          <w:rPr>
            <w:rStyle w:val="Hyperlink"/>
            <w:rFonts w:ascii="Segoe UI" w:hAnsi="Segoe UI" w:cs="Segoe UI"/>
            <w:color w:val="0366D6"/>
            <w:sz w:val="24"/>
          </w:rPr>
          <w:t>mapreduce-python</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7" w:anchor="aws" w:history="1">
        <w:r w:rsidRPr="001F7D44">
          <w:rPr>
            <w:rStyle w:val="Hyperlink"/>
            <w:rFonts w:ascii="Segoe UI" w:hAnsi="Segoe UI" w:cs="Segoe UI"/>
            <w:color w:val="0366D6"/>
            <w:sz w:val="24"/>
          </w:rPr>
          <w:t>amazon web services</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8" w:anchor="commands" w:history="1">
        <w:r w:rsidRPr="001F7D44">
          <w:rPr>
            <w:rStyle w:val="Hyperlink"/>
            <w:rFonts w:ascii="Segoe UI" w:hAnsi="Segoe UI" w:cs="Segoe UI"/>
            <w:color w:val="0366D6"/>
            <w:sz w:val="24"/>
          </w:rPr>
          <w:t>command lines</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89" w:anchor="misc" w:history="1">
        <w:r w:rsidRPr="001F7D44">
          <w:rPr>
            <w:rStyle w:val="Hyperlink"/>
            <w:rFonts w:ascii="Segoe UI" w:hAnsi="Segoe UI" w:cs="Segoe UI"/>
            <w:color w:val="0366D6"/>
            <w:sz w:val="24"/>
          </w:rPr>
          <w:t>misc</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90" w:anchor="notebook-installation" w:history="1">
        <w:r w:rsidRPr="001F7D44">
          <w:rPr>
            <w:rStyle w:val="Hyperlink"/>
            <w:rFonts w:ascii="Segoe UI" w:hAnsi="Segoe UI" w:cs="Segoe UI"/>
            <w:color w:val="0366D6"/>
            <w:sz w:val="24"/>
          </w:rPr>
          <w:t>notebook-installation</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91" w:anchor="credits" w:history="1">
        <w:r w:rsidRPr="001F7D44">
          <w:rPr>
            <w:rStyle w:val="Hyperlink"/>
            <w:rFonts w:ascii="Segoe UI" w:hAnsi="Segoe UI" w:cs="Segoe UI"/>
            <w:color w:val="0366D6"/>
            <w:sz w:val="24"/>
          </w:rPr>
          <w:t>credits</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92" w:anchor="contributing" w:history="1">
        <w:r w:rsidRPr="001F7D44">
          <w:rPr>
            <w:rStyle w:val="Hyperlink"/>
            <w:rFonts w:ascii="Segoe UI" w:hAnsi="Segoe UI" w:cs="Segoe UI"/>
            <w:color w:val="0366D6"/>
            <w:sz w:val="24"/>
          </w:rPr>
          <w:t>contributing</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93" w:anchor="contact-info" w:history="1">
        <w:r w:rsidRPr="001F7D44">
          <w:rPr>
            <w:rStyle w:val="Hyperlink"/>
            <w:rFonts w:ascii="Segoe UI" w:hAnsi="Segoe UI" w:cs="Segoe UI"/>
            <w:color w:val="0366D6"/>
            <w:sz w:val="24"/>
          </w:rPr>
          <w:t>contact-info</w:t>
        </w:r>
      </w:hyperlink>
    </w:p>
    <w:p w:rsidR="00A602BD" w:rsidRPr="001F7D44" w:rsidRDefault="00A602BD" w:rsidP="0089245F">
      <w:pPr>
        <w:numPr>
          <w:ilvl w:val="0"/>
          <w:numId w:val="80"/>
        </w:numPr>
        <w:spacing w:before="60" w:after="100" w:afterAutospacing="1" w:line="240" w:lineRule="auto"/>
        <w:rPr>
          <w:rFonts w:ascii="Segoe UI" w:hAnsi="Segoe UI" w:cs="Segoe UI"/>
          <w:color w:val="24292E"/>
          <w:sz w:val="24"/>
        </w:rPr>
      </w:pPr>
      <w:hyperlink r:id="rId1994" w:anchor="license" w:history="1">
        <w:r w:rsidRPr="001F7D44">
          <w:rPr>
            <w:rStyle w:val="Hyperlink"/>
            <w:rFonts w:ascii="Segoe UI" w:hAnsi="Segoe UI" w:cs="Segoe UI"/>
            <w:color w:val="0366D6"/>
            <w:sz w:val="24"/>
          </w:rPr>
          <w:t>license</w:t>
        </w:r>
      </w:hyperlink>
    </w:p>
    <w:p w:rsidR="0089245F" w:rsidRPr="001F7D44" w:rsidRDefault="0089245F" w:rsidP="00A602BD">
      <w:pPr>
        <w:spacing w:after="0"/>
        <w:rPr>
          <w:rFonts w:ascii="Segoe UI" w:hAnsi="Segoe UI" w:cs="Segoe UI"/>
          <w:color w:val="24292E"/>
          <w:sz w:val="24"/>
        </w:rPr>
        <w:sectPr w:rsidR="0089245F" w:rsidRPr="001F7D44" w:rsidSect="0089245F">
          <w:type w:val="continuous"/>
          <w:pgSz w:w="11906" w:h="16838" w:code="9"/>
          <w:pgMar w:top="720" w:right="1008" w:bottom="720" w:left="1008" w:header="720" w:footer="288" w:gutter="0"/>
          <w:cols w:num="2" w:space="720"/>
          <w:docGrid w:linePitch="360"/>
        </w:sectPr>
      </w:pPr>
    </w:p>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2859405" cy="2008505"/>
            <wp:effectExtent l="0" t="0" r="0" b="0"/>
            <wp:docPr id="15" name="Picture 15" descr="https://camo.githubusercontent.com/ee94aabdb3e1fc49fad71ea1ac9801c82095001d/687474703a2f2f692e696d6775722e636f6d2f5a684b58724b5a2e706e67">
              <a:hlinkClick xmlns:a="http://schemas.openxmlformats.org/drawingml/2006/main" r:id="rId19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amo.githubusercontent.com/ee94aabdb3e1fc49fad71ea1ac9801c82095001d/687474703a2f2f692e696d6775722e636f6d2f5a684b58724b5a2e706e67">
                      <a:hlinkClick r:id="rId1995" tgtFrame="&quot;_blank&quot;"/>
                    </pic:cNvPr>
                    <pic:cNvPicPr>
                      <a:picLocks noChangeAspect="1" noChangeArrowheads="1"/>
                    </pic:cNvPicPr>
                  </pic:nvPicPr>
                  <pic:blipFill>
                    <a:blip r:embed="rId1996">
                      <a:extLst>
                        <a:ext uri="{28A0092B-C50C-407E-A947-70E740481C1C}">
                          <a14:useLocalDpi xmlns:a14="http://schemas.microsoft.com/office/drawing/2010/main" val="0"/>
                        </a:ext>
                      </a:extLst>
                    </a:blip>
                    <a:srcRect/>
                    <a:stretch>
                      <a:fillRect/>
                    </a:stretch>
                  </pic:blipFill>
                  <pic:spPr bwMode="auto">
                    <a:xfrm>
                      <a:off x="0" y="0"/>
                      <a:ext cx="2859405" cy="200850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47" w:name="_Toc494530839"/>
      <w:r w:rsidRPr="001F7D44">
        <w:rPr>
          <w:rFonts w:ascii="Segoe UI" w:hAnsi="Segoe UI" w:cs="Segoe UI"/>
          <w:color w:val="24292E"/>
          <w:sz w:val="38"/>
        </w:rPr>
        <w:t>deep-learning</w:t>
      </w:r>
      <w:bookmarkEnd w:id="147"/>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deep learning functionality.</w:t>
      </w:r>
    </w:p>
    <w:p w:rsidR="00A602BD" w:rsidRPr="001F7D44" w:rsidRDefault="00A602BD" w:rsidP="00A602BD">
      <w:pPr>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951230" cy="951230"/>
            <wp:effectExtent l="0" t="0" r="1270" b="1270"/>
            <wp:docPr id="14" name="Picture 14" descr="https://avatars0.githubusercontent.com/u/15658638?v=3&amp;s=100">
              <a:hlinkClick xmlns:a="http://schemas.openxmlformats.org/drawingml/2006/main" r:id="rId19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vatars0.githubusercontent.com/u/15658638?v=3&amp;s=100">
                      <a:hlinkClick r:id="rId1997" tgtFrame="&quot;_blank&quot;"/>
                    </pic:cNvPr>
                    <pic:cNvPicPr>
                      <a:picLocks noChangeAspect="1" noChangeArrowheads="1"/>
                    </pic:cNvPicPr>
                  </pic:nvPicPr>
                  <pic:blipFill>
                    <a:blip r:embed="rId199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48" w:name="_Toc494530840"/>
      <w:r w:rsidRPr="001F7D44">
        <w:rPr>
          <w:rFonts w:ascii="Segoe UI" w:hAnsi="Segoe UI" w:cs="Segoe UI"/>
          <w:color w:val="24292E"/>
          <w:sz w:val="32"/>
          <w:szCs w:val="30"/>
        </w:rPr>
        <w:t>tensor-flow-tutorials</w:t>
      </w:r>
      <w:bookmarkEnd w:id="148"/>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Additional TensorFlow tutorials:</w:t>
      </w:r>
    </w:p>
    <w:p w:rsidR="00A602BD" w:rsidRPr="001F7D44" w:rsidRDefault="00A602BD" w:rsidP="00A602BD">
      <w:pPr>
        <w:numPr>
          <w:ilvl w:val="0"/>
          <w:numId w:val="81"/>
        </w:numPr>
        <w:spacing w:before="100" w:beforeAutospacing="1" w:after="100" w:afterAutospacing="1" w:line="240" w:lineRule="auto"/>
        <w:rPr>
          <w:rFonts w:ascii="Segoe UI" w:hAnsi="Segoe UI" w:cs="Segoe UI"/>
          <w:color w:val="24292E"/>
          <w:sz w:val="24"/>
        </w:rPr>
      </w:pPr>
      <w:hyperlink r:id="rId1999" w:history="1">
        <w:r w:rsidRPr="001F7D44">
          <w:rPr>
            <w:rStyle w:val="Hyperlink"/>
            <w:rFonts w:ascii="Segoe UI" w:hAnsi="Segoe UI" w:cs="Segoe UI"/>
            <w:color w:val="0366D6"/>
            <w:sz w:val="24"/>
          </w:rPr>
          <w:t>pkmital/tensorflow_tutorials</w:t>
        </w:r>
      </w:hyperlink>
    </w:p>
    <w:p w:rsidR="00A602BD" w:rsidRPr="001F7D44" w:rsidRDefault="00A602BD" w:rsidP="00A602BD">
      <w:pPr>
        <w:numPr>
          <w:ilvl w:val="0"/>
          <w:numId w:val="81"/>
        </w:numPr>
        <w:spacing w:before="60" w:after="100" w:afterAutospacing="1" w:line="240" w:lineRule="auto"/>
        <w:rPr>
          <w:rFonts w:ascii="Segoe UI" w:hAnsi="Segoe UI" w:cs="Segoe UI"/>
          <w:color w:val="24292E"/>
          <w:sz w:val="24"/>
        </w:rPr>
      </w:pPr>
      <w:hyperlink r:id="rId2000" w:history="1">
        <w:r w:rsidRPr="001F7D44">
          <w:rPr>
            <w:rStyle w:val="Hyperlink"/>
            <w:rFonts w:ascii="Segoe UI" w:hAnsi="Segoe UI" w:cs="Segoe UI"/>
            <w:color w:val="0366D6"/>
            <w:sz w:val="24"/>
          </w:rPr>
          <w:t>nlintz/TensorFlow-Tutorials</w:t>
        </w:r>
      </w:hyperlink>
    </w:p>
    <w:p w:rsidR="00A602BD" w:rsidRPr="001F7D44" w:rsidRDefault="00A602BD" w:rsidP="00A602BD">
      <w:pPr>
        <w:numPr>
          <w:ilvl w:val="0"/>
          <w:numId w:val="81"/>
        </w:numPr>
        <w:spacing w:before="60" w:after="100" w:afterAutospacing="1" w:line="240" w:lineRule="auto"/>
        <w:rPr>
          <w:rFonts w:ascii="Segoe UI" w:hAnsi="Segoe UI" w:cs="Segoe UI"/>
          <w:color w:val="24292E"/>
          <w:sz w:val="24"/>
        </w:rPr>
      </w:pPr>
      <w:hyperlink r:id="rId2001" w:history="1">
        <w:r w:rsidRPr="001F7D44">
          <w:rPr>
            <w:rStyle w:val="Hyperlink"/>
            <w:rFonts w:ascii="Segoe UI" w:hAnsi="Segoe UI" w:cs="Segoe UI"/>
            <w:color w:val="0366D6"/>
            <w:sz w:val="24"/>
          </w:rPr>
          <w:t>alrojo/tensorflow-tutorial</w:t>
        </w:r>
      </w:hyperlink>
    </w:p>
    <w:p w:rsidR="00A602BD" w:rsidRPr="001F7D44" w:rsidRDefault="00A602BD" w:rsidP="00A602BD">
      <w:pPr>
        <w:numPr>
          <w:ilvl w:val="0"/>
          <w:numId w:val="81"/>
        </w:numPr>
        <w:spacing w:before="60" w:after="100" w:afterAutospacing="1" w:line="240" w:lineRule="auto"/>
        <w:rPr>
          <w:rFonts w:ascii="Segoe UI" w:hAnsi="Segoe UI" w:cs="Segoe UI"/>
          <w:color w:val="24292E"/>
          <w:sz w:val="24"/>
        </w:rPr>
      </w:pPr>
      <w:hyperlink r:id="rId2002" w:history="1">
        <w:r w:rsidRPr="001F7D44">
          <w:rPr>
            <w:rStyle w:val="Hyperlink"/>
            <w:rFonts w:ascii="Segoe UI" w:hAnsi="Segoe UI" w:cs="Segoe UI"/>
            <w:color w:val="0366D6"/>
            <w:sz w:val="24"/>
          </w:rPr>
          <w:t>BinRoot/TensorFlow-Book</w:t>
        </w:r>
      </w:hyperlink>
    </w:p>
    <w:tbl>
      <w:tblPr>
        <w:tblW w:w="9818" w:type="dxa"/>
        <w:tblCellMar>
          <w:top w:w="15" w:type="dxa"/>
          <w:left w:w="15" w:type="dxa"/>
          <w:bottom w:w="15" w:type="dxa"/>
          <w:right w:w="15" w:type="dxa"/>
        </w:tblCellMar>
        <w:tblLook w:val="04A0" w:firstRow="1" w:lastRow="0" w:firstColumn="1" w:lastColumn="0" w:noHBand="0" w:noVBand="1"/>
      </w:tblPr>
      <w:tblGrid>
        <w:gridCol w:w="1527"/>
        <w:gridCol w:w="8291"/>
      </w:tblGrid>
      <w:tr w:rsidR="00A602BD" w:rsidRPr="001F7D44" w:rsidTr="0089245F">
        <w:trPr>
          <w:trHeight w:val="53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89245F">
        <w:trPr>
          <w:trHeight w:val="82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3" w:history="1">
              <w:r w:rsidRPr="001F7D44">
                <w:rPr>
                  <w:rStyle w:val="Hyperlink"/>
                  <w:rFonts w:ascii="Segoe UI" w:hAnsi="Segoe UI" w:cs="Segoe UI"/>
                  <w:color w:val="0366D6"/>
                  <w:sz w:val="24"/>
                </w:rPr>
                <w:t>tsf-basics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basic operations in TensorFlow, a library for various kinds of perceptual and language understanding tasks from Google.</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4" w:history="1">
              <w:r w:rsidRPr="001F7D44">
                <w:rPr>
                  <w:rStyle w:val="Hyperlink"/>
                  <w:rFonts w:ascii="Segoe UI" w:hAnsi="Segoe UI" w:cs="Segoe UI"/>
                  <w:color w:val="0366D6"/>
                  <w:sz w:val="24"/>
                </w:rPr>
                <w:t>tsf-linear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linear regression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5" w:history="1">
              <w:r w:rsidRPr="001F7D44">
                <w:rPr>
                  <w:rStyle w:val="Hyperlink"/>
                  <w:rFonts w:ascii="Segoe UI" w:hAnsi="Segoe UI" w:cs="Segoe UI"/>
                  <w:color w:val="0366D6"/>
                  <w:sz w:val="24"/>
                </w:rPr>
                <w:t>tsf-logistic</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logistic regression in TensorFlow.</w:t>
            </w:r>
          </w:p>
        </w:tc>
      </w:tr>
      <w:tr w:rsidR="00A602BD" w:rsidRPr="001F7D44" w:rsidTr="0089245F">
        <w:trPr>
          <w:trHeight w:val="52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6" w:history="1">
              <w:r w:rsidRPr="001F7D44">
                <w:rPr>
                  <w:rStyle w:val="Hyperlink"/>
                  <w:rFonts w:ascii="Segoe UI" w:hAnsi="Segoe UI" w:cs="Segoe UI"/>
                  <w:color w:val="0366D6"/>
                  <w:sz w:val="24"/>
                </w:rPr>
                <w:t>tsf-nn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nearest neighboars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7" w:history="1">
              <w:r w:rsidRPr="001F7D44">
                <w:rPr>
                  <w:rStyle w:val="Hyperlink"/>
                  <w:rFonts w:ascii="Segoe UI" w:hAnsi="Segoe UI" w:cs="Segoe UI"/>
                  <w:color w:val="0366D6"/>
                  <w:sz w:val="24"/>
                </w:rPr>
                <w:t>tsf-alex</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AlexNet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8" w:history="1">
              <w:r w:rsidRPr="001F7D44">
                <w:rPr>
                  <w:rStyle w:val="Hyperlink"/>
                  <w:rFonts w:ascii="Segoe UI" w:hAnsi="Segoe UI" w:cs="Segoe UI"/>
                  <w:color w:val="0366D6"/>
                  <w:sz w:val="24"/>
                </w:rPr>
                <w:t>tsf-cnn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convolutional neural networks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09" w:history="1">
              <w:r w:rsidRPr="001F7D44">
                <w:rPr>
                  <w:rStyle w:val="Hyperlink"/>
                  <w:rFonts w:ascii="Segoe UI" w:hAnsi="Segoe UI" w:cs="Segoe UI"/>
                  <w:color w:val="0366D6"/>
                  <w:sz w:val="24"/>
                </w:rPr>
                <w:t>tsf-mlp</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multilayer perceptrons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0" w:history="1">
              <w:r w:rsidRPr="001F7D44">
                <w:rPr>
                  <w:rStyle w:val="Hyperlink"/>
                  <w:rFonts w:ascii="Segoe UI" w:hAnsi="Segoe UI" w:cs="Segoe UI"/>
                  <w:color w:val="0366D6"/>
                  <w:sz w:val="24"/>
                </w:rPr>
                <w:t>tsf-rnn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recurrent neural networks in TensorFlow.</w:t>
            </w:r>
          </w:p>
        </w:tc>
      </w:tr>
      <w:tr w:rsidR="00A602BD" w:rsidRPr="001F7D44" w:rsidTr="0089245F">
        <w:trPr>
          <w:trHeight w:val="52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1" w:history="1">
              <w:r w:rsidRPr="001F7D44">
                <w:rPr>
                  <w:rStyle w:val="Hyperlink"/>
                  <w:rFonts w:ascii="Segoe UI" w:hAnsi="Segoe UI" w:cs="Segoe UI"/>
                  <w:color w:val="0366D6"/>
                  <w:sz w:val="24"/>
                </w:rPr>
                <w:t>tsf-gpu</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basic multi-GPU computation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2" w:history="1">
              <w:r w:rsidRPr="001F7D44">
                <w:rPr>
                  <w:rStyle w:val="Hyperlink"/>
                  <w:rFonts w:ascii="Segoe UI" w:hAnsi="Segoe UI" w:cs="Segoe UI"/>
                  <w:color w:val="0366D6"/>
                  <w:sz w:val="24"/>
                </w:rPr>
                <w:t>tsf-gviz</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graph visualization in TensorFlow.</w:t>
            </w:r>
          </w:p>
        </w:tc>
      </w:tr>
      <w:tr w:rsidR="00A602BD" w:rsidRPr="001F7D44" w:rsidTr="0089245F">
        <w:trPr>
          <w:trHeight w:val="53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3" w:history="1">
              <w:r w:rsidRPr="001F7D44">
                <w:rPr>
                  <w:rStyle w:val="Hyperlink"/>
                  <w:rFonts w:ascii="Segoe UI" w:hAnsi="Segoe UI" w:cs="Segoe UI"/>
                  <w:color w:val="0366D6"/>
                  <w:sz w:val="24"/>
                </w:rPr>
                <w:t>tsf-lviz</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loss visualization in TensorFlow.</w:t>
            </w:r>
          </w:p>
        </w:tc>
      </w:tr>
    </w:tbl>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49" w:name="_Toc494530841"/>
      <w:r w:rsidRPr="001F7D44">
        <w:rPr>
          <w:rFonts w:ascii="Segoe UI" w:hAnsi="Segoe UI" w:cs="Segoe UI"/>
          <w:color w:val="24292E"/>
          <w:sz w:val="32"/>
          <w:szCs w:val="30"/>
        </w:rPr>
        <w:t>tensor-flow-exercises</w:t>
      </w:r>
      <w:bookmarkEnd w:id="149"/>
    </w:p>
    <w:tbl>
      <w:tblPr>
        <w:tblW w:w="9730" w:type="dxa"/>
        <w:tblCellMar>
          <w:top w:w="15" w:type="dxa"/>
          <w:left w:w="15" w:type="dxa"/>
          <w:bottom w:w="15" w:type="dxa"/>
          <w:right w:w="15" w:type="dxa"/>
        </w:tblCellMar>
        <w:tblLook w:val="04A0" w:firstRow="1" w:lastRow="0" w:firstColumn="1" w:lastColumn="0" w:noHBand="0" w:noVBand="1"/>
      </w:tblPr>
      <w:tblGrid>
        <w:gridCol w:w="2116"/>
        <w:gridCol w:w="7614"/>
      </w:tblGrid>
      <w:tr w:rsidR="00A602BD" w:rsidRPr="001F7D44" w:rsidTr="0089245F">
        <w:trPr>
          <w:trHeight w:val="539"/>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6"/>
                <w:szCs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89245F">
        <w:trPr>
          <w:trHeight w:val="8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4" w:history="1">
              <w:r w:rsidRPr="001F7D44">
                <w:rPr>
                  <w:rStyle w:val="Hyperlink"/>
                  <w:rFonts w:ascii="Segoe UI" w:hAnsi="Segoe UI" w:cs="Segoe UI"/>
                  <w:color w:val="0366D6"/>
                  <w:sz w:val="24"/>
                </w:rPr>
                <w:t>tsf-not-mnist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simple data curation by creating a pickle with formatted datasets for training, development and testing in TensorFlow.</w:t>
            </w:r>
          </w:p>
        </w:tc>
      </w:tr>
      <w:tr w:rsidR="00A602BD" w:rsidRPr="001F7D44" w:rsidTr="0089245F">
        <w:trPr>
          <w:trHeight w:val="83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5" w:history="1">
              <w:r w:rsidRPr="001F7D44">
                <w:rPr>
                  <w:rStyle w:val="Hyperlink"/>
                  <w:rFonts w:ascii="Segoe UI" w:hAnsi="Segoe UI" w:cs="Segoe UI"/>
                  <w:color w:val="0366D6"/>
                  <w:sz w:val="24"/>
                </w:rPr>
                <w:t>tsf-fully-connected</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Progressively train deeper and more accurate models using logistic regression and neural networks in TensorFlow.</w:t>
            </w:r>
          </w:p>
        </w:tc>
      </w:tr>
      <w:tr w:rsidR="00A602BD" w:rsidRPr="001F7D44" w:rsidTr="0089245F">
        <w:trPr>
          <w:trHeight w:val="8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6" w:history="1">
              <w:r w:rsidRPr="001F7D44">
                <w:rPr>
                  <w:rStyle w:val="Hyperlink"/>
                  <w:rFonts w:ascii="Segoe UI" w:hAnsi="Segoe UI" w:cs="Segoe UI"/>
                  <w:color w:val="0366D6"/>
                  <w:sz w:val="24"/>
                </w:rPr>
                <w:t>tsf-regularization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Explore regularization techniques by training fully connected networks to classify notMNIST characters in TensorFlow.</w:t>
            </w:r>
          </w:p>
        </w:tc>
      </w:tr>
      <w:tr w:rsidR="00A602BD" w:rsidRPr="001F7D44" w:rsidTr="0089245F">
        <w:trPr>
          <w:trHeight w:val="52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7" w:history="1">
              <w:r w:rsidRPr="001F7D44">
                <w:rPr>
                  <w:rStyle w:val="Hyperlink"/>
                  <w:rFonts w:ascii="Segoe UI" w:hAnsi="Segoe UI" w:cs="Segoe UI"/>
                  <w:color w:val="0366D6"/>
                  <w:sz w:val="24"/>
                </w:rPr>
                <w:t>tsf-convolutions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Create convolutional neural networks in TensorFlow.</w:t>
            </w:r>
          </w:p>
        </w:tc>
      </w:tr>
      <w:tr w:rsidR="00A602BD" w:rsidRPr="001F7D44" w:rsidTr="0089245F">
        <w:trPr>
          <w:trHeight w:val="53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8" w:history="1">
              <w:r w:rsidRPr="001F7D44">
                <w:rPr>
                  <w:rStyle w:val="Hyperlink"/>
                  <w:rFonts w:ascii="Segoe UI" w:hAnsi="Segoe UI" w:cs="Segoe UI"/>
                  <w:color w:val="0366D6"/>
                  <w:sz w:val="24"/>
                </w:rPr>
                <w:t>tsf-word2vec</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Train a skip-gram model over Text8 data in TensorFlow.</w:t>
            </w:r>
          </w:p>
        </w:tc>
      </w:tr>
      <w:tr w:rsidR="00A602BD" w:rsidRPr="001F7D44" w:rsidTr="0089245F">
        <w:trPr>
          <w:trHeight w:val="53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19" w:history="1">
              <w:r w:rsidRPr="001F7D44">
                <w:rPr>
                  <w:rStyle w:val="Hyperlink"/>
                  <w:rFonts w:ascii="Segoe UI" w:hAnsi="Segoe UI" w:cs="Segoe UI"/>
                  <w:color w:val="0366D6"/>
                  <w:sz w:val="24"/>
                </w:rPr>
                <w:t>tsf-lstm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Train a LSTM character model over Text8 data in TensorFlow.</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1903095" cy="438785"/>
            <wp:effectExtent l="0" t="0" r="1905" b="0"/>
            <wp:docPr id="13" name="Picture 13" descr="https://camo.githubusercontent.com/f3f9ed69fc2544e3d53d866e01783a0f4facd3d8/687474703a2f2f7777772e646565706c6561726e696e672e6e65742f736f6674776172652f746865616e6f2f5f7374617469632f746865616e6f5f6c6f676f5f616c6c626c75655f3230307834362e706e67">
              <a:hlinkClick xmlns:a="http://schemas.openxmlformats.org/drawingml/2006/main" r:id="rId20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amo.githubusercontent.com/f3f9ed69fc2544e3d53d866e01783a0f4facd3d8/687474703a2f2f7777772e646565706c6561726e696e672e6e65742f736f6674776172652f746865616e6f2f5f7374617469632f746865616e6f5f6c6f676f5f616c6c626c75655f3230307834362e706e67">
                      <a:hlinkClick r:id="rId2020" tgtFrame="&quot;_blank&quot;"/>
                    </pic:cNvPr>
                    <pic:cNvPicPr>
                      <a:picLocks noChangeAspect="1" noChangeArrowheads="1"/>
                    </pic:cNvPicPr>
                  </pic:nvPicPr>
                  <pic:blipFill>
                    <a:blip r:embed="rId2021">
                      <a:extLst>
                        <a:ext uri="{28A0092B-C50C-407E-A947-70E740481C1C}">
                          <a14:useLocalDpi xmlns:a14="http://schemas.microsoft.com/office/drawing/2010/main" val="0"/>
                        </a:ext>
                      </a:extLst>
                    </a:blip>
                    <a:srcRect/>
                    <a:stretch>
                      <a:fillRect/>
                    </a:stretch>
                  </pic:blipFill>
                  <pic:spPr bwMode="auto">
                    <a:xfrm>
                      <a:off x="0" y="0"/>
                      <a:ext cx="1903095" cy="438785"/>
                    </a:xfrm>
                    <a:prstGeom prst="rect">
                      <a:avLst/>
                    </a:prstGeom>
                    <a:noFill/>
                    <a:ln>
                      <a:noFill/>
                    </a:ln>
                  </pic:spPr>
                </pic:pic>
              </a:graphicData>
            </a:graphic>
          </wp:inline>
        </w:drawing>
      </w:r>
    </w:p>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50" w:name="_Toc494530842"/>
      <w:r w:rsidRPr="001F7D44">
        <w:rPr>
          <w:rFonts w:ascii="Segoe UI" w:hAnsi="Segoe UI" w:cs="Segoe UI"/>
          <w:color w:val="24292E"/>
          <w:sz w:val="32"/>
          <w:szCs w:val="30"/>
        </w:rPr>
        <w:t>theano-tutorials</w:t>
      </w:r>
      <w:bookmarkEnd w:id="150"/>
    </w:p>
    <w:tbl>
      <w:tblPr>
        <w:tblW w:w="9717" w:type="dxa"/>
        <w:tblCellMar>
          <w:top w:w="15" w:type="dxa"/>
          <w:left w:w="15" w:type="dxa"/>
          <w:bottom w:w="15" w:type="dxa"/>
          <w:right w:w="15" w:type="dxa"/>
        </w:tblCellMar>
        <w:tblLook w:val="04A0" w:firstRow="1" w:lastRow="0" w:firstColumn="1" w:lastColumn="0" w:noHBand="0" w:noVBand="1"/>
      </w:tblPr>
      <w:tblGrid>
        <w:gridCol w:w="1666"/>
        <w:gridCol w:w="8051"/>
      </w:tblGrid>
      <w:tr w:rsidR="00A602BD" w:rsidRPr="001F7D44" w:rsidTr="0089245F">
        <w:trPr>
          <w:trHeight w:val="529"/>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6"/>
                <w:szCs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89245F">
        <w:trPr>
          <w:trHeight w:val="8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22" w:history="1">
              <w:r w:rsidRPr="001F7D44">
                <w:rPr>
                  <w:rStyle w:val="Hyperlink"/>
                  <w:rFonts w:ascii="Segoe UI" w:hAnsi="Segoe UI" w:cs="Segoe UI"/>
                  <w:color w:val="0366D6"/>
                  <w:sz w:val="24"/>
                </w:rPr>
                <w:t>theano-intro</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Intro to Theano, which allows you to define, optimize, and evaluate mathematical expressions involving multi-dimensional arrays efficiently. It can use GPUs and perform efficient symbolic differentiation.</w:t>
            </w:r>
          </w:p>
        </w:tc>
      </w:tr>
      <w:tr w:rsidR="00A602BD" w:rsidRPr="001F7D44" w:rsidTr="0089245F">
        <w:trPr>
          <w:trHeight w:val="52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23" w:history="1">
              <w:r w:rsidRPr="001F7D44">
                <w:rPr>
                  <w:rStyle w:val="Hyperlink"/>
                  <w:rFonts w:ascii="Segoe UI" w:hAnsi="Segoe UI" w:cs="Segoe UI"/>
                  <w:color w:val="0366D6"/>
                  <w:sz w:val="24"/>
                </w:rPr>
                <w:t>theano-scan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scans, a mechanism to perform loops in a Theano graph.</w:t>
            </w:r>
          </w:p>
        </w:tc>
      </w:tr>
      <w:tr w:rsidR="00A602BD" w:rsidRPr="001F7D44" w:rsidTr="0089245F">
        <w:trPr>
          <w:trHeight w:val="8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24" w:history="1">
              <w:r w:rsidRPr="001F7D44">
                <w:rPr>
                  <w:rStyle w:val="Hyperlink"/>
                  <w:rFonts w:ascii="Segoe UI" w:hAnsi="Segoe UI" w:cs="Segoe UI"/>
                  <w:color w:val="0366D6"/>
                  <w:sz w:val="24"/>
                </w:rPr>
                <w:t>theano-logistic</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logistic regression in Theano.</w:t>
            </w:r>
          </w:p>
        </w:tc>
      </w:tr>
      <w:tr w:rsidR="00A602BD" w:rsidRPr="001F7D44" w:rsidTr="0089245F">
        <w:trPr>
          <w:trHeight w:val="52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25" w:history="1">
              <w:r w:rsidRPr="001F7D44">
                <w:rPr>
                  <w:rStyle w:val="Hyperlink"/>
                  <w:rFonts w:ascii="Segoe UI" w:hAnsi="Segoe UI" w:cs="Segoe UI"/>
                  <w:color w:val="0366D6"/>
                  <w:sz w:val="24"/>
                </w:rPr>
                <w:t>theano-rnn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recurrent neural networks in Theano.</w:t>
            </w:r>
          </w:p>
        </w:tc>
      </w:tr>
      <w:tr w:rsidR="00A602BD" w:rsidRPr="001F7D44" w:rsidTr="0089245F">
        <w:trPr>
          <w:trHeight w:val="52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26" w:history="1">
              <w:r w:rsidRPr="001F7D44">
                <w:rPr>
                  <w:rStyle w:val="Hyperlink"/>
                  <w:rFonts w:ascii="Segoe UI" w:hAnsi="Segoe UI" w:cs="Segoe UI"/>
                  <w:color w:val="0366D6"/>
                  <w:sz w:val="24"/>
                </w:rPr>
                <w:t>theano-mlp</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multilayer perceptrons in Theano.</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713740" cy="713740"/>
            <wp:effectExtent l="0" t="0" r="0" b="0"/>
            <wp:docPr id="12" name="Picture 12" descr="https://camo.githubusercontent.com/46a7861f9fd3f8b141c64dd3d01145874bf3546e/687474703a2f2f692e696d6775722e636f6d2f4c3435513863322e6a7067">
              <a:hlinkClick xmlns:a="http://schemas.openxmlformats.org/drawingml/2006/main" r:id="rId20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amo.githubusercontent.com/46a7861f9fd3f8b141c64dd3d01145874bf3546e/687474703a2f2f692e696d6775722e636f6d2f4c3435513863322e6a7067">
                      <a:hlinkClick r:id="rId2027" tgtFrame="&quot;_blank&quot;"/>
                    </pic:cNvPr>
                    <pic:cNvPicPr>
                      <a:picLocks noChangeAspect="1" noChangeArrowheads="1"/>
                    </pic:cNvPicPr>
                  </pic:nvPicPr>
                  <pic:blipFill>
                    <a:blip r:embed="rId2028">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a:ln>
                      <a:noFill/>
                    </a:ln>
                  </pic:spPr>
                </pic:pic>
              </a:graphicData>
            </a:graphic>
          </wp:inline>
        </w:drawing>
      </w:r>
    </w:p>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51" w:name="_Toc494530843"/>
      <w:r w:rsidRPr="001F7D44">
        <w:rPr>
          <w:rFonts w:ascii="Segoe UI" w:hAnsi="Segoe UI" w:cs="Segoe UI"/>
          <w:color w:val="24292E"/>
          <w:sz w:val="32"/>
          <w:szCs w:val="30"/>
        </w:rPr>
        <w:t>keras-tutorials</w:t>
      </w:r>
      <w:bookmarkEnd w:id="151"/>
    </w:p>
    <w:tbl>
      <w:tblPr>
        <w:tblW w:w="9574" w:type="dxa"/>
        <w:tblCellMar>
          <w:top w:w="15" w:type="dxa"/>
          <w:left w:w="15" w:type="dxa"/>
          <w:bottom w:w="15" w:type="dxa"/>
          <w:right w:w="15" w:type="dxa"/>
        </w:tblCellMar>
        <w:tblLook w:val="04A0" w:firstRow="1" w:lastRow="0" w:firstColumn="1" w:lastColumn="0" w:noHBand="0" w:noVBand="1"/>
      </w:tblPr>
      <w:tblGrid>
        <w:gridCol w:w="2178"/>
        <w:gridCol w:w="7396"/>
      </w:tblGrid>
      <w:tr w:rsidR="00A602BD" w:rsidRPr="001F7D44" w:rsidTr="0089245F">
        <w:trPr>
          <w:trHeight w:val="546"/>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6"/>
                <w:szCs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89245F">
        <w:trPr>
          <w:trHeight w:val="8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keras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Keras is an open source neural network library written in Python. It is capable of running on top of either Tensorflow or Theano.</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29" w:history="1">
              <w:r w:rsidRPr="001F7D44">
                <w:rPr>
                  <w:rStyle w:val="Hyperlink"/>
                  <w:rFonts w:ascii="Segoe UI" w:hAnsi="Segoe UI" w:cs="Segoe UI"/>
                  <w:color w:val="0366D6"/>
                  <w:sz w:val="24"/>
                </w:rPr>
                <w:t>setup</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the tutorial goals and how to set up your Keras environment.</w:t>
            </w:r>
          </w:p>
        </w:tc>
      </w:tr>
      <w:tr w:rsidR="00A602BD" w:rsidRPr="001F7D44" w:rsidTr="0089245F">
        <w:trPr>
          <w:trHeight w:val="8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0" w:history="1">
              <w:r w:rsidRPr="001F7D44">
                <w:rPr>
                  <w:rStyle w:val="Hyperlink"/>
                  <w:rFonts w:ascii="Segoe UI" w:hAnsi="Segoe UI" w:cs="Segoe UI"/>
                  <w:color w:val="0366D6"/>
                  <w:sz w:val="24"/>
                </w:rPr>
                <w:t>intro-deep-learning-ann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Get an intro to deep learning with Keras and Artificial Neural Networks (ANN).</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1" w:history="1">
              <w:r w:rsidRPr="001F7D44">
                <w:rPr>
                  <w:rStyle w:val="Hyperlink"/>
                  <w:rFonts w:ascii="Segoe UI" w:hAnsi="Segoe UI" w:cs="Segoe UI"/>
                  <w:color w:val="0366D6"/>
                  <w:sz w:val="24"/>
                </w:rPr>
                <w:t>theano</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Theano by working with weights matrices and gradients.</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2" w:history="1">
              <w:r w:rsidRPr="001F7D44">
                <w:rPr>
                  <w:rStyle w:val="Hyperlink"/>
                  <w:rFonts w:ascii="Segoe UI" w:hAnsi="Segoe UI" w:cs="Segoe UI"/>
                  <w:color w:val="0366D6"/>
                  <w:sz w:val="24"/>
                </w:rPr>
                <w:t>keras-otto</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Keras by looking at the Kaggle Otto challenge.</w:t>
            </w:r>
          </w:p>
        </w:tc>
      </w:tr>
      <w:tr w:rsidR="00A602BD" w:rsidRPr="001F7D44" w:rsidTr="0089245F">
        <w:trPr>
          <w:trHeight w:val="53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3" w:history="1">
              <w:r w:rsidRPr="001F7D44">
                <w:rPr>
                  <w:rStyle w:val="Hyperlink"/>
                  <w:rFonts w:ascii="Segoe UI" w:hAnsi="Segoe UI" w:cs="Segoe UI"/>
                  <w:color w:val="0366D6"/>
                  <w:sz w:val="24"/>
                </w:rPr>
                <w:t>ann-mnist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Review a simple implementation of ANN for MNIST using Keras.</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4" w:history="1">
              <w:r w:rsidRPr="001F7D44">
                <w:rPr>
                  <w:rStyle w:val="Hyperlink"/>
                  <w:rFonts w:ascii="Segoe UI" w:hAnsi="Segoe UI" w:cs="Segoe UI"/>
                  <w:color w:val="0366D6"/>
                  <w:sz w:val="24"/>
                </w:rPr>
                <w:t>conv-nets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Convolutional Neural Networks (CNNs) with Keras.</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5" w:history="1">
              <w:r w:rsidRPr="001F7D44">
                <w:rPr>
                  <w:rStyle w:val="Hyperlink"/>
                  <w:rFonts w:ascii="Segoe UI" w:hAnsi="Segoe UI" w:cs="Segoe UI"/>
                  <w:color w:val="0366D6"/>
                  <w:sz w:val="24"/>
                </w:rPr>
                <w:t>conv-net-1</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Recognize handwritten digits from MNIST using Keras - Part 1.</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6" w:history="1">
              <w:r w:rsidRPr="001F7D44">
                <w:rPr>
                  <w:rStyle w:val="Hyperlink"/>
                  <w:rFonts w:ascii="Segoe UI" w:hAnsi="Segoe UI" w:cs="Segoe UI"/>
                  <w:color w:val="0366D6"/>
                  <w:sz w:val="24"/>
                </w:rPr>
                <w:t>conv-net-2</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Recognize handwritten digits from MNIST using Keras - Part 2.</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7" w:history="1">
              <w:r w:rsidRPr="001F7D44">
                <w:rPr>
                  <w:rStyle w:val="Hyperlink"/>
                  <w:rFonts w:ascii="Segoe UI" w:hAnsi="Segoe UI" w:cs="Segoe UI"/>
                  <w:color w:val="0366D6"/>
                  <w:sz w:val="24"/>
                </w:rPr>
                <w:t>keras-models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Use pre-trained models such as VGG16, VGG19, ResNet50, and Inception v3 with Keras.</w:t>
            </w:r>
          </w:p>
        </w:tc>
      </w:tr>
      <w:tr w:rsidR="00A602BD" w:rsidRPr="001F7D44" w:rsidTr="0089245F">
        <w:trPr>
          <w:trHeight w:val="5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8" w:history="1">
              <w:r w:rsidRPr="001F7D44">
                <w:rPr>
                  <w:rStyle w:val="Hyperlink"/>
                  <w:rFonts w:ascii="Segoe UI" w:hAnsi="Segoe UI" w:cs="Segoe UI"/>
                  <w:color w:val="0366D6"/>
                  <w:sz w:val="24"/>
                </w:rPr>
                <w:t>auto-encoders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Autoencoders with Keras.</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39" w:history="1">
              <w:r w:rsidRPr="001F7D44">
                <w:rPr>
                  <w:rStyle w:val="Hyperlink"/>
                  <w:rFonts w:ascii="Segoe UI" w:hAnsi="Segoe UI" w:cs="Segoe UI"/>
                  <w:color w:val="0366D6"/>
                  <w:sz w:val="24"/>
                </w:rPr>
                <w:t>rnn-lstm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Recurrent Neural Networks (RNNs) with Keras.</w:t>
            </w:r>
          </w:p>
        </w:tc>
      </w:tr>
      <w:tr w:rsidR="00A602BD" w:rsidRPr="001F7D44" w:rsidTr="0089245F">
        <w:trPr>
          <w:trHeight w:val="54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0" w:history="1">
              <w:r w:rsidRPr="001F7D44">
                <w:rPr>
                  <w:rStyle w:val="Hyperlink"/>
                  <w:rFonts w:ascii="Segoe UI" w:hAnsi="Segoe UI" w:cs="Segoe UI"/>
                  <w:color w:val="0366D6"/>
                  <w:sz w:val="24"/>
                </w:rPr>
                <w:t>lstm-sentence-gen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 xml:space="preserve">Learn about RNNs using Long </w:t>
            </w:r>
            <w:proofErr w:type="gramStart"/>
            <w:r w:rsidRPr="001F7D44">
              <w:rPr>
                <w:rFonts w:ascii="Segoe UI" w:hAnsi="Segoe UI" w:cs="Segoe UI"/>
                <w:color w:val="24292E"/>
                <w:sz w:val="24"/>
              </w:rPr>
              <w:t>Short Term</w:t>
            </w:r>
            <w:proofErr w:type="gramEnd"/>
            <w:r w:rsidRPr="001F7D44">
              <w:rPr>
                <w:rFonts w:ascii="Segoe UI" w:hAnsi="Segoe UI" w:cs="Segoe UI"/>
                <w:color w:val="24292E"/>
                <w:sz w:val="24"/>
              </w:rPr>
              <w:t xml:space="preserve"> Memory (LSTM) networks with Keras.</w:t>
            </w:r>
          </w:p>
        </w:tc>
      </w:tr>
    </w:tbl>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52" w:name="_Toc494530844"/>
      <w:r w:rsidRPr="001F7D44">
        <w:rPr>
          <w:rFonts w:ascii="Segoe UI" w:hAnsi="Segoe UI" w:cs="Segoe UI"/>
          <w:color w:val="24292E"/>
          <w:sz w:val="32"/>
          <w:szCs w:val="30"/>
        </w:rPr>
        <w:t>deep-learning-misc</w:t>
      </w:r>
      <w:bookmarkEnd w:id="152"/>
    </w:p>
    <w:tbl>
      <w:tblPr>
        <w:tblW w:w="9573" w:type="dxa"/>
        <w:tblCellMar>
          <w:top w:w="15" w:type="dxa"/>
          <w:left w:w="15" w:type="dxa"/>
          <w:bottom w:w="15" w:type="dxa"/>
          <w:right w:w="15" w:type="dxa"/>
        </w:tblCellMar>
        <w:tblLook w:val="04A0" w:firstRow="1" w:lastRow="0" w:firstColumn="1" w:lastColumn="0" w:noHBand="0" w:noVBand="1"/>
      </w:tblPr>
      <w:tblGrid>
        <w:gridCol w:w="1620"/>
        <w:gridCol w:w="7953"/>
      </w:tblGrid>
      <w:tr w:rsidR="00A602BD" w:rsidRPr="001F7D44" w:rsidTr="0089245F">
        <w:trPr>
          <w:trHeight w:val="468"/>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6"/>
                <w:szCs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89245F">
        <w:trPr>
          <w:trHeight w:val="72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1" w:history="1">
              <w:r w:rsidRPr="001F7D44">
                <w:rPr>
                  <w:rStyle w:val="Hyperlink"/>
                  <w:rFonts w:ascii="Segoe UI" w:hAnsi="Segoe UI" w:cs="Segoe UI"/>
                  <w:color w:val="0366D6"/>
                  <w:sz w:val="24"/>
                </w:rPr>
                <w:t>deep-dream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Caffe-based computer vision program which uses a convolutional neural network to find and enhance patterns in images.</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1903095" cy="1046480"/>
            <wp:effectExtent l="0" t="0" r="1905" b="1270"/>
            <wp:docPr id="11" name="Picture 11" descr="https://raw.githubusercontent.com/donnemartin/data-science-ipython-notebooks/master/images/scikitlearn.png">
              <a:hlinkClick xmlns:a="http://schemas.openxmlformats.org/drawingml/2006/main" r:id="rId20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aw.githubusercontent.com/donnemartin/data-science-ipython-notebooks/master/images/scikitlearn.png">
                      <a:hlinkClick r:id="rId2042" tgtFrame="&quot;_blank&quot;"/>
                    </pic:cNvPr>
                    <pic:cNvPicPr>
                      <a:picLocks noChangeAspect="1" noChangeArrowheads="1"/>
                    </pic:cNvPicPr>
                  </pic:nvPicPr>
                  <pic:blipFill>
                    <a:blip r:embed="rId2043">
                      <a:extLst>
                        <a:ext uri="{28A0092B-C50C-407E-A947-70E740481C1C}">
                          <a14:useLocalDpi xmlns:a14="http://schemas.microsoft.com/office/drawing/2010/main" val="0"/>
                        </a:ext>
                      </a:extLst>
                    </a:blip>
                    <a:srcRect/>
                    <a:stretch>
                      <a:fillRect/>
                    </a:stretch>
                  </pic:blipFill>
                  <pic:spPr bwMode="auto">
                    <a:xfrm>
                      <a:off x="0" y="0"/>
                      <a:ext cx="1903095" cy="1046480"/>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3" w:name="_Toc494530845"/>
      <w:r w:rsidRPr="001F7D44">
        <w:rPr>
          <w:rFonts w:ascii="Segoe UI" w:hAnsi="Segoe UI" w:cs="Segoe UI"/>
          <w:color w:val="24292E"/>
          <w:sz w:val="38"/>
        </w:rPr>
        <w:t>scikit-learn</w:t>
      </w:r>
      <w:bookmarkEnd w:id="153"/>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scikit-learn functionality.</w:t>
      </w:r>
    </w:p>
    <w:tbl>
      <w:tblPr>
        <w:tblW w:w="9828" w:type="dxa"/>
        <w:tblCellMar>
          <w:top w:w="15" w:type="dxa"/>
          <w:left w:w="15" w:type="dxa"/>
          <w:bottom w:w="15" w:type="dxa"/>
          <w:right w:w="15" w:type="dxa"/>
        </w:tblCellMar>
        <w:tblLook w:val="04A0" w:firstRow="1" w:lastRow="0" w:firstColumn="1" w:lastColumn="0" w:noHBand="0" w:noVBand="1"/>
      </w:tblPr>
      <w:tblGrid>
        <w:gridCol w:w="1654"/>
        <w:gridCol w:w="8174"/>
      </w:tblGrid>
      <w:tr w:rsidR="00A602BD" w:rsidRPr="001F7D44" w:rsidTr="001F7D44">
        <w:trPr>
          <w:trHeight w:val="766"/>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123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4" w:history="1">
              <w:r w:rsidRPr="001F7D44">
                <w:rPr>
                  <w:rStyle w:val="Hyperlink"/>
                  <w:rFonts w:ascii="Segoe UI" w:hAnsi="Segoe UI" w:cs="Segoe UI"/>
                  <w:color w:val="0366D6"/>
                  <w:sz w:val="24"/>
                </w:rPr>
                <w:t>intro</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Intro notebook to scikit-learn. Scikit-learn adds Python support for large, multi-dimensional arrays and matrices, along with a large library of high-level mathematical functions to operate on these arrays.</w:t>
            </w:r>
          </w:p>
        </w:tc>
      </w:tr>
      <w:tr w:rsidR="00A602BD" w:rsidRPr="001F7D44" w:rsidTr="001F7D44">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5" w:anchor="K-Nearest-Neighbors-Classifier" w:history="1">
              <w:r w:rsidRPr="001F7D44">
                <w:rPr>
                  <w:rStyle w:val="Hyperlink"/>
                  <w:rFonts w:ascii="Segoe UI" w:hAnsi="Segoe UI" w:cs="Segoe UI"/>
                  <w:color w:val="0366D6"/>
                  <w:sz w:val="24"/>
                </w:rPr>
                <w:t>knn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k-nearest neighbors in scikit-learn.</w:t>
            </w:r>
          </w:p>
        </w:tc>
      </w:tr>
      <w:tr w:rsidR="00A602BD" w:rsidRPr="001F7D44" w:rsidTr="001F7D44">
        <w:trPr>
          <w:trHeight w:val="76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6" w:history="1">
              <w:r w:rsidRPr="001F7D44">
                <w:rPr>
                  <w:rStyle w:val="Hyperlink"/>
                  <w:rFonts w:ascii="Segoe UI" w:hAnsi="Segoe UI" w:cs="Segoe UI"/>
                  <w:color w:val="0366D6"/>
                  <w:sz w:val="24"/>
                </w:rPr>
                <w:t>linear-reg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linear regression in scikit-learn.</w:t>
            </w:r>
          </w:p>
        </w:tc>
      </w:tr>
      <w:tr w:rsidR="00A602BD" w:rsidRPr="001F7D44" w:rsidTr="001F7D44">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7" w:history="1">
              <w:r w:rsidRPr="001F7D44">
                <w:rPr>
                  <w:rStyle w:val="Hyperlink"/>
                  <w:rFonts w:ascii="Segoe UI" w:hAnsi="Segoe UI" w:cs="Segoe UI"/>
                  <w:color w:val="0366D6"/>
                  <w:sz w:val="24"/>
                </w:rPr>
                <w:t>svm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support vector machine classifiers with and without kernels in scikit-learn.</w:t>
            </w:r>
          </w:p>
        </w:tc>
      </w:tr>
      <w:tr w:rsidR="00A602BD" w:rsidRPr="001F7D44" w:rsidTr="001F7D44">
        <w:trPr>
          <w:trHeight w:val="121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8" w:history="1">
              <w:r w:rsidRPr="001F7D44">
                <w:rPr>
                  <w:rStyle w:val="Hyperlink"/>
                  <w:rFonts w:ascii="Segoe UI" w:hAnsi="Segoe UI" w:cs="Segoe UI"/>
                  <w:color w:val="0366D6"/>
                  <w:sz w:val="24"/>
                </w:rPr>
                <w:t>random-forest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random forest classifiers and regressors in scikit-learn.</w:t>
            </w:r>
          </w:p>
        </w:tc>
      </w:tr>
      <w:tr w:rsidR="00A602BD" w:rsidRPr="001F7D44" w:rsidTr="001F7D44">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49" w:history="1">
              <w:r w:rsidRPr="001F7D44">
                <w:rPr>
                  <w:rStyle w:val="Hyperlink"/>
                  <w:rFonts w:ascii="Segoe UI" w:hAnsi="Segoe UI" w:cs="Segoe UI"/>
                  <w:color w:val="0366D6"/>
                  <w:sz w:val="24"/>
                </w:rPr>
                <w:t>k-means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k-means clustering in scikit-learn.</w:t>
            </w:r>
          </w:p>
        </w:tc>
      </w:tr>
      <w:tr w:rsidR="00A602BD" w:rsidRPr="001F7D44" w:rsidTr="001F7D44">
        <w:trPr>
          <w:trHeight w:val="76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50" w:history="1">
              <w:r w:rsidRPr="001F7D44">
                <w:rPr>
                  <w:rStyle w:val="Hyperlink"/>
                  <w:rFonts w:ascii="Segoe UI" w:hAnsi="Segoe UI" w:cs="Segoe UI"/>
                  <w:color w:val="0366D6"/>
                  <w:sz w:val="24"/>
                </w:rPr>
                <w:t>pca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principal component analysis in scikit-learn.</w:t>
            </w:r>
          </w:p>
        </w:tc>
      </w:tr>
      <w:tr w:rsidR="00A602BD" w:rsidRPr="001F7D44" w:rsidTr="001F7D44">
        <w:trPr>
          <w:trHeight w:val="76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51" w:history="1">
              <w:r w:rsidRPr="001F7D44">
                <w:rPr>
                  <w:rStyle w:val="Hyperlink"/>
                  <w:rFonts w:ascii="Segoe UI" w:hAnsi="Segoe UI" w:cs="Segoe UI"/>
                  <w:color w:val="0366D6"/>
                  <w:sz w:val="24"/>
                </w:rPr>
                <w:t>gmm</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Gaussian mixture models in scikit-learn.</w:t>
            </w:r>
          </w:p>
        </w:tc>
      </w:tr>
      <w:tr w:rsidR="00A602BD" w:rsidRPr="001F7D44" w:rsidTr="001F7D44">
        <w:trPr>
          <w:trHeight w:val="7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52" w:history="1">
              <w:r w:rsidRPr="001F7D44">
                <w:rPr>
                  <w:rStyle w:val="Hyperlink"/>
                  <w:rFonts w:ascii="Segoe UI" w:hAnsi="Segoe UI" w:cs="Segoe UI"/>
                  <w:color w:val="0366D6"/>
                  <w:sz w:val="24"/>
                </w:rPr>
                <w:t>validation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Implement validation and model selection in scikit-learn.</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2552700" cy="887730"/>
            <wp:effectExtent l="0" t="0" r="0" b="7620"/>
            <wp:docPr id="10" name="Picture 10" descr="https://raw.githubusercontent.com/donnemartin/data-science-ipython-notebooks/master/images/scipy.png">
              <a:hlinkClick xmlns:a="http://schemas.openxmlformats.org/drawingml/2006/main" r:id="rId20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donnemartin/data-science-ipython-notebooks/master/images/scipy.png">
                      <a:hlinkClick r:id="rId2053" tgtFrame="&quot;_blank&quot;"/>
                    </pic:cNvPr>
                    <pic:cNvPicPr>
                      <a:picLocks noChangeAspect="1" noChangeArrowheads="1"/>
                    </pic:cNvPicPr>
                  </pic:nvPicPr>
                  <pic:blipFill>
                    <a:blip r:embed="rId2054">
                      <a:extLst>
                        <a:ext uri="{28A0092B-C50C-407E-A947-70E740481C1C}">
                          <a14:useLocalDpi xmlns:a14="http://schemas.microsoft.com/office/drawing/2010/main" val="0"/>
                        </a:ext>
                      </a:extLst>
                    </a:blip>
                    <a:srcRect/>
                    <a:stretch>
                      <a:fillRect/>
                    </a:stretch>
                  </pic:blipFill>
                  <pic:spPr bwMode="auto">
                    <a:xfrm>
                      <a:off x="0" y="0"/>
                      <a:ext cx="2552700" cy="887730"/>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4" w:name="_Toc494530846"/>
      <w:r w:rsidRPr="001F7D44">
        <w:rPr>
          <w:rFonts w:ascii="Segoe UI" w:hAnsi="Segoe UI" w:cs="Segoe UI"/>
          <w:color w:val="24292E"/>
          <w:sz w:val="38"/>
        </w:rPr>
        <w:t>statistical-inference-scipy</w:t>
      </w:r>
      <w:bookmarkEnd w:id="154"/>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statistical inference with SciPy functionality.</w:t>
      </w:r>
    </w:p>
    <w:tbl>
      <w:tblPr>
        <w:tblW w:w="9896" w:type="dxa"/>
        <w:tblCellMar>
          <w:top w:w="15" w:type="dxa"/>
          <w:left w:w="15" w:type="dxa"/>
          <w:bottom w:w="15" w:type="dxa"/>
          <w:right w:w="15" w:type="dxa"/>
        </w:tblCellMar>
        <w:tblLook w:val="04A0" w:firstRow="1" w:lastRow="0" w:firstColumn="1" w:lastColumn="0" w:noHBand="0" w:noVBand="1"/>
      </w:tblPr>
      <w:tblGrid>
        <w:gridCol w:w="1529"/>
        <w:gridCol w:w="8367"/>
      </w:tblGrid>
      <w:tr w:rsidR="00A602BD" w:rsidRPr="001F7D44" w:rsidTr="001F7D44">
        <w:trPr>
          <w:trHeight w:val="54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119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scipy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SciPy is a collection of mathematical algorithms and convenience functions built on the Numpy extension of Python. It adds significant power to the interactive Python session by providing the user with high-level commands and classes for manipulating and visualizing data.</w:t>
            </w:r>
          </w:p>
        </w:tc>
      </w:tr>
      <w:tr w:rsidR="00A602BD" w:rsidRPr="001F7D44" w:rsidTr="001F7D44">
        <w:trPr>
          <w:trHeight w:val="119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55" w:history="1">
              <w:r w:rsidRPr="001F7D44">
                <w:rPr>
                  <w:rStyle w:val="Hyperlink"/>
                  <w:rFonts w:ascii="Segoe UI" w:hAnsi="Segoe UI" w:cs="Segoe UI"/>
                  <w:color w:val="0366D6"/>
                  <w:sz w:val="24"/>
                </w:rPr>
                <w:t>effect-size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Explore statistics that quantify effect size by analyzing the difference in height between men and women. Uses data from the Behavioral Risk Factor Surveillance System (BRFSS) to estimate the mean and standard deviation of height for adult women and men in the United States.</w:t>
            </w:r>
          </w:p>
        </w:tc>
      </w:tr>
      <w:tr w:rsidR="00A602BD" w:rsidRPr="001F7D44" w:rsidTr="001F7D44">
        <w:trPr>
          <w:trHeight w:val="86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56" w:history="1">
              <w:r w:rsidRPr="001F7D44">
                <w:rPr>
                  <w:rStyle w:val="Hyperlink"/>
                  <w:rFonts w:ascii="Segoe UI" w:hAnsi="Segoe UI" w:cs="Segoe UI"/>
                  <w:color w:val="0366D6"/>
                  <w:sz w:val="24"/>
                </w:rPr>
                <w:t>sampling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Explore random sampling by analyzing the average weight of men and women in the United States using BRFSS data.</w:t>
            </w:r>
          </w:p>
        </w:tc>
      </w:tr>
      <w:tr w:rsidR="00A602BD" w:rsidRPr="001F7D44" w:rsidTr="001F7D44">
        <w:trPr>
          <w:trHeight w:val="55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57" w:history="1">
              <w:r w:rsidRPr="001F7D44">
                <w:rPr>
                  <w:rStyle w:val="Hyperlink"/>
                  <w:rFonts w:ascii="Segoe UI" w:hAnsi="Segoe UI" w:cs="Segoe UI"/>
                  <w:color w:val="0366D6"/>
                  <w:sz w:val="24"/>
                </w:rPr>
                <w:t>hypothesis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Explore hypothesis testing by analyzing the difference of first-born babies compared with others.</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5856605" cy="1189355"/>
            <wp:effectExtent l="0" t="0" r="0" b="0"/>
            <wp:docPr id="9" name="Picture 9" descr="https://raw.githubusercontent.com/donnemartin/data-science-ipython-notebooks/master/images/pandas.png">
              <a:hlinkClick xmlns:a="http://schemas.openxmlformats.org/drawingml/2006/main" r:id="rId20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aw.githubusercontent.com/donnemartin/data-science-ipython-notebooks/master/images/pandas.png">
                      <a:hlinkClick r:id="rId2058" tgtFrame="&quot;_blank&quot;"/>
                    </pic:cNvPr>
                    <pic:cNvPicPr>
                      <a:picLocks noChangeAspect="1" noChangeArrowheads="1"/>
                    </pic:cNvPicPr>
                  </pic:nvPicPr>
                  <pic:blipFill>
                    <a:blip r:embed="rId2059">
                      <a:extLst>
                        <a:ext uri="{28A0092B-C50C-407E-A947-70E740481C1C}">
                          <a14:useLocalDpi xmlns:a14="http://schemas.microsoft.com/office/drawing/2010/main" val="0"/>
                        </a:ext>
                      </a:extLst>
                    </a:blip>
                    <a:srcRect/>
                    <a:stretch>
                      <a:fillRect/>
                    </a:stretch>
                  </pic:blipFill>
                  <pic:spPr bwMode="auto">
                    <a:xfrm>
                      <a:off x="0" y="0"/>
                      <a:ext cx="5856605" cy="118935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5" w:name="_Toc494530847"/>
      <w:r w:rsidRPr="001F7D44">
        <w:rPr>
          <w:rFonts w:ascii="Segoe UI" w:hAnsi="Segoe UI" w:cs="Segoe UI"/>
          <w:color w:val="24292E"/>
          <w:sz w:val="38"/>
        </w:rPr>
        <w:t>pandas</w:t>
      </w:r>
      <w:bookmarkEnd w:id="155"/>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 xml:space="preserve">IPython Notebook(s) demonstrating </w:t>
      </w:r>
      <w:proofErr w:type="gramStart"/>
      <w:r w:rsidRPr="001F7D44">
        <w:rPr>
          <w:rFonts w:ascii="Segoe UI" w:hAnsi="Segoe UI" w:cs="Segoe UI"/>
          <w:color w:val="24292E"/>
          <w:sz w:val="26"/>
        </w:rPr>
        <w:t>pandas</w:t>
      </w:r>
      <w:proofErr w:type="gramEnd"/>
      <w:r w:rsidRPr="001F7D44">
        <w:rPr>
          <w:rFonts w:ascii="Segoe UI" w:hAnsi="Segoe UI" w:cs="Segoe UI"/>
          <w:color w:val="24292E"/>
          <w:sz w:val="26"/>
        </w:rPr>
        <w:t xml:space="preserve"> functionality.</w:t>
      </w:r>
    </w:p>
    <w:tbl>
      <w:tblPr>
        <w:tblW w:w="9951" w:type="dxa"/>
        <w:tblCellMar>
          <w:top w:w="15" w:type="dxa"/>
          <w:left w:w="15" w:type="dxa"/>
          <w:bottom w:w="15" w:type="dxa"/>
          <w:right w:w="15" w:type="dxa"/>
        </w:tblCellMar>
        <w:tblLook w:val="04A0" w:firstRow="1" w:lastRow="0" w:firstColumn="1" w:lastColumn="0" w:noHBand="0" w:noVBand="1"/>
      </w:tblPr>
      <w:tblGrid>
        <w:gridCol w:w="2449"/>
        <w:gridCol w:w="7502"/>
      </w:tblGrid>
      <w:tr w:rsidR="00A602BD" w:rsidRPr="001F7D44" w:rsidTr="001F7D44">
        <w:trPr>
          <w:trHeight w:val="58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93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60" w:history="1">
              <w:r w:rsidRPr="001F7D44">
                <w:rPr>
                  <w:rStyle w:val="Hyperlink"/>
                  <w:rFonts w:ascii="Segoe UI" w:hAnsi="Segoe UI" w:cs="Segoe UI"/>
                  <w:color w:val="0366D6"/>
                  <w:sz w:val="24"/>
                </w:rPr>
                <w:t>pandas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Software library written for data manipulation and analysis in Python. Offers data structures and operations for manipulating numerical tables and time series.</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61" w:history="1">
              <w:r w:rsidRPr="001F7D44">
                <w:rPr>
                  <w:rStyle w:val="Hyperlink"/>
                  <w:rFonts w:ascii="Segoe UI" w:hAnsi="Segoe UI" w:cs="Segoe UI"/>
                  <w:color w:val="0366D6"/>
                  <w:sz w:val="24"/>
                </w:rPr>
                <w:t>github-data-wrangling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0"/>
              <w:rPr>
                <w:rFonts w:ascii="Segoe UI" w:hAnsi="Segoe UI" w:cs="Segoe UI"/>
                <w:color w:val="24292E"/>
                <w:sz w:val="24"/>
              </w:rPr>
            </w:pPr>
            <w:r w:rsidRPr="001F7D44">
              <w:rPr>
                <w:rFonts w:ascii="Segoe UI" w:hAnsi="Segoe UI" w:cs="Segoe UI"/>
                <w:color w:val="24292E"/>
                <w:sz w:val="24"/>
              </w:rPr>
              <w:t>Learn how to load, clean, merge, and feature engineer by analyzing GitHub data from the </w:t>
            </w:r>
            <w:hyperlink r:id="rId2062" w:history="1">
              <w:r w:rsidRPr="001F7D44">
                <w:rPr>
                  <w:rStyle w:val="HTMLCode"/>
                  <w:rFonts w:ascii="Consolas" w:eastAsiaTheme="minorEastAsia" w:hAnsi="Consolas"/>
                  <w:color w:val="0366D6"/>
                  <w:sz w:val="22"/>
                </w:rPr>
                <w:t>Viz</w:t>
              </w:r>
            </w:hyperlink>
            <w:r w:rsidRPr="001F7D44">
              <w:rPr>
                <w:rFonts w:ascii="Segoe UI" w:hAnsi="Segoe UI" w:cs="Segoe UI"/>
                <w:color w:val="24292E"/>
                <w:sz w:val="24"/>
              </w:rPr>
              <w:t> repo.</w:t>
            </w:r>
          </w:p>
        </w:tc>
      </w:tr>
      <w:tr w:rsidR="00A602BD" w:rsidRPr="001F7D44" w:rsidTr="001F7D44">
        <w:trPr>
          <w:trHeight w:val="8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3" w:history="1">
              <w:r w:rsidRPr="001F7D44">
                <w:rPr>
                  <w:rStyle w:val="Hyperlink"/>
                  <w:rFonts w:ascii="Segoe UI" w:hAnsi="Segoe UI" w:cs="Segoe UI"/>
                  <w:color w:val="0366D6"/>
                  <w:sz w:val="24"/>
                </w:rPr>
                <w:t>Introduction-to-Pandas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Introduction to Pandas.</w:t>
            </w:r>
          </w:p>
        </w:tc>
      </w:tr>
      <w:tr w:rsidR="00A602BD" w:rsidRPr="001F7D44" w:rsidTr="001F7D44">
        <w:trPr>
          <w:trHeight w:val="84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4" w:history="1">
              <w:r w:rsidRPr="001F7D44">
                <w:rPr>
                  <w:rStyle w:val="Hyperlink"/>
                  <w:rFonts w:ascii="Segoe UI" w:hAnsi="Segoe UI" w:cs="Segoe UI"/>
                  <w:color w:val="0366D6"/>
                  <w:sz w:val="24"/>
                </w:rPr>
                <w:t>Introducing-Pandas-Objects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Pandas objects.</w:t>
            </w:r>
          </w:p>
        </w:tc>
      </w:tr>
      <w:tr w:rsidR="00A602BD" w:rsidRPr="001F7D44" w:rsidTr="001F7D44">
        <w:trPr>
          <w:trHeight w:val="84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5" w:history="1">
              <w:r w:rsidRPr="001F7D44">
                <w:rPr>
                  <w:rStyle w:val="Hyperlink"/>
                  <w:rFonts w:ascii="Segoe UI" w:hAnsi="Segoe UI" w:cs="Segoe UI"/>
                  <w:color w:val="0366D6"/>
                  <w:sz w:val="24"/>
                </w:rPr>
                <w:t>Data Indexing and Selection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data indexing and selection in Pandas.</w:t>
            </w:r>
          </w:p>
        </w:tc>
      </w:tr>
      <w:tr w:rsidR="00A602BD" w:rsidRPr="001F7D44" w:rsidTr="001F7D44">
        <w:trPr>
          <w:trHeight w:val="51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6" w:history="1">
              <w:r w:rsidRPr="001F7D44">
                <w:rPr>
                  <w:rStyle w:val="Hyperlink"/>
                  <w:rFonts w:ascii="Segoe UI" w:hAnsi="Segoe UI" w:cs="Segoe UI"/>
                  <w:color w:val="0366D6"/>
                  <w:sz w:val="24"/>
                </w:rPr>
                <w:t>Operations-in-Pandas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operating on data in Pandas.</w:t>
            </w:r>
          </w:p>
        </w:tc>
      </w:tr>
      <w:tr w:rsidR="00A602BD" w:rsidRPr="001F7D44" w:rsidTr="001F7D44">
        <w:trPr>
          <w:trHeight w:val="50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7" w:history="1">
              <w:r w:rsidRPr="001F7D44">
                <w:rPr>
                  <w:rStyle w:val="Hyperlink"/>
                  <w:rFonts w:ascii="Segoe UI" w:hAnsi="Segoe UI" w:cs="Segoe UI"/>
                  <w:color w:val="0366D6"/>
                  <w:sz w:val="24"/>
                </w:rPr>
                <w:t>Missing-Values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handling missing data in Pandas.</w:t>
            </w:r>
          </w:p>
        </w:tc>
      </w:tr>
      <w:tr w:rsidR="00A602BD" w:rsidRPr="001F7D44" w:rsidTr="001F7D44">
        <w:trPr>
          <w:trHeight w:val="50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8" w:history="1">
              <w:r w:rsidRPr="001F7D44">
                <w:rPr>
                  <w:rStyle w:val="Hyperlink"/>
                  <w:rFonts w:ascii="Segoe UI" w:hAnsi="Segoe UI" w:cs="Segoe UI"/>
                  <w:color w:val="0366D6"/>
                  <w:sz w:val="24"/>
                </w:rPr>
                <w:t>Hierarchical-Indexing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hierarchical indexing in Pandas.</w:t>
            </w:r>
          </w:p>
        </w:tc>
      </w:tr>
      <w:tr w:rsidR="00A602BD" w:rsidRPr="001F7D44" w:rsidTr="001F7D44">
        <w:trPr>
          <w:trHeight w:val="50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69" w:history="1">
              <w:r w:rsidRPr="001F7D44">
                <w:rPr>
                  <w:rStyle w:val="Hyperlink"/>
                  <w:rFonts w:ascii="Segoe UI" w:hAnsi="Segoe UI" w:cs="Segoe UI"/>
                  <w:color w:val="0366D6"/>
                  <w:sz w:val="24"/>
                </w:rPr>
                <w:t>Concat-And-Append</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combining datasets: concat and append in Pandas.</w:t>
            </w:r>
          </w:p>
        </w:tc>
      </w:tr>
      <w:tr w:rsidR="00A602BD" w:rsidRPr="001F7D44" w:rsidTr="001F7D44">
        <w:trPr>
          <w:trHeight w:val="50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70" w:history="1">
              <w:r w:rsidRPr="001F7D44">
                <w:rPr>
                  <w:rStyle w:val="Hyperlink"/>
                  <w:rFonts w:ascii="Segoe UI" w:hAnsi="Segoe UI" w:cs="Segoe UI"/>
                  <w:color w:val="0366D6"/>
                  <w:sz w:val="24"/>
                </w:rPr>
                <w:t>Merge-and-Join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combining datasets: merge and join in Pandas.</w:t>
            </w:r>
          </w:p>
        </w:tc>
      </w:tr>
      <w:tr w:rsidR="00A602BD" w:rsidRPr="001F7D44" w:rsidTr="001F7D44">
        <w:trPr>
          <w:trHeight w:val="84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71" w:history="1">
              <w:r w:rsidRPr="001F7D44">
                <w:rPr>
                  <w:rStyle w:val="Hyperlink"/>
                  <w:rFonts w:ascii="Segoe UI" w:hAnsi="Segoe UI" w:cs="Segoe UI"/>
                  <w:color w:val="0366D6"/>
                  <w:sz w:val="24"/>
                </w:rPr>
                <w:t>Aggregation-and-Grouping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aggregation and grouping in Pandas.</w:t>
            </w:r>
          </w:p>
        </w:tc>
      </w:tr>
      <w:tr w:rsidR="00A602BD" w:rsidRPr="001F7D44" w:rsidTr="001F7D44">
        <w:trPr>
          <w:trHeight w:val="51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72" w:history="1">
              <w:r w:rsidRPr="001F7D44">
                <w:rPr>
                  <w:rStyle w:val="Hyperlink"/>
                  <w:rFonts w:ascii="Segoe UI" w:hAnsi="Segoe UI" w:cs="Segoe UI"/>
                  <w:color w:val="0366D6"/>
                  <w:sz w:val="24"/>
                </w:rPr>
                <w:t>Pivot-Tables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pivot tables in Pandas.</w:t>
            </w:r>
          </w:p>
        </w:tc>
      </w:tr>
      <w:tr w:rsidR="00A602BD" w:rsidRPr="001F7D44" w:rsidTr="001F7D44">
        <w:trPr>
          <w:trHeight w:val="50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73" w:history="1">
              <w:r w:rsidRPr="001F7D44">
                <w:rPr>
                  <w:rStyle w:val="Hyperlink"/>
                  <w:rFonts w:ascii="Segoe UI" w:hAnsi="Segoe UI" w:cs="Segoe UI"/>
                  <w:color w:val="0366D6"/>
                  <w:sz w:val="24"/>
                </w:rPr>
                <w:t>Working-With-Strings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vectorized string operations in Pandas.</w:t>
            </w:r>
          </w:p>
        </w:tc>
      </w:tr>
      <w:tr w:rsidR="00A602BD" w:rsidRPr="001F7D44" w:rsidTr="001F7D44">
        <w:trPr>
          <w:trHeight w:val="84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74" w:history="1">
              <w:r w:rsidRPr="001F7D44">
                <w:rPr>
                  <w:rStyle w:val="Hyperlink"/>
                  <w:rFonts w:ascii="Segoe UI" w:hAnsi="Segoe UI" w:cs="Segoe UI"/>
                  <w:color w:val="0366D6"/>
                  <w:sz w:val="24"/>
                </w:rPr>
                <w:t>Working-with-Time-Series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Learn about working with time series in pandas.</w:t>
            </w:r>
          </w:p>
        </w:tc>
      </w:tr>
      <w:tr w:rsidR="00A602BD" w:rsidRPr="001F7D44" w:rsidTr="001F7D44">
        <w:trPr>
          <w:trHeight w:val="8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hyperlink r:id="rId2075" w:history="1">
              <w:r w:rsidRPr="001F7D44">
                <w:rPr>
                  <w:rStyle w:val="Hyperlink"/>
                  <w:rFonts w:ascii="Segoe UI" w:hAnsi="Segoe UI" w:cs="Segoe UI"/>
                  <w:color w:val="0366D6"/>
                  <w:sz w:val="24"/>
                </w:rPr>
                <w:t>Performance-Eval-and-Query</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rPr>
                <w:rFonts w:ascii="Segoe UI" w:hAnsi="Segoe UI" w:cs="Segoe UI"/>
                <w:color w:val="24292E"/>
                <w:sz w:val="24"/>
              </w:rPr>
            </w:pPr>
            <w:r w:rsidRPr="001F7D44">
              <w:rPr>
                <w:rFonts w:ascii="Segoe UI" w:hAnsi="Segoe UI" w:cs="Segoe UI"/>
                <w:color w:val="24292E"/>
                <w:sz w:val="24"/>
              </w:rPr>
              <w:t xml:space="preserve">Learn about high-performance Pandas: </w:t>
            </w:r>
            <w:proofErr w:type="gramStart"/>
            <w:r w:rsidRPr="001F7D44">
              <w:rPr>
                <w:rFonts w:ascii="Segoe UI" w:hAnsi="Segoe UI" w:cs="Segoe UI"/>
                <w:color w:val="24292E"/>
                <w:sz w:val="24"/>
              </w:rPr>
              <w:t>eval(</w:t>
            </w:r>
            <w:proofErr w:type="gramEnd"/>
            <w:r w:rsidRPr="001F7D44">
              <w:rPr>
                <w:rFonts w:ascii="Segoe UI" w:hAnsi="Segoe UI" w:cs="Segoe UI"/>
                <w:color w:val="24292E"/>
                <w:sz w:val="24"/>
              </w:rPr>
              <w:t>) and query() in Pandas.</w:t>
            </w:r>
          </w:p>
        </w:tc>
      </w:tr>
    </w:tbl>
    <w:p w:rsidR="00A602BD" w:rsidRPr="001F7D44" w:rsidRDefault="00A602BD" w:rsidP="00A602BD">
      <w:pPr>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5142865" cy="946150"/>
            <wp:effectExtent l="0" t="0" r="635" b="6350"/>
            <wp:docPr id="8" name="Picture 8" descr="https://raw.githubusercontent.com/donnemartin/data-science-ipython-notebooks/master/images/matplotlib.png">
              <a:hlinkClick xmlns:a="http://schemas.openxmlformats.org/drawingml/2006/main" r:id="rId20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donnemartin/data-science-ipython-notebooks/master/images/matplotlib.png">
                      <a:hlinkClick r:id="rId2076" tgtFrame="&quot;_blank&quot;"/>
                    </pic:cNvPr>
                    <pic:cNvPicPr>
                      <a:picLocks noChangeAspect="1" noChangeArrowheads="1"/>
                    </pic:cNvPicPr>
                  </pic:nvPicPr>
                  <pic:blipFill>
                    <a:blip r:embed="rId2077">
                      <a:extLst>
                        <a:ext uri="{28A0092B-C50C-407E-A947-70E740481C1C}">
                          <a14:useLocalDpi xmlns:a14="http://schemas.microsoft.com/office/drawing/2010/main" val="0"/>
                        </a:ext>
                      </a:extLst>
                    </a:blip>
                    <a:srcRect/>
                    <a:stretch>
                      <a:fillRect/>
                    </a:stretch>
                  </pic:blipFill>
                  <pic:spPr bwMode="auto">
                    <a:xfrm>
                      <a:off x="0" y="0"/>
                      <a:ext cx="5142865" cy="946150"/>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6" w:name="_Toc494530848"/>
      <w:r w:rsidRPr="001F7D44">
        <w:rPr>
          <w:rFonts w:ascii="Segoe UI" w:hAnsi="Segoe UI" w:cs="Segoe UI"/>
          <w:color w:val="24292E"/>
          <w:sz w:val="38"/>
        </w:rPr>
        <w:t>matplotlib</w:t>
      </w:r>
      <w:bookmarkEnd w:id="156"/>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matplotlib functionality.</w:t>
      </w:r>
    </w:p>
    <w:tbl>
      <w:tblPr>
        <w:tblW w:w="9896" w:type="dxa"/>
        <w:tblCellMar>
          <w:top w:w="15" w:type="dxa"/>
          <w:left w:w="15" w:type="dxa"/>
          <w:bottom w:w="15" w:type="dxa"/>
          <w:right w:w="15" w:type="dxa"/>
        </w:tblCellMar>
        <w:tblLook w:val="04A0" w:firstRow="1" w:lastRow="0" w:firstColumn="1" w:lastColumn="0" w:noHBand="0" w:noVBand="1"/>
      </w:tblPr>
      <w:tblGrid>
        <w:gridCol w:w="2473"/>
        <w:gridCol w:w="7423"/>
      </w:tblGrid>
      <w:tr w:rsidR="00A602BD" w:rsidRPr="001F7D44" w:rsidTr="001F7D44">
        <w:trPr>
          <w:trHeight w:val="57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78" w:history="1">
              <w:r w:rsidRPr="001F7D44">
                <w:rPr>
                  <w:rStyle w:val="Hyperlink"/>
                  <w:rFonts w:ascii="Segoe UI" w:hAnsi="Segoe UI" w:cs="Segoe UI"/>
                  <w:color w:val="0366D6"/>
                  <w:sz w:val="24"/>
                </w:rPr>
                <w:t>matplotlib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Python 2D plotting library which produces publication quality figures in a variety of hardcopy formats and interactive environments across platforms.</w:t>
            </w:r>
          </w:p>
        </w:tc>
      </w:tr>
      <w:tr w:rsidR="00A602BD" w:rsidRPr="001F7D44" w:rsidTr="001F7D44">
        <w:trPr>
          <w:trHeight w:val="12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79" w:history="1">
              <w:r w:rsidRPr="001F7D44">
                <w:rPr>
                  <w:rStyle w:val="Hyperlink"/>
                  <w:rFonts w:ascii="Segoe UI" w:hAnsi="Segoe UI" w:cs="Segoe UI"/>
                  <w:color w:val="0366D6"/>
                  <w:sz w:val="24"/>
                </w:rPr>
                <w:t>matplotlib-applied</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Apply matplotlib visualizations to Kaggle competitions for exploratory data analysis. Learn how to create bar plots, histograms, subplot2grid, normalized plots, scatter plots, subplots, and kernel density estimation plots.</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0" w:history="1">
              <w:r w:rsidRPr="001F7D44">
                <w:rPr>
                  <w:rStyle w:val="Hyperlink"/>
                  <w:rFonts w:ascii="Segoe UI" w:hAnsi="Segoe UI" w:cs="Segoe UI"/>
                  <w:color w:val="0366D6"/>
                  <w:sz w:val="24"/>
                </w:rPr>
                <w:t>Introduction-To-Matplotlib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Introduction to Matplotlib.</w:t>
            </w:r>
          </w:p>
        </w:tc>
      </w:tr>
      <w:tr w:rsidR="00A602BD" w:rsidRPr="001F7D44" w:rsidTr="001F7D44">
        <w:trPr>
          <w:trHeight w:val="57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1" w:history="1">
              <w:r w:rsidRPr="001F7D44">
                <w:rPr>
                  <w:rStyle w:val="Hyperlink"/>
                  <w:rFonts w:ascii="Segoe UI" w:hAnsi="Segoe UI" w:cs="Segoe UI"/>
                  <w:color w:val="0366D6"/>
                  <w:sz w:val="24"/>
                </w:rPr>
                <w:t>Simple-Line-Plots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simple line plots in Matplotlib.</w:t>
            </w:r>
          </w:p>
        </w:tc>
      </w:tr>
      <w:tr w:rsidR="00A602BD" w:rsidRPr="001F7D44" w:rsidTr="001F7D44">
        <w:trPr>
          <w:trHeight w:val="5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2" w:history="1">
              <w:r w:rsidRPr="001F7D44">
                <w:rPr>
                  <w:rStyle w:val="Hyperlink"/>
                  <w:rFonts w:ascii="Segoe UI" w:hAnsi="Segoe UI" w:cs="Segoe UI"/>
                  <w:color w:val="0366D6"/>
                  <w:sz w:val="24"/>
                </w:rPr>
                <w:t>Simple-Scatter-Plots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simple scatter plots in Matplotlib.</w:t>
            </w:r>
          </w:p>
        </w:tc>
      </w:tr>
      <w:tr w:rsidR="00A602BD" w:rsidRPr="001F7D44" w:rsidTr="001F7D44">
        <w:trPr>
          <w:trHeight w:val="57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3" w:history="1">
              <w:r w:rsidRPr="001F7D44">
                <w:rPr>
                  <w:rStyle w:val="Hyperlink"/>
                  <w:rFonts w:ascii="Segoe UI" w:hAnsi="Segoe UI" w:cs="Segoe UI"/>
                  <w:color w:val="0366D6"/>
                  <w:sz w:val="24"/>
                </w:rPr>
                <w:t>Errorbars.ipynb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visualizing errors in Matplotlib.</w:t>
            </w:r>
          </w:p>
        </w:tc>
      </w:tr>
      <w:tr w:rsidR="00A602BD" w:rsidRPr="001F7D44" w:rsidTr="001F7D44">
        <w:trPr>
          <w:trHeight w:val="90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4" w:history="1">
              <w:r w:rsidRPr="001F7D44">
                <w:rPr>
                  <w:rStyle w:val="Hyperlink"/>
                  <w:rFonts w:ascii="Segoe UI" w:hAnsi="Segoe UI" w:cs="Segoe UI"/>
                  <w:color w:val="0366D6"/>
                  <w:sz w:val="24"/>
                </w:rPr>
                <w:t>Density-and-Contour-Plots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density and contour plots in Matplotlib.</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5" w:history="1">
              <w:r w:rsidRPr="001F7D44">
                <w:rPr>
                  <w:rStyle w:val="Hyperlink"/>
                  <w:rFonts w:ascii="Segoe UI" w:hAnsi="Segoe UI" w:cs="Segoe UI"/>
                  <w:color w:val="0366D6"/>
                  <w:sz w:val="24"/>
                </w:rPr>
                <w:t>Histograms-and-Binnings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histograms, binnings, and density in Matplotlib.</w:t>
            </w:r>
          </w:p>
        </w:tc>
      </w:tr>
      <w:tr w:rsidR="00A602BD" w:rsidRPr="001F7D44" w:rsidTr="001F7D44">
        <w:trPr>
          <w:trHeight w:val="57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6" w:history="1">
              <w:r w:rsidRPr="001F7D44">
                <w:rPr>
                  <w:rStyle w:val="Hyperlink"/>
                  <w:rFonts w:ascii="Segoe UI" w:hAnsi="Segoe UI" w:cs="Segoe UI"/>
                  <w:color w:val="0366D6"/>
                  <w:sz w:val="24"/>
                </w:rPr>
                <w:t>Customizing-Legends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customizing plot legends in Matplotlib.</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7" w:history="1">
              <w:r w:rsidRPr="001F7D44">
                <w:rPr>
                  <w:rStyle w:val="Hyperlink"/>
                  <w:rFonts w:ascii="Segoe UI" w:hAnsi="Segoe UI" w:cs="Segoe UI"/>
                  <w:color w:val="0366D6"/>
                  <w:sz w:val="24"/>
                </w:rPr>
                <w:t>Customizing-Colorbars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customizing colorbars in Matplotlib.</w:t>
            </w:r>
          </w:p>
        </w:tc>
      </w:tr>
      <w:tr w:rsidR="00A602BD" w:rsidRPr="001F7D44" w:rsidTr="001F7D44">
        <w:trPr>
          <w:trHeight w:val="5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8" w:history="1">
              <w:r w:rsidRPr="001F7D44">
                <w:rPr>
                  <w:rStyle w:val="Hyperlink"/>
                  <w:rFonts w:ascii="Segoe UI" w:hAnsi="Segoe UI" w:cs="Segoe UI"/>
                  <w:color w:val="0366D6"/>
                  <w:sz w:val="24"/>
                </w:rPr>
                <w:t>Multiple-Subplots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multiple subplots in Matplotlib.</w:t>
            </w:r>
          </w:p>
        </w:tc>
      </w:tr>
      <w:tr w:rsidR="00A602BD" w:rsidRPr="001F7D44" w:rsidTr="001F7D44">
        <w:trPr>
          <w:trHeight w:val="57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89" w:history="1">
              <w:r w:rsidRPr="001F7D44">
                <w:rPr>
                  <w:rStyle w:val="Hyperlink"/>
                  <w:rFonts w:ascii="Segoe UI" w:hAnsi="Segoe UI" w:cs="Segoe UI"/>
                  <w:color w:val="0366D6"/>
                  <w:sz w:val="24"/>
                </w:rPr>
                <w:t>Text-and-Annotation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text and annotation in Matplotlib.</w:t>
            </w:r>
          </w:p>
        </w:tc>
      </w:tr>
      <w:tr w:rsidR="00A602BD" w:rsidRPr="001F7D44" w:rsidTr="001F7D44">
        <w:trPr>
          <w:trHeight w:val="5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0" w:history="1">
              <w:r w:rsidRPr="001F7D44">
                <w:rPr>
                  <w:rStyle w:val="Hyperlink"/>
                  <w:rFonts w:ascii="Segoe UI" w:hAnsi="Segoe UI" w:cs="Segoe UI"/>
                  <w:color w:val="0366D6"/>
                  <w:sz w:val="24"/>
                </w:rPr>
                <w:t>Customizing-Ticks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customizing ticks in Matplotlib.</w:t>
            </w:r>
          </w:p>
        </w:tc>
      </w:tr>
      <w:tr w:rsidR="00A602BD" w:rsidRPr="001F7D44" w:rsidTr="001F7D44">
        <w:trPr>
          <w:trHeight w:val="90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1" w:history="1">
              <w:r w:rsidRPr="001F7D44">
                <w:rPr>
                  <w:rStyle w:val="Hyperlink"/>
                  <w:rFonts w:ascii="Segoe UI" w:hAnsi="Segoe UI" w:cs="Segoe UI"/>
                  <w:color w:val="0366D6"/>
                  <w:sz w:val="24"/>
                </w:rPr>
                <w:t>Settings-and-Stylesheets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customizing Matplotlib: configurations and stylesheets.</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2" w:history="1">
              <w:r w:rsidRPr="001F7D44">
                <w:rPr>
                  <w:rStyle w:val="Hyperlink"/>
                  <w:rFonts w:ascii="Segoe UI" w:hAnsi="Segoe UI" w:cs="Segoe UI"/>
                  <w:color w:val="0366D6"/>
                  <w:sz w:val="24"/>
                </w:rPr>
                <w:t>Three-Dimensional-Plotting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three-dimensional plotting in Matplotlib.</w:t>
            </w:r>
          </w:p>
        </w:tc>
      </w:tr>
      <w:tr w:rsidR="00A602BD" w:rsidRPr="001F7D44" w:rsidTr="001F7D44">
        <w:trPr>
          <w:trHeight w:val="90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3" w:history="1">
              <w:r w:rsidRPr="001F7D44">
                <w:rPr>
                  <w:rStyle w:val="Hyperlink"/>
                  <w:rFonts w:ascii="Segoe UI" w:hAnsi="Segoe UI" w:cs="Segoe UI"/>
                  <w:color w:val="0366D6"/>
                  <w:sz w:val="24"/>
                </w:rPr>
                <w:t>Geographic-Data-With-Basemap</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geographic data with basemap in Matplotlib.</w:t>
            </w:r>
          </w:p>
        </w:tc>
      </w:tr>
      <w:tr w:rsidR="00A602BD" w:rsidRPr="001F7D44" w:rsidTr="001F7D44">
        <w:trPr>
          <w:trHeight w:val="9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4" w:history="1">
              <w:r w:rsidRPr="001F7D44">
                <w:rPr>
                  <w:rStyle w:val="Hyperlink"/>
                  <w:rFonts w:ascii="Segoe UI" w:hAnsi="Segoe UI" w:cs="Segoe UI"/>
                  <w:color w:val="0366D6"/>
                  <w:sz w:val="24"/>
                </w:rPr>
                <w:t>Visualization-With-Seaborn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visualization with Seaborn.</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2505075" cy="855980"/>
            <wp:effectExtent l="0" t="0" r="9525" b="1270"/>
            <wp:docPr id="7" name="Picture 7" descr="https://raw.githubusercontent.com/donnemartin/data-science-ipython-notebooks/master/images/numpy.png">
              <a:hlinkClick xmlns:a="http://schemas.openxmlformats.org/drawingml/2006/main" r:id="rId20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aw.githubusercontent.com/donnemartin/data-science-ipython-notebooks/master/images/numpy.png">
                      <a:hlinkClick r:id="rId2095" tgtFrame="&quot;_blank&quot;"/>
                    </pic:cNvPr>
                    <pic:cNvPicPr>
                      <a:picLocks noChangeAspect="1" noChangeArrowheads="1"/>
                    </pic:cNvPicPr>
                  </pic:nvPicPr>
                  <pic:blipFill>
                    <a:blip r:embed="rId2096">
                      <a:extLst>
                        <a:ext uri="{28A0092B-C50C-407E-A947-70E740481C1C}">
                          <a14:useLocalDpi xmlns:a14="http://schemas.microsoft.com/office/drawing/2010/main" val="0"/>
                        </a:ext>
                      </a:extLst>
                    </a:blip>
                    <a:srcRect/>
                    <a:stretch>
                      <a:fillRect/>
                    </a:stretch>
                  </pic:blipFill>
                  <pic:spPr bwMode="auto">
                    <a:xfrm>
                      <a:off x="0" y="0"/>
                      <a:ext cx="2505075" cy="855980"/>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7" w:name="_Toc494530849"/>
      <w:r w:rsidRPr="001F7D44">
        <w:rPr>
          <w:rFonts w:ascii="Segoe UI" w:hAnsi="Segoe UI" w:cs="Segoe UI"/>
          <w:color w:val="24292E"/>
          <w:sz w:val="38"/>
        </w:rPr>
        <w:t>numpy</w:t>
      </w:r>
      <w:bookmarkEnd w:id="157"/>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NumPy functionality.</w:t>
      </w:r>
    </w:p>
    <w:tbl>
      <w:tblPr>
        <w:tblW w:w="9982" w:type="dxa"/>
        <w:tblCellMar>
          <w:top w:w="15" w:type="dxa"/>
          <w:left w:w="15" w:type="dxa"/>
          <w:bottom w:w="15" w:type="dxa"/>
          <w:right w:w="15" w:type="dxa"/>
        </w:tblCellMar>
        <w:tblLook w:val="04A0" w:firstRow="1" w:lastRow="0" w:firstColumn="1" w:lastColumn="0" w:noHBand="0" w:noVBand="1"/>
      </w:tblPr>
      <w:tblGrid>
        <w:gridCol w:w="2805"/>
        <w:gridCol w:w="7177"/>
      </w:tblGrid>
      <w:tr w:rsidR="00A602BD" w:rsidRPr="001F7D44" w:rsidTr="001F7D44">
        <w:trPr>
          <w:trHeight w:val="61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98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7" w:history="1">
              <w:r w:rsidRPr="001F7D44">
                <w:rPr>
                  <w:rStyle w:val="Hyperlink"/>
                  <w:rFonts w:ascii="Segoe UI" w:hAnsi="Segoe UI" w:cs="Segoe UI"/>
                  <w:color w:val="0366D6"/>
                  <w:sz w:val="24"/>
                </w:rPr>
                <w:t>numpy</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Adds Python support for large, multi-dimensional arrays and matrices, along with a large library of high-level mathematical functions to operate on these arrays.</w:t>
            </w:r>
          </w:p>
        </w:tc>
      </w:tr>
      <w:tr w:rsidR="00A602BD" w:rsidRPr="001F7D44" w:rsidTr="001F7D44">
        <w:trPr>
          <w:trHeight w:val="6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8" w:history="1">
              <w:r w:rsidRPr="001F7D44">
                <w:rPr>
                  <w:rStyle w:val="Hyperlink"/>
                  <w:rFonts w:ascii="Segoe UI" w:hAnsi="Segoe UI" w:cs="Segoe UI"/>
                  <w:color w:val="0366D6"/>
                  <w:sz w:val="24"/>
                </w:rPr>
                <w:t>Introduction-to-NumPy</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Introduction to NumPy.</w:t>
            </w:r>
          </w:p>
        </w:tc>
      </w:tr>
      <w:tr w:rsidR="00A602BD" w:rsidRPr="001F7D44" w:rsidTr="001F7D44">
        <w:trPr>
          <w:trHeight w:val="62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099" w:history="1">
              <w:r w:rsidRPr="001F7D44">
                <w:rPr>
                  <w:rStyle w:val="Hyperlink"/>
                  <w:rFonts w:ascii="Segoe UI" w:hAnsi="Segoe UI" w:cs="Segoe UI"/>
                  <w:color w:val="0366D6"/>
                  <w:sz w:val="24"/>
                </w:rPr>
                <w:t>Understanding-Data-Types</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data types in Python.</w:t>
            </w:r>
          </w:p>
        </w:tc>
      </w:tr>
      <w:tr w:rsidR="00A602BD" w:rsidRPr="001F7D44" w:rsidTr="001F7D44">
        <w:trPr>
          <w:trHeight w:val="97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0" w:history="1">
              <w:r w:rsidRPr="001F7D44">
                <w:rPr>
                  <w:rStyle w:val="Hyperlink"/>
                  <w:rFonts w:ascii="Segoe UI" w:hAnsi="Segoe UI" w:cs="Segoe UI"/>
                  <w:color w:val="0366D6"/>
                  <w:sz w:val="24"/>
                </w:rPr>
                <w:t>The-Basics-Of-NumPy-Arrays</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the basics of NumPy arrays.</w:t>
            </w:r>
          </w:p>
        </w:tc>
      </w:tr>
      <w:tr w:rsidR="00A602BD" w:rsidRPr="001F7D44" w:rsidTr="001F7D44">
        <w:trPr>
          <w:trHeight w:val="98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1" w:history="1">
              <w:r w:rsidRPr="001F7D44">
                <w:rPr>
                  <w:rStyle w:val="Hyperlink"/>
                  <w:rFonts w:ascii="Segoe UI" w:hAnsi="Segoe UI" w:cs="Segoe UI"/>
                  <w:color w:val="0366D6"/>
                  <w:sz w:val="24"/>
                </w:rPr>
                <w:t>Computation-on-arrays-ufuncs</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computations on NumPy arrays: universal functions.</w:t>
            </w:r>
          </w:p>
        </w:tc>
      </w:tr>
      <w:tr w:rsidR="00A602BD" w:rsidRPr="001F7D44" w:rsidTr="001F7D44">
        <w:trPr>
          <w:trHeight w:val="97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2" w:history="1">
              <w:r w:rsidRPr="001F7D44">
                <w:rPr>
                  <w:rStyle w:val="Hyperlink"/>
                  <w:rFonts w:ascii="Segoe UI" w:hAnsi="Segoe UI" w:cs="Segoe UI"/>
                  <w:color w:val="0366D6"/>
                  <w:sz w:val="24"/>
                </w:rPr>
                <w:t>Computation-on-arrays-aggregates</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aggregations: min, max, and everything in between in NumPy.</w:t>
            </w:r>
          </w:p>
        </w:tc>
      </w:tr>
      <w:tr w:rsidR="00A602BD" w:rsidRPr="001F7D44" w:rsidTr="001F7D44">
        <w:trPr>
          <w:trHeight w:val="98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3" w:history="1">
              <w:r w:rsidRPr="001F7D44">
                <w:rPr>
                  <w:rStyle w:val="Hyperlink"/>
                  <w:rFonts w:ascii="Segoe UI" w:hAnsi="Segoe UI" w:cs="Segoe UI"/>
                  <w:color w:val="0366D6"/>
                  <w:sz w:val="24"/>
                </w:rPr>
                <w:t>Computation-on-arrays-broadcasting</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computation on arrays: broadcasting in NumPy.</w:t>
            </w:r>
          </w:p>
        </w:tc>
      </w:tr>
      <w:tr w:rsidR="00A602BD" w:rsidRPr="001F7D44" w:rsidTr="001F7D44">
        <w:trPr>
          <w:trHeight w:val="6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4" w:history="1">
              <w:r w:rsidRPr="001F7D44">
                <w:rPr>
                  <w:rStyle w:val="Hyperlink"/>
                  <w:rFonts w:ascii="Segoe UI" w:hAnsi="Segoe UI" w:cs="Segoe UI"/>
                  <w:color w:val="0366D6"/>
                  <w:sz w:val="24"/>
                </w:rPr>
                <w:t>Boolean-Arrays-and-Masks</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comparisons, masks, and boolean logic in NumPy.</w:t>
            </w:r>
          </w:p>
        </w:tc>
      </w:tr>
      <w:tr w:rsidR="00A602BD" w:rsidRPr="001F7D44" w:rsidTr="001F7D44">
        <w:trPr>
          <w:trHeight w:val="6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5" w:history="1">
              <w:r w:rsidRPr="001F7D44">
                <w:rPr>
                  <w:rStyle w:val="Hyperlink"/>
                  <w:rFonts w:ascii="Segoe UI" w:hAnsi="Segoe UI" w:cs="Segoe UI"/>
                  <w:color w:val="0366D6"/>
                  <w:sz w:val="24"/>
                </w:rPr>
                <w:t>Fancy-Indexing</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fancy indexing in NumPy.</w:t>
            </w:r>
          </w:p>
        </w:tc>
      </w:tr>
      <w:tr w:rsidR="00A602BD" w:rsidRPr="001F7D44" w:rsidTr="001F7D44">
        <w:trPr>
          <w:trHeight w:val="62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6" w:history="1">
              <w:r w:rsidRPr="001F7D44">
                <w:rPr>
                  <w:rStyle w:val="Hyperlink"/>
                  <w:rFonts w:ascii="Segoe UI" w:hAnsi="Segoe UI" w:cs="Segoe UI"/>
                  <w:color w:val="0366D6"/>
                  <w:sz w:val="24"/>
                </w:rPr>
                <w:t>Sorting</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sorting arrays in NumPy.</w:t>
            </w:r>
          </w:p>
        </w:tc>
      </w:tr>
      <w:tr w:rsidR="00A602BD" w:rsidRPr="001F7D44" w:rsidTr="001F7D44">
        <w:trPr>
          <w:trHeight w:val="6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07" w:history="1">
              <w:r w:rsidRPr="001F7D44">
                <w:rPr>
                  <w:rStyle w:val="Hyperlink"/>
                  <w:rFonts w:ascii="Segoe UI" w:hAnsi="Segoe UI" w:cs="Segoe UI"/>
                  <w:color w:val="0366D6"/>
                  <w:sz w:val="24"/>
                </w:rPr>
                <w:t>Structured-Data-NumPy</w:t>
              </w:r>
            </w:hyperlink>
          </w:p>
        </w:tc>
        <w:tc>
          <w:tcPr>
            <w:tcW w:w="71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structured data: NumPy's structured arrays.</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4228465" cy="1426845"/>
            <wp:effectExtent l="0" t="0" r="635" b="1905"/>
            <wp:docPr id="6" name="Picture 6" descr="https://raw.githubusercontent.com/donnemartin/data-science-ipython-notebooks/master/images/python.png">
              <a:hlinkClick xmlns:a="http://schemas.openxmlformats.org/drawingml/2006/main" r:id="rId2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donnemartin/data-science-ipython-notebooks/master/images/python.png">
                      <a:hlinkClick r:id="rId2108" tgtFrame="&quot;_blank&quot;"/>
                    </pic:cNvPr>
                    <pic:cNvPicPr>
                      <a:picLocks noChangeAspect="1" noChangeArrowheads="1"/>
                    </pic:cNvPicPr>
                  </pic:nvPicPr>
                  <pic:blipFill>
                    <a:blip r:embed="rId2109">
                      <a:extLst>
                        <a:ext uri="{28A0092B-C50C-407E-A947-70E740481C1C}">
                          <a14:useLocalDpi xmlns:a14="http://schemas.microsoft.com/office/drawing/2010/main" val="0"/>
                        </a:ext>
                      </a:extLst>
                    </a:blip>
                    <a:srcRect/>
                    <a:stretch>
                      <a:fillRect/>
                    </a:stretch>
                  </pic:blipFill>
                  <pic:spPr bwMode="auto">
                    <a:xfrm>
                      <a:off x="0" y="0"/>
                      <a:ext cx="4228465" cy="142684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8" w:name="_Toc494530850"/>
      <w:r w:rsidRPr="001F7D44">
        <w:rPr>
          <w:rFonts w:ascii="Segoe UI" w:hAnsi="Segoe UI" w:cs="Segoe UI"/>
          <w:color w:val="24292E"/>
          <w:sz w:val="38"/>
        </w:rPr>
        <w:t>python-data</w:t>
      </w:r>
      <w:bookmarkEnd w:id="158"/>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Python functionality geared towards data analysis.</w:t>
      </w:r>
    </w:p>
    <w:tbl>
      <w:tblPr>
        <w:tblW w:w="9651" w:type="dxa"/>
        <w:tblCellMar>
          <w:top w:w="15" w:type="dxa"/>
          <w:left w:w="15" w:type="dxa"/>
          <w:bottom w:w="15" w:type="dxa"/>
          <w:right w:w="15" w:type="dxa"/>
        </w:tblCellMar>
        <w:tblLook w:val="04A0" w:firstRow="1" w:lastRow="0" w:firstColumn="1" w:lastColumn="0" w:noHBand="0" w:noVBand="1"/>
      </w:tblPr>
      <w:tblGrid>
        <w:gridCol w:w="1893"/>
        <w:gridCol w:w="7758"/>
      </w:tblGrid>
      <w:tr w:rsidR="00A602BD" w:rsidRPr="001F7D44" w:rsidTr="001F7D44">
        <w:trPr>
          <w:trHeight w:val="60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61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0" w:history="1">
              <w:r w:rsidRPr="001F7D44">
                <w:rPr>
                  <w:rStyle w:val="Hyperlink"/>
                  <w:rFonts w:ascii="Segoe UI" w:hAnsi="Segoe UI" w:cs="Segoe UI"/>
                  <w:color w:val="0366D6"/>
                  <w:sz w:val="24"/>
                </w:rPr>
                <w:t>data structures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Python basics with tuples, lists, dicts, sets.</w:t>
            </w:r>
          </w:p>
        </w:tc>
      </w:tr>
      <w:tr w:rsidR="00A602BD" w:rsidRPr="001F7D44" w:rsidTr="001F7D44">
        <w:trPr>
          <w:trHeight w:val="95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1" w:history="1">
              <w:r w:rsidRPr="001F7D44">
                <w:rPr>
                  <w:rStyle w:val="Hyperlink"/>
                  <w:rFonts w:ascii="Segoe UI" w:hAnsi="Segoe UI" w:cs="Segoe UI"/>
                  <w:color w:val="0366D6"/>
                  <w:sz w:val="24"/>
                </w:rPr>
                <w:t>data structure utilities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Python operations such as slice, range, xrange, bisect, sort, sorted, reversed, enumerate, zip, list comprehensions.</w:t>
            </w:r>
          </w:p>
        </w:tc>
      </w:tr>
      <w:tr w:rsidR="00A602BD" w:rsidRPr="001F7D44" w:rsidTr="001F7D44">
        <w:trPr>
          <w:trHeight w:val="97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2" w:history="1">
              <w:r w:rsidRPr="001F7D44">
                <w:rPr>
                  <w:rStyle w:val="Hyperlink"/>
                  <w:rFonts w:ascii="Segoe UI" w:hAnsi="Segoe UI" w:cs="Segoe UI"/>
                  <w:color w:val="0366D6"/>
                  <w:sz w:val="24"/>
                </w:rPr>
                <w:t>functions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more advanced Python features: Functions as objects, lambda functions, closures, *args, **kwargs currying, generators, generator expressions, itertools.</w:t>
            </w:r>
          </w:p>
        </w:tc>
      </w:tr>
      <w:tr w:rsidR="00A602BD" w:rsidRPr="001F7D44" w:rsidTr="001F7D44">
        <w:trPr>
          <w:trHeight w:val="60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3" w:history="1">
              <w:r w:rsidRPr="001F7D44">
                <w:rPr>
                  <w:rStyle w:val="Hyperlink"/>
                  <w:rFonts w:ascii="Segoe UI" w:hAnsi="Segoe UI" w:cs="Segoe UI"/>
                  <w:color w:val="0366D6"/>
                  <w:sz w:val="24"/>
                </w:rPr>
                <w:t>datetime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how to work with Python dates and times: datetime, strftime, strptime, timedelta.</w:t>
            </w:r>
          </w:p>
        </w:tc>
      </w:tr>
      <w:tr w:rsidR="00A602BD" w:rsidRPr="001F7D44" w:rsidTr="001F7D44">
        <w:trPr>
          <w:trHeight w:val="60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4" w:history="1">
              <w:r w:rsidRPr="001F7D44">
                <w:rPr>
                  <w:rStyle w:val="Hyperlink"/>
                  <w:rFonts w:ascii="Segoe UI" w:hAnsi="Segoe UI" w:cs="Segoe UI"/>
                  <w:color w:val="0366D6"/>
                  <w:sz w:val="24"/>
                </w:rPr>
                <w:t>logging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about Python logging with RotatingFileHandler and TimedRotatingFileHandler.</w:t>
            </w:r>
          </w:p>
        </w:tc>
      </w:tr>
      <w:tr w:rsidR="00A602BD" w:rsidRPr="001F7D44" w:rsidTr="001F7D44">
        <w:trPr>
          <w:trHeight w:val="61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5" w:history="1">
              <w:r w:rsidRPr="001F7D44">
                <w:rPr>
                  <w:rStyle w:val="Hyperlink"/>
                  <w:rFonts w:ascii="Segoe UI" w:hAnsi="Segoe UI" w:cs="Segoe UI"/>
                  <w:color w:val="0366D6"/>
                  <w:sz w:val="24"/>
                </w:rPr>
                <w:t>pdb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how to debug in Python with the interactive source code debugger.</w:t>
            </w:r>
          </w:p>
        </w:tc>
      </w:tr>
      <w:tr w:rsidR="00A602BD" w:rsidRPr="001F7D44" w:rsidTr="001F7D44">
        <w:trPr>
          <w:trHeight w:val="61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16" w:history="1">
              <w:r w:rsidRPr="001F7D44">
                <w:rPr>
                  <w:rStyle w:val="Hyperlink"/>
                  <w:rFonts w:ascii="Segoe UI" w:hAnsi="Segoe UI" w:cs="Segoe UI"/>
                  <w:color w:val="0366D6"/>
                  <w:sz w:val="24"/>
                </w:rPr>
                <w:t>unit tests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Learn how to test in Python with Nose unit tests.</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1527810" cy="570865"/>
            <wp:effectExtent l="0" t="0" r="0" b="635"/>
            <wp:docPr id="5" name="Picture 5" descr="https://raw.githubusercontent.com/donnemartin/data-science-ipython-notebooks/master/images/kaggle.png">
              <a:hlinkClick xmlns:a="http://schemas.openxmlformats.org/drawingml/2006/main" r:id="rId2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raw.githubusercontent.com/donnemartin/data-science-ipython-notebooks/master/images/kaggle.png">
                      <a:hlinkClick r:id="rId2117" tgtFrame="&quot;_blank&quot;"/>
                    </pic:cNvPr>
                    <pic:cNvPicPr>
                      <a:picLocks noChangeAspect="1" noChangeArrowheads="1"/>
                    </pic:cNvPicPr>
                  </pic:nvPicPr>
                  <pic:blipFill>
                    <a:blip r:embed="rId2118">
                      <a:extLst>
                        <a:ext uri="{28A0092B-C50C-407E-A947-70E740481C1C}">
                          <a14:useLocalDpi xmlns:a14="http://schemas.microsoft.com/office/drawing/2010/main" val="0"/>
                        </a:ext>
                      </a:extLst>
                    </a:blip>
                    <a:srcRect/>
                    <a:stretch>
                      <a:fillRect/>
                    </a:stretch>
                  </pic:blipFill>
                  <pic:spPr bwMode="auto">
                    <a:xfrm>
                      <a:off x="0" y="0"/>
                      <a:ext cx="1527810" cy="57086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59" w:name="_Toc494530851"/>
      <w:r w:rsidRPr="001F7D44">
        <w:rPr>
          <w:rFonts w:ascii="Segoe UI" w:hAnsi="Segoe UI" w:cs="Segoe UI"/>
          <w:color w:val="24292E"/>
          <w:sz w:val="38"/>
        </w:rPr>
        <w:t>kaggle-and-business-analyses</w:t>
      </w:r>
      <w:bookmarkEnd w:id="159"/>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used in </w:t>
      </w:r>
      <w:hyperlink r:id="rId2119" w:history="1">
        <w:r w:rsidRPr="001F7D44">
          <w:rPr>
            <w:rStyle w:val="Hyperlink"/>
            <w:rFonts w:ascii="Segoe UI" w:hAnsi="Segoe UI" w:cs="Segoe UI"/>
            <w:color w:val="0366D6"/>
            <w:sz w:val="26"/>
          </w:rPr>
          <w:t>kaggle</w:t>
        </w:r>
      </w:hyperlink>
      <w:r w:rsidRPr="001F7D44">
        <w:rPr>
          <w:rFonts w:ascii="Segoe UI" w:hAnsi="Segoe UI" w:cs="Segoe UI"/>
          <w:color w:val="24292E"/>
          <w:sz w:val="26"/>
        </w:rPr>
        <w:t> competitions and business analyses.</w:t>
      </w:r>
    </w:p>
    <w:tbl>
      <w:tblPr>
        <w:tblW w:w="9973" w:type="dxa"/>
        <w:tblCellMar>
          <w:top w:w="15" w:type="dxa"/>
          <w:left w:w="15" w:type="dxa"/>
          <w:bottom w:w="15" w:type="dxa"/>
          <w:right w:w="15" w:type="dxa"/>
        </w:tblCellMar>
        <w:tblLook w:val="04A0" w:firstRow="1" w:lastRow="0" w:firstColumn="1" w:lastColumn="0" w:noHBand="0" w:noVBand="1"/>
      </w:tblPr>
      <w:tblGrid>
        <w:gridCol w:w="1600"/>
        <w:gridCol w:w="8373"/>
      </w:tblGrid>
      <w:tr w:rsidR="00A602BD" w:rsidRPr="001F7D44" w:rsidTr="001F7D44">
        <w:trPr>
          <w:trHeight w:val="646"/>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65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20" w:history="1">
              <w:r w:rsidRPr="001F7D44">
                <w:rPr>
                  <w:rStyle w:val="Hyperlink"/>
                  <w:rFonts w:ascii="Segoe UI" w:hAnsi="Segoe UI" w:cs="Segoe UI"/>
                  <w:color w:val="0366D6"/>
                  <w:sz w:val="24"/>
                </w:rPr>
                <w:t>titanic</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Predict survival on the Titanic. Learn data cleaning, exploratory data analysis, and machine learning.</w:t>
            </w:r>
          </w:p>
        </w:tc>
      </w:tr>
      <w:tr w:rsidR="00A602BD" w:rsidRPr="001F7D44" w:rsidTr="001F7D44">
        <w:trPr>
          <w:trHeight w:val="141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21" w:history="1">
              <w:r w:rsidRPr="001F7D44">
                <w:rPr>
                  <w:rStyle w:val="Hyperlink"/>
                  <w:rFonts w:ascii="Segoe UI" w:hAnsi="Segoe UI" w:cs="Segoe UI"/>
                  <w:color w:val="0366D6"/>
                  <w:sz w:val="24"/>
                </w:rPr>
                <w:t>churn-analysis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Predict customer churn. Exercise logistic regression, gradient boosting classifers, support vector machines, random forests, and k-nearest-neighbors. Includes discussions of confusion matrices, ROC plots, feature importances, prediction probabilities, and calibration/descrimination.</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1828800" cy="951230"/>
            <wp:effectExtent l="0" t="0" r="0" b="1270"/>
            <wp:docPr id="4" name="Picture 4" descr="https://raw.githubusercontent.com/donnemartin/data-science-ipython-notebooks/master/images/spark.png">
              <a:hlinkClick xmlns:a="http://schemas.openxmlformats.org/drawingml/2006/main" r:id="rId2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donnemartin/data-science-ipython-notebooks/master/images/spark.png">
                      <a:hlinkClick r:id="rId2122" tgtFrame="&quot;_blank&quot;"/>
                    </pic:cNvPr>
                    <pic:cNvPicPr>
                      <a:picLocks noChangeAspect="1" noChangeArrowheads="1"/>
                    </pic:cNvPicPr>
                  </pic:nvPicPr>
                  <pic:blipFill>
                    <a:blip r:embed="rId2123">
                      <a:extLst>
                        <a:ext uri="{28A0092B-C50C-407E-A947-70E740481C1C}">
                          <a14:useLocalDpi xmlns:a14="http://schemas.microsoft.com/office/drawing/2010/main" val="0"/>
                        </a:ext>
                      </a:extLst>
                    </a:blip>
                    <a:srcRect/>
                    <a:stretch>
                      <a:fillRect/>
                    </a:stretch>
                  </pic:blipFill>
                  <pic:spPr bwMode="auto">
                    <a:xfrm>
                      <a:off x="0" y="0"/>
                      <a:ext cx="1828800" cy="951230"/>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0" w:name="_Toc494530852"/>
      <w:r w:rsidRPr="001F7D44">
        <w:rPr>
          <w:rFonts w:ascii="Segoe UI" w:hAnsi="Segoe UI" w:cs="Segoe UI"/>
          <w:color w:val="24292E"/>
          <w:sz w:val="38"/>
        </w:rPr>
        <w:t>spark</w:t>
      </w:r>
      <w:bookmarkEnd w:id="160"/>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spark and HDFS functionality.</w:t>
      </w:r>
    </w:p>
    <w:tbl>
      <w:tblPr>
        <w:tblW w:w="9973" w:type="dxa"/>
        <w:tblCellMar>
          <w:top w:w="15" w:type="dxa"/>
          <w:left w:w="15" w:type="dxa"/>
          <w:bottom w:w="15" w:type="dxa"/>
          <w:right w:w="15" w:type="dxa"/>
        </w:tblCellMar>
        <w:tblLook w:val="04A0" w:firstRow="1" w:lastRow="0" w:firstColumn="1" w:lastColumn="0" w:noHBand="0" w:noVBand="1"/>
      </w:tblPr>
      <w:tblGrid>
        <w:gridCol w:w="1527"/>
        <w:gridCol w:w="8446"/>
      </w:tblGrid>
      <w:tr w:rsidR="00A602BD" w:rsidRPr="001F7D44" w:rsidTr="001F7D44">
        <w:trPr>
          <w:trHeight w:val="60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96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24" w:history="1">
              <w:r w:rsidRPr="001F7D44">
                <w:rPr>
                  <w:rStyle w:val="Hyperlink"/>
                  <w:rFonts w:ascii="Segoe UI" w:hAnsi="Segoe UI" w:cs="Segoe UI"/>
                  <w:color w:val="0366D6"/>
                  <w:sz w:val="24"/>
                </w:rPr>
                <w:t>spark</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In-memory cluster computing framework, up to 100 times faster for certain applications and is well suited for machine learning algorithms.</w:t>
            </w:r>
          </w:p>
        </w:tc>
      </w:tr>
      <w:tr w:rsidR="00A602BD" w:rsidRPr="001F7D44" w:rsidTr="001F7D44">
        <w:trPr>
          <w:trHeight w:val="61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25" w:history="1">
              <w:r w:rsidRPr="001F7D44">
                <w:rPr>
                  <w:rStyle w:val="Hyperlink"/>
                  <w:rFonts w:ascii="Segoe UI" w:hAnsi="Segoe UI" w:cs="Segoe UI"/>
                  <w:color w:val="0366D6"/>
                  <w:sz w:val="24"/>
                </w:rPr>
                <w:t>hdfs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Reliably stores very large files across machines in a large cluster.</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2468245" cy="1426845"/>
            <wp:effectExtent l="0" t="0" r="8255" b="1905"/>
            <wp:docPr id="3" name="Picture 3" descr="https://raw.githubusercontent.com/donnemartin/data-science-ipython-notebooks/master/images/mrjob.png">
              <a:hlinkClick xmlns:a="http://schemas.openxmlformats.org/drawingml/2006/main" r:id="rId2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raw.githubusercontent.com/donnemartin/data-science-ipython-notebooks/master/images/mrjob.png">
                      <a:hlinkClick r:id="rId2126" tgtFrame="&quot;_blank&quot;"/>
                    </pic:cNvPr>
                    <pic:cNvPicPr>
                      <a:picLocks noChangeAspect="1" noChangeArrowheads="1"/>
                    </pic:cNvPicPr>
                  </pic:nvPicPr>
                  <pic:blipFill>
                    <a:blip r:embed="rId2127">
                      <a:extLst>
                        <a:ext uri="{28A0092B-C50C-407E-A947-70E740481C1C}">
                          <a14:useLocalDpi xmlns:a14="http://schemas.microsoft.com/office/drawing/2010/main" val="0"/>
                        </a:ext>
                      </a:extLst>
                    </a:blip>
                    <a:srcRect/>
                    <a:stretch>
                      <a:fillRect/>
                    </a:stretch>
                  </pic:blipFill>
                  <pic:spPr bwMode="auto">
                    <a:xfrm>
                      <a:off x="0" y="0"/>
                      <a:ext cx="2468245" cy="142684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1" w:name="_Toc494530853"/>
      <w:r w:rsidRPr="001F7D44">
        <w:rPr>
          <w:rFonts w:ascii="Segoe UI" w:hAnsi="Segoe UI" w:cs="Segoe UI"/>
          <w:color w:val="24292E"/>
          <w:sz w:val="38"/>
        </w:rPr>
        <w:t>mapreduce-python</w:t>
      </w:r>
      <w:bookmarkEnd w:id="161"/>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Hadoop MapReduce with mrjob functionality.</w:t>
      </w:r>
    </w:p>
    <w:tbl>
      <w:tblPr>
        <w:tblW w:w="9773" w:type="dxa"/>
        <w:tblCellMar>
          <w:top w:w="15" w:type="dxa"/>
          <w:left w:w="15" w:type="dxa"/>
          <w:bottom w:w="15" w:type="dxa"/>
          <w:right w:w="15" w:type="dxa"/>
        </w:tblCellMar>
        <w:tblLook w:val="04A0" w:firstRow="1" w:lastRow="0" w:firstColumn="1" w:lastColumn="0" w:noHBand="0" w:noVBand="1"/>
      </w:tblPr>
      <w:tblGrid>
        <w:gridCol w:w="1836"/>
        <w:gridCol w:w="7937"/>
      </w:tblGrid>
      <w:tr w:rsidR="00A602BD" w:rsidRPr="001F7D44" w:rsidTr="001F7D44">
        <w:trPr>
          <w:trHeight w:val="73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1F7D44">
        <w:trPr>
          <w:trHeight w:val="160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28" w:history="1">
              <w:r w:rsidRPr="001F7D44">
                <w:rPr>
                  <w:rStyle w:val="Hyperlink"/>
                  <w:rFonts w:ascii="Segoe UI" w:hAnsi="Segoe UI" w:cs="Segoe UI"/>
                  <w:color w:val="0366D6"/>
                  <w:sz w:val="24"/>
                </w:rPr>
                <w:t>mapreduce-python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Runs MapReduce jobs in Python, executing jobs locally or on Hadoop clusters. Demonstrates Hadoop Streaming in Python code with unit test and </w:t>
            </w:r>
            <w:hyperlink r:id="rId2129" w:history="1">
              <w:r w:rsidRPr="001F7D44">
                <w:rPr>
                  <w:rStyle w:val="Hyperlink"/>
                  <w:rFonts w:ascii="Segoe UI" w:hAnsi="Segoe UI" w:cs="Segoe UI"/>
                  <w:color w:val="0366D6"/>
                  <w:sz w:val="24"/>
                </w:rPr>
                <w:t>mrjob</w:t>
              </w:r>
            </w:hyperlink>
            <w:r w:rsidRPr="001F7D44">
              <w:rPr>
                <w:rFonts w:ascii="Segoe UI" w:hAnsi="Segoe UI" w:cs="Segoe UI"/>
                <w:color w:val="24292E"/>
                <w:sz w:val="24"/>
              </w:rPr>
              <w:t> config file to analyze Amazon S3 bucket logs on Elastic MapReduce. </w:t>
            </w:r>
            <w:hyperlink r:id="rId2130" w:history="1">
              <w:r w:rsidRPr="001F7D44">
                <w:rPr>
                  <w:rStyle w:val="Hyperlink"/>
                  <w:rFonts w:ascii="Segoe UI" w:hAnsi="Segoe UI" w:cs="Segoe UI"/>
                  <w:color w:val="0366D6"/>
                  <w:sz w:val="24"/>
                </w:rPr>
                <w:t>Disco</w:t>
              </w:r>
            </w:hyperlink>
            <w:r w:rsidRPr="001F7D44">
              <w:rPr>
                <w:rFonts w:ascii="Segoe UI" w:hAnsi="Segoe UI" w:cs="Segoe UI"/>
                <w:color w:val="24292E"/>
                <w:sz w:val="24"/>
              </w:rPr>
              <w:t> is another python-based alternative.</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2859405" cy="1189355"/>
            <wp:effectExtent l="0" t="0" r="0" b="0"/>
            <wp:docPr id="2" name="Picture 2" descr="https://raw.githubusercontent.com/donnemartin/data-science-ipython-notebooks/master/images/aws.png">
              <a:hlinkClick xmlns:a="http://schemas.openxmlformats.org/drawingml/2006/main" r:id="rId2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donnemartin/data-science-ipython-notebooks/master/images/aws.png">
                      <a:hlinkClick r:id="rId2131" tgtFrame="&quot;_blank&quot;"/>
                    </pic:cNvPr>
                    <pic:cNvPicPr>
                      <a:picLocks noChangeAspect="1" noChangeArrowheads="1"/>
                    </pic:cNvPicPr>
                  </pic:nvPicPr>
                  <pic:blipFill>
                    <a:blip r:embed="rId2132">
                      <a:extLst>
                        <a:ext uri="{28A0092B-C50C-407E-A947-70E740481C1C}">
                          <a14:useLocalDpi xmlns:a14="http://schemas.microsoft.com/office/drawing/2010/main" val="0"/>
                        </a:ext>
                      </a:extLst>
                    </a:blip>
                    <a:srcRect/>
                    <a:stretch>
                      <a:fillRect/>
                    </a:stretch>
                  </pic:blipFill>
                  <pic:spPr bwMode="auto">
                    <a:xfrm>
                      <a:off x="0" y="0"/>
                      <a:ext cx="2859405" cy="118935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2" w:name="_Toc494530854"/>
      <w:r w:rsidRPr="001F7D44">
        <w:rPr>
          <w:rFonts w:ascii="Segoe UI" w:hAnsi="Segoe UI" w:cs="Segoe UI"/>
          <w:color w:val="24292E"/>
          <w:sz w:val="38"/>
        </w:rPr>
        <w:t>aws</w:t>
      </w:r>
      <w:bookmarkEnd w:id="162"/>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Amazon Web Services (AWS) and AWS tools functionality.</w:t>
      </w:r>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Also check out:</w:t>
      </w:r>
    </w:p>
    <w:p w:rsidR="00A602BD" w:rsidRPr="001F7D44" w:rsidRDefault="00A602BD" w:rsidP="00A602BD">
      <w:pPr>
        <w:numPr>
          <w:ilvl w:val="0"/>
          <w:numId w:val="82"/>
        </w:numPr>
        <w:spacing w:before="100" w:beforeAutospacing="1" w:after="100" w:afterAutospacing="1" w:line="240" w:lineRule="auto"/>
        <w:rPr>
          <w:rFonts w:ascii="Segoe UI" w:hAnsi="Segoe UI" w:cs="Segoe UI"/>
          <w:color w:val="24292E"/>
          <w:sz w:val="24"/>
        </w:rPr>
      </w:pPr>
      <w:hyperlink r:id="rId2133" w:history="1">
        <w:r w:rsidRPr="001F7D44">
          <w:rPr>
            <w:rStyle w:val="Hyperlink"/>
            <w:rFonts w:ascii="Segoe UI" w:hAnsi="Segoe UI" w:cs="Segoe UI"/>
            <w:color w:val="0366D6"/>
            <w:sz w:val="24"/>
          </w:rPr>
          <w:t>SAWS</w:t>
        </w:r>
      </w:hyperlink>
      <w:r w:rsidRPr="001F7D44">
        <w:rPr>
          <w:rFonts w:ascii="Segoe UI" w:hAnsi="Segoe UI" w:cs="Segoe UI"/>
          <w:color w:val="24292E"/>
          <w:sz w:val="24"/>
        </w:rPr>
        <w:t>: A Supercharged AWS command line interface (CLI).</w:t>
      </w:r>
    </w:p>
    <w:p w:rsidR="00A602BD" w:rsidRPr="001F7D44" w:rsidRDefault="00A602BD" w:rsidP="00A602BD">
      <w:pPr>
        <w:numPr>
          <w:ilvl w:val="0"/>
          <w:numId w:val="82"/>
        </w:numPr>
        <w:spacing w:before="60" w:after="100" w:afterAutospacing="1" w:line="240" w:lineRule="auto"/>
        <w:rPr>
          <w:rFonts w:ascii="Segoe UI" w:hAnsi="Segoe UI" w:cs="Segoe UI"/>
          <w:color w:val="24292E"/>
          <w:sz w:val="24"/>
        </w:rPr>
      </w:pPr>
      <w:hyperlink r:id="rId2134" w:history="1">
        <w:r w:rsidRPr="001F7D44">
          <w:rPr>
            <w:rStyle w:val="Hyperlink"/>
            <w:rFonts w:ascii="Segoe UI" w:hAnsi="Segoe UI" w:cs="Segoe UI"/>
            <w:color w:val="0366D6"/>
            <w:sz w:val="24"/>
          </w:rPr>
          <w:t>Awesome AWS</w:t>
        </w:r>
      </w:hyperlink>
      <w:r w:rsidRPr="001F7D44">
        <w:rPr>
          <w:rFonts w:ascii="Segoe UI" w:hAnsi="Segoe UI" w:cs="Segoe UI"/>
          <w:color w:val="24292E"/>
          <w:sz w:val="24"/>
        </w:rPr>
        <w:t>: A curated list of libraries, open source repos, guides, blogs, and other resources.</w:t>
      </w:r>
    </w:p>
    <w:tbl>
      <w:tblPr>
        <w:tblW w:w="9973" w:type="dxa"/>
        <w:tblCellMar>
          <w:top w:w="15" w:type="dxa"/>
          <w:left w:w="15" w:type="dxa"/>
          <w:bottom w:w="15" w:type="dxa"/>
          <w:right w:w="15" w:type="dxa"/>
        </w:tblCellMar>
        <w:tblLook w:val="04A0" w:firstRow="1" w:lastRow="0" w:firstColumn="1" w:lastColumn="0" w:noHBand="0" w:noVBand="1"/>
      </w:tblPr>
      <w:tblGrid>
        <w:gridCol w:w="1676"/>
        <w:gridCol w:w="8297"/>
      </w:tblGrid>
      <w:tr w:rsidR="00A602BD" w:rsidRPr="001F7D44" w:rsidTr="00F526AB">
        <w:trPr>
          <w:trHeight w:val="59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F526AB">
        <w:trPr>
          <w:trHeight w:val="6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35" w:anchor="Boto" w:history="1">
              <w:r w:rsidRPr="001F7D44">
                <w:rPr>
                  <w:rStyle w:val="Hyperlink"/>
                  <w:rFonts w:ascii="Segoe UI" w:hAnsi="Segoe UI" w:cs="Segoe UI"/>
                  <w:color w:val="0366D6"/>
                  <w:sz w:val="24"/>
                </w:rPr>
                <w:t>boto</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Official AWS SDK for Python.</w:t>
            </w:r>
          </w:p>
        </w:tc>
      </w:tr>
      <w:tr w:rsidR="00A602BD" w:rsidRPr="001F7D44" w:rsidTr="00F526AB">
        <w:trPr>
          <w:trHeight w:val="59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36" w:anchor="s3cmd" w:history="1">
              <w:r w:rsidRPr="001F7D44">
                <w:rPr>
                  <w:rStyle w:val="Hyperlink"/>
                  <w:rFonts w:ascii="Segoe UI" w:hAnsi="Segoe UI" w:cs="Segoe UI"/>
                  <w:color w:val="0366D6"/>
                  <w:sz w:val="24"/>
                </w:rPr>
                <w:t>s3cmd</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Interacts with S3 through the command line.</w:t>
            </w:r>
          </w:p>
        </w:tc>
      </w:tr>
      <w:tr w:rsidR="00A602BD" w:rsidRPr="001F7D44" w:rsidTr="00F526AB">
        <w:trPr>
          <w:trHeight w:val="9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37" w:anchor="s3distcp" w:history="1">
              <w:r w:rsidRPr="001F7D44">
                <w:rPr>
                  <w:rStyle w:val="Hyperlink"/>
                  <w:rFonts w:ascii="Segoe UI" w:hAnsi="Segoe UI" w:cs="Segoe UI"/>
                  <w:color w:val="0366D6"/>
                  <w:sz w:val="24"/>
                </w:rPr>
                <w:t>s3distcp</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Combines smaller files and aggregates them together by taking in a pattern and target file. S3DistCp can also be used to transfer large volumes of data from S3 to your Hadoop cluster.</w:t>
            </w:r>
          </w:p>
        </w:tc>
      </w:tr>
      <w:tr w:rsidR="00A602BD" w:rsidRPr="001F7D44" w:rsidTr="00F526AB">
        <w:trPr>
          <w:trHeight w:val="941"/>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38" w:anchor="s3-parallel-put" w:history="1">
              <w:r w:rsidRPr="001F7D44">
                <w:rPr>
                  <w:rStyle w:val="Hyperlink"/>
                  <w:rFonts w:ascii="Segoe UI" w:hAnsi="Segoe UI" w:cs="Segoe UI"/>
                  <w:color w:val="0366D6"/>
                  <w:sz w:val="24"/>
                </w:rPr>
                <w:t>s3-parallel-put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Uploads multiple files to S3 in parallel.</w:t>
            </w:r>
          </w:p>
        </w:tc>
      </w:tr>
      <w:tr w:rsidR="00A602BD" w:rsidRPr="001F7D44" w:rsidTr="00F526AB">
        <w:trPr>
          <w:trHeight w:val="6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39" w:anchor="redshift" w:history="1">
              <w:r w:rsidRPr="001F7D44">
                <w:rPr>
                  <w:rStyle w:val="Hyperlink"/>
                  <w:rFonts w:ascii="Segoe UI" w:hAnsi="Segoe UI" w:cs="Segoe UI"/>
                  <w:color w:val="0366D6"/>
                  <w:sz w:val="24"/>
                </w:rPr>
                <w:t>redshift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Acts as a fast data warehouse built on top of technology from massive parallel processing (MPP).</w:t>
            </w:r>
          </w:p>
        </w:tc>
      </w:tr>
      <w:tr w:rsidR="00A602BD" w:rsidRPr="001F7D44" w:rsidTr="00F526AB">
        <w:trPr>
          <w:trHeight w:val="59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0" w:anchor="kinesis" w:history="1">
              <w:r w:rsidRPr="001F7D44">
                <w:rPr>
                  <w:rStyle w:val="Hyperlink"/>
                  <w:rFonts w:ascii="Segoe UI" w:hAnsi="Segoe UI" w:cs="Segoe UI"/>
                  <w:color w:val="0366D6"/>
                  <w:sz w:val="24"/>
                </w:rPr>
                <w:t>kinesis</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Streams data in real time with the ability to process thousands of data streams per second.</w:t>
            </w:r>
          </w:p>
        </w:tc>
      </w:tr>
      <w:tr w:rsidR="00A602BD" w:rsidRPr="001F7D44" w:rsidTr="00F526AB">
        <w:trPr>
          <w:trHeight w:val="6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1" w:anchor="lambda" w:history="1">
              <w:r w:rsidRPr="001F7D44">
                <w:rPr>
                  <w:rStyle w:val="Hyperlink"/>
                  <w:rFonts w:ascii="Segoe UI" w:hAnsi="Segoe UI" w:cs="Segoe UI"/>
                  <w:color w:val="0366D6"/>
                  <w:sz w:val="24"/>
                </w:rPr>
                <w:t>lambda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Runs code in response to events, automatically managing compute resources.</w:t>
            </w:r>
          </w:p>
        </w:tc>
      </w:tr>
    </w:tbl>
    <w:p w:rsidR="00A602BD" w:rsidRPr="001F7D44" w:rsidRDefault="00A602BD" w:rsidP="00A602BD">
      <w:pPr>
        <w:spacing w:after="0"/>
        <w:rPr>
          <w:rFonts w:ascii="Times New Roman" w:hAnsi="Times New Roman" w:cs="Times New Roman"/>
          <w:sz w:val="24"/>
        </w:rPr>
      </w:pPr>
      <w:r w:rsidRPr="001F7D44">
        <w:rPr>
          <w:rFonts w:ascii="Segoe UI" w:hAnsi="Segoe UI" w:cs="Segoe UI"/>
          <w:color w:val="24292E"/>
          <w:sz w:val="24"/>
        </w:rPr>
        <w:br/>
      </w:r>
    </w:p>
    <w:p w:rsidR="00A602BD" w:rsidRPr="001F7D44" w:rsidRDefault="00A602BD" w:rsidP="00A602BD">
      <w:pPr>
        <w:pStyle w:val="NormalWeb"/>
        <w:spacing w:before="0" w:beforeAutospacing="0" w:after="240" w:afterAutospacing="0"/>
        <w:jc w:val="center"/>
        <w:rPr>
          <w:rFonts w:ascii="Segoe UI" w:hAnsi="Segoe UI" w:cs="Segoe UI"/>
          <w:color w:val="24292E"/>
          <w:sz w:val="26"/>
        </w:rPr>
      </w:pPr>
      <w:r w:rsidRPr="001F7D44">
        <w:rPr>
          <w:rFonts w:ascii="Segoe UI" w:hAnsi="Segoe UI" w:cs="Segoe UI"/>
          <w:noProof/>
          <w:color w:val="0366D6"/>
          <w:sz w:val="26"/>
        </w:rPr>
        <w:drawing>
          <wp:inline distT="0" distB="0" distL="0" distR="0">
            <wp:extent cx="1580515" cy="1326515"/>
            <wp:effectExtent l="0" t="0" r="635" b="6985"/>
            <wp:docPr id="1" name="Picture 1" descr="https://raw.githubusercontent.com/donnemartin/data-science-ipython-notebooks/master/images/commands.png">
              <a:hlinkClick xmlns:a="http://schemas.openxmlformats.org/drawingml/2006/main" r:id="rId2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raw.githubusercontent.com/donnemartin/data-science-ipython-notebooks/master/images/commands.png">
                      <a:hlinkClick r:id="rId2142" tgtFrame="&quot;_blank&quot;"/>
                    </pic:cNvPr>
                    <pic:cNvPicPr>
                      <a:picLocks noChangeAspect="1" noChangeArrowheads="1"/>
                    </pic:cNvPicPr>
                  </pic:nvPicPr>
                  <pic:blipFill>
                    <a:blip r:embed="rId2143">
                      <a:extLst>
                        <a:ext uri="{28A0092B-C50C-407E-A947-70E740481C1C}">
                          <a14:useLocalDpi xmlns:a14="http://schemas.microsoft.com/office/drawing/2010/main" val="0"/>
                        </a:ext>
                      </a:extLst>
                    </a:blip>
                    <a:srcRect/>
                    <a:stretch>
                      <a:fillRect/>
                    </a:stretch>
                  </pic:blipFill>
                  <pic:spPr bwMode="auto">
                    <a:xfrm>
                      <a:off x="0" y="0"/>
                      <a:ext cx="1580515" cy="1326515"/>
                    </a:xfrm>
                    <a:prstGeom prst="rect">
                      <a:avLst/>
                    </a:prstGeom>
                    <a:noFill/>
                    <a:ln>
                      <a:noFill/>
                    </a:ln>
                  </pic:spPr>
                </pic:pic>
              </a:graphicData>
            </a:graphic>
          </wp:inline>
        </w:drawing>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3" w:name="_Toc494530855"/>
      <w:r w:rsidRPr="001F7D44">
        <w:rPr>
          <w:rFonts w:ascii="Segoe UI" w:hAnsi="Segoe UI" w:cs="Segoe UI"/>
          <w:color w:val="24292E"/>
          <w:sz w:val="38"/>
        </w:rPr>
        <w:t>commands</w:t>
      </w:r>
      <w:bookmarkEnd w:id="163"/>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various command lines for Linux, Git, etc.</w:t>
      </w:r>
    </w:p>
    <w:tbl>
      <w:tblPr>
        <w:tblW w:w="9962" w:type="dxa"/>
        <w:tblCellMar>
          <w:top w:w="15" w:type="dxa"/>
          <w:left w:w="15" w:type="dxa"/>
          <w:bottom w:w="15" w:type="dxa"/>
          <w:right w:w="15" w:type="dxa"/>
        </w:tblCellMar>
        <w:tblLook w:val="04A0" w:firstRow="1" w:lastRow="0" w:firstColumn="1" w:lastColumn="0" w:noHBand="0" w:noVBand="1"/>
      </w:tblPr>
      <w:tblGrid>
        <w:gridCol w:w="1677"/>
        <w:gridCol w:w="8285"/>
      </w:tblGrid>
      <w:tr w:rsidR="00A602BD" w:rsidRPr="001F7D44" w:rsidTr="00F526AB">
        <w:trPr>
          <w:trHeight w:val="605"/>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F526AB">
        <w:trPr>
          <w:trHeight w:val="97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4" w:history="1">
              <w:r w:rsidRPr="001F7D44">
                <w:rPr>
                  <w:rStyle w:val="Hyperlink"/>
                  <w:rFonts w:ascii="Segoe UI" w:hAnsi="Segoe UI" w:cs="Segoe UI"/>
                  <w:color w:val="0366D6"/>
                  <w:sz w:val="24"/>
                </w:rPr>
                <w:t>linux</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Unix-like and mostly POSIX-compliant computer operating system. Disk usage, splitting files, grep, sed, curl, viewing running processes, terminal syntax highlighting, and Vim.</w:t>
            </w:r>
          </w:p>
        </w:tc>
      </w:tr>
      <w:tr w:rsidR="00A602BD" w:rsidRPr="001F7D44" w:rsidTr="00F526AB">
        <w:trPr>
          <w:trHeight w:val="95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5" w:anchor="anaconda" w:history="1">
              <w:r w:rsidRPr="001F7D44">
                <w:rPr>
                  <w:rStyle w:val="Hyperlink"/>
                  <w:rFonts w:ascii="Segoe UI" w:hAnsi="Segoe UI" w:cs="Segoe UI"/>
                  <w:color w:val="0366D6"/>
                  <w:sz w:val="24"/>
                </w:rPr>
                <w:t>anaconda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Distribution of the Python programming language for large-scale data processing, predictive analytics, and scientific computing, that aims to simplify package management and deployment.</w:t>
            </w:r>
          </w:p>
        </w:tc>
      </w:tr>
      <w:tr w:rsidR="00A602BD" w:rsidRPr="001F7D44" w:rsidTr="00F526AB">
        <w:trPr>
          <w:trHeight w:val="97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6" w:anchor="ipython-notebook" w:history="1">
              <w:r w:rsidRPr="001F7D44">
                <w:rPr>
                  <w:rStyle w:val="Hyperlink"/>
                  <w:rFonts w:ascii="Segoe UI" w:hAnsi="Segoe UI" w:cs="Segoe UI"/>
                  <w:color w:val="0366D6"/>
                  <w:sz w:val="24"/>
                </w:rPr>
                <w:t>ipython notebook</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Web-based interactive computational environment where you can combine code execution, text, mathematics, plots and rich media into a single document.</w:t>
            </w:r>
          </w:p>
        </w:tc>
      </w:tr>
      <w:tr w:rsidR="00A602BD" w:rsidRPr="001F7D44" w:rsidTr="00F526AB">
        <w:trPr>
          <w:trHeight w:val="97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7" w:anchor="git" w:history="1">
              <w:r w:rsidRPr="001F7D44">
                <w:rPr>
                  <w:rStyle w:val="Hyperlink"/>
                  <w:rFonts w:ascii="Segoe UI" w:hAnsi="Segoe UI" w:cs="Segoe UI"/>
                  <w:color w:val="0366D6"/>
                  <w:sz w:val="24"/>
                </w:rPr>
                <w:t>git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Distributed revision control system with an emphasis on speed, data integrity, and support for distributed, non-linear workflows.</w:t>
            </w:r>
          </w:p>
        </w:tc>
      </w:tr>
      <w:tr w:rsidR="00A602BD" w:rsidRPr="001F7D44" w:rsidTr="00F526AB">
        <w:trPr>
          <w:trHeight w:val="95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8" w:anchor="ruby" w:history="1">
              <w:r w:rsidRPr="001F7D44">
                <w:rPr>
                  <w:rStyle w:val="Hyperlink"/>
                  <w:rFonts w:ascii="Segoe UI" w:hAnsi="Segoe UI" w:cs="Segoe UI"/>
                  <w:color w:val="0366D6"/>
                  <w:sz w:val="24"/>
                </w:rPr>
                <w:t>ruby</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Used to interact with the AWS command line and for Jekyll, a blog framework that can be hosted on GitHub Pages.</w:t>
            </w:r>
          </w:p>
        </w:tc>
      </w:tr>
      <w:tr w:rsidR="00A602BD" w:rsidRPr="001F7D44" w:rsidTr="00F526AB">
        <w:trPr>
          <w:trHeight w:val="132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49" w:anchor="jekyll" w:history="1">
              <w:r w:rsidRPr="001F7D44">
                <w:rPr>
                  <w:rStyle w:val="Hyperlink"/>
                  <w:rFonts w:ascii="Segoe UI" w:hAnsi="Segoe UI" w:cs="Segoe UI"/>
                  <w:color w:val="0366D6"/>
                  <w:sz w:val="24"/>
                </w:rPr>
                <w:t>jekyll</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Simple, blog-aware, static site generator for personal, project, or organization sites. Renders Markdown or Textile and Liquid templates, and produces a complete, static website ready to be served by Apache HTTP Server, Nginx or another web server.</w:t>
            </w:r>
          </w:p>
        </w:tc>
      </w:tr>
      <w:tr w:rsidR="00A602BD" w:rsidRPr="001F7D44" w:rsidTr="00F526AB">
        <w:trPr>
          <w:trHeight w:val="60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50" w:anchor="pelican" w:history="1">
              <w:r w:rsidRPr="001F7D44">
                <w:rPr>
                  <w:rStyle w:val="Hyperlink"/>
                  <w:rFonts w:ascii="Segoe UI" w:hAnsi="Segoe UI" w:cs="Segoe UI"/>
                  <w:color w:val="0366D6"/>
                  <w:sz w:val="24"/>
                </w:rPr>
                <w:t>pelican</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Python-based alternative to Jekyll.</w:t>
            </w:r>
          </w:p>
        </w:tc>
      </w:tr>
      <w:tr w:rsidR="00A602BD" w:rsidRPr="001F7D44" w:rsidTr="00F526AB">
        <w:trPr>
          <w:trHeight w:val="132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51" w:anchor="django" w:history="1">
              <w:r w:rsidRPr="001F7D44">
                <w:rPr>
                  <w:rStyle w:val="Hyperlink"/>
                  <w:rFonts w:ascii="Segoe UI" w:hAnsi="Segoe UI" w:cs="Segoe UI"/>
                  <w:color w:val="0366D6"/>
                  <w:sz w:val="24"/>
                </w:rPr>
                <w:t>django</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High-level Python Web framework that encourages rapid development and clean, pragmatic design. It can be useful to share reports/analyses and for blogging. Lighter-weight alternatives include </w:t>
            </w:r>
            <w:hyperlink r:id="rId2152" w:history="1">
              <w:r w:rsidRPr="001F7D44">
                <w:rPr>
                  <w:rStyle w:val="Hyperlink"/>
                  <w:rFonts w:ascii="Segoe UI" w:hAnsi="Segoe UI" w:cs="Segoe UI"/>
                  <w:color w:val="0366D6"/>
                  <w:sz w:val="24"/>
                </w:rPr>
                <w:t>Pyramid</w:t>
              </w:r>
            </w:hyperlink>
            <w:r w:rsidRPr="001F7D44">
              <w:rPr>
                <w:rFonts w:ascii="Segoe UI" w:hAnsi="Segoe UI" w:cs="Segoe UI"/>
                <w:color w:val="24292E"/>
                <w:sz w:val="24"/>
              </w:rPr>
              <w:t>, </w:t>
            </w:r>
            <w:hyperlink r:id="rId2153" w:history="1">
              <w:r w:rsidRPr="001F7D44">
                <w:rPr>
                  <w:rStyle w:val="Hyperlink"/>
                  <w:rFonts w:ascii="Segoe UI" w:hAnsi="Segoe UI" w:cs="Segoe UI"/>
                  <w:color w:val="0366D6"/>
                  <w:sz w:val="24"/>
                </w:rPr>
                <w:t>Flask</w:t>
              </w:r>
            </w:hyperlink>
            <w:r w:rsidRPr="001F7D44">
              <w:rPr>
                <w:rFonts w:ascii="Segoe UI" w:hAnsi="Segoe UI" w:cs="Segoe UI"/>
                <w:color w:val="24292E"/>
                <w:sz w:val="24"/>
              </w:rPr>
              <w:t>, </w:t>
            </w:r>
            <w:hyperlink r:id="rId2154" w:history="1">
              <w:r w:rsidRPr="001F7D44">
                <w:rPr>
                  <w:rStyle w:val="Hyperlink"/>
                  <w:rFonts w:ascii="Segoe UI" w:hAnsi="Segoe UI" w:cs="Segoe UI"/>
                  <w:color w:val="0366D6"/>
                  <w:sz w:val="24"/>
                </w:rPr>
                <w:t>Tornado</w:t>
              </w:r>
            </w:hyperlink>
            <w:r w:rsidRPr="001F7D44">
              <w:rPr>
                <w:rFonts w:ascii="Segoe UI" w:hAnsi="Segoe UI" w:cs="Segoe UI"/>
                <w:color w:val="24292E"/>
                <w:sz w:val="24"/>
              </w:rPr>
              <w:t>, and </w:t>
            </w:r>
            <w:hyperlink r:id="rId2155" w:history="1">
              <w:r w:rsidRPr="001F7D44">
                <w:rPr>
                  <w:rStyle w:val="Hyperlink"/>
                  <w:rFonts w:ascii="Segoe UI" w:hAnsi="Segoe UI" w:cs="Segoe UI"/>
                  <w:color w:val="0366D6"/>
                  <w:sz w:val="24"/>
                </w:rPr>
                <w:t>Bottle</w:t>
              </w:r>
            </w:hyperlink>
            <w:r w:rsidRPr="001F7D44">
              <w:rPr>
                <w:rFonts w:ascii="Segoe UI" w:hAnsi="Segoe UI" w:cs="Segoe UI"/>
                <w:color w:val="24292E"/>
                <w:sz w:val="24"/>
              </w:rPr>
              <w:t>.</w:t>
            </w:r>
          </w:p>
        </w:tc>
      </w:tr>
    </w:tbl>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4" w:name="_Toc494530856"/>
      <w:r w:rsidRPr="001F7D44">
        <w:rPr>
          <w:rFonts w:ascii="Segoe UI" w:hAnsi="Segoe UI" w:cs="Segoe UI"/>
          <w:color w:val="24292E"/>
          <w:sz w:val="38"/>
        </w:rPr>
        <w:t>misc</w:t>
      </w:r>
      <w:bookmarkEnd w:id="164"/>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IPython Notebook(s) demonstrating miscellaneous functionality.</w:t>
      </w:r>
    </w:p>
    <w:tbl>
      <w:tblPr>
        <w:tblW w:w="9950" w:type="dxa"/>
        <w:tblCellMar>
          <w:top w:w="15" w:type="dxa"/>
          <w:left w:w="15" w:type="dxa"/>
          <w:bottom w:w="15" w:type="dxa"/>
          <w:right w:w="15" w:type="dxa"/>
        </w:tblCellMar>
        <w:tblLook w:val="04A0" w:firstRow="1" w:lastRow="0" w:firstColumn="1" w:lastColumn="0" w:noHBand="0" w:noVBand="1"/>
      </w:tblPr>
      <w:tblGrid>
        <w:gridCol w:w="1598"/>
        <w:gridCol w:w="8352"/>
      </w:tblGrid>
      <w:tr w:rsidR="00A602BD" w:rsidRPr="001F7D44" w:rsidTr="00F526AB">
        <w:trPr>
          <w:trHeight w:val="635"/>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Notebook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jc w:val="center"/>
              <w:rPr>
                <w:rFonts w:ascii="Segoe UI" w:hAnsi="Segoe UI" w:cs="Segoe UI"/>
                <w:b/>
                <w:bCs/>
                <w:color w:val="24292E"/>
                <w:sz w:val="24"/>
              </w:rPr>
            </w:pPr>
            <w:r w:rsidRPr="001F7D44">
              <w:rPr>
                <w:rFonts w:ascii="Segoe UI" w:hAnsi="Segoe UI" w:cs="Segoe UI"/>
                <w:b/>
                <w:bCs/>
                <w:color w:val="24292E"/>
                <w:sz w:val="24"/>
              </w:rPr>
              <w:t>Description</w:t>
            </w:r>
          </w:p>
        </w:tc>
      </w:tr>
      <w:tr w:rsidR="00A602BD" w:rsidRPr="001F7D44" w:rsidTr="00F526AB">
        <w:trPr>
          <w:trHeight w:val="64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56" w:history="1">
              <w:r w:rsidRPr="001F7D44">
                <w:rPr>
                  <w:rStyle w:val="Hyperlink"/>
                  <w:rFonts w:ascii="Segoe UI" w:hAnsi="Segoe UI" w:cs="Segoe UI"/>
                  <w:color w:val="0366D6"/>
                  <w:sz w:val="24"/>
                </w:rPr>
                <w:t>regex</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Regular expression cheat sheet useful in data wrangling.</w:t>
            </w:r>
          </w:p>
        </w:tc>
      </w:tr>
      <w:tr w:rsidR="00A602BD" w:rsidRPr="001F7D44" w:rsidTr="00F526AB">
        <w:trPr>
          <w:trHeight w:val="101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hyperlink r:id="rId2157" w:history="1">
              <w:r w:rsidRPr="001F7D44">
                <w:rPr>
                  <w:rStyle w:val="Hyperlink"/>
                  <w:rFonts w:ascii="Segoe UI" w:hAnsi="Segoe UI" w:cs="Segoe UI"/>
                  <w:color w:val="0366D6"/>
                  <w:sz w:val="24"/>
                </w:rPr>
                <w:t>algorithmia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02BD" w:rsidRPr="001F7D44" w:rsidRDefault="00A602BD">
            <w:pPr>
              <w:spacing w:after="240"/>
              <w:rPr>
                <w:rFonts w:ascii="Segoe UI" w:hAnsi="Segoe UI" w:cs="Segoe UI"/>
                <w:color w:val="24292E"/>
                <w:sz w:val="24"/>
              </w:rPr>
            </w:pPr>
            <w:r w:rsidRPr="001F7D44">
              <w:rPr>
                <w:rFonts w:ascii="Segoe UI" w:hAnsi="Segoe UI" w:cs="Segoe UI"/>
                <w:color w:val="24292E"/>
                <w:sz w:val="24"/>
              </w:rPr>
              <w:t>Algorithmia is a marketplace for algorithms. This notebook showcases 4 different algorithms: Face Detection, Content Summarizer, Latent Dirichlet Allocation and Optical Character Recognition.</w:t>
            </w:r>
          </w:p>
        </w:tc>
      </w:tr>
    </w:tbl>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5" w:name="_Toc494530857"/>
      <w:r w:rsidRPr="001F7D44">
        <w:rPr>
          <w:rFonts w:ascii="Segoe UI" w:hAnsi="Segoe UI" w:cs="Segoe UI"/>
          <w:color w:val="24292E"/>
          <w:sz w:val="38"/>
        </w:rPr>
        <w:t>notebook-installation</w:t>
      </w:r>
      <w:bookmarkEnd w:id="165"/>
    </w:p>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66" w:name="_Toc494530858"/>
      <w:r w:rsidRPr="001F7D44">
        <w:rPr>
          <w:rFonts w:ascii="Segoe UI" w:hAnsi="Segoe UI" w:cs="Segoe UI"/>
          <w:color w:val="24292E"/>
          <w:sz w:val="32"/>
          <w:szCs w:val="30"/>
        </w:rPr>
        <w:t>anaconda</w:t>
      </w:r>
      <w:bookmarkEnd w:id="166"/>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Anaconda is a free distribution of the Python programming language for large-scale data processing, predictive analytics, and scientific computing that aims to simplify package management and deployment.</w:t>
      </w:r>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Follow instructions to install </w:t>
      </w:r>
      <w:hyperlink r:id="rId2158" w:history="1">
        <w:r w:rsidRPr="001F7D44">
          <w:rPr>
            <w:rStyle w:val="Hyperlink"/>
            <w:rFonts w:ascii="Segoe UI" w:hAnsi="Segoe UI" w:cs="Segoe UI"/>
            <w:color w:val="0366D6"/>
            <w:sz w:val="26"/>
          </w:rPr>
          <w:t>Anaconda</w:t>
        </w:r>
      </w:hyperlink>
      <w:r w:rsidRPr="001F7D44">
        <w:rPr>
          <w:rFonts w:ascii="Segoe UI" w:hAnsi="Segoe UI" w:cs="Segoe UI"/>
          <w:color w:val="24292E"/>
          <w:sz w:val="26"/>
        </w:rPr>
        <w:t> or the more lightweight </w:t>
      </w:r>
      <w:hyperlink r:id="rId2159" w:history="1">
        <w:r w:rsidRPr="001F7D44">
          <w:rPr>
            <w:rStyle w:val="Hyperlink"/>
            <w:rFonts w:ascii="Segoe UI" w:hAnsi="Segoe UI" w:cs="Segoe UI"/>
            <w:color w:val="0366D6"/>
            <w:sz w:val="26"/>
          </w:rPr>
          <w:t>miniconda</w:t>
        </w:r>
      </w:hyperlink>
      <w:r w:rsidRPr="001F7D44">
        <w:rPr>
          <w:rFonts w:ascii="Segoe UI" w:hAnsi="Segoe UI" w:cs="Segoe UI"/>
          <w:color w:val="24292E"/>
          <w:sz w:val="26"/>
        </w:rPr>
        <w:t>.</w:t>
      </w:r>
    </w:p>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67" w:name="_Toc494530859"/>
      <w:r w:rsidRPr="001F7D44">
        <w:rPr>
          <w:rFonts w:ascii="Segoe UI" w:hAnsi="Segoe UI" w:cs="Segoe UI"/>
          <w:color w:val="24292E"/>
          <w:sz w:val="32"/>
          <w:szCs w:val="30"/>
        </w:rPr>
        <w:t>dev-setup</w:t>
      </w:r>
      <w:bookmarkEnd w:id="167"/>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For detailed instructions, scripts, and tools to set up your development environment for data analysis, check out the </w:t>
      </w:r>
      <w:hyperlink r:id="rId2160" w:history="1">
        <w:r w:rsidRPr="001F7D44">
          <w:rPr>
            <w:rStyle w:val="Hyperlink"/>
            <w:rFonts w:ascii="Segoe UI" w:hAnsi="Segoe UI" w:cs="Segoe UI"/>
            <w:color w:val="0366D6"/>
            <w:sz w:val="26"/>
          </w:rPr>
          <w:t>dev-setup</w:t>
        </w:r>
      </w:hyperlink>
      <w:r w:rsidRPr="001F7D44">
        <w:rPr>
          <w:rFonts w:ascii="Segoe UI" w:hAnsi="Segoe UI" w:cs="Segoe UI"/>
          <w:color w:val="24292E"/>
          <w:sz w:val="26"/>
        </w:rPr>
        <w:t> repo.</w:t>
      </w:r>
    </w:p>
    <w:p w:rsidR="00A602BD" w:rsidRPr="001F7D44" w:rsidRDefault="00A602BD" w:rsidP="00A602BD">
      <w:pPr>
        <w:pStyle w:val="Heading3"/>
        <w:spacing w:before="360" w:beforeAutospacing="0" w:after="240" w:afterAutospacing="0"/>
        <w:rPr>
          <w:rFonts w:ascii="Segoe UI" w:hAnsi="Segoe UI" w:cs="Segoe UI"/>
          <w:color w:val="24292E"/>
          <w:sz w:val="32"/>
          <w:szCs w:val="30"/>
        </w:rPr>
      </w:pPr>
      <w:bookmarkStart w:id="168" w:name="_Toc494530860"/>
      <w:r w:rsidRPr="001F7D44">
        <w:rPr>
          <w:rFonts w:ascii="Segoe UI" w:hAnsi="Segoe UI" w:cs="Segoe UI"/>
          <w:color w:val="24292E"/>
          <w:sz w:val="32"/>
          <w:szCs w:val="30"/>
        </w:rPr>
        <w:t>running-notebooks</w:t>
      </w:r>
      <w:bookmarkEnd w:id="168"/>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To view interactive content or to modify elements within the IPython notebooks, you must first clone or download the repository then run the notebook. More information on IPython Notebooks can be found </w:t>
      </w:r>
      <w:hyperlink r:id="rId2161" w:history="1">
        <w:r w:rsidRPr="001F7D44">
          <w:rPr>
            <w:rStyle w:val="Hyperlink"/>
            <w:rFonts w:ascii="Segoe UI" w:hAnsi="Segoe UI" w:cs="Segoe UI"/>
            <w:color w:val="0366D6"/>
            <w:sz w:val="26"/>
          </w:rPr>
          <w:t>here.</w:t>
        </w:r>
      </w:hyperlink>
    </w:p>
    <w:p w:rsidR="00A602BD" w:rsidRPr="001F7D44" w:rsidRDefault="00A602BD" w:rsidP="00A602BD">
      <w:pPr>
        <w:pStyle w:val="HTMLPreformatted"/>
        <w:shd w:val="clear" w:color="auto" w:fill="F6F8FA"/>
        <w:rPr>
          <w:rStyle w:val="HTMLCode"/>
          <w:rFonts w:ascii="Consolas" w:hAnsi="Consolas"/>
          <w:color w:val="24292E"/>
          <w:sz w:val="22"/>
          <w:bdr w:val="none" w:sz="0" w:space="0" w:color="auto" w:frame="1"/>
        </w:rPr>
      </w:pPr>
      <w:r w:rsidRPr="001F7D44">
        <w:rPr>
          <w:rStyle w:val="HTMLCode"/>
          <w:rFonts w:ascii="Consolas" w:hAnsi="Consolas"/>
          <w:color w:val="24292E"/>
          <w:sz w:val="22"/>
          <w:bdr w:val="none" w:sz="0" w:space="0" w:color="auto" w:frame="1"/>
        </w:rPr>
        <w:t>$ git clone https://github.com/donnemartin/data-science-ipython-notebooks.git</w:t>
      </w:r>
    </w:p>
    <w:p w:rsidR="00A602BD" w:rsidRPr="001F7D44" w:rsidRDefault="00A602BD" w:rsidP="00A602BD">
      <w:pPr>
        <w:pStyle w:val="HTMLPreformatted"/>
        <w:shd w:val="clear" w:color="auto" w:fill="F6F8FA"/>
        <w:rPr>
          <w:rStyle w:val="HTMLCode"/>
          <w:rFonts w:ascii="Consolas" w:hAnsi="Consolas"/>
          <w:color w:val="24292E"/>
          <w:sz w:val="22"/>
          <w:bdr w:val="none" w:sz="0" w:space="0" w:color="auto" w:frame="1"/>
        </w:rPr>
      </w:pPr>
      <w:r w:rsidRPr="001F7D44">
        <w:rPr>
          <w:rStyle w:val="HTMLCode"/>
          <w:rFonts w:ascii="Consolas" w:hAnsi="Consolas"/>
          <w:color w:val="24292E"/>
          <w:sz w:val="22"/>
          <w:bdr w:val="none" w:sz="0" w:space="0" w:color="auto" w:frame="1"/>
        </w:rPr>
        <w:t>$ cd data-science-ipython-notebooks</w:t>
      </w:r>
    </w:p>
    <w:p w:rsidR="00A602BD" w:rsidRPr="001F7D44" w:rsidRDefault="00A602BD" w:rsidP="00A602BD">
      <w:pPr>
        <w:pStyle w:val="HTMLPreformatted"/>
        <w:shd w:val="clear" w:color="auto" w:fill="F6F8FA"/>
        <w:rPr>
          <w:rStyle w:val="HTMLCode"/>
          <w:rFonts w:ascii="Consolas" w:hAnsi="Consolas"/>
          <w:color w:val="24292E"/>
          <w:sz w:val="22"/>
          <w:bdr w:val="none" w:sz="0" w:space="0" w:color="auto" w:frame="1"/>
        </w:rPr>
      </w:pPr>
      <w:r w:rsidRPr="001F7D44">
        <w:rPr>
          <w:rStyle w:val="HTMLCode"/>
          <w:rFonts w:ascii="Consolas" w:hAnsi="Consolas"/>
          <w:color w:val="24292E"/>
          <w:sz w:val="22"/>
          <w:bdr w:val="none" w:sz="0" w:space="0" w:color="auto" w:frame="1"/>
        </w:rPr>
        <w:t>$ jupyter notebook</w:t>
      </w:r>
    </w:p>
    <w:p w:rsidR="00A602BD" w:rsidRPr="001F7D44" w:rsidRDefault="00A602BD" w:rsidP="00A602BD">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Notebooks tested with Python 2.7.x.</w:t>
      </w:r>
    </w:p>
    <w:p w:rsidR="00A602BD" w:rsidRPr="001F7D44" w:rsidRDefault="00A602BD" w:rsidP="00A602BD">
      <w:pPr>
        <w:pStyle w:val="Heading2"/>
        <w:pBdr>
          <w:bottom w:val="single" w:sz="6" w:space="4" w:color="EAECEF"/>
        </w:pBdr>
        <w:spacing w:before="360" w:beforeAutospacing="0" w:after="240" w:afterAutospacing="0"/>
        <w:rPr>
          <w:rFonts w:ascii="Segoe UI" w:hAnsi="Segoe UI" w:cs="Segoe UI"/>
          <w:color w:val="24292E"/>
          <w:sz w:val="38"/>
        </w:rPr>
      </w:pPr>
      <w:bookmarkStart w:id="169" w:name="_Toc494530861"/>
      <w:r w:rsidRPr="001F7D44">
        <w:rPr>
          <w:rFonts w:ascii="Segoe UI" w:hAnsi="Segoe UI" w:cs="Segoe UI"/>
          <w:color w:val="24292E"/>
          <w:sz w:val="38"/>
        </w:rPr>
        <w:t>credits</w:t>
      </w:r>
      <w:bookmarkEnd w:id="169"/>
    </w:p>
    <w:p w:rsidR="00A602BD" w:rsidRPr="001F7D44" w:rsidRDefault="00A602BD" w:rsidP="00A602BD">
      <w:pPr>
        <w:numPr>
          <w:ilvl w:val="0"/>
          <w:numId w:val="83"/>
        </w:numPr>
        <w:spacing w:before="100" w:beforeAutospacing="1" w:after="100" w:afterAutospacing="1" w:line="240" w:lineRule="auto"/>
        <w:rPr>
          <w:rFonts w:ascii="Segoe UI" w:hAnsi="Segoe UI" w:cs="Segoe UI"/>
          <w:color w:val="24292E"/>
          <w:sz w:val="24"/>
        </w:rPr>
      </w:pPr>
      <w:hyperlink r:id="rId2162" w:history="1">
        <w:r w:rsidRPr="001F7D44">
          <w:rPr>
            <w:rStyle w:val="Hyperlink"/>
            <w:rFonts w:ascii="Segoe UI" w:hAnsi="Segoe UI" w:cs="Segoe UI"/>
            <w:color w:val="0366D6"/>
            <w:sz w:val="24"/>
          </w:rPr>
          <w:t>Python for Data Analysis: Data Wrangling with Pandas, NumPy, and IPython</w:t>
        </w:r>
      </w:hyperlink>
      <w:r w:rsidRPr="001F7D44">
        <w:rPr>
          <w:rFonts w:ascii="Segoe UI" w:hAnsi="Segoe UI" w:cs="Segoe UI"/>
          <w:color w:val="24292E"/>
          <w:sz w:val="24"/>
        </w:rPr>
        <w:t> by Wes McKinney</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3" w:history="1">
        <w:r w:rsidRPr="001F7D44">
          <w:rPr>
            <w:rStyle w:val="Hyperlink"/>
            <w:rFonts w:ascii="Segoe UI" w:hAnsi="Segoe UI" w:cs="Segoe UI"/>
            <w:color w:val="0366D6"/>
            <w:sz w:val="24"/>
          </w:rPr>
          <w:t>PyCon 2015 Scikit-learn Tutorial</w:t>
        </w:r>
      </w:hyperlink>
      <w:r w:rsidRPr="001F7D44">
        <w:rPr>
          <w:rFonts w:ascii="Segoe UI" w:hAnsi="Segoe UI" w:cs="Segoe UI"/>
          <w:color w:val="24292E"/>
          <w:sz w:val="24"/>
        </w:rPr>
        <w:t> by Jake VanderPlas</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4" w:history="1">
        <w:r w:rsidRPr="001F7D44">
          <w:rPr>
            <w:rStyle w:val="Hyperlink"/>
            <w:rFonts w:ascii="Segoe UI" w:hAnsi="Segoe UI" w:cs="Segoe UI"/>
            <w:color w:val="0366D6"/>
            <w:sz w:val="24"/>
          </w:rPr>
          <w:t>Python Data Science Handbook</w:t>
        </w:r>
      </w:hyperlink>
      <w:r w:rsidRPr="001F7D44">
        <w:rPr>
          <w:rFonts w:ascii="Segoe UI" w:hAnsi="Segoe UI" w:cs="Segoe UI"/>
          <w:color w:val="24292E"/>
          <w:sz w:val="24"/>
        </w:rPr>
        <w:t> by Jake VanderPlas</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5" w:history="1">
        <w:r w:rsidRPr="001F7D44">
          <w:rPr>
            <w:rStyle w:val="Hyperlink"/>
            <w:rFonts w:ascii="Segoe UI" w:hAnsi="Segoe UI" w:cs="Segoe UI"/>
            <w:color w:val="0366D6"/>
            <w:sz w:val="24"/>
          </w:rPr>
          <w:t>Parallel Machine Learning with scikit-learn and IPython</w:t>
        </w:r>
      </w:hyperlink>
      <w:r w:rsidRPr="001F7D44">
        <w:rPr>
          <w:rFonts w:ascii="Segoe UI" w:hAnsi="Segoe UI" w:cs="Segoe UI"/>
          <w:color w:val="24292E"/>
          <w:sz w:val="24"/>
        </w:rPr>
        <w:t> by Olivier Grisel</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6" w:history="1">
        <w:r w:rsidRPr="001F7D44">
          <w:rPr>
            <w:rStyle w:val="Hyperlink"/>
            <w:rFonts w:ascii="Segoe UI" w:hAnsi="Segoe UI" w:cs="Segoe UI"/>
            <w:color w:val="0366D6"/>
            <w:sz w:val="24"/>
          </w:rPr>
          <w:t>Statistical Interference Using Computational Methods in Python</w:t>
        </w:r>
      </w:hyperlink>
      <w:r w:rsidRPr="001F7D44">
        <w:rPr>
          <w:rFonts w:ascii="Segoe UI" w:hAnsi="Segoe UI" w:cs="Segoe UI"/>
          <w:color w:val="24292E"/>
          <w:sz w:val="24"/>
        </w:rPr>
        <w:t> by Allen Downey</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7" w:history="1">
        <w:r w:rsidRPr="001F7D44">
          <w:rPr>
            <w:rStyle w:val="Hyperlink"/>
            <w:rFonts w:ascii="Segoe UI" w:hAnsi="Segoe UI" w:cs="Segoe UI"/>
            <w:color w:val="0366D6"/>
            <w:sz w:val="24"/>
          </w:rPr>
          <w:t>TensorFlow Examples</w:t>
        </w:r>
      </w:hyperlink>
      <w:r w:rsidRPr="001F7D44">
        <w:rPr>
          <w:rFonts w:ascii="Segoe UI" w:hAnsi="Segoe UI" w:cs="Segoe UI"/>
          <w:color w:val="24292E"/>
          <w:sz w:val="24"/>
        </w:rPr>
        <w:t> by Aymeric Damien</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8" w:history="1">
        <w:r w:rsidRPr="001F7D44">
          <w:rPr>
            <w:rStyle w:val="Hyperlink"/>
            <w:rFonts w:ascii="Segoe UI" w:hAnsi="Segoe UI" w:cs="Segoe UI"/>
            <w:color w:val="0366D6"/>
            <w:sz w:val="24"/>
          </w:rPr>
          <w:t>TensorFlow Tutorials</w:t>
        </w:r>
      </w:hyperlink>
      <w:r w:rsidRPr="001F7D44">
        <w:rPr>
          <w:rFonts w:ascii="Segoe UI" w:hAnsi="Segoe UI" w:cs="Segoe UI"/>
          <w:color w:val="24292E"/>
          <w:sz w:val="24"/>
        </w:rPr>
        <w:t> by Parag K Mital</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69" w:history="1">
        <w:r w:rsidRPr="001F7D44">
          <w:rPr>
            <w:rStyle w:val="Hyperlink"/>
            <w:rFonts w:ascii="Segoe UI" w:hAnsi="Segoe UI" w:cs="Segoe UI"/>
            <w:color w:val="0366D6"/>
            <w:sz w:val="24"/>
          </w:rPr>
          <w:t>TensorFlow Tutorials</w:t>
        </w:r>
      </w:hyperlink>
      <w:r w:rsidRPr="001F7D44">
        <w:rPr>
          <w:rFonts w:ascii="Segoe UI" w:hAnsi="Segoe UI" w:cs="Segoe UI"/>
          <w:color w:val="24292E"/>
          <w:sz w:val="24"/>
        </w:rPr>
        <w:t> by Nathan Lintz</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70" w:history="1">
        <w:r w:rsidRPr="001F7D44">
          <w:rPr>
            <w:rStyle w:val="Hyperlink"/>
            <w:rFonts w:ascii="Segoe UI" w:hAnsi="Segoe UI" w:cs="Segoe UI"/>
            <w:color w:val="0366D6"/>
            <w:sz w:val="24"/>
          </w:rPr>
          <w:t>TensorFlow Tutorials</w:t>
        </w:r>
      </w:hyperlink>
      <w:r w:rsidRPr="001F7D44">
        <w:rPr>
          <w:rFonts w:ascii="Segoe UI" w:hAnsi="Segoe UI" w:cs="Segoe UI"/>
          <w:color w:val="24292E"/>
          <w:sz w:val="24"/>
        </w:rPr>
        <w:t> by Alexander R Johansen</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71" w:history="1">
        <w:r w:rsidRPr="001F7D44">
          <w:rPr>
            <w:rStyle w:val="Hyperlink"/>
            <w:rFonts w:ascii="Segoe UI" w:hAnsi="Segoe UI" w:cs="Segoe UI"/>
            <w:color w:val="0366D6"/>
            <w:sz w:val="24"/>
          </w:rPr>
          <w:t>TensorFlow Book</w:t>
        </w:r>
      </w:hyperlink>
      <w:r w:rsidRPr="001F7D44">
        <w:rPr>
          <w:rFonts w:ascii="Segoe UI" w:hAnsi="Segoe UI" w:cs="Segoe UI"/>
          <w:color w:val="24292E"/>
          <w:sz w:val="24"/>
        </w:rPr>
        <w:t> by Nishant Shukla</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72" w:history="1">
        <w:r w:rsidRPr="001F7D44">
          <w:rPr>
            <w:rStyle w:val="Hyperlink"/>
            <w:rFonts w:ascii="Segoe UI" w:hAnsi="Segoe UI" w:cs="Segoe UI"/>
            <w:color w:val="0366D6"/>
            <w:sz w:val="24"/>
          </w:rPr>
          <w:t>Summer School 2015</w:t>
        </w:r>
      </w:hyperlink>
      <w:r w:rsidRPr="001F7D44">
        <w:rPr>
          <w:rFonts w:ascii="Segoe UI" w:hAnsi="Segoe UI" w:cs="Segoe UI"/>
          <w:color w:val="24292E"/>
          <w:sz w:val="24"/>
        </w:rPr>
        <w:t> by mila-udem</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73" w:history="1">
        <w:r w:rsidRPr="001F7D44">
          <w:rPr>
            <w:rStyle w:val="Hyperlink"/>
            <w:rFonts w:ascii="Segoe UI" w:hAnsi="Segoe UI" w:cs="Segoe UI"/>
            <w:color w:val="0366D6"/>
            <w:sz w:val="24"/>
          </w:rPr>
          <w:t>Keras tutorials</w:t>
        </w:r>
      </w:hyperlink>
      <w:r w:rsidRPr="001F7D44">
        <w:rPr>
          <w:rFonts w:ascii="Segoe UI" w:hAnsi="Segoe UI" w:cs="Segoe UI"/>
          <w:color w:val="24292E"/>
          <w:sz w:val="24"/>
        </w:rPr>
        <w:t> by Valerio Maggio</w:t>
      </w:r>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74" w:history="1">
        <w:r w:rsidRPr="001F7D44">
          <w:rPr>
            <w:rStyle w:val="Hyperlink"/>
            <w:rFonts w:ascii="Segoe UI" w:hAnsi="Segoe UI" w:cs="Segoe UI"/>
            <w:color w:val="0366D6"/>
            <w:sz w:val="24"/>
          </w:rPr>
          <w:t>Kaggle</w:t>
        </w:r>
      </w:hyperlink>
    </w:p>
    <w:p w:rsidR="00A602BD" w:rsidRPr="001F7D44" w:rsidRDefault="00A602BD" w:rsidP="00A602BD">
      <w:pPr>
        <w:numPr>
          <w:ilvl w:val="0"/>
          <w:numId w:val="83"/>
        </w:numPr>
        <w:spacing w:before="60" w:after="100" w:afterAutospacing="1" w:line="240" w:lineRule="auto"/>
        <w:rPr>
          <w:rFonts w:ascii="Segoe UI" w:hAnsi="Segoe UI" w:cs="Segoe UI"/>
          <w:color w:val="24292E"/>
          <w:sz w:val="24"/>
        </w:rPr>
      </w:pPr>
      <w:hyperlink r:id="rId2175" w:history="1">
        <w:r w:rsidRPr="001F7D44">
          <w:rPr>
            <w:rStyle w:val="Hyperlink"/>
            <w:rFonts w:ascii="Segoe UI" w:hAnsi="Segoe UI" w:cs="Segoe UI"/>
            <w:color w:val="0366D6"/>
            <w:sz w:val="24"/>
          </w:rPr>
          <w:t>Yhat Blog</w:t>
        </w:r>
      </w:hyperlink>
    </w:p>
    <w:p w:rsidR="00E45729" w:rsidRPr="001F7D44" w:rsidRDefault="00E45729">
      <w:pPr>
        <w:rPr>
          <w:rFonts w:ascii="Segoe UI" w:eastAsia="Times New Roman" w:hAnsi="Segoe UI" w:cs="Segoe UI"/>
          <w:b/>
          <w:bCs/>
          <w:color w:val="24292E"/>
          <w:kern w:val="36"/>
          <w:sz w:val="50"/>
          <w:szCs w:val="48"/>
        </w:rPr>
      </w:pPr>
      <w:r w:rsidRPr="001F7D44">
        <w:rPr>
          <w:rFonts w:ascii="Segoe UI" w:hAnsi="Segoe UI" w:cs="Segoe UI"/>
          <w:color w:val="24292E"/>
          <w:sz w:val="24"/>
        </w:rPr>
        <w:br w:type="page"/>
      </w:r>
    </w:p>
    <w:p w:rsidR="00E45729" w:rsidRPr="001F7D44" w:rsidRDefault="00E45729" w:rsidP="00CB4BA6">
      <w:pPr>
        <w:pStyle w:val="Heading1"/>
        <w:pBdr>
          <w:bottom w:val="single" w:sz="6" w:space="4" w:color="EAECEF"/>
        </w:pBdr>
        <w:spacing w:after="240" w:afterAutospacing="0"/>
        <w:rPr>
          <w:rFonts w:ascii="Segoe UI" w:hAnsi="Segoe UI" w:cs="Segoe UI"/>
          <w:color w:val="24292E"/>
          <w:sz w:val="50"/>
        </w:rPr>
      </w:pPr>
      <w:bookmarkStart w:id="170" w:name="_Toc494544478"/>
      <w:r w:rsidRPr="001F7D44">
        <w:rPr>
          <w:rFonts w:ascii="Segoe UI" w:hAnsi="Segoe UI" w:cs="Segoe UI"/>
          <w:color w:val="24292E"/>
          <w:sz w:val="50"/>
        </w:rPr>
        <w:t>Awesome Machine Learning</w:t>
      </w:r>
      <w:bookmarkEnd w:id="170"/>
      <w:r w:rsidRPr="001F7D44">
        <w:rPr>
          <w:rFonts w:ascii="Segoe UI" w:hAnsi="Segoe UI" w:cs="Segoe UI"/>
          <w:color w:val="24292E"/>
          <w:sz w:val="50"/>
        </w:rPr>
        <w:t> </w:t>
      </w:r>
    </w:p>
    <w:p w:rsidR="00CB4BA6" w:rsidRPr="001F7D44" w:rsidRDefault="00CB4BA6" w:rsidP="00CB4BA6">
      <w:pPr>
        <w:rPr>
          <w:sz w:val="24"/>
        </w:rPr>
      </w:pPr>
      <w:r w:rsidRPr="001F7D44">
        <w:rPr>
          <w:sz w:val="24"/>
        </w:rPr>
        <w:t>https://github.com/josephmisiti/awesome-machine-learning</w:t>
      </w:r>
    </w:p>
    <w:p w:rsidR="00E45729" w:rsidRPr="001F7D44" w:rsidRDefault="00E45729" w:rsidP="00E45729">
      <w:pPr>
        <w:pStyle w:val="NormalWeb"/>
        <w:spacing w:before="0" w:beforeAutospacing="0" w:after="0" w:afterAutospacing="0"/>
        <w:rPr>
          <w:rFonts w:ascii="Segoe UI" w:hAnsi="Segoe UI" w:cs="Segoe UI"/>
          <w:color w:val="24292E"/>
          <w:sz w:val="26"/>
        </w:rPr>
      </w:pPr>
      <w:r w:rsidRPr="001F7D44">
        <w:rPr>
          <w:rFonts w:ascii="Segoe UI" w:hAnsi="Segoe UI" w:cs="Segoe UI"/>
          <w:color w:val="24292E"/>
          <w:sz w:val="26"/>
        </w:rPr>
        <w:t>A curated list of awesome machine learning frameworks, libraries and software (by language). Inspired by </w:t>
      </w:r>
      <w:r w:rsidRPr="001F7D44">
        <w:rPr>
          <w:rStyle w:val="HTMLCode"/>
          <w:rFonts w:ascii="Consolas" w:hAnsi="Consolas"/>
          <w:color w:val="24292E"/>
          <w:sz w:val="22"/>
        </w:rPr>
        <w:t>awesome-php</w:t>
      </w:r>
      <w:r w:rsidRPr="001F7D44">
        <w:rPr>
          <w:rFonts w:ascii="Segoe UI" w:hAnsi="Segoe UI" w:cs="Segoe UI"/>
          <w:color w:val="24292E"/>
          <w:sz w:val="26"/>
        </w:rPr>
        <w:t>.</w:t>
      </w:r>
    </w:p>
    <w:p w:rsidR="00E45729" w:rsidRPr="001F7D44" w:rsidRDefault="00E45729" w:rsidP="00E45729">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If you want to contribute to this list (please do), send me a pull request or contact me </w:t>
      </w:r>
      <w:hyperlink r:id="rId2176" w:history="1">
        <w:r w:rsidRPr="001F7D44">
          <w:rPr>
            <w:rStyle w:val="Hyperlink"/>
            <w:rFonts w:ascii="Segoe UI" w:hAnsi="Segoe UI" w:cs="Segoe UI"/>
            <w:color w:val="0366D6"/>
            <w:sz w:val="26"/>
          </w:rPr>
          <w:t>@josephmisiti</w:t>
        </w:r>
      </w:hyperlink>
      <w:r w:rsidRPr="001F7D44">
        <w:rPr>
          <w:rFonts w:ascii="Segoe UI" w:hAnsi="Segoe UI" w:cs="Segoe UI"/>
          <w:color w:val="24292E"/>
          <w:sz w:val="26"/>
        </w:rPr>
        <w:t> Also, a listed repository should be deprecated if:</w:t>
      </w:r>
    </w:p>
    <w:p w:rsidR="00E45729" w:rsidRPr="001F7D44" w:rsidRDefault="00E45729" w:rsidP="00E45729">
      <w:pPr>
        <w:numPr>
          <w:ilvl w:val="0"/>
          <w:numId w:val="84"/>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 xml:space="preserve">Repository's owner explicitly </w:t>
      </w:r>
      <w:proofErr w:type="gramStart"/>
      <w:r w:rsidRPr="001F7D44">
        <w:rPr>
          <w:rFonts w:ascii="Segoe UI" w:hAnsi="Segoe UI" w:cs="Segoe UI"/>
          <w:color w:val="24292E"/>
          <w:sz w:val="24"/>
        </w:rPr>
        <w:t>say</w:t>
      </w:r>
      <w:proofErr w:type="gramEnd"/>
      <w:r w:rsidRPr="001F7D44">
        <w:rPr>
          <w:rFonts w:ascii="Segoe UI" w:hAnsi="Segoe UI" w:cs="Segoe UI"/>
          <w:color w:val="24292E"/>
          <w:sz w:val="24"/>
        </w:rPr>
        <w:t xml:space="preserve"> that "this library is not maintained".</w:t>
      </w:r>
    </w:p>
    <w:p w:rsidR="00E45729" w:rsidRPr="001F7D44" w:rsidRDefault="00E45729" w:rsidP="00E45729">
      <w:pPr>
        <w:numPr>
          <w:ilvl w:val="0"/>
          <w:numId w:val="84"/>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Not committed for long time (2~3 years).</w:t>
      </w:r>
    </w:p>
    <w:p w:rsidR="00E45729" w:rsidRPr="001F7D44" w:rsidRDefault="00E45729" w:rsidP="00E45729">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Further resources:</w:t>
      </w:r>
    </w:p>
    <w:p w:rsidR="00E45729" w:rsidRPr="001F7D44" w:rsidRDefault="00E45729" w:rsidP="00E45729">
      <w:pPr>
        <w:pStyle w:val="NormalWeb"/>
        <w:numPr>
          <w:ilvl w:val="0"/>
          <w:numId w:val="8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For a list of free machine learning books available for download, go </w:t>
      </w:r>
      <w:hyperlink r:id="rId2177" w:history="1">
        <w:r w:rsidRPr="001F7D44">
          <w:rPr>
            <w:rStyle w:val="Hyperlink"/>
            <w:rFonts w:ascii="Segoe UI" w:hAnsi="Segoe UI" w:cs="Segoe UI"/>
            <w:color w:val="0366D6"/>
            <w:sz w:val="26"/>
          </w:rPr>
          <w:t>here</w:t>
        </w:r>
      </w:hyperlink>
      <w:r w:rsidRPr="001F7D44">
        <w:rPr>
          <w:rFonts w:ascii="Segoe UI" w:hAnsi="Segoe UI" w:cs="Segoe UI"/>
          <w:color w:val="24292E"/>
          <w:sz w:val="26"/>
        </w:rPr>
        <w:t>.</w:t>
      </w:r>
    </w:p>
    <w:p w:rsidR="00E45729" w:rsidRPr="001F7D44" w:rsidRDefault="00E45729" w:rsidP="00E45729">
      <w:pPr>
        <w:pStyle w:val="NormalWeb"/>
        <w:numPr>
          <w:ilvl w:val="0"/>
          <w:numId w:val="8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For a list of (mostly) free machine learning courses available online, go </w:t>
      </w:r>
      <w:hyperlink r:id="rId2178" w:history="1">
        <w:r w:rsidRPr="001F7D44">
          <w:rPr>
            <w:rStyle w:val="Hyperlink"/>
            <w:rFonts w:ascii="Segoe UI" w:hAnsi="Segoe UI" w:cs="Segoe UI"/>
            <w:color w:val="0366D6"/>
            <w:sz w:val="26"/>
          </w:rPr>
          <w:t>here</w:t>
        </w:r>
      </w:hyperlink>
      <w:r w:rsidRPr="001F7D44">
        <w:rPr>
          <w:rFonts w:ascii="Segoe UI" w:hAnsi="Segoe UI" w:cs="Segoe UI"/>
          <w:color w:val="24292E"/>
          <w:sz w:val="26"/>
        </w:rPr>
        <w:t>.</w:t>
      </w:r>
    </w:p>
    <w:p w:rsidR="00E45729" w:rsidRPr="001F7D44" w:rsidRDefault="00E45729" w:rsidP="00E45729">
      <w:pPr>
        <w:pStyle w:val="NormalWeb"/>
        <w:numPr>
          <w:ilvl w:val="0"/>
          <w:numId w:val="8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For a list of blogs on data science and machine learning, go </w:t>
      </w:r>
      <w:hyperlink r:id="rId2179" w:history="1">
        <w:r w:rsidRPr="001F7D44">
          <w:rPr>
            <w:rStyle w:val="Hyperlink"/>
            <w:rFonts w:ascii="Segoe UI" w:hAnsi="Segoe UI" w:cs="Segoe UI"/>
            <w:color w:val="0366D6"/>
            <w:sz w:val="26"/>
          </w:rPr>
          <w:t>here</w:t>
        </w:r>
      </w:hyperlink>
      <w:r w:rsidRPr="001F7D44">
        <w:rPr>
          <w:rFonts w:ascii="Segoe UI" w:hAnsi="Segoe UI" w:cs="Segoe UI"/>
          <w:color w:val="24292E"/>
          <w:sz w:val="26"/>
        </w:rPr>
        <w:t>.</w:t>
      </w:r>
    </w:p>
    <w:p w:rsidR="00E45729" w:rsidRPr="001F7D44" w:rsidRDefault="00E45729" w:rsidP="00E45729">
      <w:pPr>
        <w:pStyle w:val="NormalWeb"/>
        <w:numPr>
          <w:ilvl w:val="0"/>
          <w:numId w:val="85"/>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For a list of free-to-attend meetups and local events, go </w:t>
      </w:r>
      <w:hyperlink r:id="rId2180" w:history="1">
        <w:r w:rsidRPr="001F7D44">
          <w:rPr>
            <w:rStyle w:val="Hyperlink"/>
            <w:rFonts w:ascii="Segoe UI" w:hAnsi="Segoe UI" w:cs="Segoe UI"/>
            <w:color w:val="0366D6"/>
            <w:sz w:val="26"/>
          </w:rPr>
          <w:t>here</w:t>
        </w:r>
      </w:hyperlink>
      <w:r w:rsidRPr="001F7D44">
        <w:rPr>
          <w:rFonts w:ascii="Segoe UI" w:hAnsi="Segoe UI" w:cs="Segoe UI"/>
          <w:color w:val="24292E"/>
          <w:sz w:val="26"/>
        </w:rPr>
        <w:t>.</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Table of Contents</w:t>
      </w:r>
    </w:p>
    <w:p w:rsidR="00E45729" w:rsidRPr="001F7D44" w:rsidRDefault="00E45729" w:rsidP="00E45729">
      <w:pPr>
        <w:numPr>
          <w:ilvl w:val="0"/>
          <w:numId w:val="86"/>
        </w:numPr>
        <w:spacing w:before="100" w:beforeAutospacing="1" w:after="100" w:afterAutospacing="1" w:line="240" w:lineRule="auto"/>
        <w:rPr>
          <w:rFonts w:ascii="Segoe UI" w:hAnsi="Segoe UI" w:cs="Segoe UI"/>
          <w:color w:val="24292E"/>
          <w:sz w:val="24"/>
        </w:rPr>
      </w:pPr>
      <w:hyperlink r:id="rId2181" w:anchor="apl" w:history="1">
        <w:r w:rsidRPr="001F7D44">
          <w:rPr>
            <w:rStyle w:val="Hyperlink"/>
            <w:rFonts w:ascii="Segoe UI" w:hAnsi="Segoe UI" w:cs="Segoe UI"/>
            <w:color w:val="0366D6"/>
            <w:sz w:val="24"/>
          </w:rPr>
          <w:t>APL</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182" w:anchor="apl-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183" w:anchor="c" w:history="1">
        <w:r w:rsidRPr="001F7D44">
          <w:rPr>
            <w:rStyle w:val="Hyperlink"/>
            <w:rFonts w:ascii="Segoe UI" w:hAnsi="Segoe UI" w:cs="Segoe UI"/>
            <w:color w:val="0366D6"/>
            <w:sz w:val="24"/>
          </w:rPr>
          <w:t>C</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184" w:anchor="c-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85" w:anchor="c-cv" w:history="1">
        <w:r w:rsidRPr="001F7D44">
          <w:rPr>
            <w:rStyle w:val="Hyperlink"/>
            <w:rFonts w:ascii="Segoe UI" w:hAnsi="Segoe UI" w:cs="Segoe UI"/>
            <w:color w:val="0366D6"/>
            <w:sz w:val="24"/>
          </w:rPr>
          <w:t>Computer Vision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186" w:anchor="cpp" w:history="1">
        <w:r w:rsidRPr="001F7D44">
          <w:rPr>
            <w:rStyle w:val="Hyperlink"/>
            <w:rFonts w:ascii="Segoe UI" w:hAnsi="Segoe UI" w:cs="Segoe UI"/>
            <w:color w:val="0366D6"/>
            <w:sz w:val="24"/>
          </w:rPr>
          <w:t>C++</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187" w:anchor="cpp-cv" w:history="1">
        <w:r w:rsidRPr="001F7D44">
          <w:rPr>
            <w:rStyle w:val="Hyperlink"/>
            <w:rFonts w:ascii="Segoe UI" w:hAnsi="Segoe UI" w:cs="Segoe UI"/>
            <w:color w:val="0366D6"/>
            <w:sz w:val="24"/>
          </w:rPr>
          <w:t>Computer Vision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88" w:anchor="cpp-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89" w:anchor="cpp-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90" w:anchor="speech-recognition-1" w:history="1">
        <w:r w:rsidRPr="001F7D44">
          <w:rPr>
            <w:rStyle w:val="Hyperlink"/>
            <w:rFonts w:ascii="Segoe UI" w:hAnsi="Segoe UI" w:cs="Segoe UI"/>
            <w:color w:val="0366D6"/>
            <w:sz w:val="24"/>
          </w:rPr>
          <w:t>Speech Recognition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91" w:anchor="cpp-sequence" w:history="1">
        <w:r w:rsidRPr="001F7D44">
          <w:rPr>
            <w:rStyle w:val="Hyperlink"/>
            <w:rFonts w:ascii="Segoe UI" w:hAnsi="Segoe UI" w:cs="Segoe UI"/>
            <w:color w:val="0366D6"/>
            <w:sz w:val="24"/>
          </w:rPr>
          <w:t>Sequence Analysis</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92" w:anchor="cpp-gestures" w:history="1">
        <w:r w:rsidRPr="001F7D44">
          <w:rPr>
            <w:rStyle w:val="Hyperlink"/>
            <w:rFonts w:ascii="Segoe UI" w:hAnsi="Segoe UI" w:cs="Segoe UI"/>
            <w:color w:val="0366D6"/>
            <w:sz w:val="24"/>
          </w:rPr>
          <w:t>Gesture Recognition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193" w:anchor="common-lisp" w:history="1">
        <w:r w:rsidRPr="001F7D44">
          <w:rPr>
            <w:rStyle w:val="Hyperlink"/>
            <w:rFonts w:ascii="Segoe UI" w:hAnsi="Segoe UI" w:cs="Segoe UI"/>
            <w:color w:val="0366D6"/>
            <w:sz w:val="24"/>
          </w:rPr>
          <w:t>Common Lisp</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194" w:anchor="common-lisp-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195" w:anchor="clojure" w:history="1">
        <w:r w:rsidRPr="001F7D44">
          <w:rPr>
            <w:rStyle w:val="Hyperlink"/>
            <w:rFonts w:ascii="Segoe UI" w:hAnsi="Segoe UI" w:cs="Segoe UI"/>
            <w:color w:val="0366D6"/>
            <w:sz w:val="24"/>
          </w:rPr>
          <w:t>Clojure</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196" w:anchor="clojure-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97" w:anchor="clojure-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198" w:anchor="clojure-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199" w:anchor="crystal" w:history="1">
        <w:r w:rsidRPr="001F7D44">
          <w:rPr>
            <w:rStyle w:val="Hyperlink"/>
            <w:rFonts w:ascii="Segoe UI" w:hAnsi="Segoe UI" w:cs="Segoe UI"/>
            <w:color w:val="0366D6"/>
            <w:sz w:val="24"/>
          </w:rPr>
          <w:t>Crystal</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00" w:anchor="crystal-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01" w:anchor="elixir" w:history="1">
        <w:r w:rsidRPr="001F7D44">
          <w:rPr>
            <w:rStyle w:val="Hyperlink"/>
            <w:rFonts w:ascii="Segoe UI" w:hAnsi="Segoe UI" w:cs="Segoe UI"/>
            <w:color w:val="0366D6"/>
            <w:sz w:val="24"/>
          </w:rPr>
          <w:t>Elixir</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02" w:anchor="elixir-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03" w:anchor="elixir-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04" w:anchor="erlang" w:history="1">
        <w:r w:rsidRPr="001F7D44">
          <w:rPr>
            <w:rStyle w:val="Hyperlink"/>
            <w:rFonts w:ascii="Segoe UI" w:hAnsi="Segoe UI" w:cs="Segoe UI"/>
            <w:color w:val="0366D6"/>
            <w:sz w:val="24"/>
          </w:rPr>
          <w:t>Erlang</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05" w:anchor="erlang-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06" w:anchor="go" w:history="1">
        <w:r w:rsidRPr="001F7D44">
          <w:rPr>
            <w:rStyle w:val="Hyperlink"/>
            <w:rFonts w:ascii="Segoe UI" w:hAnsi="Segoe UI" w:cs="Segoe UI"/>
            <w:color w:val="0366D6"/>
            <w:sz w:val="24"/>
          </w:rPr>
          <w:t>Go</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07" w:anchor="go-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08" w:anchor="go-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09" w:anchor="go-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10" w:anchor="haskell" w:history="1">
        <w:r w:rsidRPr="001F7D44">
          <w:rPr>
            <w:rStyle w:val="Hyperlink"/>
            <w:rFonts w:ascii="Segoe UI" w:hAnsi="Segoe UI" w:cs="Segoe UI"/>
            <w:color w:val="0366D6"/>
            <w:sz w:val="24"/>
          </w:rPr>
          <w:t>Haskell</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11" w:anchor="haskell-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12" w:anchor="java" w:history="1">
        <w:r w:rsidRPr="001F7D44">
          <w:rPr>
            <w:rStyle w:val="Hyperlink"/>
            <w:rFonts w:ascii="Segoe UI" w:hAnsi="Segoe UI" w:cs="Segoe UI"/>
            <w:color w:val="0366D6"/>
            <w:sz w:val="24"/>
          </w:rPr>
          <w:t>Java</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13" w:anchor="java-nlp" w:history="1">
        <w:r w:rsidRPr="001F7D44">
          <w:rPr>
            <w:rStyle w:val="Hyperlink"/>
            <w:rFonts w:ascii="Segoe UI" w:hAnsi="Segoe UI" w:cs="Segoe UI"/>
            <w:color w:val="0366D6"/>
            <w:sz w:val="24"/>
          </w:rPr>
          <w:t>Natural Language Processing</w:t>
        </w:r>
      </w:hyperlink>
    </w:p>
    <w:p w:rsidR="00E45729" w:rsidRPr="001F7D44" w:rsidRDefault="00E45729" w:rsidP="00F526AB">
      <w:pPr>
        <w:numPr>
          <w:ilvl w:val="1"/>
          <w:numId w:val="86"/>
        </w:numPr>
        <w:spacing w:before="60" w:after="100" w:afterAutospacing="1" w:line="240" w:lineRule="auto"/>
        <w:rPr>
          <w:rFonts w:ascii="Segoe UI" w:hAnsi="Segoe UI" w:cs="Segoe UI"/>
          <w:color w:val="24292E"/>
          <w:sz w:val="24"/>
        </w:rPr>
      </w:pPr>
      <w:hyperlink r:id="rId2214" w:anchor="java-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15" w:anchor="java-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16" w:anchor="java-deep-learning" w:history="1">
        <w:r w:rsidRPr="001F7D44">
          <w:rPr>
            <w:rStyle w:val="Hyperlink"/>
            <w:rFonts w:ascii="Segoe UI" w:hAnsi="Segoe UI" w:cs="Segoe UI"/>
            <w:color w:val="0366D6"/>
            <w:sz w:val="24"/>
          </w:rPr>
          <w:t>Deep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17" w:anchor="javascript" w:history="1">
        <w:r w:rsidRPr="001F7D44">
          <w:rPr>
            <w:rStyle w:val="Hyperlink"/>
            <w:rFonts w:ascii="Segoe UI" w:hAnsi="Segoe UI" w:cs="Segoe UI"/>
            <w:color w:val="0366D6"/>
            <w:sz w:val="24"/>
          </w:rPr>
          <w:t>Javascript</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18" w:anchor="javascript-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19" w:anchor="javascript-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20" w:anchor="javascript-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21" w:anchor="javascript-misc" w:history="1">
        <w:r w:rsidRPr="001F7D44">
          <w:rPr>
            <w:rStyle w:val="Hyperlink"/>
            <w:rFonts w:ascii="Segoe UI" w:hAnsi="Segoe UI" w:cs="Segoe UI"/>
            <w:color w:val="0366D6"/>
            <w:sz w:val="24"/>
          </w:rPr>
          <w:t>Misc</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22" w:anchor="julia" w:history="1">
        <w:r w:rsidRPr="001F7D44">
          <w:rPr>
            <w:rStyle w:val="Hyperlink"/>
            <w:rFonts w:ascii="Segoe UI" w:hAnsi="Segoe UI" w:cs="Segoe UI"/>
            <w:color w:val="0366D6"/>
            <w:sz w:val="24"/>
          </w:rPr>
          <w:t>Julia</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23" w:anchor="julia-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24" w:anchor="julia-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25" w:anchor="julia-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26" w:anchor="julia-misc" w:history="1">
        <w:r w:rsidRPr="001F7D44">
          <w:rPr>
            <w:rStyle w:val="Hyperlink"/>
            <w:rFonts w:ascii="Segoe UI" w:hAnsi="Segoe UI" w:cs="Segoe UI"/>
            <w:color w:val="0366D6"/>
            <w:sz w:val="24"/>
          </w:rPr>
          <w:t>Misc Stuff / Presentations</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27" w:anchor="lua" w:history="1">
        <w:r w:rsidRPr="001F7D44">
          <w:rPr>
            <w:rStyle w:val="Hyperlink"/>
            <w:rFonts w:ascii="Segoe UI" w:hAnsi="Segoe UI" w:cs="Segoe UI"/>
            <w:color w:val="0366D6"/>
            <w:sz w:val="24"/>
          </w:rPr>
          <w:t>Lua</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28" w:anchor="lua-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29" w:anchor="lua-demos" w:history="1">
        <w:r w:rsidRPr="001F7D44">
          <w:rPr>
            <w:rStyle w:val="Hyperlink"/>
            <w:rFonts w:ascii="Segoe UI" w:hAnsi="Segoe UI" w:cs="Segoe UI"/>
            <w:color w:val="0366D6"/>
            <w:sz w:val="24"/>
          </w:rPr>
          <w:t>Demos and Scripts</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30" w:anchor="matlab" w:history="1">
        <w:r w:rsidRPr="001F7D44">
          <w:rPr>
            <w:rStyle w:val="Hyperlink"/>
            <w:rFonts w:ascii="Segoe UI" w:hAnsi="Segoe UI" w:cs="Segoe UI"/>
            <w:color w:val="0366D6"/>
            <w:sz w:val="24"/>
          </w:rPr>
          <w:t>Matlab</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31" w:anchor="matlab-cv" w:history="1">
        <w:r w:rsidRPr="001F7D44">
          <w:rPr>
            <w:rStyle w:val="Hyperlink"/>
            <w:rFonts w:ascii="Segoe UI" w:hAnsi="Segoe UI" w:cs="Segoe UI"/>
            <w:color w:val="0366D6"/>
            <w:sz w:val="24"/>
          </w:rPr>
          <w:t>Computer Vision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32" w:anchor="matlab-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33" w:anchor="matlab-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34" w:anchor="matlab-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35" w:anchor="net" w:history="1">
        <w:r w:rsidRPr="001F7D44">
          <w:rPr>
            <w:rStyle w:val="Hyperlink"/>
            <w:rFonts w:ascii="Segoe UI" w:hAnsi="Segoe UI" w:cs="Segoe UI"/>
            <w:color w:val="0366D6"/>
            <w:sz w:val="24"/>
          </w:rPr>
          <w:t>.NET</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36" w:anchor="net-cv" w:history="1">
        <w:r w:rsidRPr="001F7D44">
          <w:rPr>
            <w:rStyle w:val="Hyperlink"/>
            <w:rFonts w:ascii="Segoe UI" w:hAnsi="Segoe UI" w:cs="Segoe UI"/>
            <w:color w:val="0366D6"/>
            <w:sz w:val="24"/>
          </w:rPr>
          <w:t>Computer Vision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37" w:anchor="net-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38" w:anchor="net-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39" w:anchor="net-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40" w:anchor="objectivec" w:history="1">
        <w:r w:rsidRPr="001F7D44">
          <w:rPr>
            <w:rStyle w:val="Hyperlink"/>
            <w:rFonts w:ascii="Segoe UI" w:hAnsi="Segoe UI" w:cs="Segoe UI"/>
            <w:color w:val="0366D6"/>
            <w:sz w:val="24"/>
          </w:rPr>
          <w:t>Objective C</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41" w:anchor="objectivec-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42" w:anchor="ocaml" w:history="1">
        <w:r w:rsidRPr="001F7D44">
          <w:rPr>
            <w:rStyle w:val="Hyperlink"/>
            <w:rFonts w:ascii="Segoe UI" w:hAnsi="Segoe UI" w:cs="Segoe UI"/>
            <w:color w:val="0366D6"/>
            <w:sz w:val="24"/>
          </w:rPr>
          <w:t>OCaml</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43" w:anchor="ocaml-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44" w:anchor="perl" w:history="1">
        <w:r w:rsidRPr="001F7D44">
          <w:rPr>
            <w:rStyle w:val="Hyperlink"/>
            <w:rFonts w:ascii="Segoe UI" w:hAnsi="Segoe UI" w:cs="Segoe UI"/>
            <w:color w:val="0366D6"/>
            <w:sz w:val="24"/>
          </w:rPr>
          <w:t>Perl</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45" w:anchor="perl-data"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46" w:anchor="perl-ml"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47" w:anchor="perl6" w:history="1">
        <w:r w:rsidRPr="001F7D44">
          <w:rPr>
            <w:rStyle w:val="Hyperlink"/>
            <w:rFonts w:ascii="Segoe UI" w:hAnsi="Segoe UI" w:cs="Segoe UI"/>
            <w:color w:val="0366D6"/>
            <w:sz w:val="24"/>
          </w:rPr>
          <w:t>Perl 6</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48" w:anchor="php" w:history="1">
        <w:r w:rsidRPr="001F7D44">
          <w:rPr>
            <w:rStyle w:val="Hyperlink"/>
            <w:rFonts w:ascii="Segoe UI" w:hAnsi="Segoe UI" w:cs="Segoe UI"/>
            <w:color w:val="0366D6"/>
            <w:sz w:val="24"/>
          </w:rPr>
          <w:t>PHP</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49" w:anchor="php-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0" w:anchor="php-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51" w:anchor="python" w:history="1">
        <w:r w:rsidRPr="001F7D44">
          <w:rPr>
            <w:rStyle w:val="Hyperlink"/>
            <w:rFonts w:ascii="Segoe UI" w:hAnsi="Segoe UI" w:cs="Segoe UI"/>
            <w:color w:val="0366D6"/>
            <w:sz w:val="24"/>
          </w:rPr>
          <w:t>Python</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52" w:anchor="python-cv" w:history="1">
        <w:r w:rsidRPr="001F7D44">
          <w:rPr>
            <w:rStyle w:val="Hyperlink"/>
            <w:rFonts w:ascii="Segoe UI" w:hAnsi="Segoe UI" w:cs="Segoe UI"/>
            <w:color w:val="0366D6"/>
            <w:sz w:val="24"/>
          </w:rPr>
          <w:t>Computer Vision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3" w:anchor="python-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4" w:anchor="python-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5" w:anchor="python-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6" w:anchor="python-misc" w:history="1">
        <w:r w:rsidRPr="001F7D44">
          <w:rPr>
            <w:rStyle w:val="Hyperlink"/>
            <w:rFonts w:ascii="Segoe UI" w:hAnsi="Segoe UI" w:cs="Segoe UI"/>
            <w:color w:val="0366D6"/>
            <w:sz w:val="24"/>
          </w:rPr>
          <w:t>Misc Scripts / iPython Notebooks / Codebases</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7" w:anchor="python-kaggle" w:history="1">
        <w:r w:rsidRPr="001F7D44">
          <w:rPr>
            <w:rStyle w:val="Hyperlink"/>
            <w:rFonts w:ascii="Segoe UI" w:hAnsi="Segoe UI" w:cs="Segoe UI"/>
            <w:color w:val="0366D6"/>
            <w:sz w:val="24"/>
          </w:rPr>
          <w:t>Kaggle Competition Source Code</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8" w:anchor="python-neural-networks" w:history="1">
        <w:r w:rsidRPr="001F7D44">
          <w:rPr>
            <w:rStyle w:val="Hyperlink"/>
            <w:rFonts w:ascii="Segoe UI" w:hAnsi="Segoe UI" w:cs="Segoe UI"/>
            <w:color w:val="0366D6"/>
            <w:sz w:val="24"/>
          </w:rPr>
          <w:t>Neural Networks</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59" w:anchor="python-reinforcement-learning" w:history="1">
        <w:r w:rsidRPr="001F7D44">
          <w:rPr>
            <w:rStyle w:val="Hyperlink"/>
            <w:rFonts w:ascii="Segoe UI" w:hAnsi="Segoe UI" w:cs="Segoe UI"/>
            <w:color w:val="0366D6"/>
            <w:sz w:val="24"/>
          </w:rPr>
          <w:t>Reinforcement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60" w:anchor="ruby" w:history="1">
        <w:r w:rsidRPr="001F7D44">
          <w:rPr>
            <w:rStyle w:val="Hyperlink"/>
            <w:rFonts w:ascii="Segoe UI" w:hAnsi="Segoe UI" w:cs="Segoe UI"/>
            <w:color w:val="0366D6"/>
            <w:sz w:val="24"/>
          </w:rPr>
          <w:t>Ruby</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61" w:anchor="ruby-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62" w:anchor="ruby-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63" w:anchor="ruby-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64" w:anchor="ruby-misc" w:history="1">
        <w:r w:rsidRPr="001F7D44">
          <w:rPr>
            <w:rStyle w:val="Hyperlink"/>
            <w:rFonts w:ascii="Segoe UI" w:hAnsi="Segoe UI" w:cs="Segoe UI"/>
            <w:color w:val="0366D6"/>
            <w:sz w:val="24"/>
          </w:rPr>
          <w:t>Misc</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65" w:anchor="rust" w:history="1">
        <w:r w:rsidRPr="001F7D44">
          <w:rPr>
            <w:rStyle w:val="Hyperlink"/>
            <w:rFonts w:ascii="Segoe UI" w:hAnsi="Segoe UI" w:cs="Segoe UI"/>
            <w:color w:val="0366D6"/>
            <w:sz w:val="24"/>
          </w:rPr>
          <w:t>Rust</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66" w:anchor="rust-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67" w:anchor="r" w:history="1">
        <w:r w:rsidRPr="001F7D44">
          <w:rPr>
            <w:rStyle w:val="Hyperlink"/>
            <w:rFonts w:ascii="Segoe UI" w:hAnsi="Segoe UI" w:cs="Segoe UI"/>
            <w:color w:val="0366D6"/>
            <w:sz w:val="24"/>
          </w:rPr>
          <w:t>R</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68" w:anchor="r-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69" w:anchor="r-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70" w:anchor="sas" w:history="1">
        <w:r w:rsidRPr="001F7D44">
          <w:rPr>
            <w:rStyle w:val="Hyperlink"/>
            <w:rFonts w:ascii="Segoe UI" w:hAnsi="Segoe UI" w:cs="Segoe UI"/>
            <w:color w:val="0366D6"/>
            <w:sz w:val="24"/>
          </w:rPr>
          <w:t>SAS</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71" w:anchor="sas-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72" w:anchor="sas-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73" w:anchor="sas-mpp" w:history="1">
        <w:r w:rsidRPr="001F7D44">
          <w:rPr>
            <w:rStyle w:val="Hyperlink"/>
            <w:rFonts w:ascii="Segoe UI" w:hAnsi="Segoe UI" w:cs="Segoe UI"/>
            <w:color w:val="0366D6"/>
            <w:sz w:val="24"/>
          </w:rPr>
          <w:t>High Performance Machine Learning (MPP)</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74" w:anchor="sas-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75" w:anchor="sas-demos" w:history="1">
        <w:r w:rsidRPr="001F7D44">
          <w:rPr>
            <w:rStyle w:val="Hyperlink"/>
            <w:rFonts w:ascii="Segoe UI" w:hAnsi="Segoe UI" w:cs="Segoe UI"/>
            <w:color w:val="0366D6"/>
            <w:sz w:val="24"/>
          </w:rPr>
          <w:t>Demos and Scripts</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76" w:anchor="scala" w:history="1">
        <w:r w:rsidRPr="001F7D44">
          <w:rPr>
            <w:rStyle w:val="Hyperlink"/>
            <w:rFonts w:ascii="Segoe UI" w:hAnsi="Segoe UI" w:cs="Segoe UI"/>
            <w:color w:val="0366D6"/>
            <w:sz w:val="24"/>
          </w:rPr>
          <w:t>Scala</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77" w:anchor="scala-nlp" w:history="1">
        <w:r w:rsidRPr="001F7D44">
          <w:rPr>
            <w:rStyle w:val="Hyperlink"/>
            <w:rFonts w:ascii="Segoe UI" w:hAnsi="Segoe UI" w:cs="Segoe UI"/>
            <w:color w:val="0366D6"/>
            <w:sz w:val="24"/>
          </w:rPr>
          <w:t>Natural Language Processing</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78" w:anchor="scala-data-analysis" w:history="1">
        <w:r w:rsidRPr="001F7D44">
          <w:rPr>
            <w:rStyle w:val="Hyperlink"/>
            <w:rFonts w:ascii="Segoe UI" w:hAnsi="Segoe UI" w:cs="Segoe UI"/>
            <w:color w:val="0366D6"/>
            <w:sz w:val="24"/>
          </w:rPr>
          <w:t>Data Analysis / Data Visualization</w:t>
        </w:r>
      </w:hyperlink>
    </w:p>
    <w:p w:rsidR="00E45729" w:rsidRPr="001F7D44" w:rsidRDefault="00E45729" w:rsidP="00E45729">
      <w:pPr>
        <w:numPr>
          <w:ilvl w:val="1"/>
          <w:numId w:val="86"/>
        </w:numPr>
        <w:spacing w:before="60" w:after="100" w:afterAutospacing="1" w:line="240" w:lineRule="auto"/>
        <w:rPr>
          <w:rFonts w:ascii="Segoe UI" w:hAnsi="Segoe UI" w:cs="Segoe UI"/>
          <w:color w:val="24292E"/>
          <w:sz w:val="24"/>
        </w:rPr>
      </w:pPr>
      <w:hyperlink r:id="rId2279" w:anchor="scala-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80" w:anchor="swift" w:history="1">
        <w:r w:rsidRPr="001F7D44">
          <w:rPr>
            <w:rStyle w:val="Hyperlink"/>
            <w:rFonts w:ascii="Segoe UI" w:hAnsi="Segoe UI" w:cs="Segoe UI"/>
            <w:color w:val="0366D6"/>
            <w:sz w:val="24"/>
          </w:rPr>
          <w:t>Swift</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81" w:anchor="swift-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82" w:anchor="tensor" w:history="1">
        <w:r w:rsidRPr="001F7D44">
          <w:rPr>
            <w:rStyle w:val="Hyperlink"/>
            <w:rFonts w:ascii="Segoe UI" w:hAnsi="Segoe UI" w:cs="Segoe UI"/>
            <w:color w:val="0366D6"/>
            <w:sz w:val="24"/>
          </w:rPr>
          <w:t>TensorFlow</w:t>
        </w:r>
      </w:hyperlink>
    </w:p>
    <w:p w:rsidR="00E45729" w:rsidRPr="001F7D44" w:rsidRDefault="00E45729" w:rsidP="00E45729">
      <w:pPr>
        <w:numPr>
          <w:ilvl w:val="1"/>
          <w:numId w:val="86"/>
        </w:numPr>
        <w:spacing w:before="100" w:beforeAutospacing="1" w:after="100" w:afterAutospacing="1" w:line="240" w:lineRule="auto"/>
        <w:rPr>
          <w:rFonts w:ascii="Segoe UI" w:hAnsi="Segoe UI" w:cs="Segoe UI"/>
          <w:color w:val="24292E"/>
          <w:sz w:val="24"/>
        </w:rPr>
      </w:pPr>
      <w:hyperlink r:id="rId2283" w:anchor="tensor-general-purpose" w:history="1">
        <w:r w:rsidRPr="001F7D44">
          <w:rPr>
            <w:rStyle w:val="Hyperlink"/>
            <w:rFonts w:ascii="Segoe UI" w:hAnsi="Segoe UI" w:cs="Segoe UI"/>
            <w:color w:val="0366D6"/>
            <w:sz w:val="24"/>
          </w:rPr>
          <w:t>General-Purpose Machine Learning</w:t>
        </w:r>
      </w:hyperlink>
    </w:p>
    <w:p w:rsidR="00E45729" w:rsidRPr="001F7D44" w:rsidRDefault="00E45729" w:rsidP="00E45729">
      <w:pPr>
        <w:numPr>
          <w:ilvl w:val="0"/>
          <w:numId w:val="86"/>
        </w:numPr>
        <w:spacing w:before="60" w:after="100" w:afterAutospacing="1" w:line="240" w:lineRule="auto"/>
        <w:rPr>
          <w:rFonts w:ascii="Segoe UI" w:hAnsi="Segoe UI" w:cs="Segoe UI"/>
          <w:color w:val="24292E"/>
          <w:sz w:val="24"/>
        </w:rPr>
      </w:pPr>
      <w:hyperlink r:id="rId2284" w:anchor="credits" w:history="1">
        <w:r w:rsidRPr="001F7D44">
          <w:rPr>
            <w:rStyle w:val="Hyperlink"/>
            <w:rFonts w:ascii="Segoe UI" w:hAnsi="Segoe UI" w:cs="Segoe UI"/>
            <w:color w:val="0366D6"/>
            <w:sz w:val="24"/>
          </w:rPr>
          <w:t>Credits</w:t>
        </w:r>
      </w:hyperlink>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71" w:name="user-content-apl"/>
      <w:bookmarkEnd w:id="171"/>
      <w:r w:rsidRPr="001F7D44">
        <w:rPr>
          <w:rFonts w:ascii="Segoe UI" w:hAnsi="Segoe UI" w:cs="Segoe UI"/>
          <w:color w:val="24292E"/>
          <w:sz w:val="38"/>
        </w:rPr>
        <w:t>APL</w:t>
      </w:r>
    </w:p>
    <w:p w:rsidR="00E45729" w:rsidRPr="001F7D44" w:rsidRDefault="00E45729" w:rsidP="00E45729">
      <w:pPr>
        <w:pStyle w:val="Heading4"/>
        <w:spacing w:before="360" w:after="240"/>
        <w:rPr>
          <w:rFonts w:ascii="Segoe UI" w:hAnsi="Segoe UI" w:cs="Segoe UI"/>
          <w:color w:val="24292E"/>
          <w:sz w:val="24"/>
        </w:rPr>
      </w:pPr>
      <w:bookmarkStart w:id="172" w:name="user-content-apl-general-purpose"/>
      <w:bookmarkEnd w:id="172"/>
      <w:r w:rsidRPr="001F7D44">
        <w:rPr>
          <w:rFonts w:ascii="Segoe UI" w:hAnsi="Segoe UI" w:cs="Segoe UI"/>
          <w:color w:val="24292E"/>
          <w:sz w:val="24"/>
        </w:rPr>
        <w:t>General-Purpose Machine Learning</w:t>
      </w:r>
    </w:p>
    <w:p w:rsidR="00E45729" w:rsidRPr="001F7D44" w:rsidRDefault="00E45729" w:rsidP="00E45729">
      <w:pPr>
        <w:numPr>
          <w:ilvl w:val="0"/>
          <w:numId w:val="87"/>
        </w:numPr>
        <w:spacing w:before="100" w:beforeAutospacing="1" w:after="100" w:afterAutospacing="1" w:line="240" w:lineRule="auto"/>
        <w:rPr>
          <w:rFonts w:ascii="Segoe UI" w:hAnsi="Segoe UI" w:cs="Segoe UI"/>
          <w:color w:val="24292E"/>
          <w:sz w:val="24"/>
        </w:rPr>
      </w:pPr>
      <w:hyperlink r:id="rId2285" w:history="1">
        <w:r w:rsidRPr="001F7D44">
          <w:rPr>
            <w:rStyle w:val="Hyperlink"/>
            <w:rFonts w:ascii="Segoe UI" w:hAnsi="Segoe UI" w:cs="Segoe UI"/>
            <w:color w:val="0366D6"/>
            <w:sz w:val="24"/>
          </w:rPr>
          <w:t>naive-apl</w:t>
        </w:r>
      </w:hyperlink>
      <w:r w:rsidRPr="001F7D44">
        <w:rPr>
          <w:rFonts w:ascii="Segoe UI" w:hAnsi="Segoe UI" w:cs="Segoe UI"/>
          <w:color w:val="24292E"/>
          <w:sz w:val="24"/>
        </w:rPr>
        <w:t> - Naive Bayesian Classifier implementation in APL</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73" w:name="user-content-c"/>
      <w:bookmarkEnd w:id="173"/>
      <w:r w:rsidRPr="001F7D44">
        <w:rPr>
          <w:rFonts w:ascii="Segoe UI" w:hAnsi="Segoe UI" w:cs="Segoe UI"/>
          <w:color w:val="24292E"/>
          <w:sz w:val="38"/>
        </w:rPr>
        <w:t>C</w:t>
      </w:r>
    </w:p>
    <w:p w:rsidR="00E45729" w:rsidRPr="001F7D44" w:rsidRDefault="00E45729" w:rsidP="00E45729">
      <w:pPr>
        <w:pStyle w:val="Heading4"/>
        <w:spacing w:before="360" w:after="240"/>
        <w:rPr>
          <w:rFonts w:ascii="Segoe UI" w:hAnsi="Segoe UI" w:cs="Segoe UI"/>
          <w:color w:val="24292E"/>
          <w:sz w:val="24"/>
        </w:rPr>
      </w:pPr>
      <w:bookmarkStart w:id="174" w:name="user-content-c-general-purpose"/>
      <w:bookmarkEnd w:id="174"/>
      <w:r w:rsidRPr="001F7D44">
        <w:rPr>
          <w:rFonts w:ascii="Segoe UI" w:hAnsi="Segoe UI" w:cs="Segoe UI"/>
          <w:color w:val="24292E"/>
          <w:sz w:val="24"/>
        </w:rPr>
        <w:t>General-Purpose Machine Learning</w:t>
      </w:r>
    </w:p>
    <w:p w:rsidR="00E45729" w:rsidRPr="001F7D44" w:rsidRDefault="00E45729" w:rsidP="00E45729">
      <w:pPr>
        <w:numPr>
          <w:ilvl w:val="0"/>
          <w:numId w:val="88"/>
        </w:numPr>
        <w:spacing w:before="100" w:beforeAutospacing="1" w:after="100" w:afterAutospacing="1" w:line="240" w:lineRule="auto"/>
        <w:rPr>
          <w:rFonts w:ascii="Segoe UI" w:hAnsi="Segoe UI" w:cs="Segoe UI"/>
          <w:color w:val="24292E"/>
          <w:sz w:val="24"/>
        </w:rPr>
      </w:pPr>
      <w:hyperlink r:id="rId2286" w:history="1">
        <w:r w:rsidRPr="001F7D44">
          <w:rPr>
            <w:rStyle w:val="Hyperlink"/>
            <w:rFonts w:ascii="Segoe UI" w:hAnsi="Segoe UI" w:cs="Segoe UI"/>
            <w:color w:val="0366D6"/>
            <w:sz w:val="24"/>
          </w:rPr>
          <w:t>Darknet</w:t>
        </w:r>
      </w:hyperlink>
      <w:r w:rsidRPr="001F7D44">
        <w:rPr>
          <w:rFonts w:ascii="Segoe UI" w:hAnsi="Segoe UI" w:cs="Segoe UI"/>
          <w:color w:val="24292E"/>
          <w:sz w:val="24"/>
        </w:rPr>
        <w:t> - Darknet is an open source neural network framework written in C and CUDA. It is fast, easy to install, and supports CPU and GPU computation.</w:t>
      </w:r>
    </w:p>
    <w:p w:rsidR="00E45729" w:rsidRPr="001F7D44" w:rsidRDefault="00E45729" w:rsidP="00E45729">
      <w:pPr>
        <w:numPr>
          <w:ilvl w:val="0"/>
          <w:numId w:val="88"/>
        </w:numPr>
        <w:spacing w:before="60" w:after="100" w:afterAutospacing="1" w:line="240" w:lineRule="auto"/>
        <w:rPr>
          <w:rFonts w:ascii="Segoe UI" w:hAnsi="Segoe UI" w:cs="Segoe UI"/>
          <w:color w:val="24292E"/>
          <w:sz w:val="24"/>
        </w:rPr>
      </w:pPr>
      <w:hyperlink r:id="rId2287" w:history="1">
        <w:r w:rsidRPr="001F7D44">
          <w:rPr>
            <w:rStyle w:val="Hyperlink"/>
            <w:rFonts w:ascii="Segoe UI" w:hAnsi="Segoe UI" w:cs="Segoe UI"/>
            <w:color w:val="0366D6"/>
            <w:sz w:val="24"/>
          </w:rPr>
          <w:t>Recommender</w:t>
        </w:r>
      </w:hyperlink>
      <w:r w:rsidRPr="001F7D44">
        <w:rPr>
          <w:rFonts w:ascii="Segoe UI" w:hAnsi="Segoe UI" w:cs="Segoe UI"/>
          <w:color w:val="24292E"/>
          <w:sz w:val="24"/>
        </w:rPr>
        <w:t> - A C library for product recommendations/suggestions using collaborative filtering (CF).</w:t>
      </w:r>
    </w:p>
    <w:p w:rsidR="00E45729" w:rsidRPr="001F7D44" w:rsidRDefault="00E45729" w:rsidP="00E45729">
      <w:pPr>
        <w:numPr>
          <w:ilvl w:val="0"/>
          <w:numId w:val="88"/>
        </w:numPr>
        <w:spacing w:before="60" w:after="100" w:afterAutospacing="1" w:line="240" w:lineRule="auto"/>
        <w:rPr>
          <w:rFonts w:ascii="Segoe UI" w:hAnsi="Segoe UI" w:cs="Segoe UI"/>
          <w:color w:val="24292E"/>
          <w:sz w:val="24"/>
        </w:rPr>
      </w:pPr>
      <w:hyperlink r:id="rId2288" w:history="1">
        <w:r w:rsidRPr="001F7D44">
          <w:rPr>
            <w:rStyle w:val="Hyperlink"/>
            <w:rFonts w:ascii="Segoe UI" w:hAnsi="Segoe UI" w:cs="Segoe UI"/>
            <w:color w:val="0366D6"/>
            <w:sz w:val="24"/>
          </w:rPr>
          <w:t>Hybrid Recommender System</w:t>
        </w:r>
      </w:hyperlink>
      <w:r w:rsidRPr="001F7D44">
        <w:rPr>
          <w:rFonts w:ascii="Segoe UI" w:hAnsi="Segoe UI" w:cs="Segoe UI"/>
          <w:color w:val="24292E"/>
          <w:sz w:val="24"/>
        </w:rPr>
        <w:t> - A hybrid recommender system based upon scikit-learn algorithms.</w:t>
      </w:r>
    </w:p>
    <w:p w:rsidR="00E45729" w:rsidRPr="001F7D44" w:rsidRDefault="00E45729" w:rsidP="00E45729">
      <w:pPr>
        <w:pStyle w:val="Heading4"/>
        <w:spacing w:before="360" w:after="240"/>
        <w:rPr>
          <w:rFonts w:ascii="Segoe UI" w:hAnsi="Segoe UI" w:cs="Segoe UI"/>
          <w:color w:val="24292E"/>
          <w:sz w:val="24"/>
        </w:rPr>
      </w:pPr>
      <w:bookmarkStart w:id="175" w:name="user-content-c-cv"/>
      <w:bookmarkEnd w:id="175"/>
      <w:r w:rsidRPr="001F7D44">
        <w:rPr>
          <w:rFonts w:ascii="Segoe UI" w:hAnsi="Segoe UI" w:cs="Segoe UI"/>
          <w:color w:val="24292E"/>
          <w:sz w:val="24"/>
        </w:rPr>
        <w:t>Computer Vision</w:t>
      </w:r>
    </w:p>
    <w:p w:rsidR="00E45729" w:rsidRPr="001F7D44" w:rsidRDefault="00E45729" w:rsidP="00E45729">
      <w:pPr>
        <w:numPr>
          <w:ilvl w:val="0"/>
          <w:numId w:val="89"/>
        </w:numPr>
        <w:spacing w:before="100" w:beforeAutospacing="1" w:after="100" w:afterAutospacing="1" w:line="240" w:lineRule="auto"/>
        <w:rPr>
          <w:rFonts w:ascii="Segoe UI" w:hAnsi="Segoe UI" w:cs="Segoe UI"/>
          <w:color w:val="24292E"/>
          <w:sz w:val="24"/>
        </w:rPr>
      </w:pPr>
      <w:hyperlink r:id="rId2289" w:history="1">
        <w:r w:rsidRPr="001F7D44">
          <w:rPr>
            <w:rStyle w:val="Hyperlink"/>
            <w:rFonts w:ascii="Segoe UI" w:hAnsi="Segoe UI" w:cs="Segoe UI"/>
            <w:color w:val="0366D6"/>
            <w:sz w:val="24"/>
          </w:rPr>
          <w:t>CCV</w:t>
        </w:r>
      </w:hyperlink>
      <w:r w:rsidRPr="001F7D44">
        <w:rPr>
          <w:rFonts w:ascii="Segoe UI" w:hAnsi="Segoe UI" w:cs="Segoe UI"/>
          <w:color w:val="24292E"/>
          <w:sz w:val="24"/>
        </w:rPr>
        <w:t> - C-based/Cached/Core Computer Vision Library, A Modern Computer Vision Library</w:t>
      </w:r>
    </w:p>
    <w:p w:rsidR="00E45729" w:rsidRPr="001F7D44" w:rsidRDefault="00E45729" w:rsidP="00E45729">
      <w:pPr>
        <w:numPr>
          <w:ilvl w:val="0"/>
          <w:numId w:val="89"/>
        </w:numPr>
        <w:spacing w:before="60" w:after="100" w:afterAutospacing="1" w:line="240" w:lineRule="auto"/>
        <w:rPr>
          <w:rFonts w:ascii="Segoe UI" w:hAnsi="Segoe UI" w:cs="Segoe UI"/>
          <w:color w:val="24292E"/>
          <w:sz w:val="24"/>
        </w:rPr>
      </w:pPr>
      <w:hyperlink r:id="rId2290" w:history="1">
        <w:r w:rsidRPr="001F7D44">
          <w:rPr>
            <w:rStyle w:val="Hyperlink"/>
            <w:rFonts w:ascii="Segoe UI" w:hAnsi="Segoe UI" w:cs="Segoe UI"/>
            <w:color w:val="0366D6"/>
            <w:sz w:val="24"/>
          </w:rPr>
          <w:t>VLFeat</w:t>
        </w:r>
      </w:hyperlink>
      <w:r w:rsidRPr="001F7D44">
        <w:rPr>
          <w:rFonts w:ascii="Segoe UI" w:hAnsi="Segoe UI" w:cs="Segoe UI"/>
          <w:color w:val="24292E"/>
          <w:sz w:val="24"/>
        </w:rPr>
        <w:t> - VLFeat is an open and portable library of computer vision algorithms, which has Matlab toolbox</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Speech Recognition</w:t>
      </w:r>
    </w:p>
    <w:p w:rsidR="00E45729" w:rsidRPr="001F7D44" w:rsidRDefault="00E45729" w:rsidP="00E45729">
      <w:pPr>
        <w:numPr>
          <w:ilvl w:val="0"/>
          <w:numId w:val="90"/>
        </w:numPr>
        <w:spacing w:before="100" w:beforeAutospacing="1" w:after="100" w:afterAutospacing="1" w:line="240" w:lineRule="auto"/>
        <w:rPr>
          <w:rFonts w:ascii="Segoe UI" w:hAnsi="Segoe UI" w:cs="Segoe UI"/>
          <w:color w:val="24292E"/>
          <w:sz w:val="26"/>
          <w:szCs w:val="24"/>
        </w:rPr>
      </w:pPr>
      <w:hyperlink r:id="rId2291" w:history="1">
        <w:r w:rsidRPr="001F7D44">
          <w:rPr>
            <w:rStyle w:val="Hyperlink"/>
            <w:rFonts w:ascii="Segoe UI" w:hAnsi="Segoe UI" w:cs="Segoe UI"/>
            <w:color w:val="0366D6"/>
            <w:sz w:val="24"/>
          </w:rPr>
          <w:t>HTK</w:t>
        </w:r>
      </w:hyperlink>
      <w:r w:rsidRPr="001F7D44">
        <w:rPr>
          <w:rFonts w:ascii="Segoe UI" w:hAnsi="Segoe UI" w:cs="Segoe UI"/>
          <w:color w:val="24292E"/>
          <w:sz w:val="24"/>
        </w:rPr>
        <w:t> -The Hidden Markov Model Toolkit (HTK) is a portable toolkit for building and manipulating hidden Markov models.</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76" w:name="user-content-cpp"/>
      <w:bookmarkEnd w:id="176"/>
      <w:r w:rsidRPr="001F7D44">
        <w:rPr>
          <w:rFonts w:ascii="Segoe UI" w:hAnsi="Segoe UI" w:cs="Segoe UI"/>
          <w:color w:val="24292E"/>
          <w:sz w:val="38"/>
        </w:rPr>
        <w:t>C++</w:t>
      </w:r>
    </w:p>
    <w:p w:rsidR="00E45729" w:rsidRPr="001F7D44" w:rsidRDefault="00E45729" w:rsidP="00E45729">
      <w:pPr>
        <w:pStyle w:val="Heading4"/>
        <w:spacing w:before="360" w:after="240"/>
        <w:rPr>
          <w:rFonts w:ascii="Segoe UI" w:hAnsi="Segoe UI" w:cs="Segoe UI"/>
          <w:color w:val="24292E"/>
          <w:sz w:val="24"/>
        </w:rPr>
      </w:pPr>
      <w:bookmarkStart w:id="177" w:name="user-content-cpp-cv"/>
      <w:bookmarkEnd w:id="177"/>
      <w:r w:rsidRPr="001F7D44">
        <w:rPr>
          <w:rFonts w:ascii="Segoe UI" w:hAnsi="Segoe UI" w:cs="Segoe UI"/>
          <w:color w:val="24292E"/>
          <w:sz w:val="24"/>
        </w:rPr>
        <w:t>Computer Vision</w:t>
      </w:r>
    </w:p>
    <w:p w:rsidR="00E45729" w:rsidRPr="001F7D44" w:rsidRDefault="00E45729" w:rsidP="00E45729">
      <w:pPr>
        <w:numPr>
          <w:ilvl w:val="0"/>
          <w:numId w:val="91"/>
        </w:numPr>
        <w:spacing w:before="100" w:beforeAutospacing="1" w:after="100" w:afterAutospacing="1" w:line="240" w:lineRule="auto"/>
        <w:rPr>
          <w:rFonts w:ascii="Segoe UI" w:hAnsi="Segoe UI" w:cs="Segoe UI"/>
          <w:color w:val="24292E"/>
          <w:sz w:val="24"/>
        </w:rPr>
      </w:pPr>
      <w:hyperlink r:id="rId2292" w:history="1">
        <w:r w:rsidRPr="001F7D44">
          <w:rPr>
            <w:rStyle w:val="Hyperlink"/>
            <w:rFonts w:ascii="Segoe UI" w:hAnsi="Segoe UI" w:cs="Segoe UI"/>
            <w:color w:val="0366D6"/>
            <w:sz w:val="24"/>
          </w:rPr>
          <w:t>DLib</w:t>
        </w:r>
      </w:hyperlink>
      <w:r w:rsidRPr="001F7D44">
        <w:rPr>
          <w:rFonts w:ascii="Segoe UI" w:hAnsi="Segoe UI" w:cs="Segoe UI"/>
          <w:color w:val="24292E"/>
          <w:sz w:val="24"/>
        </w:rPr>
        <w:t> - DLib has C++ and Python interfaces for face detection and training general object detectors.</w:t>
      </w:r>
    </w:p>
    <w:p w:rsidR="00E45729" w:rsidRPr="001F7D44" w:rsidRDefault="00E45729" w:rsidP="00E45729">
      <w:pPr>
        <w:numPr>
          <w:ilvl w:val="0"/>
          <w:numId w:val="91"/>
        </w:numPr>
        <w:spacing w:before="60" w:after="100" w:afterAutospacing="1" w:line="240" w:lineRule="auto"/>
        <w:rPr>
          <w:rFonts w:ascii="Segoe UI" w:hAnsi="Segoe UI" w:cs="Segoe UI"/>
          <w:color w:val="24292E"/>
          <w:sz w:val="24"/>
        </w:rPr>
      </w:pPr>
      <w:hyperlink r:id="rId2293" w:history="1">
        <w:r w:rsidRPr="001F7D44">
          <w:rPr>
            <w:rStyle w:val="Hyperlink"/>
            <w:rFonts w:ascii="Segoe UI" w:hAnsi="Segoe UI" w:cs="Segoe UI"/>
            <w:color w:val="0366D6"/>
            <w:sz w:val="24"/>
          </w:rPr>
          <w:t>EBLearn</w:t>
        </w:r>
      </w:hyperlink>
      <w:r w:rsidRPr="001F7D44">
        <w:rPr>
          <w:rFonts w:ascii="Segoe UI" w:hAnsi="Segoe UI" w:cs="Segoe UI"/>
          <w:color w:val="24292E"/>
          <w:sz w:val="24"/>
        </w:rPr>
        <w:t> - Eblearn is an object-oriented C++ library that implements various machine learning models</w:t>
      </w:r>
    </w:p>
    <w:p w:rsidR="00E45729" w:rsidRPr="001F7D44" w:rsidRDefault="00E45729" w:rsidP="00F526AB">
      <w:pPr>
        <w:numPr>
          <w:ilvl w:val="0"/>
          <w:numId w:val="91"/>
        </w:numPr>
        <w:spacing w:before="60" w:after="100" w:afterAutospacing="1" w:line="240" w:lineRule="auto"/>
        <w:rPr>
          <w:rFonts w:ascii="Segoe UI" w:hAnsi="Segoe UI" w:cs="Segoe UI"/>
          <w:color w:val="24292E"/>
          <w:sz w:val="24"/>
        </w:rPr>
      </w:pPr>
      <w:hyperlink r:id="rId2294" w:history="1">
        <w:r w:rsidRPr="001F7D44">
          <w:rPr>
            <w:rStyle w:val="Hyperlink"/>
            <w:rFonts w:ascii="Segoe UI" w:hAnsi="Segoe UI" w:cs="Segoe UI"/>
            <w:color w:val="0366D6"/>
            <w:sz w:val="24"/>
          </w:rPr>
          <w:t>OpenCV</w:t>
        </w:r>
      </w:hyperlink>
      <w:r w:rsidRPr="001F7D44">
        <w:rPr>
          <w:rFonts w:ascii="Segoe UI" w:hAnsi="Segoe UI" w:cs="Segoe UI"/>
          <w:color w:val="24292E"/>
          <w:sz w:val="24"/>
        </w:rPr>
        <w:t> - OpenCV has C++, C, Python, Java and MATLAB interfaces and supports Windows, Linux, Android and Mac OS.</w:t>
      </w:r>
    </w:p>
    <w:p w:rsidR="00E45729" w:rsidRPr="001F7D44" w:rsidRDefault="00E45729" w:rsidP="00E45729">
      <w:pPr>
        <w:numPr>
          <w:ilvl w:val="0"/>
          <w:numId w:val="91"/>
        </w:numPr>
        <w:spacing w:before="60" w:after="100" w:afterAutospacing="1" w:line="240" w:lineRule="auto"/>
        <w:rPr>
          <w:rFonts w:ascii="Segoe UI" w:hAnsi="Segoe UI" w:cs="Segoe UI"/>
          <w:color w:val="24292E"/>
          <w:sz w:val="24"/>
        </w:rPr>
      </w:pPr>
      <w:hyperlink r:id="rId2295" w:history="1">
        <w:r w:rsidRPr="001F7D44">
          <w:rPr>
            <w:rStyle w:val="Hyperlink"/>
            <w:rFonts w:ascii="Segoe UI" w:hAnsi="Segoe UI" w:cs="Segoe UI"/>
            <w:color w:val="0366D6"/>
            <w:sz w:val="24"/>
          </w:rPr>
          <w:t>VIGRA</w:t>
        </w:r>
      </w:hyperlink>
      <w:r w:rsidRPr="001F7D44">
        <w:rPr>
          <w:rFonts w:ascii="Segoe UI" w:hAnsi="Segoe UI" w:cs="Segoe UI"/>
          <w:color w:val="24292E"/>
          <w:sz w:val="24"/>
        </w:rPr>
        <w:t> - VIGRA is a generic cross-platform C++ computer vision and machine learning library for volumes of arbitrary dimensionality with Python bindings.</w:t>
      </w:r>
    </w:p>
    <w:p w:rsidR="00E45729" w:rsidRPr="001F7D44" w:rsidRDefault="00E45729" w:rsidP="00E45729">
      <w:pPr>
        <w:pStyle w:val="Heading4"/>
        <w:spacing w:before="360" w:after="240"/>
        <w:rPr>
          <w:rFonts w:ascii="Segoe UI" w:hAnsi="Segoe UI" w:cs="Segoe UI"/>
          <w:color w:val="24292E"/>
          <w:sz w:val="24"/>
        </w:rPr>
      </w:pPr>
      <w:bookmarkStart w:id="178" w:name="user-content-cpp-general-purpose"/>
      <w:bookmarkEnd w:id="178"/>
      <w:r w:rsidRPr="001F7D44">
        <w:rPr>
          <w:rFonts w:ascii="Segoe UI" w:hAnsi="Segoe UI" w:cs="Segoe UI"/>
          <w:color w:val="24292E"/>
          <w:sz w:val="24"/>
        </w:rPr>
        <w:t>General-Purpose Machine Learning</w:t>
      </w:r>
    </w:p>
    <w:p w:rsidR="00E45729" w:rsidRPr="001F7D44" w:rsidRDefault="00E45729" w:rsidP="00E45729">
      <w:pPr>
        <w:numPr>
          <w:ilvl w:val="0"/>
          <w:numId w:val="92"/>
        </w:numPr>
        <w:spacing w:before="100" w:beforeAutospacing="1" w:after="100" w:afterAutospacing="1" w:line="240" w:lineRule="auto"/>
        <w:rPr>
          <w:rFonts w:ascii="Segoe UI" w:hAnsi="Segoe UI" w:cs="Segoe UI"/>
          <w:color w:val="24292E"/>
          <w:sz w:val="24"/>
        </w:rPr>
      </w:pPr>
      <w:hyperlink r:id="rId2296" w:history="1">
        <w:r w:rsidRPr="001F7D44">
          <w:rPr>
            <w:rStyle w:val="Hyperlink"/>
            <w:rFonts w:ascii="Segoe UI" w:hAnsi="Segoe UI" w:cs="Segoe UI"/>
            <w:color w:val="0366D6"/>
            <w:sz w:val="24"/>
          </w:rPr>
          <w:t>BanditLib</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simple</w:t>
      </w:r>
      <w:proofErr w:type="gramEnd"/>
      <w:r w:rsidRPr="001F7D44">
        <w:rPr>
          <w:rFonts w:ascii="Segoe UI" w:hAnsi="Segoe UI" w:cs="Segoe UI"/>
          <w:color w:val="24292E"/>
          <w:sz w:val="24"/>
        </w:rPr>
        <w:t xml:space="preserve"> Multi-armed Bandit library.</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297" w:history="1">
        <w:r w:rsidRPr="001F7D44">
          <w:rPr>
            <w:rStyle w:val="Hyperlink"/>
            <w:rFonts w:ascii="Segoe UI" w:hAnsi="Segoe UI" w:cs="Segoe UI"/>
            <w:color w:val="0366D6"/>
            <w:sz w:val="24"/>
          </w:rPr>
          <w:t>Caffe</w:t>
        </w:r>
      </w:hyperlink>
      <w:r w:rsidRPr="001F7D44">
        <w:rPr>
          <w:rFonts w:ascii="Segoe UI" w:hAnsi="Segoe UI" w:cs="Segoe UI"/>
          <w:color w:val="24292E"/>
          <w:sz w:val="24"/>
        </w:rPr>
        <w:t> - A deep learning framework developed with cleanliness, readability, and speed in mind. [DEEP LEARNING]</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298" w:history="1">
        <w:r w:rsidRPr="001F7D44">
          <w:rPr>
            <w:rStyle w:val="Hyperlink"/>
            <w:rFonts w:ascii="Segoe UI" w:hAnsi="Segoe UI" w:cs="Segoe UI"/>
            <w:color w:val="0366D6"/>
            <w:sz w:val="24"/>
          </w:rPr>
          <w:t>CNTK</w:t>
        </w:r>
      </w:hyperlink>
      <w:r w:rsidRPr="001F7D44">
        <w:rPr>
          <w:rFonts w:ascii="Segoe UI" w:hAnsi="Segoe UI" w:cs="Segoe UI"/>
          <w:color w:val="24292E"/>
          <w:sz w:val="24"/>
        </w:rPr>
        <w:t> - The Computational Network Toolkit (CNTK) by Microsoft Research, is a unified deep-learning toolkit that describes neural networks as a series of computational steps via a directed graph.</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299" w:history="1">
        <w:r w:rsidRPr="001F7D44">
          <w:rPr>
            <w:rStyle w:val="Hyperlink"/>
            <w:rFonts w:ascii="Segoe UI" w:hAnsi="Segoe UI" w:cs="Segoe UI"/>
            <w:color w:val="0366D6"/>
            <w:sz w:val="24"/>
          </w:rPr>
          <w:t>CUDA</w:t>
        </w:r>
      </w:hyperlink>
      <w:r w:rsidRPr="001F7D44">
        <w:rPr>
          <w:rFonts w:ascii="Segoe UI" w:hAnsi="Segoe UI" w:cs="Segoe UI"/>
          <w:color w:val="24292E"/>
          <w:sz w:val="24"/>
        </w:rPr>
        <w:t> - This is a fast C++/CUDA implementation of convolutional [DEEP LEARNING]</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0" w:history="1">
        <w:r w:rsidRPr="001F7D44">
          <w:rPr>
            <w:rStyle w:val="Hyperlink"/>
            <w:rFonts w:ascii="Segoe UI" w:hAnsi="Segoe UI" w:cs="Segoe UI"/>
            <w:color w:val="0366D6"/>
            <w:sz w:val="24"/>
          </w:rPr>
          <w:t>CXXNET</w:t>
        </w:r>
      </w:hyperlink>
      <w:r w:rsidRPr="001F7D44">
        <w:rPr>
          <w:rFonts w:ascii="Segoe UI" w:hAnsi="Segoe UI" w:cs="Segoe UI"/>
          <w:color w:val="24292E"/>
          <w:sz w:val="24"/>
        </w:rPr>
        <w:t> - Yet another deep learning framework with less than 1000 lines core code [DEEP LEARNING]</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1" w:history="1">
        <w:r w:rsidRPr="001F7D44">
          <w:rPr>
            <w:rStyle w:val="Hyperlink"/>
            <w:rFonts w:ascii="Segoe UI" w:hAnsi="Segoe UI" w:cs="Segoe UI"/>
            <w:color w:val="0366D6"/>
            <w:sz w:val="24"/>
          </w:rPr>
          <w:t>DeepDetect</w:t>
        </w:r>
      </w:hyperlink>
      <w:r w:rsidRPr="001F7D44">
        <w:rPr>
          <w:rFonts w:ascii="Segoe UI" w:hAnsi="Segoe UI" w:cs="Segoe UI"/>
          <w:color w:val="24292E"/>
          <w:sz w:val="24"/>
        </w:rPr>
        <w:t> - A machine learning API and server written in C++11. It makes state of the art machine learning easy to work with and integrate into existing applications.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2" w:history="1">
        <w:r w:rsidRPr="001F7D44">
          <w:rPr>
            <w:rStyle w:val="Hyperlink"/>
            <w:rFonts w:ascii="Segoe UI" w:hAnsi="Segoe UI" w:cs="Segoe UI"/>
            <w:color w:val="0366D6"/>
            <w:sz w:val="24"/>
          </w:rPr>
          <w:t xml:space="preserve">Distributed Machine </w:t>
        </w:r>
        <w:proofErr w:type="gramStart"/>
        <w:r w:rsidRPr="001F7D44">
          <w:rPr>
            <w:rStyle w:val="Hyperlink"/>
            <w:rFonts w:ascii="Segoe UI" w:hAnsi="Segoe UI" w:cs="Segoe UI"/>
            <w:color w:val="0366D6"/>
            <w:sz w:val="24"/>
          </w:rPr>
          <w:t>learning</w:t>
        </w:r>
        <w:proofErr w:type="gramEnd"/>
        <w:r w:rsidRPr="001F7D44">
          <w:rPr>
            <w:rStyle w:val="Hyperlink"/>
            <w:rFonts w:ascii="Segoe UI" w:hAnsi="Segoe UI" w:cs="Segoe UI"/>
            <w:color w:val="0366D6"/>
            <w:sz w:val="24"/>
          </w:rPr>
          <w:t xml:space="preserve"> Tool Kit (DMTK)</w:t>
        </w:r>
      </w:hyperlink>
      <w:r w:rsidRPr="001F7D44">
        <w:rPr>
          <w:rFonts w:ascii="Segoe UI" w:hAnsi="Segoe UI" w:cs="Segoe UI"/>
          <w:color w:val="24292E"/>
          <w:sz w:val="24"/>
        </w:rPr>
        <w:t> - A distributed machine learning (parameter server) framework by Microsoft. Enables training models on large data sets across multiple machines. Current tools bundled with it include: LightLDA and Distributed (Multisense) Word Embedding.</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3" w:history="1">
        <w:r w:rsidRPr="001F7D44">
          <w:rPr>
            <w:rStyle w:val="Hyperlink"/>
            <w:rFonts w:ascii="Segoe UI" w:hAnsi="Segoe UI" w:cs="Segoe UI"/>
            <w:color w:val="0366D6"/>
            <w:sz w:val="24"/>
          </w:rPr>
          <w:t>DLib</w:t>
        </w:r>
      </w:hyperlink>
      <w:r w:rsidRPr="001F7D44">
        <w:rPr>
          <w:rFonts w:ascii="Segoe UI" w:hAnsi="Segoe UI" w:cs="Segoe UI"/>
          <w:color w:val="24292E"/>
          <w:sz w:val="24"/>
        </w:rPr>
        <w:t> - A suite of ML tools designed to be easy to imbed in other applications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4" w:history="1">
        <w:r w:rsidRPr="001F7D44">
          <w:rPr>
            <w:rStyle w:val="Hyperlink"/>
            <w:rFonts w:ascii="Segoe UI" w:hAnsi="Segoe UI" w:cs="Segoe UI"/>
            <w:color w:val="0366D6"/>
            <w:sz w:val="24"/>
          </w:rPr>
          <w:t>DSSTNE</w:t>
        </w:r>
      </w:hyperlink>
      <w:r w:rsidRPr="001F7D44">
        <w:rPr>
          <w:rFonts w:ascii="Segoe UI" w:hAnsi="Segoe UI" w:cs="Segoe UI"/>
          <w:color w:val="24292E"/>
          <w:sz w:val="24"/>
        </w:rPr>
        <w:t> - A software library created by Amazon for training and deploying deep neural networks using GPUs which emphasizes speed and scale over experimental flexibility.</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5" w:history="1">
        <w:r w:rsidRPr="001F7D44">
          <w:rPr>
            <w:rStyle w:val="Hyperlink"/>
            <w:rFonts w:ascii="Segoe UI" w:hAnsi="Segoe UI" w:cs="Segoe UI"/>
            <w:color w:val="0366D6"/>
            <w:sz w:val="24"/>
          </w:rPr>
          <w:t>DyNet</w:t>
        </w:r>
      </w:hyperlink>
      <w:r w:rsidRPr="001F7D44">
        <w:rPr>
          <w:rFonts w:ascii="Segoe UI" w:hAnsi="Segoe UI" w:cs="Segoe UI"/>
          <w:color w:val="24292E"/>
          <w:sz w:val="24"/>
        </w:rPr>
        <w:t> - A dynamic neural network library working well with networks that have dynamic structures that change for every training instance. Written in C++ with bindings in Python.</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6" w:history="1">
        <w:r w:rsidRPr="001F7D44">
          <w:rPr>
            <w:rStyle w:val="Hyperlink"/>
            <w:rFonts w:ascii="Segoe UI" w:hAnsi="Segoe UI" w:cs="Segoe UI"/>
            <w:color w:val="0366D6"/>
            <w:sz w:val="24"/>
          </w:rPr>
          <w:t>encog-cpp</w:t>
        </w:r>
      </w:hyperlink>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7" w:history="1">
        <w:r w:rsidRPr="001F7D44">
          <w:rPr>
            <w:rStyle w:val="Hyperlink"/>
            <w:rFonts w:ascii="Segoe UI" w:hAnsi="Segoe UI" w:cs="Segoe UI"/>
            <w:color w:val="0366D6"/>
            <w:sz w:val="24"/>
          </w:rPr>
          <w:t>Fido</w:t>
        </w:r>
      </w:hyperlink>
      <w:r w:rsidRPr="001F7D44">
        <w:rPr>
          <w:rFonts w:ascii="Segoe UI" w:hAnsi="Segoe UI" w:cs="Segoe UI"/>
          <w:color w:val="24292E"/>
          <w:sz w:val="24"/>
        </w:rPr>
        <w:t> - A highly-modular C++ machine learning library for embedded electronics and robotics.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8" w:history="1">
        <w:r w:rsidRPr="001F7D44">
          <w:rPr>
            <w:rStyle w:val="Hyperlink"/>
            <w:rFonts w:ascii="Segoe UI" w:hAnsi="Segoe UI" w:cs="Segoe UI"/>
            <w:color w:val="0366D6"/>
            <w:sz w:val="24"/>
          </w:rPr>
          <w:t>igraph</w:t>
        </w:r>
      </w:hyperlink>
      <w:r w:rsidRPr="001F7D44">
        <w:rPr>
          <w:rFonts w:ascii="Segoe UI" w:hAnsi="Segoe UI" w:cs="Segoe UI"/>
          <w:color w:val="24292E"/>
          <w:sz w:val="24"/>
        </w:rPr>
        <w:t> - General purpose graph library</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09" w:history="1">
        <w:r w:rsidRPr="001F7D44">
          <w:rPr>
            <w:rStyle w:val="Hyperlink"/>
            <w:rFonts w:ascii="Segoe UI" w:hAnsi="Segoe UI" w:cs="Segoe UI"/>
            <w:color w:val="0366D6"/>
            <w:sz w:val="24"/>
          </w:rPr>
          <w:t>Intel(R) DAAL</w:t>
        </w:r>
      </w:hyperlink>
      <w:r w:rsidRPr="001F7D44">
        <w:rPr>
          <w:rFonts w:ascii="Segoe UI" w:hAnsi="Segoe UI" w:cs="Segoe UI"/>
          <w:color w:val="24292E"/>
          <w:sz w:val="24"/>
        </w:rPr>
        <w:t> - A high performance software library developed by Intel and optimized for Intel's architectures. Library provides algorithmic building blocks for all stages of data analytics and allows to process data in batch, online and distributed modes.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0" w:history="1">
        <w:r w:rsidRPr="001F7D44">
          <w:rPr>
            <w:rStyle w:val="Hyperlink"/>
            <w:rFonts w:ascii="Segoe UI" w:hAnsi="Segoe UI" w:cs="Segoe UI"/>
            <w:color w:val="0366D6"/>
            <w:sz w:val="24"/>
          </w:rPr>
          <w:t>LightGBM</w:t>
        </w:r>
      </w:hyperlink>
      <w:r w:rsidRPr="001F7D44">
        <w:rPr>
          <w:rFonts w:ascii="Segoe UI" w:hAnsi="Segoe UI" w:cs="Segoe UI"/>
          <w:color w:val="24292E"/>
          <w:sz w:val="24"/>
        </w:rPr>
        <w:t> - Microsoft's fast, distributed, high performance gradient boosting (GBDT, GBRT, GBM or MART) framework based on decision tree algorithms, used for ranking, classification and many other machine learning tasks.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1" w:history="1">
        <w:r w:rsidRPr="001F7D44">
          <w:rPr>
            <w:rStyle w:val="Hyperlink"/>
            <w:rFonts w:ascii="Segoe UI" w:hAnsi="Segoe UI" w:cs="Segoe UI"/>
            <w:color w:val="0366D6"/>
            <w:sz w:val="24"/>
          </w:rPr>
          <w:t>libfm</w:t>
        </w:r>
      </w:hyperlink>
      <w:r w:rsidRPr="001F7D44">
        <w:rPr>
          <w:rFonts w:ascii="Segoe UI" w:hAnsi="Segoe UI" w:cs="Segoe UI"/>
          <w:color w:val="24292E"/>
          <w:sz w:val="24"/>
        </w:rPr>
        <w:t> - A generic approach that allows to mimic most factorization models by feature engineering.</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2" w:history="1">
        <w:r w:rsidRPr="001F7D44">
          <w:rPr>
            <w:rStyle w:val="Hyperlink"/>
            <w:rFonts w:ascii="Segoe UI" w:hAnsi="Segoe UI" w:cs="Segoe UI"/>
            <w:color w:val="0366D6"/>
            <w:sz w:val="24"/>
          </w:rPr>
          <w:t>MLDB</w:t>
        </w:r>
      </w:hyperlink>
      <w:r w:rsidRPr="001F7D44">
        <w:rPr>
          <w:rFonts w:ascii="Segoe UI" w:hAnsi="Segoe UI" w:cs="Segoe UI"/>
          <w:color w:val="24292E"/>
          <w:sz w:val="24"/>
        </w:rPr>
        <w:t> - The Machine Learning Database is a database designed for machine learning. Send it commands over a RESTful API to store data, explore it using SQL, then train machine learning models and expose them as APIs.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3" w:history="1">
        <w:r w:rsidRPr="001F7D44">
          <w:rPr>
            <w:rStyle w:val="Hyperlink"/>
            <w:rFonts w:ascii="Segoe UI" w:hAnsi="Segoe UI" w:cs="Segoe UI"/>
            <w:color w:val="0366D6"/>
            <w:sz w:val="24"/>
          </w:rPr>
          <w:t>mlpack</w:t>
        </w:r>
      </w:hyperlink>
      <w:r w:rsidRPr="001F7D44">
        <w:rPr>
          <w:rFonts w:ascii="Segoe UI" w:hAnsi="Segoe UI" w:cs="Segoe UI"/>
          <w:color w:val="24292E"/>
          <w:sz w:val="24"/>
        </w:rPr>
        <w:t> - A scalable C++ machine learning library</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4" w:history="1">
        <w:r w:rsidRPr="001F7D44">
          <w:rPr>
            <w:rStyle w:val="Hyperlink"/>
            <w:rFonts w:ascii="Segoe UI" w:hAnsi="Segoe UI" w:cs="Segoe UI"/>
            <w:color w:val="0366D6"/>
            <w:sz w:val="24"/>
          </w:rPr>
          <w:t>proNet-core</w:t>
        </w:r>
      </w:hyperlink>
      <w:r w:rsidRPr="001F7D44">
        <w:rPr>
          <w:rFonts w:ascii="Segoe UI" w:hAnsi="Segoe UI" w:cs="Segoe UI"/>
          <w:color w:val="24292E"/>
          <w:sz w:val="24"/>
        </w:rPr>
        <w:t> - A general-purpose network embedding framework: pair-wise representations optimization Network Edit</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5" w:history="1">
        <w:r w:rsidRPr="001F7D44">
          <w:rPr>
            <w:rStyle w:val="Hyperlink"/>
            <w:rFonts w:ascii="Segoe UI" w:hAnsi="Segoe UI" w:cs="Segoe UI"/>
            <w:color w:val="0366D6"/>
            <w:sz w:val="24"/>
          </w:rPr>
          <w:t>ROOT</w:t>
        </w:r>
      </w:hyperlink>
      <w:r w:rsidRPr="001F7D44">
        <w:rPr>
          <w:rFonts w:ascii="Segoe UI" w:hAnsi="Segoe UI" w:cs="Segoe UI"/>
          <w:color w:val="24292E"/>
          <w:sz w:val="24"/>
        </w:rPr>
        <w:t> - A modular scientific software framework. It provides all the functionalities needed to deal with big data processing, statistical analysis, visualization and storage.</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6" w:history="1">
        <w:r w:rsidRPr="001F7D44">
          <w:rPr>
            <w:rStyle w:val="Hyperlink"/>
            <w:rFonts w:ascii="Segoe UI" w:hAnsi="Segoe UI" w:cs="Segoe UI"/>
            <w:color w:val="0366D6"/>
            <w:sz w:val="24"/>
          </w:rPr>
          <w:t>shark</w:t>
        </w:r>
      </w:hyperlink>
      <w:r w:rsidRPr="001F7D44">
        <w:rPr>
          <w:rFonts w:ascii="Segoe UI" w:hAnsi="Segoe UI" w:cs="Segoe UI"/>
          <w:color w:val="24292E"/>
          <w:sz w:val="24"/>
        </w:rPr>
        <w:t> - A fast, modular, feature-rich open-source C++ machine learning library.</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7" w:history="1">
        <w:r w:rsidRPr="001F7D44">
          <w:rPr>
            <w:rStyle w:val="Hyperlink"/>
            <w:rFonts w:ascii="Segoe UI" w:hAnsi="Segoe UI" w:cs="Segoe UI"/>
            <w:color w:val="0366D6"/>
            <w:sz w:val="24"/>
          </w:rPr>
          <w:t>Shogun</w:t>
        </w:r>
      </w:hyperlink>
      <w:r w:rsidRPr="001F7D44">
        <w:rPr>
          <w:rFonts w:ascii="Segoe UI" w:hAnsi="Segoe UI" w:cs="Segoe UI"/>
          <w:color w:val="24292E"/>
          <w:sz w:val="24"/>
        </w:rPr>
        <w:t> - The Shogun Machine Learning Toolbox</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8" w:history="1">
        <w:r w:rsidRPr="001F7D44">
          <w:rPr>
            <w:rStyle w:val="Hyperlink"/>
            <w:rFonts w:ascii="Segoe UI" w:hAnsi="Segoe UI" w:cs="Segoe UI"/>
            <w:color w:val="0366D6"/>
            <w:sz w:val="24"/>
          </w:rPr>
          <w:t>sofia-ml</w:t>
        </w:r>
      </w:hyperlink>
      <w:r w:rsidRPr="001F7D44">
        <w:rPr>
          <w:rFonts w:ascii="Segoe UI" w:hAnsi="Segoe UI" w:cs="Segoe UI"/>
          <w:color w:val="24292E"/>
          <w:sz w:val="24"/>
        </w:rPr>
        <w:t> - Suite of fast incremental algorithms.</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19" w:history="1">
        <w:r w:rsidRPr="001F7D44">
          <w:rPr>
            <w:rStyle w:val="Hyperlink"/>
            <w:rFonts w:ascii="Segoe UI" w:hAnsi="Segoe UI" w:cs="Segoe UI"/>
            <w:color w:val="0366D6"/>
            <w:sz w:val="24"/>
          </w:rPr>
          <w:t>Stan</w:t>
        </w:r>
      </w:hyperlink>
      <w:r w:rsidRPr="001F7D44">
        <w:rPr>
          <w:rFonts w:ascii="Segoe UI" w:hAnsi="Segoe UI" w:cs="Segoe UI"/>
          <w:color w:val="24292E"/>
          <w:sz w:val="24"/>
        </w:rPr>
        <w:t> - A probabilistic programming language implementing full Bayesian statistical inference with Hamiltonian Monte Carlo sampling</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20" w:history="1">
        <w:r w:rsidRPr="001F7D44">
          <w:rPr>
            <w:rStyle w:val="Hyperlink"/>
            <w:rFonts w:ascii="Segoe UI" w:hAnsi="Segoe UI" w:cs="Segoe UI"/>
            <w:color w:val="0366D6"/>
            <w:sz w:val="24"/>
          </w:rPr>
          <w:t>Timbl</w:t>
        </w:r>
      </w:hyperlink>
      <w:r w:rsidRPr="001F7D44">
        <w:rPr>
          <w:rFonts w:ascii="Segoe UI" w:hAnsi="Segoe UI" w:cs="Segoe UI"/>
          <w:color w:val="24292E"/>
          <w:sz w:val="24"/>
        </w:rPr>
        <w:t> - A software package/C++ library implementing several memory-based learning algorithms, among which IB1-IG, an implementation of k-nearest neighbor classification, and IGTree, a decision-tree approximation of IB1-IG. Commonly used for NLP.</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21" w:history="1">
        <w:r w:rsidRPr="001F7D44">
          <w:rPr>
            <w:rStyle w:val="Hyperlink"/>
            <w:rFonts w:ascii="Segoe UI" w:hAnsi="Segoe UI" w:cs="Segoe UI"/>
            <w:color w:val="0366D6"/>
            <w:sz w:val="24"/>
          </w:rPr>
          <w:t>Vowpal Wabbit (VW)</w:t>
        </w:r>
      </w:hyperlink>
      <w:r w:rsidRPr="001F7D44">
        <w:rPr>
          <w:rFonts w:ascii="Segoe UI" w:hAnsi="Segoe UI" w:cs="Segoe UI"/>
          <w:color w:val="24292E"/>
          <w:sz w:val="24"/>
        </w:rPr>
        <w:t> - A fast out-of-core learning system.</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22" w:history="1">
        <w:r w:rsidRPr="001F7D44">
          <w:rPr>
            <w:rStyle w:val="Hyperlink"/>
            <w:rFonts w:ascii="Segoe UI" w:hAnsi="Segoe UI" w:cs="Segoe UI"/>
            <w:color w:val="0366D6"/>
            <w:sz w:val="24"/>
          </w:rPr>
          <w:t>Warp-CTC</w:t>
        </w:r>
      </w:hyperlink>
      <w:r w:rsidRPr="001F7D44">
        <w:rPr>
          <w:rFonts w:ascii="Segoe UI" w:hAnsi="Segoe UI" w:cs="Segoe UI"/>
          <w:color w:val="24292E"/>
          <w:sz w:val="24"/>
        </w:rPr>
        <w:t> - A fast parallel implementation of Connectionist Temporal Classification (CTC), on both CPU and GPU.</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23" w:history="1">
        <w:r w:rsidRPr="001F7D44">
          <w:rPr>
            <w:rStyle w:val="Hyperlink"/>
            <w:rFonts w:ascii="Segoe UI" w:hAnsi="Segoe UI" w:cs="Segoe UI"/>
            <w:color w:val="0366D6"/>
            <w:sz w:val="24"/>
          </w:rPr>
          <w:t>XGBoost</w:t>
        </w:r>
      </w:hyperlink>
      <w:r w:rsidRPr="001F7D44">
        <w:rPr>
          <w:rFonts w:ascii="Segoe UI" w:hAnsi="Segoe UI" w:cs="Segoe UI"/>
          <w:color w:val="24292E"/>
          <w:sz w:val="24"/>
        </w:rPr>
        <w:t xml:space="preserve"> - A parallelized optimized </w:t>
      </w:r>
      <w:proofErr w:type="gramStart"/>
      <w:r w:rsidRPr="001F7D44">
        <w:rPr>
          <w:rFonts w:ascii="Segoe UI" w:hAnsi="Segoe UI" w:cs="Segoe UI"/>
          <w:color w:val="24292E"/>
          <w:sz w:val="24"/>
        </w:rPr>
        <w:t>general purpose</w:t>
      </w:r>
      <w:proofErr w:type="gramEnd"/>
      <w:r w:rsidRPr="001F7D44">
        <w:rPr>
          <w:rFonts w:ascii="Segoe UI" w:hAnsi="Segoe UI" w:cs="Segoe UI"/>
          <w:color w:val="24292E"/>
          <w:sz w:val="24"/>
        </w:rPr>
        <w:t xml:space="preserve"> gradient boosting library.</w:t>
      </w:r>
    </w:p>
    <w:p w:rsidR="00E45729" w:rsidRPr="001F7D44" w:rsidRDefault="00E45729" w:rsidP="00E45729">
      <w:pPr>
        <w:numPr>
          <w:ilvl w:val="0"/>
          <w:numId w:val="92"/>
        </w:numPr>
        <w:spacing w:before="60" w:after="100" w:afterAutospacing="1" w:line="240" w:lineRule="auto"/>
        <w:rPr>
          <w:rFonts w:ascii="Segoe UI" w:hAnsi="Segoe UI" w:cs="Segoe UI"/>
          <w:color w:val="24292E"/>
          <w:sz w:val="24"/>
        </w:rPr>
      </w:pPr>
      <w:hyperlink r:id="rId2324" w:history="1">
        <w:r w:rsidRPr="001F7D44">
          <w:rPr>
            <w:rStyle w:val="Hyperlink"/>
            <w:rFonts w:ascii="Segoe UI" w:hAnsi="Segoe UI" w:cs="Segoe UI"/>
            <w:color w:val="0366D6"/>
            <w:sz w:val="24"/>
          </w:rPr>
          <w:t>LKYDeepNN</w:t>
        </w:r>
      </w:hyperlink>
      <w:r w:rsidRPr="001F7D44">
        <w:rPr>
          <w:rFonts w:ascii="Segoe UI" w:hAnsi="Segoe UI" w:cs="Segoe UI"/>
          <w:color w:val="24292E"/>
          <w:sz w:val="24"/>
        </w:rPr>
        <w:t> - A header-only C++11 Neural Network library. Low dependency, native traditional chinese document.</w:t>
      </w:r>
    </w:p>
    <w:p w:rsidR="00E45729" w:rsidRPr="001F7D44" w:rsidRDefault="00E45729" w:rsidP="00E45729">
      <w:pPr>
        <w:pStyle w:val="Heading4"/>
        <w:spacing w:before="360" w:after="240"/>
        <w:rPr>
          <w:rFonts w:ascii="Segoe UI" w:hAnsi="Segoe UI" w:cs="Segoe UI"/>
          <w:color w:val="24292E"/>
          <w:sz w:val="24"/>
        </w:rPr>
      </w:pPr>
      <w:bookmarkStart w:id="179" w:name="user-content-cpp-nlp"/>
      <w:bookmarkEnd w:id="179"/>
      <w:r w:rsidRPr="001F7D44">
        <w:rPr>
          <w:rFonts w:ascii="Segoe UI" w:hAnsi="Segoe UI" w:cs="Segoe UI"/>
          <w:color w:val="24292E"/>
          <w:sz w:val="24"/>
        </w:rPr>
        <w:t>Natural Language Processing</w:t>
      </w:r>
    </w:p>
    <w:p w:rsidR="00E45729" w:rsidRPr="001F7D44" w:rsidRDefault="00E45729" w:rsidP="00E45729">
      <w:pPr>
        <w:numPr>
          <w:ilvl w:val="0"/>
          <w:numId w:val="93"/>
        </w:numPr>
        <w:spacing w:before="100" w:beforeAutospacing="1" w:after="100" w:afterAutospacing="1" w:line="240" w:lineRule="auto"/>
        <w:rPr>
          <w:rFonts w:ascii="Segoe UI" w:hAnsi="Segoe UI" w:cs="Segoe UI"/>
          <w:color w:val="24292E"/>
          <w:sz w:val="24"/>
        </w:rPr>
      </w:pPr>
      <w:hyperlink r:id="rId2325" w:history="1">
        <w:r w:rsidRPr="001F7D44">
          <w:rPr>
            <w:rStyle w:val="Hyperlink"/>
            <w:rFonts w:ascii="Segoe UI" w:hAnsi="Segoe UI" w:cs="Segoe UI"/>
            <w:color w:val="0366D6"/>
            <w:sz w:val="24"/>
          </w:rPr>
          <w:t>BLLIP Parser</w:t>
        </w:r>
      </w:hyperlink>
      <w:r w:rsidRPr="001F7D44">
        <w:rPr>
          <w:rFonts w:ascii="Segoe UI" w:hAnsi="Segoe UI" w:cs="Segoe UI"/>
          <w:color w:val="24292E"/>
          <w:sz w:val="24"/>
        </w:rPr>
        <w:t> - BLLIP Natural Language Parser (also known as the Charniak-Johnson parser)</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26" w:history="1">
        <w:r w:rsidRPr="001F7D44">
          <w:rPr>
            <w:rStyle w:val="Hyperlink"/>
            <w:rFonts w:ascii="Segoe UI" w:hAnsi="Segoe UI" w:cs="Segoe UI"/>
            <w:color w:val="0366D6"/>
            <w:sz w:val="24"/>
          </w:rPr>
          <w:t>colibri-core</w:t>
        </w:r>
      </w:hyperlink>
      <w:r w:rsidRPr="001F7D44">
        <w:rPr>
          <w:rFonts w:ascii="Segoe UI" w:hAnsi="Segoe UI" w:cs="Segoe UI"/>
          <w:color w:val="24292E"/>
          <w:sz w:val="24"/>
        </w:rPr>
        <w:t> - C++ library, command line tools, and Python binding for extracting and working with basic linguistic constructions such as n-grams and skipgrams in a quick and memory-efficient way.</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27" w:history="1">
        <w:r w:rsidRPr="001F7D44">
          <w:rPr>
            <w:rStyle w:val="Hyperlink"/>
            <w:rFonts w:ascii="Segoe UI" w:hAnsi="Segoe UI" w:cs="Segoe UI"/>
            <w:color w:val="0366D6"/>
            <w:sz w:val="24"/>
          </w:rPr>
          <w:t>CRF++</w:t>
        </w:r>
      </w:hyperlink>
      <w:r w:rsidRPr="001F7D44">
        <w:rPr>
          <w:rFonts w:ascii="Segoe UI" w:hAnsi="Segoe UI" w:cs="Segoe UI"/>
          <w:color w:val="24292E"/>
          <w:sz w:val="24"/>
        </w:rPr>
        <w:t> - Open source implementation of Conditional Random Fields (CRFs) for segmenting/labeling sequential data &amp; other Natural Language Processing tasks.</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28" w:history="1">
        <w:r w:rsidRPr="001F7D44">
          <w:rPr>
            <w:rStyle w:val="Hyperlink"/>
            <w:rFonts w:ascii="Segoe UI" w:hAnsi="Segoe UI" w:cs="Segoe UI"/>
            <w:color w:val="0366D6"/>
            <w:sz w:val="24"/>
          </w:rPr>
          <w:t>CRFsuite</w:t>
        </w:r>
      </w:hyperlink>
      <w:r w:rsidRPr="001F7D44">
        <w:rPr>
          <w:rFonts w:ascii="Segoe UI" w:hAnsi="Segoe UI" w:cs="Segoe UI"/>
          <w:color w:val="24292E"/>
          <w:sz w:val="24"/>
        </w:rPr>
        <w:t> - CRFsuite is an implementation of Conditional Random Fields (CRFs) for labeling sequential data.</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29" w:history="1">
        <w:r w:rsidRPr="001F7D44">
          <w:rPr>
            <w:rStyle w:val="Hyperlink"/>
            <w:rFonts w:ascii="Segoe UI" w:hAnsi="Segoe UI" w:cs="Segoe UI"/>
            <w:color w:val="0366D6"/>
            <w:sz w:val="24"/>
          </w:rPr>
          <w:t>frog</w:t>
        </w:r>
      </w:hyperlink>
      <w:r w:rsidRPr="001F7D44">
        <w:rPr>
          <w:rFonts w:ascii="Segoe UI" w:hAnsi="Segoe UI" w:cs="Segoe UI"/>
          <w:color w:val="24292E"/>
          <w:sz w:val="24"/>
        </w:rPr>
        <w:t> - Memory-based NLP suite developed for Dutch: PoS tagger, lemmatiser, dependency parser, NER, shallow parser, morphological analyzer.</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30" w:history="1">
        <w:r w:rsidRPr="001F7D44">
          <w:rPr>
            <w:rStyle w:val="Hyperlink"/>
            <w:rFonts w:ascii="Segoe UI" w:hAnsi="Segoe UI" w:cs="Segoe UI"/>
            <w:color w:val="0366D6"/>
            <w:sz w:val="24"/>
          </w:rPr>
          <w:t>libfolia</w:t>
        </w:r>
      </w:hyperlink>
      <w:r w:rsidRPr="001F7D44">
        <w:rPr>
          <w:rFonts w:ascii="Segoe UI" w:hAnsi="Segoe UI" w:cs="Segoe UI"/>
          <w:color w:val="24292E"/>
          <w:sz w:val="24"/>
        </w:rPr>
        <w:t> - C++ library for the </w:t>
      </w:r>
      <w:hyperlink r:id="rId2331" w:history="1">
        <w:r w:rsidRPr="001F7D44">
          <w:rPr>
            <w:rStyle w:val="Hyperlink"/>
            <w:rFonts w:ascii="Segoe UI" w:hAnsi="Segoe UI" w:cs="Segoe UI"/>
            <w:color w:val="0366D6"/>
            <w:sz w:val="24"/>
          </w:rPr>
          <w:t>FoLiA format</w:t>
        </w:r>
      </w:hyperlink>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32" w:history="1">
        <w:r w:rsidRPr="001F7D44">
          <w:rPr>
            <w:rStyle w:val="Hyperlink"/>
            <w:rFonts w:ascii="Segoe UI" w:hAnsi="Segoe UI" w:cs="Segoe UI"/>
            <w:color w:val="0366D6"/>
            <w:sz w:val="24"/>
          </w:rPr>
          <w:t>MeTA</w:t>
        </w:r>
      </w:hyperlink>
      <w:r w:rsidRPr="001F7D44">
        <w:rPr>
          <w:rFonts w:ascii="Segoe UI" w:hAnsi="Segoe UI" w:cs="Segoe UI"/>
          <w:color w:val="24292E"/>
          <w:sz w:val="24"/>
        </w:rPr>
        <w:t> - </w:t>
      </w:r>
      <w:hyperlink r:id="rId2333" w:history="1">
        <w:proofErr w:type="gramStart"/>
        <w:r w:rsidRPr="001F7D44">
          <w:rPr>
            <w:rStyle w:val="Hyperlink"/>
            <w:rFonts w:ascii="Segoe UI" w:hAnsi="Segoe UI" w:cs="Segoe UI"/>
            <w:color w:val="0366D6"/>
            <w:sz w:val="24"/>
          </w:rPr>
          <w:t>MeTA :</w:t>
        </w:r>
        <w:proofErr w:type="gramEnd"/>
        <w:r w:rsidRPr="001F7D44">
          <w:rPr>
            <w:rStyle w:val="Hyperlink"/>
            <w:rFonts w:ascii="Segoe UI" w:hAnsi="Segoe UI" w:cs="Segoe UI"/>
            <w:color w:val="0366D6"/>
            <w:sz w:val="24"/>
          </w:rPr>
          <w:t xml:space="preserve"> ModErn Text Analysis</w:t>
        </w:r>
      </w:hyperlink>
      <w:r w:rsidRPr="001F7D44">
        <w:rPr>
          <w:rFonts w:ascii="Segoe UI" w:hAnsi="Segoe UI" w:cs="Segoe UI"/>
          <w:color w:val="24292E"/>
          <w:sz w:val="24"/>
        </w:rPr>
        <w:t> is a C++ Data Sciences Toolkit that facilitates mining big text data.</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34" w:history="1">
        <w:r w:rsidRPr="001F7D44">
          <w:rPr>
            <w:rStyle w:val="Hyperlink"/>
            <w:rFonts w:ascii="Segoe UI" w:hAnsi="Segoe UI" w:cs="Segoe UI"/>
            <w:color w:val="0366D6"/>
            <w:sz w:val="24"/>
          </w:rPr>
          <w:t>MIT Information Extraction Toolkit</w:t>
        </w:r>
      </w:hyperlink>
      <w:r w:rsidRPr="001F7D44">
        <w:rPr>
          <w:rFonts w:ascii="Segoe UI" w:hAnsi="Segoe UI" w:cs="Segoe UI"/>
          <w:color w:val="24292E"/>
          <w:sz w:val="24"/>
        </w:rPr>
        <w:t> - C, C++, and Python tools for named entity recognition and relation extraction</w:t>
      </w:r>
    </w:p>
    <w:p w:rsidR="00E45729" w:rsidRPr="001F7D44" w:rsidRDefault="00E45729" w:rsidP="00E45729">
      <w:pPr>
        <w:numPr>
          <w:ilvl w:val="0"/>
          <w:numId w:val="93"/>
        </w:numPr>
        <w:spacing w:before="60" w:after="100" w:afterAutospacing="1" w:line="240" w:lineRule="auto"/>
        <w:rPr>
          <w:rFonts w:ascii="Segoe UI" w:hAnsi="Segoe UI" w:cs="Segoe UI"/>
          <w:color w:val="24292E"/>
          <w:sz w:val="24"/>
        </w:rPr>
      </w:pPr>
      <w:hyperlink r:id="rId2335" w:history="1">
        <w:r w:rsidRPr="001F7D44">
          <w:rPr>
            <w:rStyle w:val="Hyperlink"/>
            <w:rFonts w:ascii="Segoe UI" w:hAnsi="Segoe UI" w:cs="Segoe UI"/>
            <w:color w:val="0366D6"/>
            <w:sz w:val="24"/>
          </w:rPr>
          <w:t>ucto</w:t>
        </w:r>
      </w:hyperlink>
      <w:r w:rsidRPr="001F7D44">
        <w:rPr>
          <w:rFonts w:ascii="Segoe UI" w:hAnsi="Segoe UI" w:cs="Segoe UI"/>
          <w:color w:val="24292E"/>
          <w:sz w:val="24"/>
        </w:rPr>
        <w:t> - Unicode-aware regular-expression based tokenizer for various languages. Tool and C++ library. Supports FoLiA format.</w:t>
      </w:r>
    </w:p>
    <w:p w:rsidR="00E45729" w:rsidRPr="001F7D44" w:rsidRDefault="00E45729" w:rsidP="00E45729">
      <w:pPr>
        <w:pStyle w:val="Heading4"/>
        <w:spacing w:before="360" w:after="240"/>
        <w:rPr>
          <w:rFonts w:ascii="Segoe UI" w:hAnsi="Segoe UI" w:cs="Segoe UI"/>
          <w:color w:val="24292E"/>
          <w:sz w:val="24"/>
        </w:rPr>
      </w:pPr>
      <w:r w:rsidRPr="001F7D44">
        <w:rPr>
          <w:rFonts w:ascii="Segoe UI" w:hAnsi="Segoe UI" w:cs="Segoe UI"/>
          <w:color w:val="24292E"/>
          <w:sz w:val="24"/>
        </w:rPr>
        <w:t>Speech Recognition</w:t>
      </w:r>
    </w:p>
    <w:p w:rsidR="00E45729" w:rsidRPr="001F7D44" w:rsidRDefault="00E45729" w:rsidP="00E45729">
      <w:pPr>
        <w:numPr>
          <w:ilvl w:val="0"/>
          <w:numId w:val="94"/>
        </w:numPr>
        <w:spacing w:before="100" w:beforeAutospacing="1" w:after="100" w:afterAutospacing="1" w:line="240" w:lineRule="auto"/>
        <w:rPr>
          <w:rFonts w:ascii="Segoe UI" w:hAnsi="Segoe UI" w:cs="Segoe UI"/>
          <w:color w:val="24292E"/>
          <w:sz w:val="24"/>
        </w:rPr>
      </w:pPr>
      <w:hyperlink r:id="rId2336" w:history="1">
        <w:r w:rsidRPr="001F7D44">
          <w:rPr>
            <w:rStyle w:val="Hyperlink"/>
            <w:rFonts w:ascii="Segoe UI" w:hAnsi="Segoe UI" w:cs="Segoe UI"/>
            <w:color w:val="0366D6"/>
            <w:sz w:val="24"/>
          </w:rPr>
          <w:t>Kaldi</w:t>
        </w:r>
      </w:hyperlink>
      <w:r w:rsidRPr="001F7D44">
        <w:rPr>
          <w:rFonts w:ascii="Segoe UI" w:hAnsi="Segoe UI" w:cs="Segoe UI"/>
          <w:color w:val="24292E"/>
          <w:sz w:val="24"/>
        </w:rPr>
        <w:t> - Kaldi is a toolkit for speech recognition written in C++ and licensed under the Apache License v2.0. Kaldi is intended for use by speech recognition researchers.</w:t>
      </w:r>
    </w:p>
    <w:p w:rsidR="00E45729" w:rsidRPr="001F7D44" w:rsidRDefault="00E45729" w:rsidP="00E45729">
      <w:pPr>
        <w:pStyle w:val="Heading4"/>
        <w:spacing w:before="360" w:after="240"/>
        <w:rPr>
          <w:rFonts w:ascii="Segoe UI" w:hAnsi="Segoe UI" w:cs="Segoe UI"/>
          <w:color w:val="24292E"/>
          <w:sz w:val="24"/>
        </w:rPr>
      </w:pPr>
      <w:bookmarkStart w:id="180" w:name="user-content-cpp-sequence"/>
      <w:bookmarkEnd w:id="180"/>
      <w:r w:rsidRPr="001F7D44">
        <w:rPr>
          <w:rFonts w:ascii="Segoe UI" w:hAnsi="Segoe UI" w:cs="Segoe UI"/>
          <w:color w:val="24292E"/>
          <w:sz w:val="24"/>
        </w:rPr>
        <w:t>Sequence Analysis</w:t>
      </w:r>
    </w:p>
    <w:p w:rsidR="00E45729" w:rsidRPr="001F7D44" w:rsidRDefault="00E45729" w:rsidP="00F526AB">
      <w:pPr>
        <w:numPr>
          <w:ilvl w:val="0"/>
          <w:numId w:val="95"/>
        </w:numPr>
        <w:spacing w:before="100" w:beforeAutospacing="1" w:after="100" w:afterAutospacing="1" w:line="240" w:lineRule="auto"/>
        <w:rPr>
          <w:rFonts w:ascii="Segoe UI" w:hAnsi="Segoe UI" w:cs="Segoe UI"/>
          <w:color w:val="24292E"/>
          <w:sz w:val="24"/>
        </w:rPr>
      </w:pPr>
      <w:hyperlink r:id="rId2337" w:history="1">
        <w:r w:rsidRPr="001F7D44">
          <w:rPr>
            <w:rStyle w:val="Hyperlink"/>
            <w:rFonts w:ascii="Segoe UI" w:hAnsi="Segoe UI" w:cs="Segoe UI"/>
            <w:color w:val="0366D6"/>
            <w:sz w:val="24"/>
          </w:rPr>
          <w:t>ToPS</w:t>
        </w:r>
      </w:hyperlink>
      <w:r w:rsidRPr="001F7D44">
        <w:rPr>
          <w:rFonts w:ascii="Segoe UI" w:hAnsi="Segoe UI" w:cs="Segoe UI"/>
          <w:color w:val="24292E"/>
          <w:sz w:val="24"/>
        </w:rPr>
        <w:t> - This is an objected-oriented framework that facilitates the integration of probabilistic models for sequences over a user defined alphabet.</w:t>
      </w:r>
    </w:p>
    <w:p w:rsidR="00E45729" w:rsidRPr="001F7D44" w:rsidRDefault="00E45729" w:rsidP="00E45729">
      <w:pPr>
        <w:pStyle w:val="Heading4"/>
        <w:spacing w:before="360" w:after="240"/>
        <w:rPr>
          <w:rFonts w:ascii="Segoe UI" w:hAnsi="Segoe UI" w:cs="Segoe UI"/>
          <w:color w:val="24292E"/>
          <w:sz w:val="24"/>
        </w:rPr>
      </w:pPr>
      <w:bookmarkStart w:id="181" w:name="user-content-cpp-gestures"/>
      <w:bookmarkEnd w:id="181"/>
      <w:r w:rsidRPr="001F7D44">
        <w:rPr>
          <w:rFonts w:ascii="Segoe UI" w:hAnsi="Segoe UI" w:cs="Segoe UI"/>
          <w:color w:val="24292E"/>
          <w:sz w:val="24"/>
        </w:rPr>
        <w:t>Gesture Detection</w:t>
      </w:r>
    </w:p>
    <w:p w:rsidR="00E45729" w:rsidRPr="001F7D44" w:rsidRDefault="00E45729" w:rsidP="00E45729">
      <w:pPr>
        <w:numPr>
          <w:ilvl w:val="0"/>
          <w:numId w:val="96"/>
        </w:numPr>
        <w:spacing w:before="100" w:beforeAutospacing="1" w:after="100" w:afterAutospacing="1" w:line="240" w:lineRule="auto"/>
        <w:rPr>
          <w:rFonts w:ascii="Segoe UI" w:hAnsi="Segoe UI" w:cs="Segoe UI"/>
          <w:color w:val="24292E"/>
          <w:sz w:val="24"/>
        </w:rPr>
      </w:pPr>
      <w:hyperlink r:id="rId2338" w:history="1">
        <w:r w:rsidRPr="001F7D44">
          <w:rPr>
            <w:rStyle w:val="Hyperlink"/>
            <w:rFonts w:ascii="Segoe UI" w:hAnsi="Segoe UI" w:cs="Segoe UI"/>
            <w:color w:val="0366D6"/>
            <w:sz w:val="24"/>
          </w:rPr>
          <w:t>grt</w:t>
        </w:r>
      </w:hyperlink>
      <w:r w:rsidRPr="001F7D44">
        <w:rPr>
          <w:rFonts w:ascii="Segoe UI" w:hAnsi="Segoe UI" w:cs="Segoe UI"/>
          <w:color w:val="24292E"/>
          <w:sz w:val="24"/>
        </w:rPr>
        <w:t> - The Gesture Recognition Toolkit (GRT) is a cross-platform, open-source, C++ machine learning library designed for real-time gesture recognition.</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82" w:name="user-content-common-lisp"/>
      <w:bookmarkEnd w:id="182"/>
      <w:r w:rsidRPr="001F7D44">
        <w:rPr>
          <w:rFonts w:ascii="Segoe UI" w:hAnsi="Segoe UI" w:cs="Segoe UI"/>
          <w:color w:val="24292E"/>
          <w:sz w:val="38"/>
        </w:rPr>
        <w:t>Common Lisp</w:t>
      </w:r>
    </w:p>
    <w:p w:rsidR="00E45729" w:rsidRPr="001F7D44" w:rsidRDefault="00E45729" w:rsidP="00E45729">
      <w:pPr>
        <w:pStyle w:val="Heading4"/>
        <w:spacing w:before="360" w:after="240"/>
        <w:rPr>
          <w:rFonts w:ascii="Segoe UI" w:hAnsi="Segoe UI" w:cs="Segoe UI"/>
          <w:color w:val="24292E"/>
          <w:sz w:val="24"/>
        </w:rPr>
      </w:pPr>
      <w:bookmarkStart w:id="183" w:name="user-content-common-lisp-general-purpose"/>
      <w:bookmarkEnd w:id="183"/>
      <w:r w:rsidRPr="001F7D44">
        <w:rPr>
          <w:rFonts w:ascii="Segoe UI" w:hAnsi="Segoe UI" w:cs="Segoe UI"/>
          <w:color w:val="24292E"/>
          <w:sz w:val="24"/>
        </w:rPr>
        <w:t>General-Purpose Machine Learning</w:t>
      </w:r>
    </w:p>
    <w:p w:rsidR="00E45729" w:rsidRPr="001F7D44" w:rsidRDefault="00E45729" w:rsidP="00E45729">
      <w:pPr>
        <w:numPr>
          <w:ilvl w:val="0"/>
          <w:numId w:val="97"/>
        </w:numPr>
        <w:spacing w:before="100" w:beforeAutospacing="1" w:after="100" w:afterAutospacing="1" w:line="240" w:lineRule="auto"/>
        <w:rPr>
          <w:rFonts w:ascii="Segoe UI" w:hAnsi="Segoe UI" w:cs="Segoe UI"/>
          <w:color w:val="24292E"/>
          <w:sz w:val="24"/>
        </w:rPr>
      </w:pPr>
      <w:hyperlink r:id="rId2339" w:history="1">
        <w:r w:rsidRPr="001F7D44">
          <w:rPr>
            <w:rStyle w:val="Hyperlink"/>
            <w:rFonts w:ascii="Segoe UI" w:hAnsi="Segoe UI" w:cs="Segoe UI"/>
            <w:color w:val="0366D6"/>
            <w:sz w:val="24"/>
          </w:rPr>
          <w:t>mgl</w:t>
        </w:r>
      </w:hyperlink>
      <w:r w:rsidRPr="001F7D44">
        <w:rPr>
          <w:rFonts w:ascii="Segoe UI" w:hAnsi="Segoe UI" w:cs="Segoe UI"/>
          <w:color w:val="24292E"/>
          <w:sz w:val="24"/>
        </w:rPr>
        <w:t> - Neural networks (boltzmann machines, feed-forward and recurrent nets), Gaussian Processes</w:t>
      </w:r>
    </w:p>
    <w:p w:rsidR="00E45729" w:rsidRPr="001F7D44" w:rsidRDefault="00E45729" w:rsidP="00E45729">
      <w:pPr>
        <w:numPr>
          <w:ilvl w:val="0"/>
          <w:numId w:val="97"/>
        </w:numPr>
        <w:spacing w:before="60" w:after="100" w:afterAutospacing="1" w:line="240" w:lineRule="auto"/>
        <w:rPr>
          <w:rFonts w:ascii="Segoe UI" w:hAnsi="Segoe UI" w:cs="Segoe UI"/>
          <w:color w:val="24292E"/>
          <w:sz w:val="24"/>
        </w:rPr>
      </w:pPr>
      <w:hyperlink r:id="rId2340" w:history="1">
        <w:r w:rsidRPr="001F7D44">
          <w:rPr>
            <w:rStyle w:val="Hyperlink"/>
            <w:rFonts w:ascii="Segoe UI" w:hAnsi="Segoe UI" w:cs="Segoe UI"/>
            <w:color w:val="0366D6"/>
            <w:sz w:val="24"/>
          </w:rPr>
          <w:t>mgl-gpr</w:t>
        </w:r>
      </w:hyperlink>
      <w:r w:rsidRPr="001F7D44">
        <w:rPr>
          <w:rFonts w:ascii="Segoe UI" w:hAnsi="Segoe UI" w:cs="Segoe UI"/>
          <w:color w:val="24292E"/>
          <w:sz w:val="24"/>
        </w:rPr>
        <w:t> - Evolutionary algorithms</w:t>
      </w:r>
    </w:p>
    <w:p w:rsidR="00E45729" w:rsidRPr="001F7D44" w:rsidRDefault="00E45729" w:rsidP="00E45729">
      <w:pPr>
        <w:numPr>
          <w:ilvl w:val="0"/>
          <w:numId w:val="97"/>
        </w:numPr>
        <w:spacing w:before="60" w:after="100" w:afterAutospacing="1" w:line="240" w:lineRule="auto"/>
        <w:rPr>
          <w:rFonts w:ascii="Segoe UI" w:hAnsi="Segoe UI" w:cs="Segoe UI"/>
          <w:color w:val="24292E"/>
          <w:sz w:val="24"/>
        </w:rPr>
      </w:pPr>
      <w:hyperlink r:id="rId2341" w:history="1">
        <w:r w:rsidRPr="001F7D44">
          <w:rPr>
            <w:rStyle w:val="Hyperlink"/>
            <w:rFonts w:ascii="Segoe UI" w:hAnsi="Segoe UI" w:cs="Segoe UI"/>
            <w:color w:val="0366D6"/>
            <w:sz w:val="24"/>
          </w:rPr>
          <w:t>cl-libsvm</w:t>
        </w:r>
      </w:hyperlink>
      <w:r w:rsidRPr="001F7D44">
        <w:rPr>
          <w:rFonts w:ascii="Segoe UI" w:hAnsi="Segoe UI" w:cs="Segoe UI"/>
          <w:color w:val="24292E"/>
          <w:sz w:val="24"/>
        </w:rPr>
        <w:t> - Wrapper for the libsvm support vector machine library</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84" w:name="user-content-clojure"/>
      <w:bookmarkEnd w:id="184"/>
      <w:r w:rsidRPr="001F7D44">
        <w:rPr>
          <w:rFonts w:ascii="Segoe UI" w:hAnsi="Segoe UI" w:cs="Segoe UI"/>
          <w:color w:val="24292E"/>
          <w:sz w:val="38"/>
        </w:rPr>
        <w:t>Clojure</w:t>
      </w:r>
    </w:p>
    <w:p w:rsidR="00E45729" w:rsidRPr="001F7D44" w:rsidRDefault="00E45729" w:rsidP="00E45729">
      <w:pPr>
        <w:pStyle w:val="Heading4"/>
        <w:spacing w:before="360" w:after="240"/>
        <w:rPr>
          <w:rFonts w:ascii="Segoe UI" w:hAnsi="Segoe UI" w:cs="Segoe UI"/>
          <w:color w:val="24292E"/>
          <w:sz w:val="24"/>
        </w:rPr>
      </w:pPr>
      <w:bookmarkStart w:id="185" w:name="user-content-clojure-nlp"/>
      <w:bookmarkEnd w:id="185"/>
      <w:r w:rsidRPr="001F7D44">
        <w:rPr>
          <w:rFonts w:ascii="Segoe UI" w:hAnsi="Segoe UI" w:cs="Segoe UI"/>
          <w:color w:val="24292E"/>
          <w:sz w:val="24"/>
        </w:rPr>
        <w:t>Natural Language Processing</w:t>
      </w:r>
    </w:p>
    <w:p w:rsidR="00E45729" w:rsidRPr="001F7D44" w:rsidRDefault="00E45729" w:rsidP="00E45729">
      <w:pPr>
        <w:numPr>
          <w:ilvl w:val="0"/>
          <w:numId w:val="98"/>
        </w:numPr>
        <w:spacing w:before="100" w:beforeAutospacing="1" w:after="100" w:afterAutospacing="1" w:line="240" w:lineRule="auto"/>
        <w:rPr>
          <w:rFonts w:ascii="Segoe UI" w:hAnsi="Segoe UI" w:cs="Segoe UI"/>
          <w:color w:val="24292E"/>
          <w:sz w:val="24"/>
        </w:rPr>
      </w:pPr>
      <w:hyperlink r:id="rId2342" w:history="1">
        <w:r w:rsidRPr="001F7D44">
          <w:rPr>
            <w:rStyle w:val="Hyperlink"/>
            <w:rFonts w:ascii="Segoe UI" w:hAnsi="Segoe UI" w:cs="Segoe UI"/>
            <w:color w:val="0366D6"/>
            <w:sz w:val="24"/>
          </w:rPr>
          <w:t>Clojure-openNLP</w:t>
        </w:r>
      </w:hyperlink>
      <w:r w:rsidRPr="001F7D44">
        <w:rPr>
          <w:rFonts w:ascii="Segoe UI" w:hAnsi="Segoe UI" w:cs="Segoe UI"/>
          <w:color w:val="24292E"/>
          <w:sz w:val="24"/>
        </w:rPr>
        <w:t> - Natural Language Processing in Clojure (opennlp)</w:t>
      </w:r>
    </w:p>
    <w:p w:rsidR="00E45729" w:rsidRPr="001F7D44" w:rsidRDefault="00E45729" w:rsidP="00E45729">
      <w:pPr>
        <w:numPr>
          <w:ilvl w:val="0"/>
          <w:numId w:val="98"/>
        </w:numPr>
        <w:spacing w:before="60" w:after="100" w:afterAutospacing="1" w:line="240" w:lineRule="auto"/>
        <w:rPr>
          <w:rFonts w:ascii="Segoe UI" w:hAnsi="Segoe UI" w:cs="Segoe UI"/>
          <w:color w:val="24292E"/>
          <w:sz w:val="24"/>
        </w:rPr>
      </w:pPr>
      <w:hyperlink r:id="rId2343" w:history="1">
        <w:r w:rsidRPr="001F7D44">
          <w:rPr>
            <w:rStyle w:val="Hyperlink"/>
            <w:rFonts w:ascii="Segoe UI" w:hAnsi="Segoe UI" w:cs="Segoe UI"/>
            <w:color w:val="0366D6"/>
            <w:sz w:val="24"/>
          </w:rPr>
          <w:t>Infections-clj</w:t>
        </w:r>
      </w:hyperlink>
      <w:r w:rsidRPr="001F7D44">
        <w:rPr>
          <w:rFonts w:ascii="Segoe UI" w:hAnsi="Segoe UI" w:cs="Segoe UI"/>
          <w:color w:val="24292E"/>
          <w:sz w:val="24"/>
        </w:rPr>
        <w:t> - Rails-like inflection library for Clojure and ClojureScript</w:t>
      </w:r>
    </w:p>
    <w:p w:rsidR="00E45729" w:rsidRPr="001F7D44" w:rsidRDefault="00E45729" w:rsidP="00E45729">
      <w:pPr>
        <w:pStyle w:val="Heading4"/>
        <w:spacing w:before="360" w:after="240"/>
        <w:rPr>
          <w:rFonts w:ascii="Segoe UI" w:hAnsi="Segoe UI" w:cs="Segoe UI"/>
          <w:color w:val="24292E"/>
          <w:sz w:val="24"/>
        </w:rPr>
      </w:pPr>
      <w:bookmarkStart w:id="186" w:name="user-content-clojure-general-purpose"/>
      <w:bookmarkEnd w:id="186"/>
      <w:r w:rsidRPr="001F7D44">
        <w:rPr>
          <w:rFonts w:ascii="Segoe UI" w:hAnsi="Segoe UI" w:cs="Segoe UI"/>
          <w:color w:val="24292E"/>
          <w:sz w:val="24"/>
        </w:rPr>
        <w:t>General-Purpose Machine Learning</w:t>
      </w:r>
    </w:p>
    <w:p w:rsidR="00E45729" w:rsidRPr="001F7D44" w:rsidRDefault="00E45729" w:rsidP="00E45729">
      <w:pPr>
        <w:numPr>
          <w:ilvl w:val="0"/>
          <w:numId w:val="99"/>
        </w:numPr>
        <w:spacing w:before="100" w:beforeAutospacing="1" w:after="100" w:afterAutospacing="1" w:line="240" w:lineRule="auto"/>
        <w:rPr>
          <w:rFonts w:ascii="Segoe UI" w:hAnsi="Segoe UI" w:cs="Segoe UI"/>
          <w:color w:val="24292E"/>
          <w:sz w:val="24"/>
        </w:rPr>
      </w:pPr>
      <w:hyperlink r:id="rId2344" w:history="1">
        <w:r w:rsidRPr="001F7D44">
          <w:rPr>
            <w:rStyle w:val="Hyperlink"/>
            <w:rFonts w:ascii="Segoe UI" w:hAnsi="Segoe UI" w:cs="Segoe UI"/>
            <w:color w:val="0366D6"/>
            <w:sz w:val="24"/>
          </w:rPr>
          <w:t>Touchstone</w:t>
        </w:r>
      </w:hyperlink>
      <w:r w:rsidRPr="001F7D44">
        <w:rPr>
          <w:rFonts w:ascii="Segoe UI" w:hAnsi="Segoe UI" w:cs="Segoe UI"/>
          <w:color w:val="24292E"/>
          <w:sz w:val="24"/>
        </w:rPr>
        <w:t> - Clojure A/B testing library</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45" w:history="1">
        <w:r w:rsidRPr="001F7D44">
          <w:rPr>
            <w:rStyle w:val="Hyperlink"/>
            <w:rFonts w:ascii="Segoe UI" w:hAnsi="Segoe UI" w:cs="Segoe UI"/>
            <w:color w:val="0366D6"/>
            <w:sz w:val="24"/>
          </w:rPr>
          <w:t>Clojush</w:t>
        </w:r>
      </w:hyperlink>
      <w:r w:rsidRPr="001F7D44">
        <w:rPr>
          <w:rFonts w:ascii="Segoe UI" w:hAnsi="Segoe UI" w:cs="Segoe UI"/>
          <w:color w:val="24292E"/>
          <w:sz w:val="24"/>
        </w:rPr>
        <w:t> - The Push programming language and the PushGP genetic programming system implemented in Clojure</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46" w:history="1">
        <w:r w:rsidRPr="001F7D44">
          <w:rPr>
            <w:rStyle w:val="Hyperlink"/>
            <w:rFonts w:ascii="Segoe UI" w:hAnsi="Segoe UI" w:cs="Segoe UI"/>
            <w:color w:val="0366D6"/>
            <w:sz w:val="24"/>
          </w:rPr>
          <w:t>Infer</w:t>
        </w:r>
      </w:hyperlink>
      <w:r w:rsidRPr="001F7D44">
        <w:rPr>
          <w:rFonts w:ascii="Segoe UI" w:hAnsi="Segoe UI" w:cs="Segoe UI"/>
          <w:color w:val="24292E"/>
          <w:sz w:val="24"/>
        </w:rPr>
        <w:t> - Inference and machine learning in Clojure</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47" w:history="1">
        <w:r w:rsidRPr="001F7D44">
          <w:rPr>
            <w:rStyle w:val="Hyperlink"/>
            <w:rFonts w:ascii="Segoe UI" w:hAnsi="Segoe UI" w:cs="Segoe UI"/>
            <w:color w:val="0366D6"/>
            <w:sz w:val="24"/>
          </w:rPr>
          <w:t>Clj-ML</w:t>
        </w:r>
      </w:hyperlink>
      <w:r w:rsidRPr="001F7D44">
        <w:rPr>
          <w:rFonts w:ascii="Segoe UI" w:hAnsi="Segoe UI" w:cs="Segoe UI"/>
          <w:color w:val="24292E"/>
          <w:sz w:val="24"/>
        </w:rPr>
        <w:t> - A machine learning library for Clojure built on top of Weka and friends</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48" w:history="1">
        <w:r w:rsidRPr="001F7D44">
          <w:rPr>
            <w:rStyle w:val="Hyperlink"/>
            <w:rFonts w:ascii="Segoe UI" w:hAnsi="Segoe UI" w:cs="Segoe UI"/>
            <w:color w:val="0366D6"/>
            <w:sz w:val="24"/>
          </w:rPr>
          <w:t>DL4CLJ</w:t>
        </w:r>
      </w:hyperlink>
      <w:r w:rsidRPr="001F7D44">
        <w:rPr>
          <w:rFonts w:ascii="Segoe UI" w:hAnsi="Segoe UI" w:cs="Segoe UI"/>
          <w:color w:val="24292E"/>
          <w:sz w:val="24"/>
        </w:rPr>
        <w:t> - Clojure wrapper for Deeplearning4j</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49" w:history="1">
        <w:r w:rsidRPr="001F7D44">
          <w:rPr>
            <w:rStyle w:val="Hyperlink"/>
            <w:rFonts w:ascii="Segoe UI" w:hAnsi="Segoe UI" w:cs="Segoe UI"/>
            <w:color w:val="0366D6"/>
            <w:sz w:val="24"/>
          </w:rPr>
          <w:t>Encog</w:t>
        </w:r>
      </w:hyperlink>
      <w:r w:rsidRPr="001F7D44">
        <w:rPr>
          <w:rFonts w:ascii="Segoe UI" w:hAnsi="Segoe UI" w:cs="Segoe UI"/>
          <w:color w:val="24292E"/>
          <w:sz w:val="24"/>
        </w:rPr>
        <w:t> - Clojure wrapper for Encog (v3) (Machine-Learning framework that specializes in neural-nets)</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50" w:history="1">
        <w:r w:rsidRPr="001F7D44">
          <w:rPr>
            <w:rStyle w:val="Hyperlink"/>
            <w:rFonts w:ascii="Segoe UI" w:hAnsi="Segoe UI" w:cs="Segoe UI"/>
            <w:color w:val="0366D6"/>
            <w:sz w:val="24"/>
          </w:rPr>
          <w:t>Fungp</w:t>
        </w:r>
      </w:hyperlink>
      <w:r w:rsidRPr="001F7D44">
        <w:rPr>
          <w:rFonts w:ascii="Segoe UI" w:hAnsi="Segoe UI" w:cs="Segoe UI"/>
          <w:color w:val="24292E"/>
          <w:sz w:val="24"/>
        </w:rPr>
        <w:t> - A genetic programming library for Clojure</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51" w:history="1">
        <w:r w:rsidRPr="001F7D44">
          <w:rPr>
            <w:rStyle w:val="Hyperlink"/>
            <w:rFonts w:ascii="Segoe UI" w:hAnsi="Segoe UI" w:cs="Segoe UI"/>
            <w:color w:val="0366D6"/>
            <w:sz w:val="24"/>
          </w:rPr>
          <w:t>Statistiker</w:t>
        </w:r>
      </w:hyperlink>
      <w:r w:rsidRPr="001F7D44">
        <w:rPr>
          <w:rFonts w:ascii="Segoe UI" w:hAnsi="Segoe UI" w:cs="Segoe UI"/>
          <w:color w:val="24292E"/>
          <w:sz w:val="24"/>
        </w:rPr>
        <w:t> - Basic Machine Learning algorithms in Clojure.</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52" w:history="1">
        <w:r w:rsidRPr="001F7D44">
          <w:rPr>
            <w:rStyle w:val="Hyperlink"/>
            <w:rFonts w:ascii="Segoe UI" w:hAnsi="Segoe UI" w:cs="Segoe UI"/>
            <w:color w:val="0366D6"/>
            <w:sz w:val="24"/>
          </w:rPr>
          <w:t>clortex</w:t>
        </w:r>
      </w:hyperlink>
      <w:r w:rsidRPr="001F7D44">
        <w:rPr>
          <w:rFonts w:ascii="Segoe UI" w:hAnsi="Segoe UI" w:cs="Segoe UI"/>
          <w:color w:val="24292E"/>
          <w:sz w:val="24"/>
        </w:rPr>
        <w:t> - General Machine Learning library using Numenta’s Cortical Learning Algorithm</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53" w:history="1">
        <w:r w:rsidRPr="001F7D44">
          <w:rPr>
            <w:rStyle w:val="Hyperlink"/>
            <w:rFonts w:ascii="Segoe UI" w:hAnsi="Segoe UI" w:cs="Segoe UI"/>
            <w:color w:val="0366D6"/>
            <w:sz w:val="24"/>
          </w:rPr>
          <w:t>comportex</w:t>
        </w:r>
      </w:hyperlink>
      <w:r w:rsidRPr="001F7D44">
        <w:rPr>
          <w:rFonts w:ascii="Segoe UI" w:hAnsi="Segoe UI" w:cs="Segoe UI"/>
          <w:color w:val="24292E"/>
          <w:sz w:val="24"/>
        </w:rPr>
        <w:t> - Functionally composable Machine Learning library using Numenta’s Cortical Learning Algorithm</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54" w:history="1">
        <w:r w:rsidRPr="001F7D44">
          <w:rPr>
            <w:rStyle w:val="Hyperlink"/>
            <w:rFonts w:ascii="Segoe UI" w:hAnsi="Segoe UI" w:cs="Segoe UI"/>
            <w:color w:val="0366D6"/>
            <w:sz w:val="24"/>
          </w:rPr>
          <w:t>cortex</w:t>
        </w:r>
      </w:hyperlink>
      <w:r w:rsidRPr="001F7D44">
        <w:rPr>
          <w:rFonts w:ascii="Segoe UI" w:hAnsi="Segoe UI" w:cs="Segoe UI"/>
          <w:color w:val="24292E"/>
          <w:sz w:val="24"/>
        </w:rPr>
        <w:t> - Neural networks, regression and feature learning in Clojure.</w:t>
      </w:r>
    </w:p>
    <w:p w:rsidR="00E45729" w:rsidRPr="001F7D44" w:rsidRDefault="00E45729" w:rsidP="00E45729">
      <w:pPr>
        <w:numPr>
          <w:ilvl w:val="0"/>
          <w:numId w:val="99"/>
        </w:numPr>
        <w:spacing w:before="60" w:after="100" w:afterAutospacing="1" w:line="240" w:lineRule="auto"/>
        <w:rPr>
          <w:rFonts w:ascii="Segoe UI" w:hAnsi="Segoe UI" w:cs="Segoe UI"/>
          <w:color w:val="24292E"/>
          <w:sz w:val="24"/>
        </w:rPr>
      </w:pPr>
      <w:hyperlink r:id="rId2355" w:history="1">
        <w:r w:rsidRPr="001F7D44">
          <w:rPr>
            <w:rStyle w:val="Hyperlink"/>
            <w:rFonts w:ascii="Segoe UI" w:hAnsi="Segoe UI" w:cs="Segoe UI"/>
            <w:color w:val="0366D6"/>
            <w:sz w:val="24"/>
          </w:rPr>
          <w:t>lambda-ml</w:t>
        </w:r>
      </w:hyperlink>
      <w:r w:rsidRPr="001F7D44">
        <w:rPr>
          <w:rFonts w:ascii="Segoe UI" w:hAnsi="Segoe UI" w:cs="Segoe UI"/>
          <w:color w:val="24292E"/>
          <w:sz w:val="24"/>
        </w:rPr>
        <w:t> - Simple, concise implementations of machine learning techniques and utilities in Clojure.</w:t>
      </w:r>
    </w:p>
    <w:p w:rsidR="00E45729" w:rsidRPr="001F7D44" w:rsidRDefault="00E45729" w:rsidP="00E45729">
      <w:pPr>
        <w:pStyle w:val="Heading4"/>
        <w:spacing w:before="360" w:after="240"/>
        <w:rPr>
          <w:rFonts w:ascii="Segoe UI" w:hAnsi="Segoe UI" w:cs="Segoe UI"/>
          <w:color w:val="24292E"/>
          <w:sz w:val="24"/>
        </w:rPr>
      </w:pPr>
      <w:bookmarkStart w:id="187" w:name="user-content-clojure-data-analysis"/>
      <w:bookmarkEnd w:id="187"/>
      <w:r w:rsidRPr="001F7D44">
        <w:rPr>
          <w:rFonts w:ascii="Segoe UI" w:hAnsi="Segoe UI" w:cs="Segoe UI"/>
          <w:color w:val="24292E"/>
          <w:sz w:val="24"/>
        </w:rPr>
        <w:t>Data Analysis / Data Visualization</w:t>
      </w:r>
    </w:p>
    <w:p w:rsidR="00E45729" w:rsidRPr="001F7D44" w:rsidRDefault="00E45729" w:rsidP="00E45729">
      <w:pPr>
        <w:numPr>
          <w:ilvl w:val="0"/>
          <w:numId w:val="100"/>
        </w:numPr>
        <w:spacing w:before="100" w:beforeAutospacing="1" w:after="100" w:afterAutospacing="1" w:line="240" w:lineRule="auto"/>
        <w:rPr>
          <w:rFonts w:ascii="Segoe UI" w:hAnsi="Segoe UI" w:cs="Segoe UI"/>
          <w:color w:val="24292E"/>
          <w:sz w:val="24"/>
        </w:rPr>
      </w:pPr>
      <w:hyperlink r:id="rId2356" w:history="1">
        <w:r w:rsidRPr="001F7D44">
          <w:rPr>
            <w:rStyle w:val="Hyperlink"/>
            <w:rFonts w:ascii="Segoe UI" w:hAnsi="Segoe UI" w:cs="Segoe UI"/>
            <w:color w:val="0366D6"/>
            <w:sz w:val="24"/>
          </w:rPr>
          <w:t>Incanter</w:t>
        </w:r>
      </w:hyperlink>
      <w:r w:rsidRPr="001F7D44">
        <w:rPr>
          <w:rFonts w:ascii="Segoe UI" w:hAnsi="Segoe UI" w:cs="Segoe UI"/>
          <w:color w:val="24292E"/>
          <w:sz w:val="24"/>
        </w:rPr>
        <w:t> - Incanter is a Clojure-based, R-like platform for statistical computing and graphics.</w:t>
      </w:r>
    </w:p>
    <w:p w:rsidR="00E45729" w:rsidRPr="001F7D44" w:rsidRDefault="00E45729" w:rsidP="00E45729">
      <w:pPr>
        <w:numPr>
          <w:ilvl w:val="0"/>
          <w:numId w:val="100"/>
        </w:numPr>
        <w:spacing w:before="60" w:after="100" w:afterAutospacing="1" w:line="240" w:lineRule="auto"/>
        <w:rPr>
          <w:rFonts w:ascii="Segoe UI" w:hAnsi="Segoe UI" w:cs="Segoe UI"/>
          <w:color w:val="24292E"/>
          <w:sz w:val="24"/>
        </w:rPr>
      </w:pPr>
      <w:hyperlink r:id="rId2357" w:history="1">
        <w:r w:rsidRPr="001F7D44">
          <w:rPr>
            <w:rStyle w:val="Hyperlink"/>
            <w:rFonts w:ascii="Segoe UI" w:hAnsi="Segoe UI" w:cs="Segoe UI"/>
            <w:color w:val="0366D6"/>
            <w:sz w:val="24"/>
          </w:rPr>
          <w:t>PigPen</w:t>
        </w:r>
      </w:hyperlink>
      <w:r w:rsidRPr="001F7D44">
        <w:rPr>
          <w:rFonts w:ascii="Segoe UI" w:hAnsi="Segoe UI" w:cs="Segoe UI"/>
          <w:color w:val="24292E"/>
          <w:sz w:val="24"/>
        </w:rPr>
        <w:t> - Map-Reduce for Clojure.</w:t>
      </w:r>
    </w:p>
    <w:p w:rsidR="00E45729" w:rsidRPr="001F7D44" w:rsidRDefault="00E45729" w:rsidP="00E45729">
      <w:pPr>
        <w:numPr>
          <w:ilvl w:val="0"/>
          <w:numId w:val="100"/>
        </w:numPr>
        <w:spacing w:before="60" w:after="100" w:afterAutospacing="1" w:line="240" w:lineRule="auto"/>
        <w:rPr>
          <w:rFonts w:ascii="Segoe UI" w:hAnsi="Segoe UI" w:cs="Segoe UI"/>
          <w:color w:val="24292E"/>
          <w:sz w:val="24"/>
        </w:rPr>
      </w:pPr>
      <w:hyperlink r:id="rId2358" w:history="1">
        <w:r w:rsidRPr="001F7D44">
          <w:rPr>
            <w:rStyle w:val="Hyperlink"/>
            <w:rFonts w:ascii="Segoe UI" w:hAnsi="Segoe UI" w:cs="Segoe UI"/>
            <w:color w:val="0366D6"/>
            <w:sz w:val="24"/>
          </w:rPr>
          <w:t>Envision</w:t>
        </w:r>
      </w:hyperlink>
      <w:r w:rsidRPr="001F7D44">
        <w:rPr>
          <w:rFonts w:ascii="Segoe UI" w:hAnsi="Segoe UI" w:cs="Segoe UI"/>
          <w:color w:val="24292E"/>
          <w:sz w:val="24"/>
        </w:rPr>
        <w:t> - Clojure Data Visualisation library, based on Statistiker and D3</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88" w:name="user-content-crystal"/>
      <w:bookmarkEnd w:id="188"/>
      <w:r w:rsidRPr="001F7D44">
        <w:rPr>
          <w:rFonts w:ascii="Segoe UI" w:hAnsi="Segoe UI" w:cs="Segoe UI"/>
          <w:color w:val="24292E"/>
          <w:sz w:val="38"/>
        </w:rPr>
        <w:t>Crystal</w:t>
      </w:r>
    </w:p>
    <w:p w:rsidR="00E45729" w:rsidRPr="001F7D44" w:rsidRDefault="00E45729" w:rsidP="00E45729">
      <w:pPr>
        <w:pStyle w:val="Heading4"/>
        <w:spacing w:before="360" w:after="240"/>
        <w:rPr>
          <w:rFonts w:ascii="Segoe UI" w:hAnsi="Segoe UI" w:cs="Segoe UI"/>
          <w:color w:val="24292E"/>
          <w:sz w:val="24"/>
        </w:rPr>
      </w:pPr>
      <w:bookmarkStart w:id="189" w:name="user-content-crystal-general-purpose"/>
      <w:bookmarkEnd w:id="189"/>
      <w:r w:rsidRPr="001F7D44">
        <w:rPr>
          <w:rFonts w:ascii="Segoe UI" w:hAnsi="Segoe UI" w:cs="Segoe UI"/>
          <w:color w:val="24292E"/>
          <w:sz w:val="24"/>
        </w:rPr>
        <w:t>General-Purpose Machine Learning</w:t>
      </w:r>
    </w:p>
    <w:p w:rsidR="00E45729" w:rsidRPr="001F7D44" w:rsidRDefault="00E45729" w:rsidP="00E45729">
      <w:pPr>
        <w:numPr>
          <w:ilvl w:val="0"/>
          <w:numId w:val="101"/>
        </w:numPr>
        <w:spacing w:before="100" w:beforeAutospacing="1" w:after="100" w:afterAutospacing="1" w:line="240" w:lineRule="auto"/>
        <w:rPr>
          <w:rFonts w:ascii="Segoe UI" w:hAnsi="Segoe UI" w:cs="Segoe UI"/>
          <w:color w:val="24292E"/>
          <w:sz w:val="24"/>
        </w:rPr>
      </w:pPr>
      <w:hyperlink r:id="rId2359" w:history="1">
        <w:r w:rsidRPr="001F7D44">
          <w:rPr>
            <w:rStyle w:val="Hyperlink"/>
            <w:rFonts w:ascii="Segoe UI" w:hAnsi="Segoe UI" w:cs="Segoe UI"/>
            <w:color w:val="0366D6"/>
            <w:sz w:val="24"/>
          </w:rPr>
          <w:t>machine</w:t>
        </w:r>
      </w:hyperlink>
      <w:r w:rsidRPr="001F7D44">
        <w:rPr>
          <w:rFonts w:ascii="Segoe UI" w:hAnsi="Segoe UI" w:cs="Segoe UI"/>
          <w:color w:val="24292E"/>
          <w:sz w:val="24"/>
        </w:rPr>
        <w:t> - Simple machine learning algorithm.</w:t>
      </w:r>
    </w:p>
    <w:p w:rsidR="00E45729" w:rsidRPr="001F7D44" w:rsidRDefault="00E45729" w:rsidP="00E45729">
      <w:pPr>
        <w:numPr>
          <w:ilvl w:val="0"/>
          <w:numId w:val="101"/>
        </w:numPr>
        <w:spacing w:before="60" w:after="100" w:afterAutospacing="1" w:line="240" w:lineRule="auto"/>
        <w:rPr>
          <w:rFonts w:ascii="Segoe UI" w:hAnsi="Segoe UI" w:cs="Segoe UI"/>
          <w:color w:val="24292E"/>
          <w:sz w:val="24"/>
        </w:rPr>
      </w:pPr>
      <w:hyperlink r:id="rId2360" w:history="1">
        <w:r w:rsidRPr="001F7D44">
          <w:rPr>
            <w:rStyle w:val="Hyperlink"/>
            <w:rFonts w:ascii="Segoe UI" w:hAnsi="Segoe UI" w:cs="Segoe UI"/>
            <w:color w:val="0366D6"/>
            <w:sz w:val="24"/>
          </w:rPr>
          <w:t>crystal-fann</w:t>
        </w:r>
      </w:hyperlink>
      <w:r w:rsidRPr="001F7D44">
        <w:rPr>
          <w:rFonts w:ascii="Segoe UI" w:hAnsi="Segoe UI" w:cs="Segoe UI"/>
          <w:color w:val="24292E"/>
          <w:sz w:val="24"/>
        </w:rPr>
        <w:t> - FANN (Fast Artifical Neural Network) binding.</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90" w:name="user-content-elixir"/>
      <w:bookmarkEnd w:id="190"/>
      <w:r w:rsidRPr="001F7D44">
        <w:rPr>
          <w:rFonts w:ascii="Segoe UI" w:hAnsi="Segoe UI" w:cs="Segoe UI"/>
          <w:color w:val="24292E"/>
          <w:sz w:val="38"/>
        </w:rPr>
        <w:t>Elixir</w:t>
      </w:r>
    </w:p>
    <w:p w:rsidR="00E45729" w:rsidRPr="001F7D44" w:rsidRDefault="00E45729" w:rsidP="00E45729">
      <w:pPr>
        <w:pStyle w:val="Heading4"/>
        <w:spacing w:before="360" w:after="240"/>
        <w:rPr>
          <w:rFonts w:ascii="Segoe UI" w:hAnsi="Segoe UI" w:cs="Segoe UI"/>
          <w:color w:val="24292E"/>
          <w:sz w:val="24"/>
        </w:rPr>
      </w:pPr>
      <w:bookmarkStart w:id="191" w:name="user-content-elixir-general-purpose"/>
      <w:bookmarkEnd w:id="191"/>
      <w:r w:rsidRPr="001F7D44">
        <w:rPr>
          <w:rFonts w:ascii="Segoe UI" w:hAnsi="Segoe UI" w:cs="Segoe UI"/>
          <w:color w:val="24292E"/>
          <w:sz w:val="24"/>
        </w:rPr>
        <w:t>General-Purpose Machine Learning</w:t>
      </w:r>
    </w:p>
    <w:p w:rsidR="00E45729" w:rsidRPr="001F7D44" w:rsidRDefault="00E45729" w:rsidP="00E45729">
      <w:pPr>
        <w:numPr>
          <w:ilvl w:val="0"/>
          <w:numId w:val="102"/>
        </w:numPr>
        <w:spacing w:before="100" w:beforeAutospacing="1" w:after="100" w:afterAutospacing="1" w:line="240" w:lineRule="auto"/>
        <w:rPr>
          <w:rFonts w:ascii="Segoe UI" w:hAnsi="Segoe UI" w:cs="Segoe UI"/>
          <w:color w:val="24292E"/>
          <w:sz w:val="24"/>
        </w:rPr>
      </w:pPr>
      <w:hyperlink r:id="rId2361" w:history="1">
        <w:r w:rsidRPr="001F7D44">
          <w:rPr>
            <w:rStyle w:val="Hyperlink"/>
            <w:rFonts w:ascii="Segoe UI" w:hAnsi="Segoe UI" w:cs="Segoe UI"/>
            <w:color w:val="0366D6"/>
            <w:sz w:val="24"/>
          </w:rPr>
          <w:t>Simple Bayes</w:t>
        </w:r>
      </w:hyperlink>
      <w:r w:rsidRPr="001F7D44">
        <w:rPr>
          <w:rFonts w:ascii="Segoe UI" w:hAnsi="Segoe UI" w:cs="Segoe UI"/>
          <w:color w:val="24292E"/>
          <w:sz w:val="24"/>
        </w:rPr>
        <w:t> - A Simple Bayes / Naive Bayes implementation in Elixir.</w:t>
      </w:r>
    </w:p>
    <w:p w:rsidR="00E45729" w:rsidRPr="001F7D44" w:rsidRDefault="00E45729" w:rsidP="00E45729">
      <w:pPr>
        <w:pStyle w:val="Heading4"/>
        <w:spacing w:before="360" w:after="240"/>
        <w:rPr>
          <w:rFonts w:ascii="Segoe UI" w:hAnsi="Segoe UI" w:cs="Segoe UI"/>
          <w:color w:val="24292E"/>
          <w:sz w:val="24"/>
        </w:rPr>
      </w:pPr>
      <w:bookmarkStart w:id="192" w:name="user-content-elixir-nlp"/>
      <w:bookmarkEnd w:id="192"/>
      <w:r w:rsidRPr="001F7D44">
        <w:rPr>
          <w:rFonts w:ascii="Segoe UI" w:hAnsi="Segoe UI" w:cs="Segoe UI"/>
          <w:color w:val="24292E"/>
          <w:sz w:val="24"/>
        </w:rPr>
        <w:t>Natural Language Processing</w:t>
      </w:r>
    </w:p>
    <w:p w:rsidR="00E45729" w:rsidRPr="001F7D44" w:rsidRDefault="00E45729" w:rsidP="00E45729">
      <w:pPr>
        <w:numPr>
          <w:ilvl w:val="0"/>
          <w:numId w:val="103"/>
        </w:numPr>
        <w:spacing w:before="100" w:beforeAutospacing="1" w:after="100" w:afterAutospacing="1" w:line="240" w:lineRule="auto"/>
        <w:rPr>
          <w:rFonts w:ascii="Segoe UI" w:hAnsi="Segoe UI" w:cs="Segoe UI"/>
          <w:color w:val="24292E"/>
          <w:sz w:val="24"/>
        </w:rPr>
      </w:pPr>
      <w:hyperlink r:id="rId2362" w:history="1">
        <w:r w:rsidRPr="001F7D44">
          <w:rPr>
            <w:rStyle w:val="Hyperlink"/>
            <w:rFonts w:ascii="Segoe UI" w:hAnsi="Segoe UI" w:cs="Segoe UI"/>
            <w:color w:val="0366D6"/>
            <w:sz w:val="24"/>
          </w:rPr>
          <w:t>Stemmer</w:t>
        </w:r>
      </w:hyperlink>
      <w:r w:rsidRPr="001F7D44">
        <w:rPr>
          <w:rFonts w:ascii="Segoe UI" w:hAnsi="Segoe UI" w:cs="Segoe UI"/>
          <w:color w:val="24292E"/>
          <w:sz w:val="24"/>
        </w:rPr>
        <w:t> - An English (Porter2) stemming implementation in Elixir.</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93" w:name="user-content-erlang"/>
      <w:bookmarkEnd w:id="193"/>
      <w:r w:rsidRPr="001F7D44">
        <w:rPr>
          <w:rFonts w:ascii="Segoe UI" w:hAnsi="Segoe UI" w:cs="Segoe UI"/>
          <w:color w:val="24292E"/>
          <w:sz w:val="38"/>
        </w:rPr>
        <w:t>Erlang</w:t>
      </w:r>
    </w:p>
    <w:p w:rsidR="00E45729" w:rsidRPr="001F7D44" w:rsidRDefault="00E45729" w:rsidP="00E45729">
      <w:pPr>
        <w:pStyle w:val="Heading4"/>
        <w:spacing w:before="360" w:after="240"/>
        <w:rPr>
          <w:rFonts w:ascii="Segoe UI" w:hAnsi="Segoe UI" w:cs="Segoe UI"/>
          <w:color w:val="24292E"/>
          <w:sz w:val="24"/>
        </w:rPr>
      </w:pPr>
      <w:bookmarkStart w:id="194" w:name="user-content-erlang-general-purpose"/>
      <w:bookmarkEnd w:id="194"/>
      <w:r w:rsidRPr="001F7D44">
        <w:rPr>
          <w:rFonts w:ascii="Segoe UI" w:hAnsi="Segoe UI" w:cs="Segoe UI"/>
          <w:color w:val="24292E"/>
          <w:sz w:val="24"/>
        </w:rPr>
        <w:t>General-Purpose Machine Learning</w:t>
      </w:r>
    </w:p>
    <w:p w:rsidR="00E45729" w:rsidRPr="001F7D44" w:rsidRDefault="00E45729" w:rsidP="00E45729">
      <w:pPr>
        <w:numPr>
          <w:ilvl w:val="0"/>
          <w:numId w:val="104"/>
        </w:numPr>
        <w:spacing w:before="100" w:beforeAutospacing="1" w:after="100" w:afterAutospacing="1" w:line="240" w:lineRule="auto"/>
        <w:rPr>
          <w:rFonts w:ascii="Segoe UI" w:hAnsi="Segoe UI" w:cs="Segoe UI"/>
          <w:color w:val="24292E"/>
          <w:sz w:val="24"/>
        </w:rPr>
      </w:pPr>
      <w:hyperlink r:id="rId2363" w:history="1">
        <w:r w:rsidRPr="001F7D44">
          <w:rPr>
            <w:rStyle w:val="Hyperlink"/>
            <w:rFonts w:ascii="Segoe UI" w:hAnsi="Segoe UI" w:cs="Segoe UI"/>
            <w:color w:val="0366D6"/>
            <w:sz w:val="24"/>
          </w:rPr>
          <w:t>Disco</w:t>
        </w:r>
      </w:hyperlink>
      <w:r w:rsidRPr="001F7D44">
        <w:rPr>
          <w:rFonts w:ascii="Segoe UI" w:hAnsi="Segoe UI" w:cs="Segoe UI"/>
          <w:color w:val="24292E"/>
          <w:sz w:val="24"/>
        </w:rPr>
        <w:t> - Map Reduce in Erlang</w:t>
      </w:r>
    </w:p>
    <w:p w:rsidR="00E45729" w:rsidRPr="001F7D44" w:rsidRDefault="00E45729" w:rsidP="00E45729">
      <w:pPr>
        <w:numPr>
          <w:ilvl w:val="0"/>
          <w:numId w:val="104"/>
        </w:numPr>
        <w:spacing w:before="60" w:after="100" w:afterAutospacing="1" w:line="240" w:lineRule="auto"/>
        <w:rPr>
          <w:rFonts w:ascii="Segoe UI" w:hAnsi="Segoe UI" w:cs="Segoe UI"/>
          <w:color w:val="24292E"/>
          <w:sz w:val="24"/>
        </w:rPr>
      </w:pPr>
      <w:hyperlink r:id="rId2364" w:history="1">
        <w:r w:rsidRPr="001F7D44">
          <w:rPr>
            <w:rStyle w:val="Hyperlink"/>
            <w:rFonts w:ascii="Segoe UI" w:hAnsi="Segoe UI" w:cs="Segoe UI"/>
            <w:color w:val="0366D6"/>
            <w:sz w:val="24"/>
          </w:rPr>
          <w:t>Yanni</w:t>
        </w:r>
      </w:hyperlink>
      <w:r w:rsidRPr="001F7D44">
        <w:rPr>
          <w:rFonts w:ascii="Segoe UI" w:hAnsi="Segoe UI" w:cs="Segoe UI"/>
          <w:color w:val="24292E"/>
          <w:sz w:val="24"/>
        </w:rPr>
        <w:t> - ANN neural networks using Erlangs leightweight processes</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95" w:name="user-content-go"/>
      <w:bookmarkEnd w:id="195"/>
      <w:r w:rsidRPr="001F7D44">
        <w:rPr>
          <w:rFonts w:ascii="Segoe UI" w:hAnsi="Segoe UI" w:cs="Segoe UI"/>
          <w:color w:val="24292E"/>
          <w:sz w:val="38"/>
        </w:rPr>
        <w:t>Go</w:t>
      </w:r>
    </w:p>
    <w:p w:rsidR="00E45729" w:rsidRPr="001F7D44" w:rsidRDefault="00E45729" w:rsidP="00E45729">
      <w:pPr>
        <w:pStyle w:val="Heading4"/>
        <w:spacing w:before="360" w:after="240"/>
        <w:rPr>
          <w:rFonts w:ascii="Segoe UI" w:hAnsi="Segoe UI" w:cs="Segoe UI"/>
          <w:color w:val="24292E"/>
          <w:sz w:val="24"/>
        </w:rPr>
      </w:pPr>
      <w:bookmarkStart w:id="196" w:name="user-content-go-nlp"/>
      <w:bookmarkEnd w:id="196"/>
      <w:r w:rsidRPr="001F7D44">
        <w:rPr>
          <w:rFonts w:ascii="Segoe UI" w:hAnsi="Segoe UI" w:cs="Segoe UI"/>
          <w:color w:val="24292E"/>
          <w:sz w:val="24"/>
        </w:rPr>
        <w:t>Natural Language Processing</w:t>
      </w:r>
    </w:p>
    <w:p w:rsidR="00E45729" w:rsidRPr="001F7D44" w:rsidRDefault="00E45729" w:rsidP="00E45729">
      <w:pPr>
        <w:numPr>
          <w:ilvl w:val="0"/>
          <w:numId w:val="105"/>
        </w:numPr>
        <w:spacing w:before="100" w:beforeAutospacing="1" w:after="100" w:afterAutospacing="1" w:line="240" w:lineRule="auto"/>
        <w:rPr>
          <w:rFonts w:ascii="Segoe UI" w:hAnsi="Segoe UI" w:cs="Segoe UI"/>
          <w:color w:val="24292E"/>
          <w:sz w:val="24"/>
        </w:rPr>
      </w:pPr>
      <w:hyperlink r:id="rId2365" w:history="1">
        <w:r w:rsidRPr="001F7D44">
          <w:rPr>
            <w:rStyle w:val="Hyperlink"/>
            <w:rFonts w:ascii="Segoe UI" w:hAnsi="Segoe UI" w:cs="Segoe UI"/>
            <w:color w:val="0366D6"/>
            <w:sz w:val="24"/>
          </w:rPr>
          <w:t>go-porterstemmer</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native</w:t>
      </w:r>
      <w:proofErr w:type="gramEnd"/>
      <w:r w:rsidRPr="001F7D44">
        <w:rPr>
          <w:rFonts w:ascii="Segoe UI" w:hAnsi="Segoe UI" w:cs="Segoe UI"/>
          <w:color w:val="24292E"/>
          <w:sz w:val="24"/>
        </w:rPr>
        <w:t xml:space="preserve"> Go clean room implementation of the Porter Stemming algorithm.</w:t>
      </w:r>
    </w:p>
    <w:p w:rsidR="00E45729" w:rsidRPr="001F7D44" w:rsidRDefault="00E45729" w:rsidP="00E45729">
      <w:pPr>
        <w:numPr>
          <w:ilvl w:val="0"/>
          <w:numId w:val="105"/>
        </w:numPr>
        <w:spacing w:before="60" w:after="100" w:afterAutospacing="1" w:line="240" w:lineRule="auto"/>
        <w:rPr>
          <w:rFonts w:ascii="Segoe UI" w:hAnsi="Segoe UI" w:cs="Segoe UI"/>
          <w:color w:val="24292E"/>
          <w:sz w:val="24"/>
        </w:rPr>
      </w:pPr>
      <w:hyperlink r:id="rId2366" w:history="1">
        <w:r w:rsidRPr="001F7D44">
          <w:rPr>
            <w:rStyle w:val="Hyperlink"/>
            <w:rFonts w:ascii="Segoe UI" w:hAnsi="Segoe UI" w:cs="Segoe UI"/>
            <w:color w:val="0366D6"/>
            <w:sz w:val="24"/>
          </w:rPr>
          <w:t>paicehusk</w:t>
        </w:r>
      </w:hyperlink>
      <w:r w:rsidRPr="001F7D44">
        <w:rPr>
          <w:rFonts w:ascii="Segoe UI" w:hAnsi="Segoe UI" w:cs="Segoe UI"/>
          <w:color w:val="24292E"/>
          <w:sz w:val="24"/>
        </w:rPr>
        <w:t> - Golang implementation of the Paice/Husk Stemming Algorithm.</w:t>
      </w:r>
    </w:p>
    <w:p w:rsidR="00E45729" w:rsidRPr="001F7D44" w:rsidRDefault="00E45729" w:rsidP="00E45729">
      <w:pPr>
        <w:numPr>
          <w:ilvl w:val="0"/>
          <w:numId w:val="105"/>
        </w:numPr>
        <w:spacing w:before="60" w:after="100" w:afterAutospacing="1" w:line="240" w:lineRule="auto"/>
        <w:rPr>
          <w:rFonts w:ascii="Segoe UI" w:hAnsi="Segoe UI" w:cs="Segoe UI"/>
          <w:color w:val="24292E"/>
          <w:sz w:val="24"/>
        </w:rPr>
      </w:pPr>
      <w:hyperlink r:id="rId2367" w:history="1">
        <w:r w:rsidRPr="001F7D44">
          <w:rPr>
            <w:rStyle w:val="Hyperlink"/>
            <w:rFonts w:ascii="Segoe UI" w:hAnsi="Segoe UI" w:cs="Segoe UI"/>
            <w:color w:val="0366D6"/>
            <w:sz w:val="24"/>
          </w:rPr>
          <w:t>snowball</w:t>
        </w:r>
      </w:hyperlink>
      <w:r w:rsidRPr="001F7D44">
        <w:rPr>
          <w:rFonts w:ascii="Segoe UI" w:hAnsi="Segoe UI" w:cs="Segoe UI"/>
          <w:color w:val="24292E"/>
          <w:sz w:val="24"/>
        </w:rPr>
        <w:t> - Snowball Stemmer for Go.</w:t>
      </w:r>
    </w:p>
    <w:p w:rsidR="00E45729" w:rsidRPr="001F7D44" w:rsidRDefault="00E45729" w:rsidP="00E45729">
      <w:pPr>
        <w:numPr>
          <w:ilvl w:val="0"/>
          <w:numId w:val="105"/>
        </w:numPr>
        <w:spacing w:before="60" w:after="100" w:afterAutospacing="1" w:line="240" w:lineRule="auto"/>
        <w:rPr>
          <w:rFonts w:ascii="Segoe UI" w:hAnsi="Segoe UI" w:cs="Segoe UI"/>
          <w:color w:val="24292E"/>
          <w:sz w:val="24"/>
        </w:rPr>
      </w:pPr>
      <w:hyperlink r:id="rId2368" w:history="1">
        <w:r w:rsidRPr="001F7D44">
          <w:rPr>
            <w:rStyle w:val="Hyperlink"/>
            <w:rFonts w:ascii="Segoe UI" w:hAnsi="Segoe UI" w:cs="Segoe UI"/>
            <w:color w:val="0366D6"/>
            <w:sz w:val="24"/>
          </w:rPr>
          <w:t>go-ngram</w:t>
        </w:r>
      </w:hyperlink>
      <w:r w:rsidRPr="001F7D44">
        <w:rPr>
          <w:rFonts w:ascii="Segoe UI" w:hAnsi="Segoe UI" w:cs="Segoe UI"/>
          <w:color w:val="24292E"/>
          <w:sz w:val="24"/>
        </w:rPr>
        <w:t> - In-memory n-gram index with compression.</w:t>
      </w:r>
    </w:p>
    <w:p w:rsidR="00E45729" w:rsidRPr="001F7D44" w:rsidRDefault="00E45729" w:rsidP="00E45729">
      <w:pPr>
        <w:numPr>
          <w:ilvl w:val="0"/>
          <w:numId w:val="105"/>
        </w:numPr>
        <w:spacing w:before="60" w:after="100" w:afterAutospacing="1" w:line="240" w:lineRule="auto"/>
        <w:rPr>
          <w:rFonts w:ascii="Segoe UI" w:hAnsi="Segoe UI" w:cs="Segoe UI"/>
          <w:color w:val="24292E"/>
          <w:sz w:val="24"/>
        </w:rPr>
      </w:pPr>
      <w:hyperlink r:id="rId2369" w:history="1">
        <w:r w:rsidRPr="001F7D44">
          <w:rPr>
            <w:rStyle w:val="Hyperlink"/>
            <w:rFonts w:ascii="Segoe UI" w:hAnsi="Segoe UI" w:cs="Segoe UI"/>
            <w:color w:val="0366D6"/>
            <w:sz w:val="24"/>
          </w:rPr>
          <w:t>word-embedding</w:t>
        </w:r>
      </w:hyperlink>
      <w:r w:rsidRPr="001F7D44">
        <w:rPr>
          <w:rFonts w:ascii="Segoe UI" w:hAnsi="Segoe UI" w:cs="Segoe UI"/>
          <w:color w:val="24292E"/>
          <w:sz w:val="24"/>
        </w:rPr>
        <w:t> - Word Embeddings: the full implementation of word2vec, GloVe in Go.</w:t>
      </w:r>
    </w:p>
    <w:p w:rsidR="00E45729" w:rsidRPr="001F7D44" w:rsidRDefault="00E45729" w:rsidP="00E45729">
      <w:pPr>
        <w:pStyle w:val="Heading4"/>
        <w:spacing w:before="360" w:after="240"/>
        <w:rPr>
          <w:rFonts w:ascii="Segoe UI" w:hAnsi="Segoe UI" w:cs="Segoe UI"/>
          <w:color w:val="24292E"/>
          <w:sz w:val="24"/>
        </w:rPr>
      </w:pPr>
      <w:bookmarkStart w:id="197" w:name="user-content-go-general-purpose"/>
      <w:bookmarkEnd w:id="197"/>
      <w:r w:rsidRPr="001F7D44">
        <w:rPr>
          <w:rFonts w:ascii="Segoe UI" w:hAnsi="Segoe UI" w:cs="Segoe UI"/>
          <w:color w:val="24292E"/>
          <w:sz w:val="24"/>
        </w:rPr>
        <w:t>General-Purpose Machine Learning</w:t>
      </w:r>
    </w:p>
    <w:p w:rsidR="00E45729" w:rsidRPr="001F7D44" w:rsidRDefault="00E45729" w:rsidP="00E45729">
      <w:pPr>
        <w:numPr>
          <w:ilvl w:val="0"/>
          <w:numId w:val="106"/>
        </w:numPr>
        <w:spacing w:before="100" w:beforeAutospacing="1" w:after="100" w:afterAutospacing="1" w:line="240" w:lineRule="auto"/>
        <w:rPr>
          <w:rFonts w:ascii="Segoe UI" w:hAnsi="Segoe UI" w:cs="Segoe UI"/>
          <w:color w:val="24292E"/>
          <w:sz w:val="24"/>
        </w:rPr>
      </w:pPr>
      <w:hyperlink r:id="rId2370" w:history="1">
        <w:r w:rsidRPr="001F7D44">
          <w:rPr>
            <w:rStyle w:val="Hyperlink"/>
            <w:rFonts w:ascii="Segoe UI" w:hAnsi="Segoe UI" w:cs="Segoe UI"/>
            <w:color w:val="0366D6"/>
            <w:sz w:val="24"/>
          </w:rPr>
          <w:t>gago</w:t>
        </w:r>
      </w:hyperlink>
      <w:r w:rsidRPr="001F7D44">
        <w:rPr>
          <w:rFonts w:ascii="Segoe UI" w:hAnsi="Segoe UI" w:cs="Segoe UI"/>
          <w:color w:val="24292E"/>
          <w:sz w:val="24"/>
        </w:rPr>
        <w:t> - Multi-population, flexible, parallel genetic algorithm.</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1" w:history="1">
        <w:r w:rsidRPr="001F7D44">
          <w:rPr>
            <w:rStyle w:val="Hyperlink"/>
            <w:rFonts w:ascii="Segoe UI" w:hAnsi="Segoe UI" w:cs="Segoe UI"/>
            <w:color w:val="0366D6"/>
            <w:sz w:val="24"/>
          </w:rPr>
          <w:t>Go Learn</w:t>
        </w:r>
      </w:hyperlink>
      <w:r w:rsidRPr="001F7D44">
        <w:rPr>
          <w:rFonts w:ascii="Segoe UI" w:hAnsi="Segoe UI" w:cs="Segoe UI"/>
          <w:color w:val="24292E"/>
          <w:sz w:val="24"/>
        </w:rPr>
        <w:t> - Machine Learning for Go</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2" w:history="1">
        <w:r w:rsidRPr="001F7D44">
          <w:rPr>
            <w:rStyle w:val="Hyperlink"/>
            <w:rFonts w:ascii="Segoe UI" w:hAnsi="Segoe UI" w:cs="Segoe UI"/>
            <w:color w:val="0366D6"/>
            <w:sz w:val="24"/>
          </w:rPr>
          <w:t>go-pr</w:t>
        </w:r>
      </w:hyperlink>
      <w:r w:rsidRPr="001F7D44">
        <w:rPr>
          <w:rFonts w:ascii="Segoe UI" w:hAnsi="Segoe UI" w:cs="Segoe UI"/>
          <w:color w:val="24292E"/>
          <w:sz w:val="24"/>
        </w:rPr>
        <w:t> - Pattern recognition package in Go lang.</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3" w:history="1">
        <w:r w:rsidRPr="001F7D44">
          <w:rPr>
            <w:rStyle w:val="Hyperlink"/>
            <w:rFonts w:ascii="Segoe UI" w:hAnsi="Segoe UI" w:cs="Segoe UI"/>
            <w:color w:val="0366D6"/>
            <w:sz w:val="24"/>
          </w:rPr>
          <w:t>go-ml</w:t>
        </w:r>
      </w:hyperlink>
      <w:r w:rsidRPr="001F7D44">
        <w:rPr>
          <w:rFonts w:ascii="Segoe UI" w:hAnsi="Segoe UI" w:cs="Segoe UI"/>
          <w:color w:val="24292E"/>
          <w:sz w:val="24"/>
        </w:rPr>
        <w:t> - Linear / Logistic regression, Neural Networks, Collaborative Filtering and Gaussian Multivariate Distribution</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4" w:history="1">
        <w:r w:rsidRPr="001F7D44">
          <w:rPr>
            <w:rStyle w:val="Hyperlink"/>
            <w:rFonts w:ascii="Segoe UI" w:hAnsi="Segoe UI" w:cs="Segoe UI"/>
            <w:color w:val="0366D6"/>
            <w:sz w:val="24"/>
          </w:rPr>
          <w:t>bayesian</w:t>
        </w:r>
      </w:hyperlink>
      <w:r w:rsidRPr="001F7D44">
        <w:rPr>
          <w:rFonts w:ascii="Segoe UI" w:hAnsi="Segoe UI" w:cs="Segoe UI"/>
          <w:color w:val="24292E"/>
          <w:sz w:val="24"/>
        </w:rPr>
        <w:t> - Naive Bayesian Classification for Golang.</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5" w:history="1">
        <w:r w:rsidRPr="001F7D44">
          <w:rPr>
            <w:rStyle w:val="Hyperlink"/>
            <w:rFonts w:ascii="Segoe UI" w:hAnsi="Segoe UI" w:cs="Segoe UI"/>
            <w:color w:val="0366D6"/>
            <w:sz w:val="24"/>
          </w:rPr>
          <w:t>go-galib</w:t>
        </w:r>
      </w:hyperlink>
      <w:r w:rsidRPr="001F7D44">
        <w:rPr>
          <w:rFonts w:ascii="Segoe UI" w:hAnsi="Segoe UI" w:cs="Segoe UI"/>
          <w:color w:val="24292E"/>
          <w:sz w:val="24"/>
        </w:rPr>
        <w:t> - Genetic Algorithms library written in Go / Golang</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6" w:history="1">
        <w:r w:rsidRPr="001F7D44">
          <w:rPr>
            <w:rStyle w:val="Hyperlink"/>
            <w:rFonts w:ascii="Segoe UI" w:hAnsi="Segoe UI" w:cs="Segoe UI"/>
            <w:color w:val="0366D6"/>
            <w:sz w:val="24"/>
          </w:rPr>
          <w:t>Cloudforest</w:t>
        </w:r>
      </w:hyperlink>
      <w:r w:rsidRPr="001F7D44">
        <w:rPr>
          <w:rFonts w:ascii="Segoe UI" w:hAnsi="Segoe UI" w:cs="Segoe UI"/>
          <w:color w:val="24292E"/>
          <w:sz w:val="24"/>
        </w:rPr>
        <w:t> - Ensembles of decision trees in go/Golang.</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7" w:history="1">
        <w:r w:rsidRPr="001F7D44">
          <w:rPr>
            <w:rStyle w:val="Hyperlink"/>
            <w:rFonts w:ascii="Segoe UI" w:hAnsi="Segoe UI" w:cs="Segoe UI"/>
            <w:color w:val="0366D6"/>
            <w:sz w:val="24"/>
          </w:rPr>
          <w:t>gobrain</w:t>
        </w:r>
      </w:hyperlink>
      <w:r w:rsidRPr="001F7D44">
        <w:rPr>
          <w:rFonts w:ascii="Segoe UI" w:hAnsi="Segoe UI" w:cs="Segoe UI"/>
          <w:color w:val="24292E"/>
          <w:sz w:val="24"/>
        </w:rPr>
        <w:t> - Neural Networks written in go</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8" w:history="1">
        <w:r w:rsidRPr="001F7D44">
          <w:rPr>
            <w:rStyle w:val="Hyperlink"/>
            <w:rFonts w:ascii="Segoe UI" w:hAnsi="Segoe UI" w:cs="Segoe UI"/>
            <w:color w:val="0366D6"/>
            <w:sz w:val="24"/>
          </w:rPr>
          <w:t>GoNN</w:t>
        </w:r>
      </w:hyperlink>
      <w:r w:rsidRPr="001F7D44">
        <w:rPr>
          <w:rFonts w:ascii="Segoe UI" w:hAnsi="Segoe UI" w:cs="Segoe UI"/>
          <w:color w:val="24292E"/>
          <w:sz w:val="24"/>
        </w:rPr>
        <w:t> - GoNN is an implementation of Neural Network in Go Language, which includes BPNN, RBF, PCN</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79" w:history="1">
        <w:r w:rsidRPr="001F7D44">
          <w:rPr>
            <w:rStyle w:val="Hyperlink"/>
            <w:rFonts w:ascii="Segoe UI" w:hAnsi="Segoe UI" w:cs="Segoe UI"/>
            <w:color w:val="0366D6"/>
            <w:sz w:val="24"/>
          </w:rPr>
          <w:t>MXNet</w:t>
        </w:r>
      </w:hyperlink>
      <w:r w:rsidRPr="001F7D44">
        <w:rPr>
          <w:rFonts w:ascii="Segoe UI" w:hAnsi="Segoe UI" w:cs="Segoe UI"/>
          <w:color w:val="24292E"/>
          <w:sz w:val="24"/>
        </w:rPr>
        <w:t> - Lightweight, Portable, Flexible Distributed/Mobile Deep Learning with Dynamic, Mutation-aware Dataflow Dep Scheduler; for Python, R, Julia, Go, Javascript and more.</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80" w:history="1">
        <w:r w:rsidRPr="001F7D44">
          <w:rPr>
            <w:rStyle w:val="Hyperlink"/>
            <w:rFonts w:ascii="Segoe UI" w:hAnsi="Segoe UI" w:cs="Segoe UI"/>
            <w:color w:val="0366D6"/>
            <w:sz w:val="24"/>
          </w:rPr>
          <w:t>go-mxnet-predictor</w:t>
        </w:r>
      </w:hyperlink>
      <w:r w:rsidRPr="001F7D44">
        <w:rPr>
          <w:rFonts w:ascii="Segoe UI" w:hAnsi="Segoe UI" w:cs="Segoe UI"/>
          <w:color w:val="24292E"/>
          <w:sz w:val="24"/>
        </w:rPr>
        <w:t> - Go binding for MXNet c_predict_api to do inference with pre-trained model</w:t>
      </w:r>
    </w:p>
    <w:p w:rsidR="00E45729" w:rsidRPr="001F7D44" w:rsidRDefault="00E45729" w:rsidP="00E45729">
      <w:pPr>
        <w:numPr>
          <w:ilvl w:val="0"/>
          <w:numId w:val="106"/>
        </w:numPr>
        <w:spacing w:before="60" w:after="100" w:afterAutospacing="1" w:line="240" w:lineRule="auto"/>
        <w:rPr>
          <w:rFonts w:ascii="Segoe UI" w:hAnsi="Segoe UI" w:cs="Segoe UI"/>
          <w:color w:val="24292E"/>
          <w:sz w:val="24"/>
        </w:rPr>
      </w:pPr>
      <w:hyperlink r:id="rId2381" w:history="1">
        <w:r w:rsidRPr="001F7D44">
          <w:rPr>
            <w:rStyle w:val="Hyperlink"/>
            <w:rFonts w:ascii="Segoe UI" w:hAnsi="Segoe UI" w:cs="Segoe UI"/>
            <w:color w:val="0366D6"/>
            <w:sz w:val="24"/>
          </w:rPr>
          <w:t>neat</w:t>
        </w:r>
      </w:hyperlink>
      <w:r w:rsidRPr="001F7D44">
        <w:rPr>
          <w:rFonts w:ascii="Segoe UI" w:hAnsi="Segoe UI" w:cs="Segoe UI"/>
          <w:color w:val="24292E"/>
          <w:sz w:val="24"/>
        </w:rPr>
        <w:t> - Plug-and-play, parallel Go framework for NeuroEvolution of Augmenting Topologies (NEAT)</w:t>
      </w:r>
    </w:p>
    <w:p w:rsidR="00E45729" w:rsidRPr="001F7D44" w:rsidRDefault="00E45729" w:rsidP="00E45729">
      <w:pPr>
        <w:pStyle w:val="Heading4"/>
        <w:spacing w:before="360" w:after="240"/>
        <w:rPr>
          <w:rFonts w:ascii="Segoe UI" w:hAnsi="Segoe UI" w:cs="Segoe UI"/>
          <w:color w:val="24292E"/>
          <w:sz w:val="24"/>
        </w:rPr>
      </w:pPr>
      <w:bookmarkStart w:id="198" w:name="user-content-go-data-analysis"/>
      <w:bookmarkEnd w:id="198"/>
      <w:r w:rsidRPr="001F7D44">
        <w:rPr>
          <w:rFonts w:ascii="Segoe UI" w:hAnsi="Segoe UI" w:cs="Segoe UI"/>
          <w:color w:val="24292E"/>
          <w:sz w:val="24"/>
        </w:rPr>
        <w:t>Data Analysis / Data Visualization</w:t>
      </w:r>
    </w:p>
    <w:p w:rsidR="00E45729" w:rsidRPr="001F7D44" w:rsidRDefault="00E45729" w:rsidP="00E45729">
      <w:pPr>
        <w:numPr>
          <w:ilvl w:val="0"/>
          <w:numId w:val="107"/>
        </w:numPr>
        <w:spacing w:before="100" w:beforeAutospacing="1" w:after="100" w:afterAutospacing="1" w:line="240" w:lineRule="auto"/>
        <w:rPr>
          <w:rFonts w:ascii="Segoe UI" w:hAnsi="Segoe UI" w:cs="Segoe UI"/>
          <w:color w:val="24292E"/>
          <w:sz w:val="24"/>
        </w:rPr>
      </w:pPr>
      <w:hyperlink r:id="rId2382" w:history="1">
        <w:r w:rsidRPr="001F7D44">
          <w:rPr>
            <w:rStyle w:val="Hyperlink"/>
            <w:rFonts w:ascii="Segoe UI" w:hAnsi="Segoe UI" w:cs="Segoe UI"/>
            <w:color w:val="0366D6"/>
            <w:sz w:val="24"/>
          </w:rPr>
          <w:t>go-graph</w:t>
        </w:r>
      </w:hyperlink>
      <w:r w:rsidRPr="001F7D44">
        <w:rPr>
          <w:rFonts w:ascii="Segoe UI" w:hAnsi="Segoe UI" w:cs="Segoe UI"/>
          <w:color w:val="24292E"/>
          <w:sz w:val="24"/>
        </w:rPr>
        <w:t> - Graph library for Go/Golang language.</w:t>
      </w:r>
    </w:p>
    <w:p w:rsidR="00E45729" w:rsidRPr="001F7D44" w:rsidRDefault="00E45729" w:rsidP="00E45729">
      <w:pPr>
        <w:numPr>
          <w:ilvl w:val="0"/>
          <w:numId w:val="107"/>
        </w:numPr>
        <w:spacing w:before="60" w:after="100" w:afterAutospacing="1" w:line="240" w:lineRule="auto"/>
        <w:rPr>
          <w:rFonts w:ascii="Segoe UI" w:hAnsi="Segoe UI" w:cs="Segoe UI"/>
          <w:color w:val="24292E"/>
          <w:sz w:val="24"/>
        </w:rPr>
      </w:pPr>
      <w:hyperlink r:id="rId2383" w:history="1">
        <w:r w:rsidRPr="001F7D44">
          <w:rPr>
            <w:rStyle w:val="Hyperlink"/>
            <w:rFonts w:ascii="Segoe UI" w:hAnsi="Segoe UI" w:cs="Segoe UI"/>
            <w:color w:val="0366D6"/>
            <w:sz w:val="24"/>
          </w:rPr>
          <w:t>SVGo</w:t>
        </w:r>
      </w:hyperlink>
      <w:r w:rsidRPr="001F7D44">
        <w:rPr>
          <w:rFonts w:ascii="Segoe UI" w:hAnsi="Segoe UI" w:cs="Segoe UI"/>
          <w:color w:val="24292E"/>
          <w:sz w:val="24"/>
        </w:rPr>
        <w:t> - The Go Language library for SVG generation</w:t>
      </w:r>
    </w:p>
    <w:p w:rsidR="00E45729" w:rsidRPr="001F7D44" w:rsidRDefault="00E45729" w:rsidP="00E45729">
      <w:pPr>
        <w:numPr>
          <w:ilvl w:val="0"/>
          <w:numId w:val="107"/>
        </w:numPr>
        <w:spacing w:before="60" w:after="100" w:afterAutospacing="1" w:line="240" w:lineRule="auto"/>
        <w:rPr>
          <w:rFonts w:ascii="Segoe UI" w:hAnsi="Segoe UI" w:cs="Segoe UI"/>
          <w:color w:val="24292E"/>
          <w:sz w:val="24"/>
        </w:rPr>
      </w:pPr>
      <w:hyperlink r:id="rId2384" w:history="1">
        <w:r w:rsidRPr="001F7D44">
          <w:rPr>
            <w:rStyle w:val="Hyperlink"/>
            <w:rFonts w:ascii="Segoe UI" w:hAnsi="Segoe UI" w:cs="Segoe UI"/>
            <w:color w:val="0366D6"/>
            <w:sz w:val="24"/>
          </w:rPr>
          <w:t>RF</w:t>
        </w:r>
      </w:hyperlink>
      <w:r w:rsidRPr="001F7D44">
        <w:rPr>
          <w:rFonts w:ascii="Segoe UI" w:hAnsi="Segoe UI" w:cs="Segoe UI"/>
          <w:color w:val="24292E"/>
          <w:sz w:val="24"/>
        </w:rPr>
        <w:t> - Random forests implementation in Go</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199" w:name="user-content-haskell"/>
      <w:bookmarkEnd w:id="199"/>
      <w:r w:rsidRPr="001F7D44">
        <w:rPr>
          <w:rFonts w:ascii="Segoe UI" w:hAnsi="Segoe UI" w:cs="Segoe UI"/>
          <w:color w:val="24292E"/>
          <w:sz w:val="38"/>
        </w:rPr>
        <w:t>Haskell</w:t>
      </w:r>
    </w:p>
    <w:p w:rsidR="00E45729" w:rsidRPr="001F7D44" w:rsidRDefault="00E45729" w:rsidP="00E45729">
      <w:pPr>
        <w:pStyle w:val="Heading4"/>
        <w:spacing w:before="360" w:after="240"/>
        <w:rPr>
          <w:rFonts w:ascii="Segoe UI" w:hAnsi="Segoe UI" w:cs="Segoe UI"/>
          <w:color w:val="24292E"/>
          <w:sz w:val="24"/>
        </w:rPr>
      </w:pPr>
      <w:bookmarkStart w:id="200" w:name="user-content-haskell-general-purpose"/>
      <w:bookmarkEnd w:id="200"/>
      <w:r w:rsidRPr="001F7D44">
        <w:rPr>
          <w:rFonts w:ascii="Segoe UI" w:hAnsi="Segoe UI" w:cs="Segoe UI"/>
          <w:color w:val="24292E"/>
          <w:sz w:val="24"/>
        </w:rPr>
        <w:t>General-Purpose Machine Learning</w:t>
      </w:r>
    </w:p>
    <w:p w:rsidR="00E45729" w:rsidRPr="001F7D44" w:rsidRDefault="00E45729" w:rsidP="00E45729">
      <w:pPr>
        <w:numPr>
          <w:ilvl w:val="0"/>
          <w:numId w:val="108"/>
        </w:numPr>
        <w:spacing w:before="100" w:beforeAutospacing="1" w:after="100" w:afterAutospacing="1" w:line="240" w:lineRule="auto"/>
        <w:rPr>
          <w:rFonts w:ascii="Segoe UI" w:hAnsi="Segoe UI" w:cs="Segoe UI"/>
          <w:color w:val="24292E"/>
          <w:sz w:val="24"/>
        </w:rPr>
      </w:pPr>
      <w:hyperlink r:id="rId2385" w:history="1">
        <w:r w:rsidRPr="001F7D44">
          <w:rPr>
            <w:rStyle w:val="Hyperlink"/>
            <w:rFonts w:ascii="Segoe UI" w:hAnsi="Segoe UI" w:cs="Segoe UI"/>
            <w:color w:val="0366D6"/>
            <w:sz w:val="24"/>
          </w:rPr>
          <w:t>haskell-ml</w:t>
        </w:r>
      </w:hyperlink>
      <w:r w:rsidRPr="001F7D44">
        <w:rPr>
          <w:rFonts w:ascii="Segoe UI" w:hAnsi="Segoe UI" w:cs="Segoe UI"/>
          <w:color w:val="24292E"/>
          <w:sz w:val="24"/>
        </w:rPr>
        <w:t> - Haskell implementations of various ML algorithms.</w:t>
      </w:r>
    </w:p>
    <w:p w:rsidR="00E45729" w:rsidRPr="001F7D44" w:rsidRDefault="00E45729" w:rsidP="00E45729">
      <w:pPr>
        <w:numPr>
          <w:ilvl w:val="0"/>
          <w:numId w:val="108"/>
        </w:numPr>
        <w:spacing w:before="60" w:after="100" w:afterAutospacing="1" w:line="240" w:lineRule="auto"/>
        <w:rPr>
          <w:rFonts w:ascii="Segoe UI" w:hAnsi="Segoe UI" w:cs="Segoe UI"/>
          <w:color w:val="24292E"/>
          <w:sz w:val="24"/>
        </w:rPr>
      </w:pPr>
      <w:hyperlink r:id="rId2386" w:history="1">
        <w:r w:rsidRPr="001F7D44">
          <w:rPr>
            <w:rStyle w:val="Hyperlink"/>
            <w:rFonts w:ascii="Segoe UI" w:hAnsi="Segoe UI" w:cs="Segoe UI"/>
            <w:color w:val="0366D6"/>
            <w:sz w:val="24"/>
          </w:rPr>
          <w:t>HLearn</w:t>
        </w:r>
      </w:hyperlink>
      <w:r w:rsidRPr="001F7D44">
        <w:rPr>
          <w:rFonts w:ascii="Segoe UI" w:hAnsi="Segoe UI" w:cs="Segoe UI"/>
          <w:color w:val="24292E"/>
          <w:sz w:val="24"/>
        </w:rPr>
        <w:t> - a suite of libraries for interpreting machine learning models according to their algebraic structure.</w:t>
      </w:r>
    </w:p>
    <w:p w:rsidR="00E45729" w:rsidRPr="001F7D44" w:rsidRDefault="00E45729" w:rsidP="00E45729">
      <w:pPr>
        <w:numPr>
          <w:ilvl w:val="0"/>
          <w:numId w:val="108"/>
        </w:numPr>
        <w:spacing w:before="60" w:after="100" w:afterAutospacing="1" w:line="240" w:lineRule="auto"/>
        <w:rPr>
          <w:rFonts w:ascii="Segoe UI" w:hAnsi="Segoe UI" w:cs="Segoe UI"/>
          <w:color w:val="24292E"/>
          <w:sz w:val="24"/>
        </w:rPr>
      </w:pPr>
      <w:hyperlink r:id="rId2387" w:history="1">
        <w:r w:rsidRPr="001F7D44">
          <w:rPr>
            <w:rStyle w:val="Hyperlink"/>
            <w:rFonts w:ascii="Segoe UI" w:hAnsi="Segoe UI" w:cs="Segoe UI"/>
            <w:color w:val="0366D6"/>
            <w:sz w:val="24"/>
          </w:rPr>
          <w:t>hnn</w:t>
        </w:r>
      </w:hyperlink>
      <w:r w:rsidRPr="001F7D44">
        <w:rPr>
          <w:rFonts w:ascii="Segoe UI" w:hAnsi="Segoe UI" w:cs="Segoe UI"/>
          <w:color w:val="24292E"/>
          <w:sz w:val="24"/>
        </w:rPr>
        <w:t> - Haskell Neural Network library.</w:t>
      </w:r>
    </w:p>
    <w:p w:rsidR="00E45729" w:rsidRPr="001F7D44" w:rsidRDefault="00E45729" w:rsidP="00E45729">
      <w:pPr>
        <w:numPr>
          <w:ilvl w:val="0"/>
          <w:numId w:val="108"/>
        </w:numPr>
        <w:spacing w:before="60" w:after="100" w:afterAutospacing="1" w:line="240" w:lineRule="auto"/>
        <w:rPr>
          <w:rFonts w:ascii="Segoe UI" w:hAnsi="Segoe UI" w:cs="Segoe UI"/>
          <w:color w:val="24292E"/>
          <w:sz w:val="24"/>
        </w:rPr>
      </w:pPr>
      <w:hyperlink r:id="rId2388" w:history="1">
        <w:r w:rsidRPr="001F7D44">
          <w:rPr>
            <w:rStyle w:val="Hyperlink"/>
            <w:rFonts w:ascii="Segoe UI" w:hAnsi="Segoe UI" w:cs="Segoe UI"/>
            <w:color w:val="0366D6"/>
            <w:sz w:val="24"/>
          </w:rPr>
          <w:t>hopfield-networks</w:t>
        </w:r>
      </w:hyperlink>
      <w:r w:rsidRPr="001F7D44">
        <w:rPr>
          <w:rFonts w:ascii="Segoe UI" w:hAnsi="Segoe UI" w:cs="Segoe UI"/>
          <w:color w:val="24292E"/>
          <w:sz w:val="24"/>
        </w:rPr>
        <w:t> - Hopfield Networks for unsupervised learning in Haskell.</w:t>
      </w:r>
    </w:p>
    <w:p w:rsidR="00E45729" w:rsidRPr="001F7D44" w:rsidRDefault="00E45729" w:rsidP="00E45729">
      <w:pPr>
        <w:numPr>
          <w:ilvl w:val="0"/>
          <w:numId w:val="108"/>
        </w:numPr>
        <w:spacing w:before="60" w:after="100" w:afterAutospacing="1" w:line="240" w:lineRule="auto"/>
        <w:rPr>
          <w:rFonts w:ascii="Segoe UI" w:hAnsi="Segoe UI" w:cs="Segoe UI"/>
          <w:color w:val="24292E"/>
          <w:sz w:val="24"/>
        </w:rPr>
      </w:pPr>
      <w:hyperlink r:id="rId2389" w:history="1">
        <w:r w:rsidRPr="001F7D44">
          <w:rPr>
            <w:rStyle w:val="Hyperlink"/>
            <w:rFonts w:ascii="Segoe UI" w:hAnsi="Segoe UI" w:cs="Segoe UI"/>
            <w:color w:val="0366D6"/>
            <w:sz w:val="24"/>
          </w:rPr>
          <w:t>caffegraph</w:t>
        </w:r>
      </w:hyperlink>
      <w:r w:rsidRPr="001F7D44">
        <w:rPr>
          <w:rFonts w:ascii="Segoe UI" w:hAnsi="Segoe UI" w:cs="Segoe UI"/>
          <w:color w:val="24292E"/>
          <w:sz w:val="24"/>
        </w:rPr>
        <w:t> - A DSL for deep neural networks</w:t>
      </w:r>
    </w:p>
    <w:p w:rsidR="00E45729" w:rsidRPr="001F7D44" w:rsidRDefault="00E45729" w:rsidP="00E45729">
      <w:pPr>
        <w:numPr>
          <w:ilvl w:val="0"/>
          <w:numId w:val="108"/>
        </w:numPr>
        <w:spacing w:before="60" w:after="100" w:afterAutospacing="1" w:line="240" w:lineRule="auto"/>
        <w:rPr>
          <w:rFonts w:ascii="Segoe UI" w:hAnsi="Segoe UI" w:cs="Segoe UI"/>
          <w:color w:val="24292E"/>
          <w:sz w:val="24"/>
        </w:rPr>
      </w:pPr>
      <w:hyperlink r:id="rId2390" w:history="1">
        <w:r w:rsidRPr="001F7D44">
          <w:rPr>
            <w:rStyle w:val="Hyperlink"/>
            <w:rFonts w:ascii="Segoe UI" w:hAnsi="Segoe UI" w:cs="Segoe UI"/>
            <w:color w:val="0366D6"/>
            <w:sz w:val="24"/>
          </w:rPr>
          <w:t>LambdaNet</w:t>
        </w:r>
      </w:hyperlink>
      <w:r w:rsidRPr="001F7D44">
        <w:rPr>
          <w:rFonts w:ascii="Segoe UI" w:hAnsi="Segoe UI" w:cs="Segoe UI"/>
          <w:color w:val="24292E"/>
          <w:sz w:val="24"/>
        </w:rPr>
        <w:t> - Configurable Neural Networks in Haskell</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01" w:name="user-content-java"/>
      <w:bookmarkEnd w:id="201"/>
      <w:r w:rsidRPr="001F7D44">
        <w:rPr>
          <w:rFonts w:ascii="Segoe UI" w:hAnsi="Segoe UI" w:cs="Segoe UI"/>
          <w:color w:val="24292E"/>
          <w:sz w:val="38"/>
        </w:rPr>
        <w:t>Java</w:t>
      </w:r>
    </w:p>
    <w:p w:rsidR="00E45729" w:rsidRPr="001F7D44" w:rsidRDefault="00E45729" w:rsidP="00E45729">
      <w:pPr>
        <w:pStyle w:val="Heading4"/>
        <w:spacing w:before="360" w:after="240"/>
        <w:rPr>
          <w:rFonts w:ascii="Segoe UI" w:hAnsi="Segoe UI" w:cs="Segoe UI"/>
          <w:color w:val="24292E"/>
          <w:sz w:val="24"/>
        </w:rPr>
      </w:pPr>
      <w:bookmarkStart w:id="202" w:name="user-content-java-nlp"/>
      <w:bookmarkEnd w:id="202"/>
      <w:r w:rsidRPr="001F7D44">
        <w:rPr>
          <w:rFonts w:ascii="Segoe UI" w:hAnsi="Segoe UI" w:cs="Segoe UI"/>
          <w:color w:val="24292E"/>
          <w:sz w:val="24"/>
        </w:rPr>
        <w:t>Natural Language Processing</w:t>
      </w:r>
    </w:p>
    <w:p w:rsidR="00E45729" w:rsidRPr="001F7D44" w:rsidRDefault="00E45729" w:rsidP="00E45729">
      <w:pPr>
        <w:numPr>
          <w:ilvl w:val="0"/>
          <w:numId w:val="109"/>
        </w:numPr>
        <w:spacing w:before="100" w:beforeAutospacing="1" w:after="100" w:afterAutospacing="1" w:line="240" w:lineRule="auto"/>
        <w:rPr>
          <w:rFonts w:ascii="Segoe UI" w:hAnsi="Segoe UI" w:cs="Segoe UI"/>
          <w:color w:val="24292E"/>
          <w:sz w:val="24"/>
        </w:rPr>
      </w:pPr>
      <w:hyperlink r:id="rId2391" w:history="1">
        <w:r w:rsidRPr="001F7D44">
          <w:rPr>
            <w:rStyle w:val="Hyperlink"/>
            <w:rFonts w:ascii="Segoe UI" w:hAnsi="Segoe UI" w:cs="Segoe UI"/>
            <w:color w:val="0366D6"/>
            <w:sz w:val="24"/>
          </w:rPr>
          <w:t>Cortical.io</w:t>
        </w:r>
      </w:hyperlink>
      <w:r w:rsidRPr="001F7D44">
        <w:rPr>
          <w:rFonts w:ascii="Segoe UI" w:hAnsi="Segoe UI" w:cs="Segoe UI"/>
          <w:color w:val="24292E"/>
          <w:sz w:val="24"/>
        </w:rPr>
        <w:t> - Retina: an API performing complex NLP operations (disambiguation, classification, streaming text filtering, etc...) as quickly and intuitively as the brain.</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392" w:history="1">
        <w:r w:rsidRPr="001F7D44">
          <w:rPr>
            <w:rStyle w:val="Hyperlink"/>
            <w:rFonts w:ascii="Segoe UI" w:hAnsi="Segoe UI" w:cs="Segoe UI"/>
            <w:color w:val="0366D6"/>
            <w:sz w:val="24"/>
          </w:rPr>
          <w:t>IRIS</w:t>
        </w:r>
      </w:hyperlink>
      <w:r w:rsidRPr="001F7D44">
        <w:rPr>
          <w:rFonts w:ascii="Segoe UI" w:hAnsi="Segoe UI" w:cs="Segoe UI"/>
          <w:color w:val="24292E"/>
          <w:sz w:val="24"/>
        </w:rPr>
        <w:t> - </w:t>
      </w:r>
      <w:hyperlink r:id="rId2393" w:history="1">
        <w:r w:rsidRPr="001F7D44">
          <w:rPr>
            <w:rStyle w:val="Hyperlink"/>
            <w:rFonts w:ascii="Segoe UI" w:hAnsi="Segoe UI" w:cs="Segoe UI"/>
            <w:color w:val="0366D6"/>
            <w:sz w:val="24"/>
          </w:rPr>
          <w:t>Cortical.io's</w:t>
        </w:r>
      </w:hyperlink>
      <w:r w:rsidRPr="001F7D44">
        <w:rPr>
          <w:rFonts w:ascii="Segoe UI" w:hAnsi="Segoe UI" w:cs="Segoe UI"/>
          <w:color w:val="24292E"/>
          <w:sz w:val="24"/>
        </w:rPr>
        <w:t> FREE NLP, Retina API Analysis Tool (written in JavaFX!) - </w:t>
      </w:r>
      <w:hyperlink r:id="rId2394" w:history="1">
        <w:r w:rsidRPr="001F7D44">
          <w:rPr>
            <w:rStyle w:val="Hyperlink"/>
            <w:rFonts w:ascii="Segoe UI" w:hAnsi="Segoe UI" w:cs="Segoe UI"/>
            <w:color w:val="0366D6"/>
            <w:sz w:val="24"/>
          </w:rPr>
          <w:t>See the Tutorial Video</w:t>
        </w:r>
      </w:hyperlink>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395" w:history="1">
        <w:r w:rsidRPr="001F7D44">
          <w:rPr>
            <w:rStyle w:val="Hyperlink"/>
            <w:rFonts w:ascii="Segoe UI" w:hAnsi="Segoe UI" w:cs="Segoe UI"/>
            <w:color w:val="0366D6"/>
            <w:sz w:val="24"/>
          </w:rPr>
          <w:t>CoreNLP</w:t>
        </w:r>
      </w:hyperlink>
      <w:r w:rsidRPr="001F7D44">
        <w:rPr>
          <w:rFonts w:ascii="Segoe UI" w:hAnsi="Segoe UI" w:cs="Segoe UI"/>
          <w:color w:val="24292E"/>
          <w:sz w:val="24"/>
        </w:rPr>
        <w:t> - Stanford CoreNLP provides a set of natural language analysis tools which can take raw English language text input and give the base forms of words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396" w:history="1">
        <w:r w:rsidRPr="001F7D44">
          <w:rPr>
            <w:rStyle w:val="Hyperlink"/>
            <w:rFonts w:ascii="Segoe UI" w:hAnsi="Segoe UI" w:cs="Segoe UI"/>
            <w:color w:val="0366D6"/>
            <w:sz w:val="24"/>
          </w:rPr>
          <w:t>Stanford Parser</w:t>
        </w:r>
      </w:hyperlink>
      <w:r w:rsidRPr="001F7D44">
        <w:rPr>
          <w:rFonts w:ascii="Segoe UI" w:hAnsi="Segoe UI" w:cs="Segoe UI"/>
          <w:color w:val="24292E"/>
          <w:sz w:val="24"/>
        </w:rPr>
        <w:t> - A natural language parser is a program that works out the grammatical structure of sentences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397" w:history="1">
        <w:r w:rsidRPr="001F7D44">
          <w:rPr>
            <w:rStyle w:val="Hyperlink"/>
            <w:rFonts w:ascii="Segoe UI" w:hAnsi="Segoe UI" w:cs="Segoe UI"/>
            <w:color w:val="0366D6"/>
            <w:sz w:val="24"/>
          </w:rPr>
          <w:t>Stanford POS Tagger</w:t>
        </w:r>
      </w:hyperlink>
      <w:r w:rsidRPr="001F7D44">
        <w:rPr>
          <w:rFonts w:ascii="Segoe UI" w:hAnsi="Segoe UI" w:cs="Segoe UI"/>
          <w:color w:val="24292E"/>
          <w:sz w:val="24"/>
        </w:rPr>
        <w:t> - A Part-Of-Speech Tagger (POS Tagger</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398" w:history="1">
        <w:r w:rsidRPr="001F7D44">
          <w:rPr>
            <w:rStyle w:val="Hyperlink"/>
            <w:rFonts w:ascii="Segoe UI" w:hAnsi="Segoe UI" w:cs="Segoe UI"/>
            <w:color w:val="0366D6"/>
            <w:sz w:val="24"/>
          </w:rPr>
          <w:t>Stanford Name Entity Recognizer</w:t>
        </w:r>
      </w:hyperlink>
      <w:r w:rsidRPr="001F7D44">
        <w:rPr>
          <w:rFonts w:ascii="Segoe UI" w:hAnsi="Segoe UI" w:cs="Segoe UI"/>
          <w:color w:val="24292E"/>
          <w:sz w:val="24"/>
        </w:rPr>
        <w:t> - Stanford NER is a Java implementation of a Named Entity Recognizer.</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399" w:history="1">
        <w:r w:rsidRPr="001F7D44">
          <w:rPr>
            <w:rStyle w:val="Hyperlink"/>
            <w:rFonts w:ascii="Segoe UI" w:hAnsi="Segoe UI" w:cs="Segoe UI"/>
            <w:color w:val="0366D6"/>
            <w:sz w:val="24"/>
          </w:rPr>
          <w:t>Stanford Word Segmenter</w:t>
        </w:r>
      </w:hyperlink>
      <w:r w:rsidRPr="001F7D44">
        <w:rPr>
          <w:rFonts w:ascii="Segoe UI" w:hAnsi="Segoe UI" w:cs="Segoe UI"/>
          <w:color w:val="24292E"/>
          <w:sz w:val="24"/>
        </w:rPr>
        <w:t> - Tokenization of raw text is a standard pre-processing step for many NLP tasks.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0" w:history="1">
        <w:r w:rsidRPr="001F7D44">
          <w:rPr>
            <w:rStyle w:val="Hyperlink"/>
            <w:rFonts w:ascii="Segoe UI" w:hAnsi="Segoe UI" w:cs="Segoe UI"/>
            <w:color w:val="0366D6"/>
            <w:sz w:val="24"/>
          </w:rPr>
          <w:t>Tregex, Tsurgeon and Semgrex</w:t>
        </w:r>
      </w:hyperlink>
      <w:r w:rsidRPr="001F7D44">
        <w:rPr>
          <w:rFonts w:ascii="Segoe UI" w:hAnsi="Segoe UI" w:cs="Segoe UI"/>
          <w:color w:val="24292E"/>
          <w:sz w:val="24"/>
        </w:rPr>
        <w:t> - Tregex is a utility for matching patterns in trees, based on tree relationships and regular expression matches on nodes (the name is short for "tree regular expressions").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1" w:history="1">
        <w:r w:rsidRPr="001F7D44">
          <w:rPr>
            <w:rStyle w:val="Hyperlink"/>
            <w:rFonts w:ascii="Segoe UI" w:hAnsi="Segoe UI" w:cs="Segoe UI"/>
            <w:color w:val="0366D6"/>
            <w:sz w:val="24"/>
          </w:rPr>
          <w:t>Stanford Phrasal: A Phrase-Based Translation System</w:t>
        </w:r>
      </w:hyperlink>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2" w:history="1">
        <w:r w:rsidRPr="001F7D44">
          <w:rPr>
            <w:rStyle w:val="Hyperlink"/>
            <w:rFonts w:ascii="Segoe UI" w:hAnsi="Segoe UI" w:cs="Segoe UI"/>
            <w:color w:val="0366D6"/>
            <w:sz w:val="24"/>
          </w:rPr>
          <w:t>Stanford English Tokenizer</w:t>
        </w:r>
      </w:hyperlink>
      <w:r w:rsidRPr="001F7D44">
        <w:rPr>
          <w:rFonts w:ascii="Segoe UI" w:hAnsi="Segoe UI" w:cs="Segoe UI"/>
          <w:color w:val="24292E"/>
          <w:sz w:val="24"/>
        </w:rPr>
        <w:t> - Stanford Phrasal is a state-of-the-art statistical phrase-based machine translation system, written in Java.</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3" w:history="1">
        <w:r w:rsidRPr="001F7D44">
          <w:rPr>
            <w:rStyle w:val="Hyperlink"/>
            <w:rFonts w:ascii="Segoe UI" w:hAnsi="Segoe UI" w:cs="Segoe UI"/>
            <w:color w:val="0366D6"/>
            <w:sz w:val="24"/>
          </w:rPr>
          <w:t>Stanford Tokens Regex</w:t>
        </w:r>
      </w:hyperlink>
      <w:r w:rsidRPr="001F7D44">
        <w:rPr>
          <w:rFonts w:ascii="Segoe UI" w:hAnsi="Segoe UI" w:cs="Segoe UI"/>
          <w:color w:val="24292E"/>
          <w:sz w:val="24"/>
        </w:rPr>
        <w:t> - A tokenizer divides text into a sequence of tokens, which roughly correspond to "words"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4" w:history="1">
        <w:r w:rsidRPr="001F7D44">
          <w:rPr>
            <w:rStyle w:val="Hyperlink"/>
            <w:rFonts w:ascii="Segoe UI" w:hAnsi="Segoe UI" w:cs="Segoe UI"/>
            <w:color w:val="0366D6"/>
            <w:sz w:val="24"/>
          </w:rPr>
          <w:t>Stanford Temporal Tagger</w:t>
        </w:r>
      </w:hyperlink>
      <w:r w:rsidRPr="001F7D44">
        <w:rPr>
          <w:rFonts w:ascii="Segoe UI" w:hAnsi="Segoe UI" w:cs="Segoe UI"/>
          <w:color w:val="24292E"/>
          <w:sz w:val="24"/>
        </w:rPr>
        <w:t> - SUTime is a library for recognizing and normalizing time expressions.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5" w:history="1">
        <w:r w:rsidRPr="001F7D44">
          <w:rPr>
            <w:rStyle w:val="Hyperlink"/>
            <w:rFonts w:ascii="Segoe UI" w:hAnsi="Segoe UI" w:cs="Segoe UI"/>
            <w:color w:val="0366D6"/>
            <w:sz w:val="24"/>
          </w:rPr>
          <w:t>Stanford SPIED</w:t>
        </w:r>
      </w:hyperlink>
      <w:r w:rsidRPr="001F7D44">
        <w:rPr>
          <w:rFonts w:ascii="Segoe UI" w:hAnsi="Segoe UI" w:cs="Segoe UI"/>
          <w:color w:val="24292E"/>
          <w:sz w:val="24"/>
        </w:rPr>
        <w:t> - Learning entities from unlabeled text starting with seed sets using patterns in an iterative fashion</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6" w:history="1">
        <w:r w:rsidRPr="001F7D44">
          <w:rPr>
            <w:rStyle w:val="Hyperlink"/>
            <w:rFonts w:ascii="Segoe UI" w:hAnsi="Segoe UI" w:cs="Segoe UI"/>
            <w:color w:val="0366D6"/>
            <w:sz w:val="24"/>
          </w:rPr>
          <w:t>Stanford Topic Modeling Toolbox</w:t>
        </w:r>
      </w:hyperlink>
      <w:r w:rsidRPr="001F7D44">
        <w:rPr>
          <w:rFonts w:ascii="Segoe UI" w:hAnsi="Segoe UI" w:cs="Segoe UI"/>
          <w:color w:val="24292E"/>
          <w:sz w:val="24"/>
        </w:rPr>
        <w:t> - Topic modeling tools to social scientists and others who wish to perform analysis on datasets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7" w:history="1">
        <w:r w:rsidRPr="001F7D44">
          <w:rPr>
            <w:rStyle w:val="Hyperlink"/>
            <w:rFonts w:ascii="Segoe UI" w:hAnsi="Segoe UI" w:cs="Segoe UI"/>
            <w:color w:val="0366D6"/>
            <w:sz w:val="24"/>
          </w:rPr>
          <w:t>Twitter Text Java</w:t>
        </w:r>
      </w:hyperlink>
      <w:r w:rsidRPr="001F7D44">
        <w:rPr>
          <w:rFonts w:ascii="Segoe UI" w:hAnsi="Segoe UI" w:cs="Segoe UI"/>
          <w:color w:val="24292E"/>
          <w:sz w:val="24"/>
        </w:rPr>
        <w:t> - A Java implementation of Twitter's text processing library</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8" w:history="1">
        <w:r w:rsidRPr="001F7D44">
          <w:rPr>
            <w:rStyle w:val="Hyperlink"/>
            <w:rFonts w:ascii="Segoe UI" w:hAnsi="Segoe UI" w:cs="Segoe UI"/>
            <w:color w:val="0366D6"/>
            <w:sz w:val="24"/>
          </w:rPr>
          <w:t>MALLET</w:t>
        </w:r>
      </w:hyperlink>
      <w:r w:rsidRPr="001F7D44">
        <w:rPr>
          <w:rFonts w:ascii="Segoe UI" w:hAnsi="Segoe UI" w:cs="Segoe UI"/>
          <w:color w:val="24292E"/>
          <w:sz w:val="24"/>
        </w:rPr>
        <w:t> - A Java-based package for statistical natural language processing, document classification, clustering, topic modeling, information extraction, and other machine learning applications to text.</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09" w:history="1">
        <w:r w:rsidRPr="001F7D44">
          <w:rPr>
            <w:rStyle w:val="Hyperlink"/>
            <w:rFonts w:ascii="Segoe UI" w:hAnsi="Segoe UI" w:cs="Segoe UI"/>
            <w:color w:val="0366D6"/>
            <w:sz w:val="24"/>
          </w:rPr>
          <w:t>OpenNLP</w:t>
        </w:r>
      </w:hyperlink>
      <w:r w:rsidRPr="001F7D44">
        <w:rPr>
          <w:rFonts w:ascii="Segoe UI" w:hAnsi="Segoe UI" w:cs="Segoe UI"/>
          <w:color w:val="24292E"/>
          <w:sz w:val="24"/>
        </w:rPr>
        <w:t> - a machine learning based toolkit for the processing of natural language text.</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10" w:history="1">
        <w:r w:rsidRPr="001F7D44">
          <w:rPr>
            <w:rStyle w:val="Hyperlink"/>
            <w:rFonts w:ascii="Segoe UI" w:hAnsi="Segoe UI" w:cs="Segoe UI"/>
            <w:color w:val="0366D6"/>
            <w:sz w:val="24"/>
          </w:rPr>
          <w:t>LingPipe</w:t>
        </w:r>
      </w:hyperlink>
      <w:r w:rsidRPr="001F7D44">
        <w:rPr>
          <w:rFonts w:ascii="Segoe UI" w:hAnsi="Segoe UI" w:cs="Segoe UI"/>
          <w:color w:val="24292E"/>
          <w:sz w:val="24"/>
        </w:rPr>
        <w:t> - A tool kit for processing text using computational linguistics.</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11" w:history="1">
        <w:r w:rsidRPr="001F7D44">
          <w:rPr>
            <w:rStyle w:val="Hyperlink"/>
            <w:rFonts w:ascii="Segoe UI" w:hAnsi="Segoe UI" w:cs="Segoe UI"/>
            <w:color w:val="0366D6"/>
            <w:sz w:val="24"/>
          </w:rPr>
          <w:t>ClearTK</w:t>
        </w:r>
      </w:hyperlink>
      <w:r w:rsidRPr="001F7D44">
        <w:rPr>
          <w:rFonts w:ascii="Segoe UI" w:hAnsi="Segoe UI" w:cs="Segoe UI"/>
          <w:color w:val="24292E"/>
          <w:sz w:val="24"/>
        </w:rPr>
        <w:t> - ClearTK provides a framework for developing statistical natural language processing (NLP) components in Java and is built on top of Apache UIMA.</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12" w:history="1">
        <w:r w:rsidRPr="001F7D44">
          <w:rPr>
            <w:rStyle w:val="Hyperlink"/>
            <w:rFonts w:ascii="Segoe UI" w:hAnsi="Segoe UI" w:cs="Segoe UI"/>
            <w:color w:val="0366D6"/>
            <w:sz w:val="24"/>
          </w:rPr>
          <w:t>Apache cTAKES</w:t>
        </w:r>
      </w:hyperlink>
      <w:r w:rsidRPr="001F7D44">
        <w:rPr>
          <w:rFonts w:ascii="Segoe UI" w:hAnsi="Segoe UI" w:cs="Segoe UI"/>
          <w:color w:val="24292E"/>
          <w:sz w:val="24"/>
        </w:rPr>
        <w:t> - Apache clinical Text Analysis and Knowledge Extraction System (cTAKES) is an open-source natural language processing system for information extraction from electronic medical record clinical free-text.</w:t>
      </w:r>
    </w:p>
    <w:p w:rsidR="00E45729" w:rsidRPr="001F7D44" w:rsidRDefault="00E45729" w:rsidP="00E45729">
      <w:pPr>
        <w:numPr>
          <w:ilvl w:val="0"/>
          <w:numId w:val="109"/>
        </w:numPr>
        <w:spacing w:before="60" w:after="100" w:afterAutospacing="1" w:line="240" w:lineRule="auto"/>
        <w:rPr>
          <w:rFonts w:ascii="Segoe UI" w:hAnsi="Segoe UI" w:cs="Segoe UI"/>
          <w:color w:val="24292E"/>
          <w:sz w:val="24"/>
        </w:rPr>
      </w:pPr>
      <w:hyperlink r:id="rId2413" w:history="1">
        <w:r w:rsidRPr="001F7D44">
          <w:rPr>
            <w:rStyle w:val="Hyperlink"/>
            <w:rFonts w:ascii="Segoe UI" w:hAnsi="Segoe UI" w:cs="Segoe UI"/>
            <w:color w:val="0366D6"/>
            <w:sz w:val="24"/>
          </w:rPr>
          <w:t>ClearNLP</w:t>
        </w:r>
      </w:hyperlink>
      <w:r w:rsidRPr="001F7D44">
        <w:rPr>
          <w:rFonts w:ascii="Segoe UI" w:hAnsi="Segoe UI" w:cs="Segoe UI"/>
          <w:color w:val="24292E"/>
          <w:sz w:val="24"/>
        </w:rPr>
        <w:t> - The ClearNLP project provides software and resources for natural language processing. The project started at the Center for Computational Language and EducAtion Research, and is currently developed by the Center for Language and Information Research at Emory University. This project is under the Apache 2 license.</w:t>
      </w:r>
    </w:p>
    <w:p w:rsidR="00E45729" w:rsidRPr="001F7D44" w:rsidRDefault="00E45729" w:rsidP="00E45729">
      <w:pPr>
        <w:numPr>
          <w:ilvl w:val="0"/>
          <w:numId w:val="109"/>
        </w:numPr>
        <w:spacing w:after="0" w:afterAutospacing="1" w:line="240" w:lineRule="auto"/>
        <w:rPr>
          <w:rFonts w:ascii="Segoe UI" w:hAnsi="Segoe UI" w:cs="Segoe UI"/>
          <w:color w:val="24292E"/>
          <w:sz w:val="24"/>
        </w:rPr>
      </w:pPr>
      <w:hyperlink r:id="rId2414" w:history="1">
        <w:r w:rsidRPr="001F7D44">
          <w:rPr>
            <w:rStyle w:val="Hyperlink"/>
            <w:rFonts w:ascii="Segoe UI" w:hAnsi="Segoe UI" w:cs="Segoe UI"/>
            <w:color w:val="0366D6"/>
            <w:sz w:val="24"/>
          </w:rPr>
          <w:t>CogcompNLP</w:t>
        </w:r>
      </w:hyperlink>
      <w:r w:rsidRPr="001F7D44">
        <w:rPr>
          <w:rFonts w:ascii="Segoe UI" w:hAnsi="Segoe UI" w:cs="Segoe UI"/>
          <w:color w:val="24292E"/>
          <w:sz w:val="24"/>
        </w:rPr>
        <w:t> - This project collects a number of core libraries for Natural Language Processing (NLP) developed in the University of Illinois' Cognitive Computation Group, for example </w:t>
      </w:r>
      <w:r w:rsidRPr="001F7D44">
        <w:rPr>
          <w:rStyle w:val="HTMLCode"/>
          <w:rFonts w:ascii="Consolas" w:eastAsiaTheme="minorEastAsia" w:hAnsi="Consolas"/>
          <w:color w:val="24292E"/>
          <w:sz w:val="22"/>
        </w:rPr>
        <w:t>illinois-core-utilities</w:t>
      </w:r>
      <w:r w:rsidRPr="001F7D44">
        <w:rPr>
          <w:rFonts w:ascii="Segoe UI" w:hAnsi="Segoe UI" w:cs="Segoe UI"/>
          <w:color w:val="24292E"/>
          <w:sz w:val="24"/>
        </w:rPr>
        <w:t> which provides a set of NLP-friendly data structures and a number of NLP-related utilities that support writing NLP applications, running experiments, etc, </w:t>
      </w:r>
      <w:r w:rsidRPr="001F7D44">
        <w:rPr>
          <w:rStyle w:val="HTMLCode"/>
          <w:rFonts w:ascii="Consolas" w:eastAsiaTheme="minorEastAsia" w:hAnsi="Consolas"/>
          <w:color w:val="24292E"/>
          <w:sz w:val="22"/>
        </w:rPr>
        <w:t>illinois-edison</w:t>
      </w:r>
      <w:r w:rsidRPr="001F7D44">
        <w:rPr>
          <w:rFonts w:ascii="Segoe UI" w:hAnsi="Segoe UI" w:cs="Segoe UI"/>
          <w:color w:val="24292E"/>
          <w:sz w:val="24"/>
        </w:rPr>
        <w:t> a library for feature extraction from illinois-core-utilities data structures and many other packages.</w:t>
      </w:r>
    </w:p>
    <w:p w:rsidR="00E45729" w:rsidRPr="001F7D44" w:rsidRDefault="00E45729" w:rsidP="00E45729">
      <w:pPr>
        <w:pStyle w:val="Heading4"/>
        <w:spacing w:before="360" w:after="240"/>
        <w:rPr>
          <w:rFonts w:ascii="Segoe UI" w:hAnsi="Segoe UI" w:cs="Segoe UI"/>
          <w:color w:val="24292E"/>
          <w:sz w:val="24"/>
        </w:rPr>
      </w:pPr>
      <w:bookmarkStart w:id="203" w:name="user-content-java-general-purpose"/>
      <w:bookmarkEnd w:id="203"/>
      <w:r w:rsidRPr="001F7D44">
        <w:rPr>
          <w:rFonts w:ascii="Segoe UI" w:hAnsi="Segoe UI" w:cs="Segoe UI"/>
          <w:color w:val="24292E"/>
          <w:sz w:val="24"/>
        </w:rPr>
        <w:t>General-Purpose Machine Learning</w:t>
      </w:r>
    </w:p>
    <w:p w:rsidR="00E45729" w:rsidRPr="001F7D44" w:rsidRDefault="00E45729" w:rsidP="00E45729">
      <w:pPr>
        <w:numPr>
          <w:ilvl w:val="0"/>
          <w:numId w:val="110"/>
        </w:numPr>
        <w:spacing w:before="100" w:beforeAutospacing="1" w:after="100" w:afterAutospacing="1" w:line="240" w:lineRule="auto"/>
        <w:rPr>
          <w:rFonts w:ascii="Segoe UI" w:hAnsi="Segoe UI" w:cs="Segoe UI"/>
          <w:color w:val="24292E"/>
          <w:sz w:val="24"/>
        </w:rPr>
      </w:pPr>
      <w:hyperlink r:id="rId2415" w:history="1">
        <w:r w:rsidRPr="001F7D44">
          <w:rPr>
            <w:rStyle w:val="Hyperlink"/>
            <w:rFonts w:ascii="Segoe UI" w:hAnsi="Segoe UI" w:cs="Segoe UI"/>
            <w:color w:val="0366D6"/>
            <w:sz w:val="24"/>
          </w:rPr>
          <w:t>aerosolve</w:t>
        </w:r>
      </w:hyperlink>
      <w:r w:rsidRPr="001F7D44">
        <w:rPr>
          <w:rFonts w:ascii="Segoe UI" w:hAnsi="Segoe UI" w:cs="Segoe UI"/>
          <w:color w:val="24292E"/>
          <w:sz w:val="24"/>
        </w:rPr>
        <w:t> - A machine learning library by Airbnb designed from the ground up to be human friendly.</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16" w:history="1">
        <w:r w:rsidRPr="001F7D44">
          <w:rPr>
            <w:rStyle w:val="Hyperlink"/>
            <w:rFonts w:ascii="Segoe UI" w:hAnsi="Segoe UI" w:cs="Segoe UI"/>
            <w:color w:val="0366D6"/>
            <w:sz w:val="24"/>
          </w:rPr>
          <w:t>AMIDST Toolbox</w:t>
        </w:r>
      </w:hyperlink>
      <w:r w:rsidRPr="001F7D44">
        <w:rPr>
          <w:rFonts w:ascii="Segoe UI" w:hAnsi="Segoe UI" w:cs="Segoe UI"/>
          <w:color w:val="24292E"/>
          <w:sz w:val="24"/>
        </w:rPr>
        <w:t> - A Java Toolbox for Scalable Probabilistic Machine Learning.</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17" w:history="1">
        <w:r w:rsidRPr="001F7D44">
          <w:rPr>
            <w:rStyle w:val="Hyperlink"/>
            <w:rFonts w:ascii="Segoe UI" w:hAnsi="Segoe UI" w:cs="Segoe UI"/>
            <w:color w:val="0366D6"/>
            <w:sz w:val="24"/>
          </w:rPr>
          <w:t>Datumbox</w:t>
        </w:r>
      </w:hyperlink>
      <w:r w:rsidRPr="001F7D44">
        <w:rPr>
          <w:rFonts w:ascii="Segoe UI" w:hAnsi="Segoe UI" w:cs="Segoe UI"/>
          <w:color w:val="24292E"/>
          <w:sz w:val="24"/>
        </w:rPr>
        <w:t> - Machine Learning framework for rapid development of Machine Learning and Statistical applications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18" w:history="1">
        <w:r w:rsidRPr="001F7D44">
          <w:rPr>
            <w:rStyle w:val="Hyperlink"/>
            <w:rFonts w:ascii="Segoe UI" w:hAnsi="Segoe UI" w:cs="Segoe UI"/>
            <w:color w:val="0366D6"/>
            <w:sz w:val="24"/>
          </w:rPr>
          <w:t>ELKI</w:t>
        </w:r>
      </w:hyperlink>
      <w:r w:rsidRPr="001F7D44">
        <w:rPr>
          <w:rFonts w:ascii="Segoe UI" w:hAnsi="Segoe UI" w:cs="Segoe UI"/>
          <w:color w:val="24292E"/>
          <w:sz w:val="24"/>
        </w:rPr>
        <w:t> - Java toolkit for data mining. (unsupervised: clustering, outlier detection etc.)</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19" w:history="1">
        <w:r w:rsidRPr="001F7D44">
          <w:rPr>
            <w:rStyle w:val="Hyperlink"/>
            <w:rFonts w:ascii="Segoe UI" w:hAnsi="Segoe UI" w:cs="Segoe UI"/>
            <w:color w:val="0366D6"/>
            <w:sz w:val="24"/>
          </w:rPr>
          <w:t>Encog</w:t>
        </w:r>
      </w:hyperlink>
      <w:r w:rsidRPr="001F7D44">
        <w:rPr>
          <w:rFonts w:ascii="Segoe UI" w:hAnsi="Segoe UI" w:cs="Segoe UI"/>
          <w:color w:val="24292E"/>
          <w:sz w:val="24"/>
        </w:rPr>
        <w:t> - An advanced neural network and machine learning framework. Encog contains classes to create a wide variety of networks, as well as support classes to normalize and process data for these neural networks. Encog trains using multithreaded resilient propagation. Encog can also make use of a GPU to further speed processing time. A GUI based workbench is also provided to help model and train neural networks.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0" w:history="1">
        <w:r w:rsidRPr="001F7D44">
          <w:rPr>
            <w:rStyle w:val="Hyperlink"/>
            <w:rFonts w:ascii="Segoe UI" w:hAnsi="Segoe UI" w:cs="Segoe UI"/>
            <w:color w:val="0366D6"/>
            <w:sz w:val="24"/>
          </w:rPr>
          <w:t>FlinkML in Apache Flink</w:t>
        </w:r>
      </w:hyperlink>
      <w:r w:rsidRPr="001F7D44">
        <w:rPr>
          <w:rFonts w:ascii="Segoe UI" w:hAnsi="Segoe UI" w:cs="Segoe UI"/>
          <w:color w:val="24292E"/>
          <w:sz w:val="24"/>
        </w:rPr>
        <w:t> - Distributed machine learning library in Flink</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1" w:history="1">
        <w:r w:rsidRPr="001F7D44">
          <w:rPr>
            <w:rStyle w:val="Hyperlink"/>
            <w:rFonts w:ascii="Segoe UI" w:hAnsi="Segoe UI" w:cs="Segoe UI"/>
            <w:color w:val="0366D6"/>
            <w:sz w:val="24"/>
          </w:rPr>
          <w:t>H2O</w:t>
        </w:r>
      </w:hyperlink>
      <w:r w:rsidRPr="001F7D44">
        <w:rPr>
          <w:rFonts w:ascii="Segoe UI" w:hAnsi="Segoe UI" w:cs="Segoe UI"/>
          <w:color w:val="24292E"/>
          <w:sz w:val="24"/>
        </w:rPr>
        <w:t> - ML engine that supports distributed learning on Hadoop, Spark or your laptop via APIs in R, Python, Scala, REST/JSON.</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2" w:history="1">
        <w:r w:rsidRPr="001F7D44">
          <w:rPr>
            <w:rStyle w:val="Hyperlink"/>
            <w:rFonts w:ascii="Segoe UI" w:hAnsi="Segoe UI" w:cs="Segoe UI"/>
            <w:color w:val="0366D6"/>
            <w:sz w:val="24"/>
          </w:rPr>
          <w:t>htm.java</w:t>
        </w:r>
      </w:hyperlink>
      <w:r w:rsidRPr="001F7D44">
        <w:rPr>
          <w:rFonts w:ascii="Segoe UI" w:hAnsi="Segoe UI" w:cs="Segoe UI"/>
          <w:color w:val="24292E"/>
          <w:sz w:val="24"/>
        </w:rPr>
        <w:t> - General Machine Learning library using Numenta’s Cortical Learning Algorithm</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3" w:history="1">
        <w:r w:rsidRPr="001F7D44">
          <w:rPr>
            <w:rStyle w:val="Hyperlink"/>
            <w:rFonts w:ascii="Segoe UI" w:hAnsi="Segoe UI" w:cs="Segoe UI"/>
            <w:color w:val="0366D6"/>
            <w:sz w:val="24"/>
          </w:rPr>
          <w:t>java-deeplearning</w:t>
        </w:r>
      </w:hyperlink>
      <w:r w:rsidRPr="001F7D44">
        <w:rPr>
          <w:rFonts w:ascii="Segoe UI" w:hAnsi="Segoe UI" w:cs="Segoe UI"/>
          <w:color w:val="24292E"/>
          <w:sz w:val="24"/>
        </w:rPr>
        <w:t> - Distributed Deep Learning Platform for Java, Clojure, Scala</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4" w:history="1">
        <w:r w:rsidRPr="001F7D44">
          <w:rPr>
            <w:rStyle w:val="Hyperlink"/>
            <w:rFonts w:ascii="Segoe UI" w:hAnsi="Segoe UI" w:cs="Segoe UI"/>
            <w:color w:val="0366D6"/>
            <w:sz w:val="24"/>
          </w:rPr>
          <w:t>Mahout</w:t>
        </w:r>
      </w:hyperlink>
      <w:r w:rsidRPr="001F7D44">
        <w:rPr>
          <w:rFonts w:ascii="Segoe UI" w:hAnsi="Segoe UI" w:cs="Segoe UI"/>
          <w:color w:val="24292E"/>
          <w:sz w:val="24"/>
        </w:rPr>
        <w:t> - Distributed machine learning</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5" w:history="1">
        <w:r w:rsidRPr="001F7D44">
          <w:rPr>
            <w:rStyle w:val="Hyperlink"/>
            <w:rFonts w:ascii="Segoe UI" w:hAnsi="Segoe UI" w:cs="Segoe UI"/>
            <w:color w:val="0366D6"/>
            <w:sz w:val="24"/>
          </w:rPr>
          <w:t>Meka</w:t>
        </w:r>
      </w:hyperlink>
      <w:r w:rsidRPr="001F7D44">
        <w:rPr>
          <w:rFonts w:ascii="Segoe UI" w:hAnsi="Segoe UI" w:cs="Segoe UI"/>
          <w:color w:val="24292E"/>
          <w:sz w:val="24"/>
        </w:rPr>
        <w:t> - An open source implementation of methods for multi-label classification and evaluation (extension to Weka).</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6" w:history="1">
        <w:r w:rsidRPr="001F7D44">
          <w:rPr>
            <w:rStyle w:val="Hyperlink"/>
            <w:rFonts w:ascii="Segoe UI" w:hAnsi="Segoe UI" w:cs="Segoe UI"/>
            <w:color w:val="0366D6"/>
            <w:sz w:val="24"/>
          </w:rPr>
          <w:t>MLlib in Apache Spark</w:t>
        </w:r>
      </w:hyperlink>
      <w:r w:rsidRPr="001F7D44">
        <w:rPr>
          <w:rFonts w:ascii="Segoe UI" w:hAnsi="Segoe UI" w:cs="Segoe UI"/>
          <w:color w:val="24292E"/>
          <w:sz w:val="24"/>
        </w:rPr>
        <w:t> - Distributed machine learning library in Spark</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7" w:history="1">
        <w:r w:rsidRPr="001F7D44">
          <w:rPr>
            <w:rStyle w:val="Hyperlink"/>
            <w:rFonts w:ascii="Segoe UI" w:hAnsi="Segoe UI" w:cs="Segoe UI"/>
            <w:color w:val="0366D6"/>
            <w:sz w:val="24"/>
          </w:rPr>
          <w:t>Hydrosphere Mist</w:t>
        </w:r>
      </w:hyperlink>
      <w:r w:rsidRPr="001F7D44">
        <w:rPr>
          <w:rFonts w:ascii="Segoe UI" w:hAnsi="Segoe UI" w:cs="Segoe UI"/>
          <w:color w:val="24292E"/>
          <w:sz w:val="24"/>
        </w:rPr>
        <w:t> - a service for deployment Apache Spark MLLib machine learning models as realtime, batch or reactive web services.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8" w:history="1">
        <w:r w:rsidRPr="001F7D44">
          <w:rPr>
            <w:rStyle w:val="Hyperlink"/>
            <w:rFonts w:ascii="Segoe UI" w:hAnsi="Segoe UI" w:cs="Segoe UI"/>
            <w:color w:val="0366D6"/>
            <w:sz w:val="24"/>
          </w:rPr>
          <w:t>Neuroph</w:t>
        </w:r>
      </w:hyperlink>
      <w:r w:rsidRPr="001F7D44">
        <w:rPr>
          <w:rFonts w:ascii="Segoe UI" w:hAnsi="Segoe UI" w:cs="Segoe UI"/>
          <w:color w:val="24292E"/>
          <w:sz w:val="24"/>
        </w:rPr>
        <w:t> - Neuroph is lightweight Java neural network framework</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29" w:history="1">
        <w:r w:rsidRPr="001F7D44">
          <w:rPr>
            <w:rStyle w:val="Hyperlink"/>
            <w:rFonts w:ascii="Segoe UI" w:hAnsi="Segoe UI" w:cs="Segoe UI"/>
            <w:color w:val="0366D6"/>
            <w:sz w:val="24"/>
          </w:rPr>
          <w:t>ORYX</w:t>
        </w:r>
      </w:hyperlink>
      <w:r w:rsidRPr="001F7D44">
        <w:rPr>
          <w:rFonts w:ascii="Segoe UI" w:hAnsi="Segoe UI" w:cs="Segoe UI"/>
          <w:color w:val="24292E"/>
          <w:sz w:val="24"/>
        </w:rPr>
        <w:t> - Lambda Architecture Framework using Apache Spark and Apache Kafka with a specialization for real-time large-scale machine learning.</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0" w:history="1">
        <w:r w:rsidRPr="001F7D44">
          <w:rPr>
            <w:rStyle w:val="Hyperlink"/>
            <w:rFonts w:ascii="Segoe UI" w:hAnsi="Segoe UI" w:cs="Segoe UI"/>
            <w:color w:val="0366D6"/>
            <w:sz w:val="24"/>
          </w:rPr>
          <w:t>Samoa</w:t>
        </w:r>
      </w:hyperlink>
      <w:r w:rsidRPr="001F7D44">
        <w:rPr>
          <w:rFonts w:ascii="Segoe UI" w:hAnsi="Segoe UI" w:cs="Segoe UI"/>
          <w:color w:val="24292E"/>
          <w:sz w:val="24"/>
        </w:rPr>
        <w:t> SAMOA is a framework that includes distributed machine learning for data streams with an interface to plug-in different stream processing platforms.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1" w:history="1">
        <w:r w:rsidRPr="001F7D44">
          <w:rPr>
            <w:rStyle w:val="Hyperlink"/>
            <w:rFonts w:ascii="Segoe UI" w:hAnsi="Segoe UI" w:cs="Segoe UI"/>
            <w:color w:val="0366D6"/>
            <w:sz w:val="24"/>
          </w:rPr>
          <w:t>RankLib</w:t>
        </w:r>
      </w:hyperlink>
      <w:r w:rsidRPr="001F7D44">
        <w:rPr>
          <w:rFonts w:ascii="Segoe UI" w:hAnsi="Segoe UI" w:cs="Segoe UI"/>
          <w:color w:val="24292E"/>
          <w:sz w:val="24"/>
        </w:rPr>
        <w:t> - RankLib is a library of learning to rank algorithms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2" w:history="1">
        <w:r w:rsidRPr="001F7D44">
          <w:rPr>
            <w:rStyle w:val="Hyperlink"/>
            <w:rFonts w:ascii="Segoe UI" w:hAnsi="Segoe UI" w:cs="Segoe UI"/>
            <w:color w:val="0366D6"/>
            <w:sz w:val="24"/>
          </w:rPr>
          <w:t>rapaio</w:t>
        </w:r>
      </w:hyperlink>
      <w:r w:rsidRPr="001F7D44">
        <w:rPr>
          <w:rFonts w:ascii="Segoe UI" w:hAnsi="Segoe UI" w:cs="Segoe UI"/>
          <w:color w:val="24292E"/>
          <w:sz w:val="24"/>
        </w:rPr>
        <w:t> - statistics, data mining and machine learning toolbox in Java</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3" w:history="1">
        <w:r w:rsidRPr="001F7D44">
          <w:rPr>
            <w:rStyle w:val="Hyperlink"/>
            <w:rFonts w:ascii="Segoe UI" w:hAnsi="Segoe UI" w:cs="Segoe UI"/>
            <w:color w:val="0366D6"/>
            <w:sz w:val="24"/>
          </w:rPr>
          <w:t>RapidMiner</w:t>
        </w:r>
      </w:hyperlink>
      <w:r w:rsidRPr="001F7D44">
        <w:rPr>
          <w:rFonts w:ascii="Segoe UI" w:hAnsi="Segoe UI" w:cs="Segoe UI"/>
          <w:color w:val="24292E"/>
          <w:sz w:val="24"/>
        </w:rPr>
        <w:t> - RapidMiner integration into Java code</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4" w:history="1">
        <w:r w:rsidRPr="001F7D44">
          <w:rPr>
            <w:rStyle w:val="Hyperlink"/>
            <w:rFonts w:ascii="Segoe UI" w:hAnsi="Segoe UI" w:cs="Segoe UI"/>
            <w:color w:val="0366D6"/>
            <w:sz w:val="24"/>
          </w:rPr>
          <w:t>Stanford Classifier</w:t>
        </w:r>
      </w:hyperlink>
      <w:r w:rsidRPr="001F7D44">
        <w:rPr>
          <w:rFonts w:ascii="Segoe UI" w:hAnsi="Segoe UI" w:cs="Segoe UI"/>
          <w:color w:val="24292E"/>
          <w:sz w:val="24"/>
        </w:rPr>
        <w:t> - A classifier is a machine learning tool that will take data items and place them into one of k classes.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5" w:history="1">
        <w:r w:rsidRPr="001F7D44">
          <w:rPr>
            <w:rStyle w:val="Hyperlink"/>
            <w:rFonts w:ascii="Segoe UI" w:hAnsi="Segoe UI" w:cs="Segoe UI"/>
            <w:color w:val="0366D6"/>
            <w:sz w:val="24"/>
          </w:rPr>
          <w:t>SmileMiner</w:t>
        </w:r>
      </w:hyperlink>
      <w:r w:rsidRPr="001F7D44">
        <w:rPr>
          <w:rFonts w:ascii="Segoe UI" w:hAnsi="Segoe UI" w:cs="Segoe UI"/>
          <w:color w:val="24292E"/>
          <w:sz w:val="24"/>
        </w:rPr>
        <w:t> - Statistical Machine Intelligence &amp; Learning Engine</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6" w:history="1">
        <w:r w:rsidRPr="001F7D44">
          <w:rPr>
            <w:rStyle w:val="Hyperlink"/>
            <w:rFonts w:ascii="Segoe UI" w:hAnsi="Segoe UI" w:cs="Segoe UI"/>
            <w:color w:val="0366D6"/>
            <w:sz w:val="24"/>
          </w:rPr>
          <w:t>SystemML</w:t>
        </w:r>
      </w:hyperlink>
      <w:r w:rsidRPr="001F7D44">
        <w:rPr>
          <w:rFonts w:ascii="Segoe UI" w:hAnsi="Segoe UI" w:cs="Segoe UI"/>
          <w:color w:val="24292E"/>
          <w:sz w:val="24"/>
        </w:rPr>
        <w:t> - flexible, scalable machine learning (ML) language.</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7" w:history="1">
        <w:r w:rsidRPr="001F7D44">
          <w:rPr>
            <w:rStyle w:val="Hyperlink"/>
            <w:rFonts w:ascii="Segoe UI" w:hAnsi="Segoe UI" w:cs="Segoe UI"/>
            <w:color w:val="0366D6"/>
            <w:sz w:val="24"/>
          </w:rPr>
          <w:t>WalnutiQ</w:t>
        </w:r>
      </w:hyperlink>
      <w:r w:rsidRPr="001F7D44">
        <w:rPr>
          <w:rFonts w:ascii="Segoe UI" w:hAnsi="Segoe UI" w:cs="Segoe UI"/>
          <w:color w:val="24292E"/>
          <w:sz w:val="24"/>
        </w:rPr>
        <w:t> - object oriented model of the human brain</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8" w:history="1">
        <w:r w:rsidRPr="001F7D44">
          <w:rPr>
            <w:rStyle w:val="Hyperlink"/>
            <w:rFonts w:ascii="Segoe UI" w:hAnsi="Segoe UI" w:cs="Segoe UI"/>
            <w:color w:val="0366D6"/>
            <w:sz w:val="24"/>
          </w:rPr>
          <w:t>Weka</w:t>
        </w:r>
      </w:hyperlink>
      <w:r w:rsidRPr="001F7D44">
        <w:rPr>
          <w:rFonts w:ascii="Segoe UI" w:hAnsi="Segoe UI" w:cs="Segoe UI"/>
          <w:color w:val="24292E"/>
          <w:sz w:val="24"/>
        </w:rPr>
        <w:t> - Weka is a collection of machine learning algorithms for data mining tasks</w:t>
      </w:r>
    </w:p>
    <w:p w:rsidR="00E45729" w:rsidRPr="001F7D44" w:rsidRDefault="00E45729" w:rsidP="00E45729">
      <w:pPr>
        <w:numPr>
          <w:ilvl w:val="0"/>
          <w:numId w:val="110"/>
        </w:numPr>
        <w:spacing w:before="60" w:after="100" w:afterAutospacing="1" w:line="240" w:lineRule="auto"/>
        <w:rPr>
          <w:rFonts w:ascii="Segoe UI" w:hAnsi="Segoe UI" w:cs="Segoe UI"/>
          <w:color w:val="24292E"/>
          <w:sz w:val="24"/>
        </w:rPr>
      </w:pPr>
      <w:hyperlink r:id="rId2439" w:history="1">
        <w:r w:rsidRPr="001F7D44">
          <w:rPr>
            <w:rStyle w:val="Hyperlink"/>
            <w:rFonts w:ascii="Segoe UI" w:hAnsi="Segoe UI" w:cs="Segoe UI"/>
            <w:color w:val="0366D6"/>
            <w:sz w:val="24"/>
          </w:rPr>
          <w:t>LBJava</w:t>
        </w:r>
      </w:hyperlink>
      <w:r w:rsidRPr="001F7D44">
        <w:rPr>
          <w:rFonts w:ascii="Segoe UI" w:hAnsi="Segoe UI" w:cs="Segoe UI"/>
          <w:color w:val="24292E"/>
          <w:sz w:val="24"/>
        </w:rPr>
        <w:t> - Learning Based Java is a modeling language for the rapid development of software systems, offers a convenient, declarative syntax for classifier and constraint definition directly in terms of the objects in the programmer's application.</w:t>
      </w:r>
    </w:p>
    <w:p w:rsidR="00E45729" w:rsidRPr="001F7D44" w:rsidRDefault="00E45729" w:rsidP="00E45729">
      <w:pPr>
        <w:pStyle w:val="Heading4"/>
        <w:spacing w:before="360" w:after="240"/>
        <w:rPr>
          <w:rFonts w:ascii="Segoe UI" w:hAnsi="Segoe UI" w:cs="Segoe UI"/>
          <w:color w:val="24292E"/>
          <w:sz w:val="24"/>
        </w:rPr>
      </w:pPr>
      <w:r w:rsidRPr="001F7D44">
        <w:rPr>
          <w:rFonts w:ascii="Segoe UI" w:hAnsi="Segoe UI" w:cs="Segoe UI"/>
          <w:color w:val="24292E"/>
          <w:sz w:val="24"/>
        </w:rPr>
        <w:t>Speech Recognition</w:t>
      </w:r>
    </w:p>
    <w:p w:rsidR="00E45729" w:rsidRPr="001F7D44" w:rsidRDefault="00E45729" w:rsidP="00E45729">
      <w:pPr>
        <w:numPr>
          <w:ilvl w:val="0"/>
          <w:numId w:val="111"/>
        </w:numPr>
        <w:spacing w:before="100" w:beforeAutospacing="1" w:after="100" w:afterAutospacing="1" w:line="240" w:lineRule="auto"/>
        <w:rPr>
          <w:rFonts w:ascii="Segoe UI" w:hAnsi="Segoe UI" w:cs="Segoe UI"/>
          <w:color w:val="24292E"/>
          <w:sz w:val="24"/>
        </w:rPr>
      </w:pPr>
      <w:hyperlink r:id="rId2440" w:history="1">
        <w:r w:rsidRPr="001F7D44">
          <w:rPr>
            <w:rStyle w:val="Hyperlink"/>
            <w:rFonts w:ascii="Segoe UI" w:hAnsi="Segoe UI" w:cs="Segoe UI"/>
            <w:color w:val="0366D6"/>
            <w:sz w:val="24"/>
          </w:rPr>
          <w:t>CMU Sphinx</w:t>
        </w:r>
      </w:hyperlink>
      <w:r w:rsidRPr="001F7D44">
        <w:rPr>
          <w:rFonts w:ascii="Segoe UI" w:hAnsi="Segoe UI" w:cs="Segoe UI"/>
          <w:color w:val="24292E"/>
          <w:sz w:val="24"/>
        </w:rPr>
        <w:t xml:space="preserve"> - Open Source Toolkit </w:t>
      </w:r>
      <w:proofErr w:type="gramStart"/>
      <w:r w:rsidRPr="001F7D44">
        <w:rPr>
          <w:rFonts w:ascii="Segoe UI" w:hAnsi="Segoe UI" w:cs="Segoe UI"/>
          <w:color w:val="24292E"/>
          <w:sz w:val="24"/>
        </w:rPr>
        <w:t>For</w:t>
      </w:r>
      <w:proofErr w:type="gramEnd"/>
      <w:r w:rsidRPr="001F7D44">
        <w:rPr>
          <w:rFonts w:ascii="Segoe UI" w:hAnsi="Segoe UI" w:cs="Segoe UI"/>
          <w:color w:val="24292E"/>
          <w:sz w:val="24"/>
        </w:rPr>
        <w:t xml:space="preserve"> Speech Recognition purely based on Java speech recognition library.</w:t>
      </w:r>
    </w:p>
    <w:p w:rsidR="00E45729" w:rsidRPr="001F7D44" w:rsidRDefault="00E45729" w:rsidP="00E45729">
      <w:pPr>
        <w:pStyle w:val="Heading4"/>
        <w:spacing w:before="360" w:after="240"/>
        <w:rPr>
          <w:rFonts w:ascii="Segoe UI" w:hAnsi="Segoe UI" w:cs="Segoe UI"/>
          <w:color w:val="24292E"/>
          <w:sz w:val="24"/>
        </w:rPr>
      </w:pPr>
      <w:bookmarkStart w:id="204" w:name="user-content-java-data-analysis"/>
      <w:bookmarkEnd w:id="204"/>
      <w:r w:rsidRPr="001F7D44">
        <w:rPr>
          <w:rFonts w:ascii="Segoe UI" w:hAnsi="Segoe UI" w:cs="Segoe UI"/>
          <w:color w:val="24292E"/>
          <w:sz w:val="24"/>
        </w:rPr>
        <w:t>Data Analysis / Data Visualization</w:t>
      </w:r>
    </w:p>
    <w:p w:rsidR="00E45729" w:rsidRPr="001F7D44" w:rsidRDefault="00E45729" w:rsidP="00E45729">
      <w:pPr>
        <w:numPr>
          <w:ilvl w:val="0"/>
          <w:numId w:val="112"/>
        </w:numPr>
        <w:spacing w:before="100" w:beforeAutospacing="1" w:after="100" w:afterAutospacing="1" w:line="240" w:lineRule="auto"/>
        <w:rPr>
          <w:rFonts w:ascii="Segoe UI" w:hAnsi="Segoe UI" w:cs="Segoe UI"/>
          <w:color w:val="24292E"/>
          <w:sz w:val="24"/>
        </w:rPr>
      </w:pPr>
      <w:hyperlink r:id="rId2441" w:history="1">
        <w:r w:rsidRPr="001F7D44">
          <w:rPr>
            <w:rStyle w:val="Hyperlink"/>
            <w:rFonts w:ascii="Segoe UI" w:hAnsi="Segoe UI" w:cs="Segoe UI"/>
            <w:color w:val="0366D6"/>
            <w:sz w:val="24"/>
          </w:rPr>
          <w:t>Flink</w:t>
        </w:r>
      </w:hyperlink>
      <w:r w:rsidRPr="001F7D44">
        <w:rPr>
          <w:rFonts w:ascii="Segoe UI" w:hAnsi="Segoe UI" w:cs="Segoe UI"/>
          <w:color w:val="24292E"/>
          <w:sz w:val="24"/>
        </w:rPr>
        <w:t> - Open source platform for distributed stream and batch data processing.</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2" w:history="1">
        <w:r w:rsidRPr="001F7D44">
          <w:rPr>
            <w:rStyle w:val="Hyperlink"/>
            <w:rFonts w:ascii="Segoe UI" w:hAnsi="Segoe UI" w:cs="Segoe UI"/>
            <w:color w:val="0366D6"/>
            <w:sz w:val="24"/>
          </w:rPr>
          <w:t>Hadoop</w:t>
        </w:r>
      </w:hyperlink>
      <w:r w:rsidRPr="001F7D44">
        <w:rPr>
          <w:rFonts w:ascii="Segoe UI" w:hAnsi="Segoe UI" w:cs="Segoe UI"/>
          <w:color w:val="24292E"/>
          <w:sz w:val="24"/>
        </w:rPr>
        <w:t> - Hadoop/HDFS</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3" w:history="1">
        <w:r w:rsidRPr="001F7D44">
          <w:rPr>
            <w:rStyle w:val="Hyperlink"/>
            <w:rFonts w:ascii="Segoe UI" w:hAnsi="Segoe UI" w:cs="Segoe UI"/>
            <w:color w:val="0366D6"/>
            <w:sz w:val="24"/>
          </w:rPr>
          <w:t>Onyx</w:t>
        </w:r>
      </w:hyperlink>
      <w:r w:rsidRPr="001F7D44">
        <w:rPr>
          <w:rFonts w:ascii="Segoe UI" w:hAnsi="Segoe UI" w:cs="Segoe UI"/>
          <w:color w:val="24292E"/>
          <w:sz w:val="24"/>
        </w:rPr>
        <w:t> - Distributed, masterless, high performance, fault tolerant data processing. Written entirely in Clojure.</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4" w:history="1">
        <w:r w:rsidRPr="001F7D44">
          <w:rPr>
            <w:rStyle w:val="Hyperlink"/>
            <w:rFonts w:ascii="Segoe UI" w:hAnsi="Segoe UI" w:cs="Segoe UI"/>
            <w:color w:val="0366D6"/>
            <w:sz w:val="24"/>
          </w:rPr>
          <w:t>Spark</w:t>
        </w:r>
      </w:hyperlink>
      <w:r w:rsidRPr="001F7D44">
        <w:rPr>
          <w:rFonts w:ascii="Segoe UI" w:hAnsi="Segoe UI" w:cs="Segoe UI"/>
          <w:color w:val="24292E"/>
          <w:sz w:val="24"/>
        </w:rPr>
        <w:t> - Spark is a fast and general engine for large-scale data processing.</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5" w:history="1">
        <w:r w:rsidRPr="001F7D44">
          <w:rPr>
            <w:rStyle w:val="Hyperlink"/>
            <w:rFonts w:ascii="Segoe UI" w:hAnsi="Segoe UI" w:cs="Segoe UI"/>
            <w:color w:val="0366D6"/>
            <w:sz w:val="24"/>
          </w:rPr>
          <w:t>Storm</w:t>
        </w:r>
      </w:hyperlink>
      <w:r w:rsidRPr="001F7D44">
        <w:rPr>
          <w:rFonts w:ascii="Segoe UI" w:hAnsi="Segoe UI" w:cs="Segoe UI"/>
          <w:color w:val="24292E"/>
          <w:sz w:val="24"/>
        </w:rPr>
        <w:t> - Storm is a distributed realtime computation system.</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6" w:history="1">
        <w:r w:rsidRPr="001F7D44">
          <w:rPr>
            <w:rStyle w:val="Hyperlink"/>
            <w:rFonts w:ascii="Segoe UI" w:hAnsi="Segoe UI" w:cs="Segoe UI"/>
            <w:color w:val="0366D6"/>
            <w:sz w:val="24"/>
          </w:rPr>
          <w:t>Impala</w:t>
        </w:r>
      </w:hyperlink>
      <w:r w:rsidRPr="001F7D44">
        <w:rPr>
          <w:rFonts w:ascii="Segoe UI" w:hAnsi="Segoe UI" w:cs="Segoe UI"/>
          <w:color w:val="24292E"/>
          <w:sz w:val="24"/>
        </w:rPr>
        <w:t> - Real-time Query for Hadoop</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7" w:history="1">
        <w:r w:rsidRPr="001F7D44">
          <w:rPr>
            <w:rStyle w:val="Hyperlink"/>
            <w:rFonts w:ascii="Segoe UI" w:hAnsi="Segoe UI" w:cs="Segoe UI"/>
            <w:color w:val="0366D6"/>
            <w:sz w:val="24"/>
          </w:rPr>
          <w:t>DataMelt</w:t>
        </w:r>
      </w:hyperlink>
      <w:r w:rsidRPr="001F7D44">
        <w:rPr>
          <w:rFonts w:ascii="Segoe UI" w:hAnsi="Segoe UI" w:cs="Segoe UI"/>
          <w:color w:val="24292E"/>
          <w:sz w:val="24"/>
        </w:rPr>
        <w:t> - Mathematics software for numeric computation, statistics, symbolic calculations, data analysis and data visualization.</w:t>
      </w:r>
    </w:p>
    <w:p w:rsidR="00E45729" w:rsidRPr="001F7D44" w:rsidRDefault="00E45729" w:rsidP="00E45729">
      <w:pPr>
        <w:numPr>
          <w:ilvl w:val="0"/>
          <w:numId w:val="112"/>
        </w:numPr>
        <w:spacing w:before="60" w:after="100" w:afterAutospacing="1" w:line="240" w:lineRule="auto"/>
        <w:rPr>
          <w:rFonts w:ascii="Segoe UI" w:hAnsi="Segoe UI" w:cs="Segoe UI"/>
          <w:color w:val="24292E"/>
          <w:sz w:val="24"/>
        </w:rPr>
      </w:pPr>
      <w:hyperlink r:id="rId2448" w:history="1">
        <w:r w:rsidRPr="001F7D44">
          <w:rPr>
            <w:rStyle w:val="Hyperlink"/>
            <w:rFonts w:ascii="Segoe UI" w:hAnsi="Segoe UI" w:cs="Segoe UI"/>
            <w:color w:val="0366D6"/>
            <w:sz w:val="24"/>
          </w:rPr>
          <w:t>Dr. Michael Thomas Flanagan's Java Scientific Library</w:t>
        </w:r>
      </w:hyperlink>
    </w:p>
    <w:p w:rsidR="00E45729" w:rsidRPr="001F7D44" w:rsidRDefault="00E45729" w:rsidP="00E45729">
      <w:pPr>
        <w:pStyle w:val="Heading4"/>
        <w:spacing w:before="360" w:after="240"/>
        <w:rPr>
          <w:rFonts w:ascii="Segoe UI" w:hAnsi="Segoe UI" w:cs="Segoe UI"/>
          <w:color w:val="24292E"/>
          <w:sz w:val="24"/>
        </w:rPr>
      </w:pPr>
      <w:bookmarkStart w:id="205" w:name="user-content-java-deep-learning"/>
      <w:bookmarkEnd w:id="205"/>
      <w:r w:rsidRPr="001F7D44">
        <w:rPr>
          <w:rFonts w:ascii="Segoe UI" w:hAnsi="Segoe UI" w:cs="Segoe UI"/>
          <w:color w:val="24292E"/>
          <w:sz w:val="24"/>
        </w:rPr>
        <w:t>Deep Learning</w:t>
      </w:r>
    </w:p>
    <w:p w:rsidR="00E45729" w:rsidRPr="001F7D44" w:rsidRDefault="00E45729" w:rsidP="00E45729">
      <w:pPr>
        <w:numPr>
          <w:ilvl w:val="0"/>
          <w:numId w:val="113"/>
        </w:numPr>
        <w:spacing w:before="100" w:beforeAutospacing="1" w:after="100" w:afterAutospacing="1" w:line="240" w:lineRule="auto"/>
        <w:rPr>
          <w:rFonts w:ascii="Segoe UI" w:hAnsi="Segoe UI" w:cs="Segoe UI"/>
          <w:color w:val="24292E"/>
          <w:sz w:val="24"/>
        </w:rPr>
      </w:pPr>
      <w:hyperlink r:id="rId2449" w:history="1">
        <w:r w:rsidRPr="001F7D44">
          <w:rPr>
            <w:rStyle w:val="Hyperlink"/>
            <w:rFonts w:ascii="Segoe UI" w:hAnsi="Segoe UI" w:cs="Segoe UI"/>
            <w:color w:val="0366D6"/>
            <w:sz w:val="24"/>
          </w:rPr>
          <w:t>Deeplearning4j</w:t>
        </w:r>
      </w:hyperlink>
      <w:r w:rsidRPr="001F7D44">
        <w:rPr>
          <w:rFonts w:ascii="Segoe UI" w:hAnsi="Segoe UI" w:cs="Segoe UI"/>
          <w:color w:val="24292E"/>
          <w:sz w:val="24"/>
        </w:rPr>
        <w:t> - Scalable deep learning for industry with parallel GPUs</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06" w:name="user-content-javascript"/>
      <w:bookmarkEnd w:id="206"/>
      <w:r w:rsidRPr="001F7D44">
        <w:rPr>
          <w:rFonts w:ascii="Segoe UI" w:hAnsi="Segoe UI" w:cs="Segoe UI"/>
          <w:color w:val="24292E"/>
          <w:sz w:val="38"/>
        </w:rPr>
        <w:t>Javascript</w:t>
      </w:r>
    </w:p>
    <w:p w:rsidR="00E45729" w:rsidRPr="001F7D44" w:rsidRDefault="00E45729" w:rsidP="00E45729">
      <w:pPr>
        <w:pStyle w:val="Heading4"/>
        <w:spacing w:before="360" w:after="240"/>
        <w:rPr>
          <w:rFonts w:ascii="Segoe UI" w:hAnsi="Segoe UI" w:cs="Segoe UI"/>
          <w:color w:val="24292E"/>
          <w:sz w:val="24"/>
        </w:rPr>
      </w:pPr>
      <w:bookmarkStart w:id="207" w:name="user-content-javascript-nlp"/>
      <w:bookmarkEnd w:id="207"/>
      <w:r w:rsidRPr="001F7D44">
        <w:rPr>
          <w:rFonts w:ascii="Segoe UI" w:hAnsi="Segoe UI" w:cs="Segoe UI"/>
          <w:color w:val="24292E"/>
          <w:sz w:val="24"/>
        </w:rPr>
        <w:t>Natural Language Processing</w:t>
      </w:r>
    </w:p>
    <w:p w:rsidR="00E45729" w:rsidRPr="001F7D44" w:rsidRDefault="00E45729" w:rsidP="00E45729">
      <w:pPr>
        <w:numPr>
          <w:ilvl w:val="0"/>
          <w:numId w:val="114"/>
        </w:numPr>
        <w:spacing w:before="100" w:beforeAutospacing="1" w:after="100" w:afterAutospacing="1" w:line="240" w:lineRule="auto"/>
        <w:rPr>
          <w:rFonts w:ascii="Segoe UI" w:hAnsi="Segoe UI" w:cs="Segoe UI"/>
          <w:color w:val="24292E"/>
          <w:sz w:val="24"/>
        </w:rPr>
      </w:pPr>
      <w:hyperlink r:id="rId2450" w:history="1">
        <w:r w:rsidRPr="001F7D44">
          <w:rPr>
            <w:rStyle w:val="Hyperlink"/>
            <w:rFonts w:ascii="Segoe UI" w:hAnsi="Segoe UI" w:cs="Segoe UI"/>
            <w:color w:val="0366D6"/>
            <w:sz w:val="24"/>
          </w:rPr>
          <w:t>Twitter-text</w:t>
        </w:r>
      </w:hyperlink>
      <w:r w:rsidRPr="001F7D44">
        <w:rPr>
          <w:rFonts w:ascii="Segoe UI" w:hAnsi="Segoe UI" w:cs="Segoe UI"/>
          <w:color w:val="24292E"/>
          <w:sz w:val="24"/>
        </w:rPr>
        <w:t> - A JavaScript implementation of Twitter's text processing library</w:t>
      </w:r>
    </w:p>
    <w:p w:rsidR="00E45729" w:rsidRPr="001F7D44" w:rsidRDefault="00E45729" w:rsidP="00E45729">
      <w:pPr>
        <w:numPr>
          <w:ilvl w:val="0"/>
          <w:numId w:val="114"/>
        </w:numPr>
        <w:spacing w:before="60" w:after="100" w:afterAutospacing="1" w:line="240" w:lineRule="auto"/>
        <w:rPr>
          <w:rFonts w:ascii="Segoe UI" w:hAnsi="Segoe UI" w:cs="Segoe UI"/>
          <w:color w:val="24292E"/>
          <w:sz w:val="24"/>
        </w:rPr>
      </w:pPr>
      <w:hyperlink r:id="rId2451" w:history="1">
        <w:r w:rsidRPr="001F7D44">
          <w:rPr>
            <w:rStyle w:val="Hyperlink"/>
            <w:rFonts w:ascii="Segoe UI" w:hAnsi="Segoe UI" w:cs="Segoe UI"/>
            <w:color w:val="0366D6"/>
            <w:sz w:val="24"/>
          </w:rPr>
          <w:t>natural</w:t>
        </w:r>
      </w:hyperlink>
      <w:r w:rsidRPr="001F7D44">
        <w:rPr>
          <w:rFonts w:ascii="Segoe UI" w:hAnsi="Segoe UI" w:cs="Segoe UI"/>
          <w:color w:val="24292E"/>
          <w:sz w:val="24"/>
        </w:rPr>
        <w:t> - General natural language facilities for node</w:t>
      </w:r>
    </w:p>
    <w:p w:rsidR="00E45729" w:rsidRPr="001F7D44" w:rsidRDefault="00E45729" w:rsidP="00E45729">
      <w:pPr>
        <w:numPr>
          <w:ilvl w:val="0"/>
          <w:numId w:val="114"/>
        </w:numPr>
        <w:spacing w:before="60" w:after="100" w:afterAutospacing="1" w:line="240" w:lineRule="auto"/>
        <w:rPr>
          <w:rFonts w:ascii="Segoe UI" w:hAnsi="Segoe UI" w:cs="Segoe UI"/>
          <w:color w:val="24292E"/>
          <w:sz w:val="24"/>
        </w:rPr>
      </w:pPr>
      <w:hyperlink r:id="rId2452" w:history="1">
        <w:r w:rsidRPr="001F7D44">
          <w:rPr>
            <w:rStyle w:val="Hyperlink"/>
            <w:rFonts w:ascii="Segoe UI" w:hAnsi="Segoe UI" w:cs="Segoe UI"/>
            <w:color w:val="0366D6"/>
            <w:sz w:val="24"/>
          </w:rPr>
          <w:t>Knwl.js</w:t>
        </w:r>
      </w:hyperlink>
      <w:r w:rsidRPr="001F7D44">
        <w:rPr>
          <w:rFonts w:ascii="Segoe UI" w:hAnsi="Segoe UI" w:cs="Segoe UI"/>
          <w:color w:val="24292E"/>
          <w:sz w:val="24"/>
        </w:rPr>
        <w:t> - A Natural Language Processor in JS</w:t>
      </w:r>
    </w:p>
    <w:p w:rsidR="00E45729" w:rsidRPr="001F7D44" w:rsidRDefault="00E45729" w:rsidP="00E45729">
      <w:pPr>
        <w:numPr>
          <w:ilvl w:val="0"/>
          <w:numId w:val="114"/>
        </w:numPr>
        <w:spacing w:before="60" w:after="100" w:afterAutospacing="1" w:line="240" w:lineRule="auto"/>
        <w:rPr>
          <w:rFonts w:ascii="Segoe UI" w:hAnsi="Segoe UI" w:cs="Segoe UI"/>
          <w:color w:val="24292E"/>
          <w:sz w:val="24"/>
        </w:rPr>
      </w:pPr>
      <w:hyperlink r:id="rId2453" w:history="1">
        <w:r w:rsidRPr="001F7D44">
          <w:rPr>
            <w:rStyle w:val="Hyperlink"/>
            <w:rFonts w:ascii="Segoe UI" w:hAnsi="Segoe UI" w:cs="Segoe UI"/>
            <w:color w:val="0366D6"/>
            <w:sz w:val="24"/>
          </w:rPr>
          <w:t>Retext</w:t>
        </w:r>
      </w:hyperlink>
      <w:r w:rsidRPr="001F7D44">
        <w:rPr>
          <w:rFonts w:ascii="Segoe UI" w:hAnsi="Segoe UI" w:cs="Segoe UI"/>
          <w:color w:val="24292E"/>
          <w:sz w:val="24"/>
        </w:rPr>
        <w:t> - Extensible system for analyzing and manipulating natural language</w:t>
      </w:r>
    </w:p>
    <w:p w:rsidR="00E45729" w:rsidRPr="001F7D44" w:rsidRDefault="00E45729" w:rsidP="00E45729">
      <w:pPr>
        <w:numPr>
          <w:ilvl w:val="0"/>
          <w:numId w:val="114"/>
        </w:numPr>
        <w:spacing w:before="60" w:after="100" w:afterAutospacing="1" w:line="240" w:lineRule="auto"/>
        <w:rPr>
          <w:rFonts w:ascii="Segoe UI" w:hAnsi="Segoe UI" w:cs="Segoe UI"/>
          <w:color w:val="24292E"/>
          <w:sz w:val="24"/>
        </w:rPr>
      </w:pPr>
      <w:hyperlink r:id="rId2454" w:history="1">
        <w:r w:rsidRPr="001F7D44">
          <w:rPr>
            <w:rStyle w:val="Hyperlink"/>
            <w:rFonts w:ascii="Segoe UI" w:hAnsi="Segoe UI" w:cs="Segoe UI"/>
            <w:color w:val="0366D6"/>
            <w:sz w:val="24"/>
          </w:rPr>
          <w:t>TextProcessing</w:t>
        </w:r>
      </w:hyperlink>
      <w:r w:rsidRPr="001F7D44">
        <w:rPr>
          <w:rFonts w:ascii="Segoe UI" w:hAnsi="Segoe UI" w:cs="Segoe UI"/>
          <w:color w:val="24292E"/>
          <w:sz w:val="24"/>
        </w:rPr>
        <w:t> - Sentiment analysis, stemming and lemmatization, part-of-speech tagging and chunking, phrase extraction and named entity recognition.</w:t>
      </w:r>
    </w:p>
    <w:p w:rsidR="00E45729" w:rsidRPr="001F7D44" w:rsidRDefault="00E45729" w:rsidP="00E45729">
      <w:pPr>
        <w:numPr>
          <w:ilvl w:val="0"/>
          <w:numId w:val="114"/>
        </w:numPr>
        <w:spacing w:before="60" w:after="100" w:afterAutospacing="1" w:line="240" w:lineRule="auto"/>
        <w:rPr>
          <w:rFonts w:ascii="Segoe UI" w:hAnsi="Segoe UI" w:cs="Segoe UI"/>
          <w:color w:val="24292E"/>
          <w:sz w:val="24"/>
        </w:rPr>
      </w:pPr>
      <w:hyperlink r:id="rId2455" w:history="1">
        <w:r w:rsidRPr="001F7D44">
          <w:rPr>
            <w:rStyle w:val="Hyperlink"/>
            <w:rFonts w:ascii="Segoe UI" w:hAnsi="Segoe UI" w:cs="Segoe UI"/>
            <w:color w:val="0366D6"/>
            <w:sz w:val="24"/>
          </w:rPr>
          <w:t>NLP Compromise</w:t>
        </w:r>
      </w:hyperlink>
      <w:r w:rsidRPr="001F7D44">
        <w:rPr>
          <w:rFonts w:ascii="Segoe UI" w:hAnsi="Segoe UI" w:cs="Segoe UI"/>
          <w:color w:val="24292E"/>
          <w:sz w:val="24"/>
        </w:rPr>
        <w:t> - Natural Language processing in the browser</w:t>
      </w:r>
    </w:p>
    <w:p w:rsidR="00E45729" w:rsidRPr="001F7D44" w:rsidRDefault="00E45729" w:rsidP="00E45729">
      <w:pPr>
        <w:pStyle w:val="Heading4"/>
        <w:spacing w:before="360" w:after="240"/>
        <w:rPr>
          <w:rFonts w:ascii="Segoe UI" w:hAnsi="Segoe UI" w:cs="Segoe UI"/>
          <w:color w:val="24292E"/>
          <w:sz w:val="24"/>
        </w:rPr>
      </w:pPr>
      <w:bookmarkStart w:id="208" w:name="user-content-javascript-data-analysis"/>
      <w:bookmarkEnd w:id="208"/>
      <w:r w:rsidRPr="001F7D44">
        <w:rPr>
          <w:rFonts w:ascii="Segoe UI" w:hAnsi="Segoe UI" w:cs="Segoe UI"/>
          <w:color w:val="24292E"/>
          <w:sz w:val="24"/>
        </w:rPr>
        <w:t>Data Analysis / Data Visualization</w:t>
      </w:r>
    </w:p>
    <w:p w:rsidR="00E45729" w:rsidRPr="001F7D44" w:rsidRDefault="00E45729" w:rsidP="00E45729">
      <w:pPr>
        <w:numPr>
          <w:ilvl w:val="0"/>
          <w:numId w:val="115"/>
        </w:numPr>
        <w:spacing w:before="100" w:beforeAutospacing="1" w:after="100" w:afterAutospacing="1" w:line="240" w:lineRule="auto"/>
        <w:rPr>
          <w:rFonts w:ascii="Segoe UI" w:hAnsi="Segoe UI" w:cs="Segoe UI"/>
          <w:color w:val="24292E"/>
          <w:sz w:val="24"/>
        </w:rPr>
      </w:pPr>
      <w:hyperlink r:id="rId2456" w:history="1">
        <w:r w:rsidRPr="001F7D44">
          <w:rPr>
            <w:rStyle w:val="Hyperlink"/>
            <w:rFonts w:ascii="Segoe UI" w:hAnsi="Segoe UI" w:cs="Segoe UI"/>
            <w:color w:val="0366D6"/>
            <w:sz w:val="24"/>
          </w:rPr>
          <w:t>D3.js</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57" w:history="1">
        <w:r w:rsidRPr="001F7D44">
          <w:rPr>
            <w:rStyle w:val="Hyperlink"/>
            <w:rFonts w:ascii="Segoe UI" w:hAnsi="Segoe UI" w:cs="Segoe UI"/>
            <w:color w:val="0366D6"/>
            <w:sz w:val="24"/>
          </w:rPr>
          <w:t>High Charts</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58" w:history="1">
        <w:r w:rsidRPr="001F7D44">
          <w:rPr>
            <w:rStyle w:val="Hyperlink"/>
            <w:rFonts w:ascii="Segoe UI" w:hAnsi="Segoe UI" w:cs="Segoe UI"/>
            <w:color w:val="0366D6"/>
            <w:sz w:val="24"/>
          </w:rPr>
          <w:t>NVD3.js</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59" w:history="1">
        <w:r w:rsidRPr="001F7D44">
          <w:rPr>
            <w:rStyle w:val="Hyperlink"/>
            <w:rFonts w:ascii="Segoe UI" w:hAnsi="Segoe UI" w:cs="Segoe UI"/>
            <w:color w:val="0366D6"/>
            <w:sz w:val="24"/>
          </w:rPr>
          <w:t>dc.js</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0" w:history="1">
        <w:r w:rsidRPr="001F7D44">
          <w:rPr>
            <w:rStyle w:val="Hyperlink"/>
            <w:rFonts w:ascii="Segoe UI" w:hAnsi="Segoe UI" w:cs="Segoe UI"/>
            <w:color w:val="0366D6"/>
            <w:sz w:val="24"/>
          </w:rPr>
          <w:t>chartjs</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1" w:history="1">
        <w:r w:rsidRPr="001F7D44">
          <w:rPr>
            <w:rStyle w:val="Hyperlink"/>
            <w:rFonts w:ascii="Segoe UI" w:hAnsi="Segoe UI" w:cs="Segoe UI"/>
            <w:color w:val="0366D6"/>
            <w:sz w:val="24"/>
          </w:rPr>
          <w:t>dimple</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2" w:history="1">
        <w:r w:rsidRPr="001F7D44">
          <w:rPr>
            <w:rStyle w:val="Hyperlink"/>
            <w:rFonts w:ascii="Segoe UI" w:hAnsi="Segoe UI" w:cs="Segoe UI"/>
            <w:color w:val="0366D6"/>
            <w:sz w:val="24"/>
          </w:rPr>
          <w:t>amCharts</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3" w:history="1">
        <w:r w:rsidRPr="001F7D44">
          <w:rPr>
            <w:rStyle w:val="Hyperlink"/>
            <w:rFonts w:ascii="Segoe UI" w:hAnsi="Segoe UI" w:cs="Segoe UI"/>
            <w:color w:val="0366D6"/>
            <w:sz w:val="24"/>
          </w:rPr>
          <w:t>D3xter</w:t>
        </w:r>
      </w:hyperlink>
      <w:r w:rsidRPr="001F7D44">
        <w:rPr>
          <w:rFonts w:ascii="Segoe UI" w:hAnsi="Segoe UI" w:cs="Segoe UI"/>
          <w:color w:val="24292E"/>
          <w:sz w:val="24"/>
        </w:rPr>
        <w:t> - Straight forward plotting built on D3</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4" w:history="1">
        <w:r w:rsidRPr="001F7D44">
          <w:rPr>
            <w:rStyle w:val="Hyperlink"/>
            <w:rFonts w:ascii="Segoe UI" w:hAnsi="Segoe UI" w:cs="Segoe UI"/>
            <w:color w:val="0366D6"/>
            <w:sz w:val="24"/>
          </w:rPr>
          <w:t>statkit</w:t>
        </w:r>
      </w:hyperlink>
      <w:r w:rsidRPr="001F7D44">
        <w:rPr>
          <w:rFonts w:ascii="Segoe UI" w:hAnsi="Segoe UI" w:cs="Segoe UI"/>
          <w:color w:val="24292E"/>
          <w:sz w:val="24"/>
        </w:rPr>
        <w:t> - Statistics kit for JavaScript</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5" w:history="1">
        <w:r w:rsidRPr="001F7D44">
          <w:rPr>
            <w:rStyle w:val="Hyperlink"/>
            <w:rFonts w:ascii="Segoe UI" w:hAnsi="Segoe UI" w:cs="Segoe UI"/>
            <w:color w:val="0366D6"/>
            <w:sz w:val="24"/>
          </w:rPr>
          <w:t>datakit</w:t>
        </w:r>
      </w:hyperlink>
      <w:r w:rsidRPr="001F7D44">
        <w:rPr>
          <w:rFonts w:ascii="Segoe UI" w:hAnsi="Segoe UI" w:cs="Segoe UI"/>
          <w:color w:val="24292E"/>
          <w:sz w:val="24"/>
        </w:rPr>
        <w:t> - A lightweight framework for data analysis in JavaScript</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6" w:history="1">
        <w:r w:rsidRPr="001F7D44">
          <w:rPr>
            <w:rStyle w:val="Hyperlink"/>
            <w:rFonts w:ascii="Segoe UI" w:hAnsi="Segoe UI" w:cs="Segoe UI"/>
            <w:color w:val="0366D6"/>
            <w:sz w:val="24"/>
          </w:rPr>
          <w:t>science.js</w:t>
        </w:r>
      </w:hyperlink>
      <w:r w:rsidRPr="001F7D44">
        <w:rPr>
          <w:rFonts w:ascii="Segoe UI" w:hAnsi="Segoe UI" w:cs="Segoe UI"/>
          <w:color w:val="24292E"/>
          <w:sz w:val="24"/>
        </w:rPr>
        <w:t> - Scientific and statistical computing in JavaScript.</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7" w:history="1">
        <w:r w:rsidRPr="001F7D44">
          <w:rPr>
            <w:rStyle w:val="Hyperlink"/>
            <w:rFonts w:ascii="Segoe UI" w:hAnsi="Segoe UI" w:cs="Segoe UI"/>
            <w:color w:val="0366D6"/>
            <w:sz w:val="24"/>
          </w:rPr>
          <w:t>Z3d</w:t>
        </w:r>
      </w:hyperlink>
      <w:r w:rsidRPr="001F7D44">
        <w:rPr>
          <w:rFonts w:ascii="Segoe UI" w:hAnsi="Segoe UI" w:cs="Segoe UI"/>
          <w:color w:val="24292E"/>
          <w:sz w:val="24"/>
        </w:rPr>
        <w:t> - Easily make interactive 3d plots built on Three.js</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8" w:history="1">
        <w:r w:rsidRPr="001F7D44">
          <w:rPr>
            <w:rStyle w:val="Hyperlink"/>
            <w:rFonts w:ascii="Segoe UI" w:hAnsi="Segoe UI" w:cs="Segoe UI"/>
            <w:color w:val="0366D6"/>
            <w:sz w:val="24"/>
          </w:rPr>
          <w:t>Sigma.js</w:t>
        </w:r>
      </w:hyperlink>
      <w:r w:rsidRPr="001F7D44">
        <w:rPr>
          <w:rFonts w:ascii="Segoe UI" w:hAnsi="Segoe UI" w:cs="Segoe UI"/>
          <w:color w:val="24292E"/>
          <w:sz w:val="24"/>
        </w:rPr>
        <w:t> - JavaScript library dedicated to graph drawing.</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69" w:history="1">
        <w:r w:rsidRPr="001F7D44">
          <w:rPr>
            <w:rStyle w:val="Hyperlink"/>
            <w:rFonts w:ascii="Segoe UI" w:hAnsi="Segoe UI" w:cs="Segoe UI"/>
            <w:color w:val="0366D6"/>
            <w:sz w:val="24"/>
          </w:rPr>
          <w:t>C3.js</w:t>
        </w:r>
      </w:hyperlink>
      <w:r w:rsidRPr="001F7D44">
        <w:rPr>
          <w:rFonts w:ascii="Segoe UI" w:hAnsi="Segoe UI" w:cs="Segoe UI"/>
          <w:color w:val="24292E"/>
          <w:sz w:val="24"/>
        </w:rPr>
        <w:t>- customizable library based on D3.js for easy chart drawing.</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70" w:history="1">
        <w:r w:rsidRPr="001F7D44">
          <w:rPr>
            <w:rStyle w:val="Hyperlink"/>
            <w:rFonts w:ascii="Segoe UI" w:hAnsi="Segoe UI" w:cs="Segoe UI"/>
            <w:color w:val="0366D6"/>
            <w:sz w:val="24"/>
          </w:rPr>
          <w:t>Datamaps</w:t>
        </w:r>
      </w:hyperlink>
      <w:r w:rsidRPr="001F7D44">
        <w:rPr>
          <w:rFonts w:ascii="Segoe UI" w:hAnsi="Segoe UI" w:cs="Segoe UI"/>
          <w:color w:val="24292E"/>
          <w:sz w:val="24"/>
        </w:rPr>
        <w:t>- Customizable SVG map/geo visualizations using D3.js.</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71" w:history="1">
        <w:r w:rsidRPr="001F7D44">
          <w:rPr>
            <w:rStyle w:val="Hyperlink"/>
            <w:rFonts w:ascii="Segoe UI" w:hAnsi="Segoe UI" w:cs="Segoe UI"/>
            <w:color w:val="0366D6"/>
            <w:sz w:val="24"/>
          </w:rPr>
          <w:t>ZingChart</w:t>
        </w:r>
      </w:hyperlink>
      <w:r w:rsidRPr="001F7D44">
        <w:rPr>
          <w:rFonts w:ascii="Segoe UI" w:hAnsi="Segoe UI" w:cs="Segoe UI"/>
          <w:color w:val="24292E"/>
          <w:sz w:val="24"/>
        </w:rPr>
        <w:t>- library written on Vanilla JS for big data visualization.</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72" w:history="1">
        <w:r w:rsidRPr="001F7D44">
          <w:rPr>
            <w:rStyle w:val="Hyperlink"/>
            <w:rFonts w:ascii="Segoe UI" w:hAnsi="Segoe UI" w:cs="Segoe UI"/>
            <w:color w:val="0366D6"/>
            <w:sz w:val="24"/>
          </w:rPr>
          <w:t>cheminfo</w:t>
        </w:r>
      </w:hyperlink>
      <w:r w:rsidRPr="001F7D44">
        <w:rPr>
          <w:rFonts w:ascii="Segoe UI" w:hAnsi="Segoe UI" w:cs="Segoe UI"/>
          <w:color w:val="24292E"/>
          <w:sz w:val="24"/>
        </w:rPr>
        <w:t> - Platform for data visualization and analysis, using the </w:t>
      </w:r>
      <w:hyperlink r:id="rId2473" w:history="1">
        <w:r w:rsidRPr="001F7D44">
          <w:rPr>
            <w:rStyle w:val="Hyperlink"/>
            <w:rFonts w:ascii="Segoe UI" w:hAnsi="Segoe UI" w:cs="Segoe UI"/>
            <w:color w:val="0366D6"/>
            <w:sz w:val="24"/>
          </w:rPr>
          <w:t>visualizer</w:t>
        </w:r>
      </w:hyperlink>
      <w:r w:rsidRPr="001F7D44">
        <w:rPr>
          <w:rFonts w:ascii="Segoe UI" w:hAnsi="Segoe UI" w:cs="Segoe UI"/>
          <w:color w:val="24292E"/>
          <w:sz w:val="24"/>
        </w:rPr>
        <w:t> project.</w:t>
      </w:r>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74" w:history="1">
        <w:r w:rsidRPr="001F7D44">
          <w:rPr>
            <w:rStyle w:val="Hyperlink"/>
            <w:rFonts w:ascii="Segoe UI" w:hAnsi="Segoe UI" w:cs="Segoe UI"/>
            <w:color w:val="0366D6"/>
            <w:sz w:val="24"/>
          </w:rPr>
          <w:t>Learn JS Data</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75" w:history="1">
        <w:r w:rsidRPr="001F7D44">
          <w:rPr>
            <w:rStyle w:val="Hyperlink"/>
            <w:rFonts w:ascii="Segoe UI" w:hAnsi="Segoe UI" w:cs="Segoe UI"/>
            <w:color w:val="0366D6"/>
            <w:sz w:val="24"/>
          </w:rPr>
          <w:t>AnyChart</w:t>
        </w:r>
      </w:hyperlink>
    </w:p>
    <w:p w:rsidR="00E45729" w:rsidRPr="001F7D44" w:rsidRDefault="00E45729" w:rsidP="00E45729">
      <w:pPr>
        <w:numPr>
          <w:ilvl w:val="0"/>
          <w:numId w:val="115"/>
        </w:numPr>
        <w:spacing w:before="60" w:after="100" w:afterAutospacing="1" w:line="240" w:lineRule="auto"/>
        <w:rPr>
          <w:rFonts w:ascii="Segoe UI" w:hAnsi="Segoe UI" w:cs="Segoe UI"/>
          <w:color w:val="24292E"/>
          <w:sz w:val="24"/>
        </w:rPr>
      </w:pPr>
      <w:hyperlink r:id="rId2476" w:history="1">
        <w:r w:rsidRPr="001F7D44">
          <w:rPr>
            <w:rStyle w:val="Hyperlink"/>
            <w:rFonts w:ascii="Segoe UI" w:hAnsi="Segoe UI" w:cs="Segoe UI"/>
            <w:color w:val="0366D6"/>
            <w:sz w:val="24"/>
          </w:rPr>
          <w:t>FusionCharts</w:t>
        </w:r>
      </w:hyperlink>
    </w:p>
    <w:p w:rsidR="00E45729" w:rsidRPr="001F7D44" w:rsidRDefault="00E45729" w:rsidP="00E45729">
      <w:pPr>
        <w:pStyle w:val="Heading4"/>
        <w:spacing w:before="360" w:after="240"/>
        <w:rPr>
          <w:rFonts w:ascii="Segoe UI" w:hAnsi="Segoe UI" w:cs="Segoe UI"/>
          <w:color w:val="24292E"/>
          <w:sz w:val="24"/>
        </w:rPr>
      </w:pPr>
      <w:bookmarkStart w:id="209" w:name="user-content-javascript-general-purpose"/>
      <w:bookmarkEnd w:id="209"/>
      <w:r w:rsidRPr="001F7D44">
        <w:rPr>
          <w:rFonts w:ascii="Segoe UI" w:hAnsi="Segoe UI" w:cs="Segoe UI"/>
          <w:color w:val="24292E"/>
          <w:sz w:val="24"/>
        </w:rPr>
        <w:t>General-Purpose Machine Learning</w:t>
      </w:r>
    </w:p>
    <w:p w:rsidR="00E45729" w:rsidRPr="001F7D44" w:rsidRDefault="00E45729" w:rsidP="00E45729">
      <w:pPr>
        <w:numPr>
          <w:ilvl w:val="0"/>
          <w:numId w:val="116"/>
        </w:numPr>
        <w:spacing w:before="100" w:beforeAutospacing="1" w:after="100" w:afterAutospacing="1" w:line="240" w:lineRule="auto"/>
        <w:rPr>
          <w:rFonts w:ascii="Segoe UI" w:hAnsi="Segoe UI" w:cs="Segoe UI"/>
          <w:color w:val="24292E"/>
          <w:sz w:val="24"/>
        </w:rPr>
      </w:pPr>
      <w:hyperlink r:id="rId2477" w:history="1">
        <w:r w:rsidRPr="001F7D44">
          <w:rPr>
            <w:rStyle w:val="Hyperlink"/>
            <w:rFonts w:ascii="Segoe UI" w:hAnsi="Segoe UI" w:cs="Segoe UI"/>
            <w:color w:val="0366D6"/>
            <w:sz w:val="24"/>
          </w:rPr>
          <w:t>Convnet.js</w:t>
        </w:r>
      </w:hyperlink>
      <w:r w:rsidRPr="001F7D44">
        <w:rPr>
          <w:rFonts w:ascii="Segoe UI" w:hAnsi="Segoe UI" w:cs="Segoe UI"/>
          <w:color w:val="24292E"/>
          <w:sz w:val="24"/>
        </w:rPr>
        <w:t xml:space="preserve"> - ConvNetJS is a Javascript library for training Deep Learning </w:t>
      </w:r>
      <w:proofErr w:type="gramStart"/>
      <w:r w:rsidRPr="001F7D44">
        <w:rPr>
          <w:rFonts w:ascii="Segoe UI" w:hAnsi="Segoe UI" w:cs="Segoe UI"/>
          <w:color w:val="24292E"/>
          <w:sz w:val="24"/>
        </w:rPr>
        <w:t>models[</w:t>
      </w:r>
      <w:proofErr w:type="gramEnd"/>
      <w:r w:rsidRPr="001F7D44">
        <w:rPr>
          <w:rFonts w:ascii="Segoe UI" w:hAnsi="Segoe UI" w:cs="Segoe UI"/>
          <w:color w:val="24292E"/>
          <w:sz w:val="24"/>
        </w:rPr>
        <w:t>DEEP LEARNING]</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78" w:history="1">
        <w:r w:rsidRPr="001F7D44">
          <w:rPr>
            <w:rStyle w:val="Hyperlink"/>
            <w:rFonts w:ascii="Segoe UI" w:hAnsi="Segoe UI" w:cs="Segoe UI"/>
            <w:color w:val="0366D6"/>
            <w:sz w:val="24"/>
          </w:rPr>
          <w:t>Clusterfck</w:t>
        </w:r>
      </w:hyperlink>
      <w:r w:rsidRPr="001F7D44">
        <w:rPr>
          <w:rFonts w:ascii="Segoe UI" w:hAnsi="Segoe UI" w:cs="Segoe UI"/>
          <w:color w:val="24292E"/>
          <w:sz w:val="24"/>
        </w:rPr>
        <w:t> - Agglomerative hierarchical clustering implemented in Javascript for Node.js and the browser</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79" w:history="1">
        <w:r w:rsidRPr="001F7D44">
          <w:rPr>
            <w:rStyle w:val="Hyperlink"/>
            <w:rFonts w:ascii="Segoe UI" w:hAnsi="Segoe UI" w:cs="Segoe UI"/>
            <w:color w:val="0366D6"/>
            <w:sz w:val="24"/>
          </w:rPr>
          <w:t>Clustering.js</w:t>
        </w:r>
      </w:hyperlink>
      <w:r w:rsidRPr="001F7D44">
        <w:rPr>
          <w:rFonts w:ascii="Segoe UI" w:hAnsi="Segoe UI" w:cs="Segoe UI"/>
          <w:color w:val="24292E"/>
          <w:sz w:val="24"/>
        </w:rPr>
        <w:t> - Clustering algorithms implemented in Javascript for Node.js and the browser</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0" w:history="1">
        <w:r w:rsidRPr="001F7D44">
          <w:rPr>
            <w:rStyle w:val="Hyperlink"/>
            <w:rFonts w:ascii="Segoe UI" w:hAnsi="Segoe UI" w:cs="Segoe UI"/>
            <w:color w:val="0366D6"/>
            <w:sz w:val="24"/>
          </w:rPr>
          <w:t>Decision Trees</w:t>
        </w:r>
      </w:hyperlink>
      <w:r w:rsidRPr="001F7D44">
        <w:rPr>
          <w:rFonts w:ascii="Segoe UI" w:hAnsi="Segoe UI" w:cs="Segoe UI"/>
          <w:color w:val="24292E"/>
          <w:sz w:val="24"/>
        </w:rPr>
        <w:t> - NodeJS Implementation of Decision Tree using ID3 Algorithm</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1" w:history="1">
        <w:r w:rsidRPr="001F7D44">
          <w:rPr>
            <w:rStyle w:val="Hyperlink"/>
            <w:rFonts w:ascii="Segoe UI" w:hAnsi="Segoe UI" w:cs="Segoe UI"/>
            <w:color w:val="0366D6"/>
            <w:sz w:val="24"/>
          </w:rPr>
          <w:t>DN2A</w:t>
        </w:r>
      </w:hyperlink>
      <w:r w:rsidRPr="001F7D44">
        <w:rPr>
          <w:rFonts w:ascii="Segoe UI" w:hAnsi="Segoe UI" w:cs="Segoe UI"/>
          <w:color w:val="24292E"/>
          <w:sz w:val="24"/>
        </w:rPr>
        <w:t> - Digital Neural Networks Architecture</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2" w:history="1">
        <w:r w:rsidRPr="001F7D44">
          <w:rPr>
            <w:rStyle w:val="Hyperlink"/>
            <w:rFonts w:ascii="Segoe UI" w:hAnsi="Segoe UI" w:cs="Segoe UI"/>
            <w:color w:val="0366D6"/>
            <w:sz w:val="24"/>
          </w:rPr>
          <w:t>figue</w:t>
        </w:r>
      </w:hyperlink>
      <w:r w:rsidRPr="001F7D44">
        <w:rPr>
          <w:rFonts w:ascii="Segoe UI" w:hAnsi="Segoe UI" w:cs="Segoe UI"/>
          <w:color w:val="24292E"/>
          <w:sz w:val="24"/>
        </w:rPr>
        <w:t> - K-means, fuzzy c-means and agglomerative clustering</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3" w:history="1">
        <w:r w:rsidRPr="001F7D44">
          <w:rPr>
            <w:rStyle w:val="Hyperlink"/>
            <w:rFonts w:ascii="Segoe UI" w:hAnsi="Segoe UI" w:cs="Segoe UI"/>
            <w:color w:val="0366D6"/>
            <w:sz w:val="24"/>
          </w:rPr>
          <w:t>Gaussian Mixture Model</w:t>
        </w:r>
      </w:hyperlink>
      <w:r w:rsidRPr="001F7D44">
        <w:rPr>
          <w:rFonts w:ascii="Segoe UI" w:hAnsi="Segoe UI" w:cs="Segoe UI"/>
          <w:color w:val="24292E"/>
          <w:sz w:val="24"/>
        </w:rPr>
        <w:t> - Unsupervised machine learning with multivariate Gaussian mixture model</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4" w:history="1">
        <w:r w:rsidRPr="001F7D44">
          <w:rPr>
            <w:rStyle w:val="Hyperlink"/>
            <w:rFonts w:ascii="Segoe UI" w:hAnsi="Segoe UI" w:cs="Segoe UI"/>
            <w:color w:val="0366D6"/>
            <w:sz w:val="24"/>
          </w:rPr>
          <w:t>Node-fann</w:t>
        </w:r>
      </w:hyperlink>
      <w:r w:rsidRPr="001F7D44">
        <w:rPr>
          <w:rFonts w:ascii="Segoe UI" w:hAnsi="Segoe UI" w:cs="Segoe UI"/>
          <w:color w:val="24292E"/>
          <w:sz w:val="24"/>
        </w:rPr>
        <w:t> - FANN (Fast Artificial Neural Network Library) bindings for Node.js</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5" w:history="1">
        <w:r w:rsidRPr="001F7D44">
          <w:rPr>
            <w:rStyle w:val="Hyperlink"/>
            <w:rFonts w:ascii="Segoe UI" w:hAnsi="Segoe UI" w:cs="Segoe UI"/>
            <w:color w:val="0366D6"/>
            <w:sz w:val="24"/>
          </w:rPr>
          <w:t>Kmeans.js</w:t>
        </w:r>
      </w:hyperlink>
      <w:r w:rsidRPr="001F7D44">
        <w:rPr>
          <w:rFonts w:ascii="Segoe UI" w:hAnsi="Segoe UI" w:cs="Segoe UI"/>
          <w:color w:val="24292E"/>
          <w:sz w:val="24"/>
        </w:rPr>
        <w:t> - Simple Javascript implementation of the k-means algorithm, for node.js and the browser</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6" w:history="1">
        <w:r w:rsidRPr="001F7D44">
          <w:rPr>
            <w:rStyle w:val="Hyperlink"/>
            <w:rFonts w:ascii="Segoe UI" w:hAnsi="Segoe UI" w:cs="Segoe UI"/>
            <w:color w:val="0366D6"/>
            <w:sz w:val="24"/>
          </w:rPr>
          <w:t>LDA.js</w:t>
        </w:r>
      </w:hyperlink>
      <w:r w:rsidRPr="001F7D44">
        <w:rPr>
          <w:rFonts w:ascii="Segoe UI" w:hAnsi="Segoe UI" w:cs="Segoe UI"/>
          <w:color w:val="24292E"/>
          <w:sz w:val="24"/>
        </w:rPr>
        <w:t> - LDA topic modeling for Node.js</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7" w:history="1">
        <w:r w:rsidRPr="001F7D44">
          <w:rPr>
            <w:rStyle w:val="Hyperlink"/>
            <w:rFonts w:ascii="Segoe UI" w:hAnsi="Segoe UI" w:cs="Segoe UI"/>
            <w:color w:val="0366D6"/>
            <w:sz w:val="24"/>
          </w:rPr>
          <w:t>Learning.js</w:t>
        </w:r>
      </w:hyperlink>
      <w:r w:rsidRPr="001F7D44">
        <w:rPr>
          <w:rFonts w:ascii="Segoe UI" w:hAnsi="Segoe UI" w:cs="Segoe UI"/>
          <w:color w:val="24292E"/>
          <w:sz w:val="24"/>
        </w:rPr>
        <w:t> - Javascript implementation of logistic regression/c4.5 decision tree</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8" w:history="1">
        <w:r w:rsidRPr="001F7D44">
          <w:rPr>
            <w:rStyle w:val="Hyperlink"/>
            <w:rFonts w:ascii="Segoe UI" w:hAnsi="Segoe UI" w:cs="Segoe UI"/>
            <w:color w:val="0366D6"/>
            <w:sz w:val="24"/>
          </w:rPr>
          <w:t>Machine Learning</w:t>
        </w:r>
      </w:hyperlink>
      <w:r w:rsidRPr="001F7D44">
        <w:rPr>
          <w:rFonts w:ascii="Segoe UI" w:hAnsi="Segoe UI" w:cs="Segoe UI"/>
          <w:color w:val="24292E"/>
          <w:sz w:val="24"/>
        </w:rPr>
        <w:t> - Machine learning library for Node.js</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89" w:history="1">
        <w:r w:rsidRPr="001F7D44">
          <w:rPr>
            <w:rStyle w:val="Hyperlink"/>
            <w:rFonts w:ascii="Segoe UI" w:hAnsi="Segoe UI" w:cs="Segoe UI"/>
            <w:color w:val="0366D6"/>
            <w:sz w:val="24"/>
          </w:rPr>
          <w:t>machineJS</w:t>
        </w:r>
      </w:hyperlink>
      <w:r w:rsidRPr="001F7D44">
        <w:rPr>
          <w:rFonts w:ascii="Segoe UI" w:hAnsi="Segoe UI" w:cs="Segoe UI"/>
          <w:color w:val="24292E"/>
          <w:sz w:val="24"/>
        </w:rPr>
        <w:t> - Automated machine learning, data formatting, ensembling, and hyperparameter optimization for competitions and exploration- just give it a .csv file!</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0" w:history="1">
        <w:r w:rsidRPr="001F7D44">
          <w:rPr>
            <w:rStyle w:val="Hyperlink"/>
            <w:rFonts w:ascii="Segoe UI" w:hAnsi="Segoe UI" w:cs="Segoe UI"/>
            <w:color w:val="0366D6"/>
            <w:sz w:val="24"/>
          </w:rPr>
          <w:t>mil-tokyo</w:t>
        </w:r>
      </w:hyperlink>
      <w:r w:rsidRPr="001F7D44">
        <w:rPr>
          <w:rFonts w:ascii="Segoe UI" w:hAnsi="Segoe UI" w:cs="Segoe UI"/>
          <w:color w:val="24292E"/>
          <w:sz w:val="24"/>
        </w:rPr>
        <w:t> - List of several machine learning libraries</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1" w:history="1">
        <w:r w:rsidRPr="001F7D44">
          <w:rPr>
            <w:rStyle w:val="Hyperlink"/>
            <w:rFonts w:ascii="Segoe UI" w:hAnsi="Segoe UI" w:cs="Segoe UI"/>
            <w:color w:val="0366D6"/>
            <w:sz w:val="24"/>
          </w:rPr>
          <w:t>Node-SVM</w:t>
        </w:r>
      </w:hyperlink>
      <w:r w:rsidRPr="001F7D44">
        <w:rPr>
          <w:rFonts w:ascii="Segoe UI" w:hAnsi="Segoe UI" w:cs="Segoe UI"/>
          <w:color w:val="24292E"/>
          <w:sz w:val="24"/>
        </w:rPr>
        <w:t> - Support Vector Machine for Node.js</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2" w:history="1">
        <w:r w:rsidRPr="001F7D44">
          <w:rPr>
            <w:rStyle w:val="Hyperlink"/>
            <w:rFonts w:ascii="Segoe UI" w:hAnsi="Segoe UI" w:cs="Segoe UI"/>
            <w:color w:val="0366D6"/>
            <w:sz w:val="24"/>
          </w:rPr>
          <w:t>Brain</w:t>
        </w:r>
      </w:hyperlink>
      <w:r w:rsidRPr="001F7D44">
        <w:rPr>
          <w:rFonts w:ascii="Segoe UI" w:hAnsi="Segoe UI" w:cs="Segoe UI"/>
          <w:color w:val="24292E"/>
          <w:sz w:val="24"/>
        </w:rPr>
        <w:t> - Neural networks in JavaScript </w:t>
      </w:r>
      <w:r w:rsidRPr="001F7D44">
        <w:rPr>
          <w:rStyle w:val="Strong"/>
          <w:rFonts w:ascii="Segoe UI" w:hAnsi="Segoe UI" w:cs="Segoe UI"/>
          <w:color w:val="24292E"/>
          <w:sz w:val="24"/>
        </w:rPr>
        <w:t>[Deprecated]</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3" w:history="1">
        <w:r w:rsidRPr="001F7D44">
          <w:rPr>
            <w:rStyle w:val="Hyperlink"/>
            <w:rFonts w:ascii="Segoe UI" w:hAnsi="Segoe UI" w:cs="Segoe UI"/>
            <w:color w:val="0366D6"/>
            <w:sz w:val="24"/>
          </w:rPr>
          <w:t>Brain.js</w:t>
        </w:r>
      </w:hyperlink>
      <w:r w:rsidRPr="001F7D44">
        <w:rPr>
          <w:rFonts w:ascii="Segoe UI" w:hAnsi="Segoe UI" w:cs="Segoe UI"/>
          <w:color w:val="24292E"/>
          <w:sz w:val="24"/>
        </w:rPr>
        <w:t> - Neural networks in JavaScript - continued community fork of </w:t>
      </w:r>
      <w:hyperlink r:id="rId2494" w:history="1">
        <w:r w:rsidRPr="001F7D44">
          <w:rPr>
            <w:rStyle w:val="Hyperlink"/>
            <w:rFonts w:ascii="Segoe UI" w:hAnsi="Segoe UI" w:cs="Segoe UI"/>
            <w:color w:val="0366D6"/>
            <w:sz w:val="24"/>
          </w:rPr>
          <w:t>Brain</w:t>
        </w:r>
      </w:hyperlink>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5" w:history="1">
        <w:r w:rsidRPr="001F7D44">
          <w:rPr>
            <w:rStyle w:val="Hyperlink"/>
            <w:rFonts w:ascii="Segoe UI" w:hAnsi="Segoe UI" w:cs="Segoe UI"/>
            <w:color w:val="0366D6"/>
            <w:sz w:val="24"/>
          </w:rPr>
          <w:t>Bayesian-Bandit</w:t>
        </w:r>
      </w:hyperlink>
      <w:r w:rsidRPr="001F7D44">
        <w:rPr>
          <w:rFonts w:ascii="Segoe UI" w:hAnsi="Segoe UI" w:cs="Segoe UI"/>
          <w:color w:val="24292E"/>
          <w:sz w:val="24"/>
        </w:rPr>
        <w:t> - Bayesian bandit implementation for Node and the browser.</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6" w:history="1">
        <w:r w:rsidRPr="001F7D44">
          <w:rPr>
            <w:rStyle w:val="Hyperlink"/>
            <w:rFonts w:ascii="Segoe UI" w:hAnsi="Segoe UI" w:cs="Segoe UI"/>
            <w:color w:val="0366D6"/>
            <w:sz w:val="24"/>
          </w:rPr>
          <w:t>Synaptic</w:t>
        </w:r>
      </w:hyperlink>
      <w:r w:rsidRPr="001F7D44">
        <w:rPr>
          <w:rFonts w:ascii="Segoe UI" w:hAnsi="Segoe UI" w:cs="Segoe UI"/>
          <w:color w:val="24292E"/>
          <w:sz w:val="24"/>
        </w:rPr>
        <w:t> - Architecture-free neural network library for Node.js and the browser</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7" w:history="1">
        <w:r w:rsidRPr="001F7D44">
          <w:rPr>
            <w:rStyle w:val="Hyperlink"/>
            <w:rFonts w:ascii="Segoe UI" w:hAnsi="Segoe UI" w:cs="Segoe UI"/>
            <w:color w:val="0366D6"/>
            <w:sz w:val="24"/>
          </w:rPr>
          <w:t>kNear</w:t>
        </w:r>
      </w:hyperlink>
      <w:r w:rsidRPr="001F7D44">
        <w:rPr>
          <w:rFonts w:ascii="Segoe UI" w:hAnsi="Segoe UI" w:cs="Segoe UI"/>
          <w:color w:val="24292E"/>
          <w:sz w:val="24"/>
        </w:rPr>
        <w:t xml:space="preserve"> - JavaScript implementation of the k nearest </w:t>
      </w:r>
      <w:proofErr w:type="gramStart"/>
      <w:r w:rsidRPr="001F7D44">
        <w:rPr>
          <w:rFonts w:ascii="Segoe UI" w:hAnsi="Segoe UI" w:cs="Segoe UI"/>
          <w:color w:val="24292E"/>
          <w:sz w:val="24"/>
        </w:rPr>
        <w:t>neighbors</w:t>
      </w:r>
      <w:proofErr w:type="gramEnd"/>
      <w:r w:rsidRPr="001F7D44">
        <w:rPr>
          <w:rFonts w:ascii="Segoe UI" w:hAnsi="Segoe UI" w:cs="Segoe UI"/>
          <w:color w:val="24292E"/>
          <w:sz w:val="24"/>
        </w:rPr>
        <w:t xml:space="preserve"> algorithm for supervised learning</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8" w:history="1">
        <w:r w:rsidRPr="001F7D44">
          <w:rPr>
            <w:rStyle w:val="Hyperlink"/>
            <w:rFonts w:ascii="Segoe UI" w:hAnsi="Segoe UI" w:cs="Segoe UI"/>
            <w:color w:val="0366D6"/>
            <w:sz w:val="24"/>
          </w:rPr>
          <w:t>NeuralN</w:t>
        </w:r>
      </w:hyperlink>
      <w:r w:rsidRPr="001F7D44">
        <w:rPr>
          <w:rFonts w:ascii="Segoe UI" w:hAnsi="Segoe UI" w:cs="Segoe UI"/>
          <w:color w:val="24292E"/>
          <w:sz w:val="24"/>
        </w:rPr>
        <w:t> - C++ Neural Network library for Node.js. It has advantage on large dataset and multi-threaded training.</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499" w:history="1">
        <w:r w:rsidRPr="001F7D44">
          <w:rPr>
            <w:rStyle w:val="Hyperlink"/>
            <w:rFonts w:ascii="Segoe UI" w:hAnsi="Segoe UI" w:cs="Segoe UI"/>
            <w:color w:val="0366D6"/>
            <w:sz w:val="24"/>
          </w:rPr>
          <w:t>kalman</w:t>
        </w:r>
      </w:hyperlink>
      <w:r w:rsidRPr="001F7D44">
        <w:rPr>
          <w:rFonts w:ascii="Segoe UI" w:hAnsi="Segoe UI" w:cs="Segoe UI"/>
          <w:color w:val="24292E"/>
          <w:sz w:val="24"/>
        </w:rPr>
        <w:t> - Kalman filter for Javascript.</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500" w:history="1">
        <w:r w:rsidRPr="001F7D44">
          <w:rPr>
            <w:rStyle w:val="Hyperlink"/>
            <w:rFonts w:ascii="Segoe UI" w:hAnsi="Segoe UI" w:cs="Segoe UI"/>
            <w:color w:val="0366D6"/>
            <w:sz w:val="24"/>
          </w:rPr>
          <w:t>shaman</w:t>
        </w:r>
      </w:hyperlink>
      <w:r w:rsidRPr="001F7D44">
        <w:rPr>
          <w:rFonts w:ascii="Segoe UI" w:hAnsi="Segoe UI" w:cs="Segoe UI"/>
          <w:color w:val="24292E"/>
          <w:sz w:val="24"/>
        </w:rPr>
        <w:t> - Node.js library with support for both simple and multiple linear regression.</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501" w:history="1">
        <w:r w:rsidRPr="001F7D44">
          <w:rPr>
            <w:rStyle w:val="Hyperlink"/>
            <w:rFonts w:ascii="Segoe UI" w:hAnsi="Segoe UI" w:cs="Segoe UI"/>
            <w:color w:val="0366D6"/>
            <w:sz w:val="24"/>
          </w:rPr>
          <w:t>ml.js</w:t>
        </w:r>
      </w:hyperlink>
      <w:r w:rsidRPr="001F7D44">
        <w:rPr>
          <w:rFonts w:ascii="Segoe UI" w:hAnsi="Segoe UI" w:cs="Segoe UI"/>
          <w:color w:val="24292E"/>
          <w:sz w:val="24"/>
        </w:rPr>
        <w:t> - Machine learning and numerical analysis tools for Node.js and the Browser!</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502" w:history="1">
        <w:r w:rsidRPr="001F7D44">
          <w:rPr>
            <w:rStyle w:val="Hyperlink"/>
            <w:rFonts w:ascii="Segoe UI" w:hAnsi="Segoe UI" w:cs="Segoe UI"/>
            <w:color w:val="0366D6"/>
            <w:sz w:val="24"/>
          </w:rPr>
          <w:t>Pavlov.js</w:t>
        </w:r>
      </w:hyperlink>
      <w:r w:rsidRPr="001F7D44">
        <w:rPr>
          <w:rFonts w:ascii="Segoe UI" w:hAnsi="Segoe UI" w:cs="Segoe UI"/>
          <w:color w:val="24292E"/>
          <w:sz w:val="24"/>
        </w:rPr>
        <w:t> - Reinforcement learning using Markov Decision Processes</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503" w:history="1">
        <w:r w:rsidRPr="001F7D44">
          <w:rPr>
            <w:rStyle w:val="Hyperlink"/>
            <w:rFonts w:ascii="Segoe UI" w:hAnsi="Segoe UI" w:cs="Segoe UI"/>
            <w:color w:val="0366D6"/>
            <w:sz w:val="24"/>
          </w:rPr>
          <w:t>MXNet</w:t>
        </w:r>
      </w:hyperlink>
      <w:r w:rsidRPr="001F7D44">
        <w:rPr>
          <w:rFonts w:ascii="Segoe UI" w:hAnsi="Segoe UI" w:cs="Segoe UI"/>
          <w:color w:val="24292E"/>
          <w:sz w:val="24"/>
        </w:rPr>
        <w:t> - Lightweight, Portable, Flexible Distributed/Mobile Deep Learning with Dynamic, Mutation-aware Dataflow Dep Scheduler; for Python, R, Julia, Go, Javascript and more.</w:t>
      </w:r>
    </w:p>
    <w:p w:rsidR="00E45729" w:rsidRPr="001F7D44" w:rsidRDefault="00E45729" w:rsidP="00E45729">
      <w:pPr>
        <w:numPr>
          <w:ilvl w:val="0"/>
          <w:numId w:val="116"/>
        </w:numPr>
        <w:spacing w:before="60" w:after="100" w:afterAutospacing="1" w:line="240" w:lineRule="auto"/>
        <w:rPr>
          <w:rFonts w:ascii="Segoe UI" w:hAnsi="Segoe UI" w:cs="Segoe UI"/>
          <w:color w:val="24292E"/>
          <w:sz w:val="24"/>
        </w:rPr>
      </w:pPr>
      <w:hyperlink r:id="rId2504" w:history="1">
        <w:r w:rsidRPr="001F7D44">
          <w:rPr>
            <w:rStyle w:val="Hyperlink"/>
            <w:rFonts w:ascii="Segoe UI" w:hAnsi="Segoe UI" w:cs="Segoe UI"/>
            <w:color w:val="0366D6"/>
            <w:sz w:val="24"/>
          </w:rPr>
          <w:t>deeplearnjs</w:t>
        </w:r>
      </w:hyperlink>
      <w:r w:rsidRPr="001F7D44">
        <w:rPr>
          <w:rFonts w:ascii="Segoe UI" w:hAnsi="Segoe UI" w:cs="Segoe UI"/>
          <w:color w:val="24292E"/>
          <w:sz w:val="24"/>
        </w:rPr>
        <w:t> - A hardware-accelerated machine intelligence library for the web</w:t>
      </w:r>
    </w:p>
    <w:p w:rsidR="00E45729" w:rsidRPr="001F7D44" w:rsidRDefault="00E45729" w:rsidP="00E45729">
      <w:pPr>
        <w:pStyle w:val="Heading4"/>
        <w:spacing w:before="360" w:after="240"/>
        <w:rPr>
          <w:rFonts w:ascii="Segoe UI" w:hAnsi="Segoe UI" w:cs="Segoe UI"/>
          <w:color w:val="24292E"/>
          <w:sz w:val="24"/>
        </w:rPr>
      </w:pPr>
      <w:bookmarkStart w:id="210" w:name="user-content-javascript-misc"/>
      <w:bookmarkEnd w:id="210"/>
      <w:r w:rsidRPr="001F7D44">
        <w:rPr>
          <w:rFonts w:ascii="Segoe UI" w:hAnsi="Segoe UI" w:cs="Segoe UI"/>
          <w:color w:val="24292E"/>
          <w:sz w:val="24"/>
        </w:rPr>
        <w:t>Misc</w:t>
      </w:r>
    </w:p>
    <w:p w:rsidR="00E45729" w:rsidRPr="001F7D44" w:rsidRDefault="00E45729" w:rsidP="00E45729">
      <w:pPr>
        <w:numPr>
          <w:ilvl w:val="0"/>
          <w:numId w:val="117"/>
        </w:numPr>
        <w:spacing w:before="100" w:beforeAutospacing="1" w:after="100" w:afterAutospacing="1" w:line="240" w:lineRule="auto"/>
        <w:rPr>
          <w:rFonts w:ascii="Segoe UI" w:hAnsi="Segoe UI" w:cs="Segoe UI"/>
          <w:color w:val="24292E"/>
          <w:sz w:val="24"/>
        </w:rPr>
      </w:pPr>
      <w:hyperlink r:id="rId2505" w:history="1">
        <w:r w:rsidRPr="001F7D44">
          <w:rPr>
            <w:rStyle w:val="Hyperlink"/>
            <w:rFonts w:ascii="Segoe UI" w:hAnsi="Segoe UI" w:cs="Segoe UI"/>
            <w:color w:val="0366D6"/>
            <w:sz w:val="24"/>
          </w:rPr>
          <w:t>sylvester</w:t>
        </w:r>
      </w:hyperlink>
      <w:r w:rsidRPr="001F7D44">
        <w:rPr>
          <w:rFonts w:ascii="Segoe UI" w:hAnsi="Segoe UI" w:cs="Segoe UI"/>
          <w:color w:val="24292E"/>
          <w:sz w:val="24"/>
        </w:rPr>
        <w:t> - Vector and Matrix math for JavaScript.</w:t>
      </w:r>
    </w:p>
    <w:p w:rsidR="00E45729" w:rsidRPr="001F7D44" w:rsidRDefault="00E45729" w:rsidP="00E45729">
      <w:pPr>
        <w:numPr>
          <w:ilvl w:val="0"/>
          <w:numId w:val="117"/>
        </w:numPr>
        <w:spacing w:before="60" w:after="100" w:afterAutospacing="1" w:line="240" w:lineRule="auto"/>
        <w:rPr>
          <w:rFonts w:ascii="Segoe UI" w:hAnsi="Segoe UI" w:cs="Segoe UI"/>
          <w:color w:val="24292E"/>
          <w:sz w:val="24"/>
        </w:rPr>
      </w:pPr>
      <w:hyperlink r:id="rId2506" w:history="1">
        <w:r w:rsidRPr="001F7D44">
          <w:rPr>
            <w:rStyle w:val="Hyperlink"/>
            <w:rFonts w:ascii="Segoe UI" w:hAnsi="Segoe UI" w:cs="Segoe UI"/>
            <w:color w:val="0366D6"/>
            <w:sz w:val="24"/>
          </w:rPr>
          <w:t>simple-statistics</w:t>
        </w:r>
      </w:hyperlink>
      <w:r w:rsidRPr="001F7D44">
        <w:rPr>
          <w:rFonts w:ascii="Segoe UI" w:hAnsi="Segoe UI" w:cs="Segoe UI"/>
          <w:color w:val="24292E"/>
          <w:sz w:val="24"/>
        </w:rPr>
        <w:t> - A JavaScript implementation of descriptive, regression, and inference statistics. Implemented in literate JavaScript with no dependencies, designed to work in all modern browsers (including IE) as well as in Node.js.</w:t>
      </w:r>
    </w:p>
    <w:p w:rsidR="00E45729" w:rsidRPr="001F7D44" w:rsidRDefault="00E45729" w:rsidP="00E45729">
      <w:pPr>
        <w:numPr>
          <w:ilvl w:val="0"/>
          <w:numId w:val="117"/>
        </w:numPr>
        <w:spacing w:before="60" w:after="100" w:afterAutospacing="1" w:line="240" w:lineRule="auto"/>
        <w:rPr>
          <w:rFonts w:ascii="Segoe UI" w:hAnsi="Segoe UI" w:cs="Segoe UI"/>
          <w:color w:val="24292E"/>
          <w:sz w:val="24"/>
        </w:rPr>
      </w:pPr>
      <w:hyperlink r:id="rId2507" w:history="1">
        <w:r w:rsidRPr="001F7D44">
          <w:rPr>
            <w:rStyle w:val="Hyperlink"/>
            <w:rFonts w:ascii="Segoe UI" w:hAnsi="Segoe UI" w:cs="Segoe UI"/>
            <w:color w:val="0366D6"/>
            <w:sz w:val="24"/>
          </w:rPr>
          <w:t>regression-js</w:t>
        </w:r>
      </w:hyperlink>
      <w:r w:rsidRPr="001F7D44">
        <w:rPr>
          <w:rFonts w:ascii="Segoe UI" w:hAnsi="Segoe UI" w:cs="Segoe UI"/>
          <w:color w:val="24292E"/>
          <w:sz w:val="24"/>
        </w:rPr>
        <w:t> - A javascript library containing a collection of least squares fitting methods for finding a trend in a set of data.</w:t>
      </w:r>
    </w:p>
    <w:p w:rsidR="00E45729" w:rsidRPr="001F7D44" w:rsidRDefault="00E45729" w:rsidP="00E45729">
      <w:pPr>
        <w:numPr>
          <w:ilvl w:val="0"/>
          <w:numId w:val="117"/>
        </w:numPr>
        <w:spacing w:before="60" w:after="100" w:afterAutospacing="1" w:line="240" w:lineRule="auto"/>
        <w:rPr>
          <w:rFonts w:ascii="Segoe UI" w:hAnsi="Segoe UI" w:cs="Segoe UI"/>
          <w:color w:val="24292E"/>
          <w:sz w:val="24"/>
        </w:rPr>
      </w:pPr>
      <w:hyperlink r:id="rId2508" w:history="1">
        <w:r w:rsidRPr="001F7D44">
          <w:rPr>
            <w:rStyle w:val="Hyperlink"/>
            <w:rFonts w:ascii="Segoe UI" w:hAnsi="Segoe UI" w:cs="Segoe UI"/>
            <w:color w:val="0366D6"/>
            <w:sz w:val="24"/>
          </w:rPr>
          <w:t>Lyric</w:t>
        </w:r>
      </w:hyperlink>
      <w:r w:rsidRPr="001F7D44">
        <w:rPr>
          <w:rFonts w:ascii="Segoe UI" w:hAnsi="Segoe UI" w:cs="Segoe UI"/>
          <w:color w:val="24292E"/>
          <w:sz w:val="24"/>
        </w:rPr>
        <w:t> - Linear Regression library.</w:t>
      </w:r>
    </w:p>
    <w:p w:rsidR="00E45729" w:rsidRPr="001F7D44" w:rsidRDefault="00E45729" w:rsidP="00E45729">
      <w:pPr>
        <w:numPr>
          <w:ilvl w:val="0"/>
          <w:numId w:val="117"/>
        </w:numPr>
        <w:spacing w:before="60" w:after="100" w:afterAutospacing="1" w:line="240" w:lineRule="auto"/>
        <w:rPr>
          <w:rFonts w:ascii="Segoe UI" w:hAnsi="Segoe UI" w:cs="Segoe UI"/>
          <w:color w:val="24292E"/>
          <w:sz w:val="24"/>
        </w:rPr>
      </w:pPr>
      <w:hyperlink r:id="rId2509" w:history="1">
        <w:r w:rsidRPr="001F7D44">
          <w:rPr>
            <w:rStyle w:val="Hyperlink"/>
            <w:rFonts w:ascii="Segoe UI" w:hAnsi="Segoe UI" w:cs="Segoe UI"/>
            <w:color w:val="0366D6"/>
            <w:sz w:val="24"/>
          </w:rPr>
          <w:t>GreatCircle</w:t>
        </w:r>
      </w:hyperlink>
      <w:r w:rsidRPr="001F7D44">
        <w:rPr>
          <w:rFonts w:ascii="Segoe UI" w:hAnsi="Segoe UI" w:cs="Segoe UI"/>
          <w:color w:val="24292E"/>
          <w:sz w:val="24"/>
        </w:rPr>
        <w:t> - Library for calculating great circle distance.</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11" w:name="user-content-julia"/>
      <w:bookmarkEnd w:id="211"/>
      <w:r w:rsidRPr="001F7D44">
        <w:rPr>
          <w:rFonts w:ascii="Segoe UI" w:hAnsi="Segoe UI" w:cs="Segoe UI"/>
          <w:color w:val="24292E"/>
          <w:sz w:val="38"/>
        </w:rPr>
        <w:t>Julia</w:t>
      </w:r>
    </w:p>
    <w:p w:rsidR="00E45729" w:rsidRPr="001F7D44" w:rsidRDefault="00E45729" w:rsidP="00E45729">
      <w:pPr>
        <w:pStyle w:val="Heading4"/>
        <w:spacing w:before="360" w:after="240"/>
        <w:rPr>
          <w:rFonts w:ascii="Segoe UI" w:hAnsi="Segoe UI" w:cs="Segoe UI"/>
          <w:color w:val="24292E"/>
          <w:sz w:val="24"/>
        </w:rPr>
      </w:pPr>
      <w:bookmarkStart w:id="212" w:name="user-content-julia-general-purpose"/>
      <w:bookmarkEnd w:id="212"/>
      <w:r w:rsidRPr="001F7D44">
        <w:rPr>
          <w:rFonts w:ascii="Segoe UI" w:hAnsi="Segoe UI" w:cs="Segoe UI"/>
          <w:color w:val="24292E"/>
          <w:sz w:val="24"/>
        </w:rPr>
        <w:t>General-Purpose Machine Learning</w:t>
      </w:r>
    </w:p>
    <w:p w:rsidR="00E45729" w:rsidRPr="001F7D44" w:rsidRDefault="00E45729" w:rsidP="00E45729">
      <w:pPr>
        <w:numPr>
          <w:ilvl w:val="0"/>
          <w:numId w:val="118"/>
        </w:numPr>
        <w:spacing w:before="100" w:beforeAutospacing="1" w:after="100" w:afterAutospacing="1" w:line="240" w:lineRule="auto"/>
        <w:rPr>
          <w:rFonts w:ascii="Segoe UI" w:hAnsi="Segoe UI" w:cs="Segoe UI"/>
          <w:color w:val="24292E"/>
          <w:sz w:val="24"/>
        </w:rPr>
      </w:pPr>
      <w:hyperlink r:id="rId2510" w:history="1">
        <w:r w:rsidRPr="001F7D44">
          <w:rPr>
            <w:rStyle w:val="Hyperlink"/>
            <w:rFonts w:ascii="Segoe UI" w:hAnsi="Segoe UI" w:cs="Segoe UI"/>
            <w:color w:val="0366D6"/>
            <w:sz w:val="24"/>
          </w:rPr>
          <w:t>MachineLearning</w:t>
        </w:r>
      </w:hyperlink>
      <w:r w:rsidRPr="001F7D44">
        <w:rPr>
          <w:rFonts w:ascii="Segoe UI" w:hAnsi="Segoe UI" w:cs="Segoe UI"/>
          <w:color w:val="24292E"/>
          <w:sz w:val="24"/>
        </w:rPr>
        <w:t> - Julia Machine Learning library</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1" w:history="1">
        <w:r w:rsidRPr="001F7D44">
          <w:rPr>
            <w:rStyle w:val="Hyperlink"/>
            <w:rFonts w:ascii="Segoe UI" w:hAnsi="Segoe UI" w:cs="Segoe UI"/>
            <w:color w:val="0366D6"/>
            <w:sz w:val="24"/>
          </w:rPr>
          <w:t>MLBase</w:t>
        </w:r>
      </w:hyperlink>
      <w:r w:rsidRPr="001F7D44">
        <w:rPr>
          <w:rFonts w:ascii="Segoe UI" w:hAnsi="Segoe UI" w:cs="Segoe UI"/>
          <w:color w:val="24292E"/>
          <w:sz w:val="24"/>
        </w:rPr>
        <w:t> - A set of functions to support the development of machine learning algorithms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2" w:history="1">
        <w:r w:rsidRPr="001F7D44">
          <w:rPr>
            <w:rStyle w:val="Hyperlink"/>
            <w:rFonts w:ascii="Segoe UI" w:hAnsi="Segoe UI" w:cs="Segoe UI"/>
            <w:color w:val="0366D6"/>
            <w:sz w:val="24"/>
          </w:rPr>
          <w:t>PGM</w:t>
        </w:r>
      </w:hyperlink>
      <w:r w:rsidRPr="001F7D44">
        <w:rPr>
          <w:rFonts w:ascii="Segoe UI" w:hAnsi="Segoe UI" w:cs="Segoe UI"/>
          <w:color w:val="24292E"/>
          <w:sz w:val="24"/>
        </w:rPr>
        <w:t> - A Julia framework for probabilistic graphical models.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3" w:history="1">
        <w:r w:rsidRPr="001F7D44">
          <w:rPr>
            <w:rStyle w:val="Hyperlink"/>
            <w:rFonts w:ascii="Segoe UI" w:hAnsi="Segoe UI" w:cs="Segoe UI"/>
            <w:color w:val="0366D6"/>
            <w:sz w:val="24"/>
          </w:rPr>
          <w:t>DA</w:t>
        </w:r>
      </w:hyperlink>
      <w:r w:rsidRPr="001F7D44">
        <w:rPr>
          <w:rFonts w:ascii="Segoe UI" w:hAnsi="Segoe UI" w:cs="Segoe UI"/>
          <w:color w:val="24292E"/>
          <w:sz w:val="24"/>
        </w:rPr>
        <w:t> - Julia package for Regularized Discriminant Analysis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4" w:history="1">
        <w:r w:rsidRPr="001F7D44">
          <w:rPr>
            <w:rStyle w:val="Hyperlink"/>
            <w:rFonts w:ascii="Segoe UI" w:hAnsi="Segoe UI" w:cs="Segoe UI"/>
            <w:color w:val="0366D6"/>
            <w:sz w:val="24"/>
          </w:rPr>
          <w:t>Regression</w:t>
        </w:r>
      </w:hyperlink>
      <w:r w:rsidRPr="001F7D44">
        <w:rPr>
          <w:rFonts w:ascii="Segoe UI" w:hAnsi="Segoe UI" w:cs="Segoe UI"/>
          <w:color w:val="24292E"/>
          <w:sz w:val="24"/>
        </w:rPr>
        <w:t> - Algorithms for regression analysis (e.g. linear regression and logistic regression)</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5" w:history="1">
        <w:r w:rsidRPr="001F7D44">
          <w:rPr>
            <w:rStyle w:val="Hyperlink"/>
            <w:rFonts w:ascii="Segoe UI" w:hAnsi="Segoe UI" w:cs="Segoe UI"/>
            <w:color w:val="0366D6"/>
            <w:sz w:val="24"/>
          </w:rPr>
          <w:t>Local Regression</w:t>
        </w:r>
      </w:hyperlink>
      <w:r w:rsidRPr="001F7D44">
        <w:rPr>
          <w:rFonts w:ascii="Segoe UI" w:hAnsi="Segoe UI" w:cs="Segoe UI"/>
          <w:color w:val="24292E"/>
          <w:sz w:val="24"/>
        </w:rPr>
        <w:t> - Local regression, so smooooth!</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6" w:history="1">
        <w:r w:rsidRPr="001F7D44">
          <w:rPr>
            <w:rStyle w:val="Hyperlink"/>
            <w:rFonts w:ascii="Segoe UI" w:hAnsi="Segoe UI" w:cs="Segoe UI"/>
            <w:color w:val="0366D6"/>
            <w:sz w:val="24"/>
          </w:rPr>
          <w:t>Naive Bayes</w:t>
        </w:r>
      </w:hyperlink>
      <w:r w:rsidRPr="001F7D44">
        <w:rPr>
          <w:rFonts w:ascii="Segoe UI" w:hAnsi="Segoe UI" w:cs="Segoe UI"/>
          <w:color w:val="24292E"/>
          <w:sz w:val="24"/>
        </w:rPr>
        <w:t> - Simple Naive Bayes implementation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7" w:history="1">
        <w:r w:rsidRPr="001F7D44">
          <w:rPr>
            <w:rStyle w:val="Hyperlink"/>
            <w:rFonts w:ascii="Segoe UI" w:hAnsi="Segoe UI" w:cs="Segoe UI"/>
            <w:color w:val="0366D6"/>
            <w:sz w:val="24"/>
          </w:rPr>
          <w:t>Mixed Models</w:t>
        </w:r>
      </w:hyperlink>
      <w:r w:rsidRPr="001F7D44">
        <w:rPr>
          <w:rFonts w:ascii="Segoe UI" w:hAnsi="Segoe UI" w:cs="Segoe UI"/>
          <w:color w:val="24292E"/>
          <w:sz w:val="24"/>
        </w:rPr>
        <w:t> - A Julia package for fitting (statistical) mixed-effects models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8" w:history="1">
        <w:r w:rsidRPr="001F7D44">
          <w:rPr>
            <w:rStyle w:val="Hyperlink"/>
            <w:rFonts w:ascii="Segoe UI" w:hAnsi="Segoe UI" w:cs="Segoe UI"/>
            <w:color w:val="0366D6"/>
            <w:sz w:val="24"/>
          </w:rPr>
          <w:t>Simple MCMC</w:t>
        </w:r>
      </w:hyperlink>
      <w:r w:rsidRPr="001F7D44">
        <w:rPr>
          <w:rFonts w:ascii="Segoe UI" w:hAnsi="Segoe UI" w:cs="Segoe UI"/>
          <w:color w:val="24292E"/>
          <w:sz w:val="24"/>
        </w:rPr>
        <w:t> - basic mcmc sampler implemented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19" w:history="1">
        <w:r w:rsidRPr="001F7D44">
          <w:rPr>
            <w:rStyle w:val="Hyperlink"/>
            <w:rFonts w:ascii="Segoe UI" w:hAnsi="Segoe UI" w:cs="Segoe UI"/>
            <w:color w:val="0366D6"/>
            <w:sz w:val="24"/>
          </w:rPr>
          <w:t>Distance</w:t>
        </w:r>
      </w:hyperlink>
      <w:r w:rsidRPr="001F7D44">
        <w:rPr>
          <w:rFonts w:ascii="Segoe UI" w:hAnsi="Segoe UI" w:cs="Segoe UI"/>
          <w:color w:val="24292E"/>
          <w:sz w:val="24"/>
        </w:rPr>
        <w:t> - Julia module for Distance evaluation</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0" w:history="1">
        <w:r w:rsidRPr="001F7D44">
          <w:rPr>
            <w:rStyle w:val="Hyperlink"/>
            <w:rFonts w:ascii="Segoe UI" w:hAnsi="Segoe UI" w:cs="Segoe UI"/>
            <w:color w:val="0366D6"/>
            <w:sz w:val="24"/>
          </w:rPr>
          <w:t>Decision Tree</w:t>
        </w:r>
      </w:hyperlink>
      <w:r w:rsidRPr="001F7D44">
        <w:rPr>
          <w:rFonts w:ascii="Segoe UI" w:hAnsi="Segoe UI" w:cs="Segoe UI"/>
          <w:color w:val="24292E"/>
          <w:sz w:val="24"/>
        </w:rPr>
        <w:t> - Decision Tree Classifier and Regressor</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1" w:history="1">
        <w:r w:rsidRPr="001F7D44">
          <w:rPr>
            <w:rStyle w:val="Hyperlink"/>
            <w:rFonts w:ascii="Segoe UI" w:hAnsi="Segoe UI" w:cs="Segoe UI"/>
            <w:color w:val="0366D6"/>
            <w:sz w:val="24"/>
          </w:rPr>
          <w:t>Neural</w:t>
        </w:r>
      </w:hyperlink>
      <w:r w:rsidRPr="001F7D44">
        <w:rPr>
          <w:rFonts w:ascii="Segoe UI" w:hAnsi="Segoe UI" w:cs="Segoe UI"/>
          <w:color w:val="24292E"/>
          <w:sz w:val="24"/>
        </w:rPr>
        <w:t> - A neural network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2" w:history="1">
        <w:r w:rsidRPr="001F7D44">
          <w:rPr>
            <w:rStyle w:val="Hyperlink"/>
            <w:rFonts w:ascii="Segoe UI" w:hAnsi="Segoe UI" w:cs="Segoe UI"/>
            <w:color w:val="0366D6"/>
            <w:sz w:val="24"/>
          </w:rPr>
          <w:t>MCMC</w:t>
        </w:r>
      </w:hyperlink>
      <w:r w:rsidRPr="001F7D44">
        <w:rPr>
          <w:rFonts w:ascii="Segoe UI" w:hAnsi="Segoe UI" w:cs="Segoe UI"/>
          <w:color w:val="24292E"/>
          <w:sz w:val="24"/>
        </w:rPr>
        <w:t> - MCMC tools for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3" w:history="1">
        <w:r w:rsidRPr="001F7D44">
          <w:rPr>
            <w:rStyle w:val="Hyperlink"/>
            <w:rFonts w:ascii="Segoe UI" w:hAnsi="Segoe UI" w:cs="Segoe UI"/>
            <w:color w:val="0366D6"/>
            <w:sz w:val="24"/>
          </w:rPr>
          <w:t>Mamba</w:t>
        </w:r>
      </w:hyperlink>
      <w:r w:rsidRPr="001F7D44">
        <w:rPr>
          <w:rFonts w:ascii="Segoe UI" w:hAnsi="Segoe UI" w:cs="Segoe UI"/>
          <w:color w:val="24292E"/>
          <w:sz w:val="24"/>
        </w:rPr>
        <w:t> - Markov chain Monte Carlo (MCMC) for Bayesian analysis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4" w:history="1">
        <w:r w:rsidRPr="001F7D44">
          <w:rPr>
            <w:rStyle w:val="Hyperlink"/>
            <w:rFonts w:ascii="Segoe UI" w:hAnsi="Segoe UI" w:cs="Segoe UI"/>
            <w:color w:val="0366D6"/>
            <w:sz w:val="24"/>
          </w:rPr>
          <w:t>GLM</w:t>
        </w:r>
      </w:hyperlink>
      <w:r w:rsidRPr="001F7D44">
        <w:rPr>
          <w:rFonts w:ascii="Segoe UI" w:hAnsi="Segoe UI" w:cs="Segoe UI"/>
          <w:color w:val="24292E"/>
          <w:sz w:val="24"/>
        </w:rPr>
        <w:t> - Generalized linear models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5" w:history="1">
        <w:r w:rsidRPr="001F7D44">
          <w:rPr>
            <w:rStyle w:val="Hyperlink"/>
            <w:rFonts w:ascii="Segoe UI" w:hAnsi="Segoe UI" w:cs="Segoe UI"/>
            <w:color w:val="0366D6"/>
            <w:sz w:val="24"/>
          </w:rPr>
          <w:t>Gaussian Processes</w:t>
        </w:r>
      </w:hyperlink>
      <w:r w:rsidRPr="001F7D44">
        <w:rPr>
          <w:rFonts w:ascii="Segoe UI" w:hAnsi="Segoe UI" w:cs="Segoe UI"/>
          <w:color w:val="24292E"/>
          <w:sz w:val="24"/>
        </w:rPr>
        <w:t> - Julia package for Gaussian processes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6" w:history="1">
        <w:r w:rsidRPr="001F7D44">
          <w:rPr>
            <w:rStyle w:val="Hyperlink"/>
            <w:rFonts w:ascii="Segoe UI" w:hAnsi="Segoe UI" w:cs="Segoe UI"/>
            <w:color w:val="0366D6"/>
            <w:sz w:val="24"/>
          </w:rPr>
          <w:t>Online Learning</w:t>
        </w:r>
      </w:hyperlink>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7" w:history="1">
        <w:r w:rsidRPr="001F7D44">
          <w:rPr>
            <w:rStyle w:val="Hyperlink"/>
            <w:rFonts w:ascii="Segoe UI" w:hAnsi="Segoe UI" w:cs="Segoe UI"/>
            <w:color w:val="0366D6"/>
            <w:sz w:val="24"/>
          </w:rPr>
          <w:t>GLMNet</w:t>
        </w:r>
      </w:hyperlink>
      <w:r w:rsidRPr="001F7D44">
        <w:rPr>
          <w:rFonts w:ascii="Segoe UI" w:hAnsi="Segoe UI" w:cs="Segoe UI"/>
          <w:color w:val="24292E"/>
          <w:sz w:val="24"/>
        </w:rPr>
        <w:t> - Julia wrapper for fitting Lasso/ElasticNet GLM models using glmnet</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8" w:history="1">
        <w:r w:rsidRPr="001F7D44">
          <w:rPr>
            <w:rStyle w:val="Hyperlink"/>
            <w:rFonts w:ascii="Segoe UI" w:hAnsi="Segoe UI" w:cs="Segoe UI"/>
            <w:color w:val="0366D6"/>
            <w:sz w:val="24"/>
          </w:rPr>
          <w:t>Clustering</w:t>
        </w:r>
      </w:hyperlink>
      <w:r w:rsidRPr="001F7D44">
        <w:rPr>
          <w:rFonts w:ascii="Segoe UI" w:hAnsi="Segoe UI" w:cs="Segoe UI"/>
          <w:color w:val="24292E"/>
          <w:sz w:val="24"/>
        </w:rPr>
        <w:t> - Basic functions for clustering data: k-means, dp-means, etc.</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29" w:history="1">
        <w:r w:rsidRPr="001F7D44">
          <w:rPr>
            <w:rStyle w:val="Hyperlink"/>
            <w:rFonts w:ascii="Segoe UI" w:hAnsi="Segoe UI" w:cs="Segoe UI"/>
            <w:color w:val="0366D6"/>
            <w:sz w:val="24"/>
          </w:rPr>
          <w:t>SVM</w:t>
        </w:r>
      </w:hyperlink>
      <w:r w:rsidRPr="001F7D44">
        <w:rPr>
          <w:rFonts w:ascii="Segoe UI" w:hAnsi="Segoe UI" w:cs="Segoe UI"/>
          <w:color w:val="24292E"/>
          <w:sz w:val="24"/>
        </w:rPr>
        <w:t> - SVM's for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0" w:history="1">
        <w:r w:rsidRPr="001F7D44">
          <w:rPr>
            <w:rStyle w:val="Hyperlink"/>
            <w:rFonts w:ascii="Segoe UI" w:hAnsi="Segoe UI" w:cs="Segoe UI"/>
            <w:color w:val="0366D6"/>
            <w:sz w:val="24"/>
          </w:rPr>
          <w:t>Kernel Density</w:t>
        </w:r>
      </w:hyperlink>
      <w:r w:rsidRPr="001F7D44">
        <w:rPr>
          <w:rFonts w:ascii="Segoe UI" w:hAnsi="Segoe UI" w:cs="Segoe UI"/>
          <w:color w:val="24292E"/>
          <w:sz w:val="24"/>
        </w:rPr>
        <w:t> - Kernel density estimators for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1" w:history="1">
        <w:r w:rsidRPr="001F7D44">
          <w:rPr>
            <w:rStyle w:val="Hyperlink"/>
            <w:rFonts w:ascii="Segoe UI" w:hAnsi="Segoe UI" w:cs="Segoe UI"/>
            <w:color w:val="0366D6"/>
            <w:sz w:val="24"/>
          </w:rPr>
          <w:t>Dimensionality Reduction</w:t>
        </w:r>
      </w:hyperlink>
      <w:r w:rsidRPr="001F7D44">
        <w:rPr>
          <w:rFonts w:ascii="Segoe UI" w:hAnsi="Segoe UI" w:cs="Segoe UI"/>
          <w:color w:val="24292E"/>
          <w:sz w:val="24"/>
        </w:rPr>
        <w:t> - Methods for dimensionality reduction</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2" w:history="1">
        <w:r w:rsidRPr="001F7D44">
          <w:rPr>
            <w:rStyle w:val="Hyperlink"/>
            <w:rFonts w:ascii="Segoe UI" w:hAnsi="Segoe UI" w:cs="Segoe UI"/>
            <w:color w:val="0366D6"/>
            <w:sz w:val="24"/>
          </w:rPr>
          <w:t>NMF</w:t>
        </w:r>
      </w:hyperlink>
      <w:r w:rsidRPr="001F7D44">
        <w:rPr>
          <w:rFonts w:ascii="Segoe UI" w:hAnsi="Segoe UI" w:cs="Segoe UI"/>
          <w:color w:val="24292E"/>
          <w:sz w:val="24"/>
        </w:rPr>
        <w:t> - A Julia package for non-negative matrix factorization</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3" w:history="1">
        <w:r w:rsidRPr="001F7D44">
          <w:rPr>
            <w:rStyle w:val="Hyperlink"/>
            <w:rFonts w:ascii="Segoe UI" w:hAnsi="Segoe UI" w:cs="Segoe UI"/>
            <w:color w:val="0366D6"/>
            <w:sz w:val="24"/>
          </w:rPr>
          <w:t>ANN</w:t>
        </w:r>
      </w:hyperlink>
      <w:r w:rsidRPr="001F7D44">
        <w:rPr>
          <w:rFonts w:ascii="Segoe UI" w:hAnsi="Segoe UI" w:cs="Segoe UI"/>
          <w:color w:val="24292E"/>
          <w:sz w:val="24"/>
        </w:rPr>
        <w:t> - Julia artificial neural networks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4" w:history="1">
        <w:r w:rsidRPr="001F7D44">
          <w:rPr>
            <w:rStyle w:val="Hyperlink"/>
            <w:rFonts w:ascii="Segoe UI" w:hAnsi="Segoe UI" w:cs="Segoe UI"/>
            <w:color w:val="0366D6"/>
            <w:sz w:val="24"/>
          </w:rPr>
          <w:t>Mocha</w:t>
        </w:r>
      </w:hyperlink>
      <w:r w:rsidRPr="001F7D44">
        <w:rPr>
          <w:rFonts w:ascii="Segoe UI" w:hAnsi="Segoe UI" w:cs="Segoe UI"/>
          <w:color w:val="24292E"/>
          <w:sz w:val="24"/>
        </w:rPr>
        <w:t> - Deep Learning framework for Julia inspired by Caffe</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5" w:history="1">
        <w:r w:rsidRPr="001F7D44">
          <w:rPr>
            <w:rStyle w:val="Hyperlink"/>
            <w:rFonts w:ascii="Segoe UI" w:hAnsi="Segoe UI" w:cs="Segoe UI"/>
            <w:color w:val="0366D6"/>
            <w:sz w:val="24"/>
          </w:rPr>
          <w:t>XGBoost</w:t>
        </w:r>
      </w:hyperlink>
      <w:r w:rsidRPr="001F7D44">
        <w:rPr>
          <w:rFonts w:ascii="Segoe UI" w:hAnsi="Segoe UI" w:cs="Segoe UI"/>
          <w:color w:val="24292E"/>
          <w:sz w:val="24"/>
        </w:rPr>
        <w:t> - eXtreme Gradient Boosting Package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6" w:history="1">
        <w:r w:rsidRPr="001F7D44">
          <w:rPr>
            <w:rStyle w:val="Hyperlink"/>
            <w:rFonts w:ascii="Segoe UI" w:hAnsi="Segoe UI" w:cs="Segoe UI"/>
            <w:color w:val="0366D6"/>
            <w:sz w:val="24"/>
          </w:rPr>
          <w:t>ManifoldLearning</w:t>
        </w:r>
      </w:hyperlink>
      <w:r w:rsidRPr="001F7D44">
        <w:rPr>
          <w:rFonts w:ascii="Segoe UI" w:hAnsi="Segoe UI" w:cs="Segoe UI"/>
          <w:color w:val="24292E"/>
          <w:sz w:val="24"/>
        </w:rPr>
        <w:t> - A Julia package for manifold learning and nonlinear dimensionality reduction</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7" w:history="1">
        <w:r w:rsidRPr="001F7D44">
          <w:rPr>
            <w:rStyle w:val="Hyperlink"/>
            <w:rFonts w:ascii="Segoe UI" w:hAnsi="Segoe UI" w:cs="Segoe UI"/>
            <w:color w:val="0366D6"/>
            <w:sz w:val="24"/>
          </w:rPr>
          <w:t>MXNet</w:t>
        </w:r>
      </w:hyperlink>
      <w:r w:rsidRPr="001F7D44">
        <w:rPr>
          <w:rFonts w:ascii="Segoe UI" w:hAnsi="Segoe UI" w:cs="Segoe UI"/>
          <w:color w:val="24292E"/>
          <w:sz w:val="24"/>
        </w:rPr>
        <w:t> - Lightweight, Portable, Flexible Distributed/Mobile Deep Learning with Dynamic, Mutation-aware Dataflow Dep Scheduler; for Python, R, Julia, Go, Javascript and more.</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8" w:history="1">
        <w:r w:rsidRPr="001F7D44">
          <w:rPr>
            <w:rStyle w:val="Hyperlink"/>
            <w:rFonts w:ascii="Segoe UI" w:hAnsi="Segoe UI" w:cs="Segoe UI"/>
            <w:color w:val="0366D6"/>
            <w:sz w:val="24"/>
          </w:rPr>
          <w:t>Merlin</w:t>
        </w:r>
      </w:hyperlink>
      <w:r w:rsidRPr="001F7D44">
        <w:rPr>
          <w:rFonts w:ascii="Segoe UI" w:hAnsi="Segoe UI" w:cs="Segoe UI"/>
          <w:color w:val="24292E"/>
          <w:sz w:val="24"/>
        </w:rPr>
        <w:t> - Flexible Deep Learning Framework in Julia</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39" w:history="1">
        <w:r w:rsidRPr="001F7D44">
          <w:rPr>
            <w:rStyle w:val="Hyperlink"/>
            <w:rFonts w:ascii="Segoe UI" w:hAnsi="Segoe UI" w:cs="Segoe UI"/>
            <w:color w:val="0366D6"/>
            <w:sz w:val="24"/>
          </w:rPr>
          <w:t>ROCAnalysis</w:t>
        </w:r>
      </w:hyperlink>
      <w:r w:rsidRPr="001F7D44">
        <w:rPr>
          <w:rFonts w:ascii="Segoe UI" w:hAnsi="Segoe UI" w:cs="Segoe UI"/>
          <w:color w:val="24292E"/>
          <w:sz w:val="24"/>
        </w:rPr>
        <w:t> - Receiver Operating Characteristics and functions for evaluation probabilistic binary classifiers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40" w:history="1">
        <w:r w:rsidRPr="001F7D44">
          <w:rPr>
            <w:rStyle w:val="Hyperlink"/>
            <w:rFonts w:ascii="Segoe UI" w:hAnsi="Segoe UI" w:cs="Segoe UI"/>
            <w:color w:val="0366D6"/>
            <w:sz w:val="24"/>
          </w:rPr>
          <w:t>GaussianMixtures</w:t>
        </w:r>
      </w:hyperlink>
      <w:r w:rsidRPr="001F7D44">
        <w:rPr>
          <w:rFonts w:ascii="Segoe UI" w:hAnsi="Segoe UI" w:cs="Segoe UI"/>
          <w:color w:val="24292E"/>
          <w:sz w:val="24"/>
        </w:rPr>
        <w:t> - Large scale Gaussian Mixture Models</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41" w:history="1">
        <w:r w:rsidRPr="001F7D44">
          <w:rPr>
            <w:rStyle w:val="Hyperlink"/>
            <w:rFonts w:ascii="Segoe UI" w:hAnsi="Segoe UI" w:cs="Segoe UI"/>
            <w:color w:val="0366D6"/>
            <w:sz w:val="24"/>
          </w:rPr>
          <w:t>ScikitLearn</w:t>
        </w:r>
      </w:hyperlink>
      <w:r w:rsidRPr="001F7D44">
        <w:rPr>
          <w:rFonts w:ascii="Segoe UI" w:hAnsi="Segoe UI" w:cs="Segoe UI"/>
          <w:color w:val="24292E"/>
          <w:sz w:val="24"/>
        </w:rPr>
        <w:t> - Julia implementation of the scikit-learn API</w:t>
      </w:r>
    </w:p>
    <w:p w:rsidR="00E45729" w:rsidRPr="001F7D44" w:rsidRDefault="00E45729" w:rsidP="00E45729">
      <w:pPr>
        <w:numPr>
          <w:ilvl w:val="0"/>
          <w:numId w:val="118"/>
        </w:numPr>
        <w:spacing w:before="60" w:after="100" w:afterAutospacing="1" w:line="240" w:lineRule="auto"/>
        <w:rPr>
          <w:rFonts w:ascii="Segoe UI" w:hAnsi="Segoe UI" w:cs="Segoe UI"/>
          <w:color w:val="24292E"/>
          <w:sz w:val="24"/>
        </w:rPr>
      </w:pPr>
      <w:hyperlink r:id="rId2542" w:history="1">
        <w:r w:rsidRPr="001F7D44">
          <w:rPr>
            <w:rStyle w:val="Hyperlink"/>
            <w:rFonts w:ascii="Segoe UI" w:hAnsi="Segoe UI" w:cs="Segoe UI"/>
            <w:color w:val="0366D6"/>
            <w:sz w:val="24"/>
          </w:rPr>
          <w:t>Knet</w:t>
        </w:r>
      </w:hyperlink>
      <w:r w:rsidRPr="001F7D44">
        <w:rPr>
          <w:rFonts w:ascii="Segoe UI" w:hAnsi="Segoe UI" w:cs="Segoe UI"/>
          <w:color w:val="24292E"/>
          <w:sz w:val="24"/>
        </w:rPr>
        <w:t> - Koç University Deep Learning Framework</w:t>
      </w:r>
    </w:p>
    <w:p w:rsidR="00E45729" w:rsidRPr="001F7D44" w:rsidRDefault="00E45729" w:rsidP="00E45729">
      <w:pPr>
        <w:pStyle w:val="Heading4"/>
        <w:spacing w:before="360" w:after="240"/>
        <w:rPr>
          <w:rFonts w:ascii="Segoe UI" w:hAnsi="Segoe UI" w:cs="Segoe UI"/>
          <w:color w:val="24292E"/>
          <w:sz w:val="24"/>
        </w:rPr>
      </w:pPr>
      <w:bookmarkStart w:id="213" w:name="user-content-julia-nlp"/>
      <w:bookmarkEnd w:id="213"/>
      <w:r w:rsidRPr="001F7D44">
        <w:rPr>
          <w:rFonts w:ascii="Segoe UI" w:hAnsi="Segoe UI" w:cs="Segoe UI"/>
          <w:color w:val="24292E"/>
          <w:sz w:val="24"/>
        </w:rPr>
        <w:t>Natural Language Processing</w:t>
      </w:r>
    </w:p>
    <w:p w:rsidR="00E45729" w:rsidRPr="001F7D44" w:rsidRDefault="00E45729" w:rsidP="00E45729">
      <w:pPr>
        <w:numPr>
          <w:ilvl w:val="0"/>
          <w:numId w:val="119"/>
        </w:numPr>
        <w:spacing w:before="100" w:beforeAutospacing="1" w:after="100" w:afterAutospacing="1" w:line="240" w:lineRule="auto"/>
        <w:rPr>
          <w:rFonts w:ascii="Segoe UI" w:hAnsi="Segoe UI" w:cs="Segoe UI"/>
          <w:color w:val="24292E"/>
          <w:sz w:val="24"/>
        </w:rPr>
      </w:pPr>
      <w:hyperlink r:id="rId2543" w:history="1">
        <w:r w:rsidRPr="001F7D44">
          <w:rPr>
            <w:rStyle w:val="Hyperlink"/>
            <w:rFonts w:ascii="Segoe UI" w:hAnsi="Segoe UI" w:cs="Segoe UI"/>
            <w:color w:val="0366D6"/>
            <w:sz w:val="24"/>
          </w:rPr>
          <w:t>Topic Models</w:t>
        </w:r>
      </w:hyperlink>
      <w:r w:rsidRPr="001F7D44">
        <w:rPr>
          <w:rFonts w:ascii="Segoe UI" w:hAnsi="Segoe UI" w:cs="Segoe UI"/>
          <w:color w:val="24292E"/>
          <w:sz w:val="24"/>
        </w:rPr>
        <w:t> - TopicModels for Julia</w:t>
      </w:r>
    </w:p>
    <w:p w:rsidR="00E45729" w:rsidRPr="001F7D44" w:rsidRDefault="00E45729" w:rsidP="00E45729">
      <w:pPr>
        <w:numPr>
          <w:ilvl w:val="0"/>
          <w:numId w:val="119"/>
        </w:numPr>
        <w:spacing w:before="60" w:after="100" w:afterAutospacing="1" w:line="240" w:lineRule="auto"/>
        <w:rPr>
          <w:rFonts w:ascii="Segoe UI" w:hAnsi="Segoe UI" w:cs="Segoe UI"/>
          <w:color w:val="24292E"/>
          <w:sz w:val="24"/>
        </w:rPr>
      </w:pPr>
      <w:hyperlink r:id="rId2544" w:history="1">
        <w:r w:rsidRPr="001F7D44">
          <w:rPr>
            <w:rStyle w:val="Hyperlink"/>
            <w:rFonts w:ascii="Segoe UI" w:hAnsi="Segoe UI" w:cs="Segoe UI"/>
            <w:color w:val="0366D6"/>
            <w:sz w:val="24"/>
          </w:rPr>
          <w:t>Text Analysis</w:t>
        </w:r>
      </w:hyperlink>
      <w:r w:rsidRPr="001F7D44">
        <w:rPr>
          <w:rFonts w:ascii="Segoe UI" w:hAnsi="Segoe UI" w:cs="Segoe UI"/>
          <w:color w:val="24292E"/>
          <w:sz w:val="24"/>
        </w:rPr>
        <w:t> - Julia package for text analysis</w:t>
      </w:r>
    </w:p>
    <w:p w:rsidR="00E45729" w:rsidRPr="001F7D44" w:rsidRDefault="00E45729" w:rsidP="00E45729">
      <w:pPr>
        <w:pStyle w:val="Heading4"/>
        <w:spacing w:before="360" w:after="240"/>
        <w:rPr>
          <w:rFonts w:ascii="Segoe UI" w:hAnsi="Segoe UI" w:cs="Segoe UI"/>
          <w:color w:val="24292E"/>
          <w:sz w:val="24"/>
        </w:rPr>
      </w:pPr>
      <w:bookmarkStart w:id="214" w:name="user-content-julia-data-analysis"/>
      <w:bookmarkEnd w:id="214"/>
      <w:r w:rsidRPr="001F7D44">
        <w:rPr>
          <w:rFonts w:ascii="Segoe UI" w:hAnsi="Segoe UI" w:cs="Segoe UI"/>
          <w:color w:val="24292E"/>
          <w:sz w:val="24"/>
        </w:rPr>
        <w:t>Data Analysis / Data Visualization</w:t>
      </w:r>
    </w:p>
    <w:p w:rsidR="00E45729" w:rsidRPr="001F7D44" w:rsidRDefault="00E45729" w:rsidP="00E45729">
      <w:pPr>
        <w:numPr>
          <w:ilvl w:val="0"/>
          <w:numId w:val="120"/>
        </w:numPr>
        <w:spacing w:before="100" w:beforeAutospacing="1" w:after="100" w:afterAutospacing="1" w:line="240" w:lineRule="auto"/>
        <w:rPr>
          <w:rFonts w:ascii="Segoe UI" w:hAnsi="Segoe UI" w:cs="Segoe UI"/>
          <w:color w:val="24292E"/>
          <w:sz w:val="24"/>
        </w:rPr>
      </w:pPr>
      <w:hyperlink r:id="rId2545" w:history="1">
        <w:r w:rsidRPr="001F7D44">
          <w:rPr>
            <w:rStyle w:val="Hyperlink"/>
            <w:rFonts w:ascii="Segoe UI" w:hAnsi="Segoe UI" w:cs="Segoe UI"/>
            <w:color w:val="0366D6"/>
            <w:sz w:val="24"/>
          </w:rPr>
          <w:t>Graph Layout</w:t>
        </w:r>
      </w:hyperlink>
      <w:r w:rsidRPr="001F7D44">
        <w:rPr>
          <w:rFonts w:ascii="Segoe UI" w:hAnsi="Segoe UI" w:cs="Segoe UI"/>
          <w:color w:val="24292E"/>
          <w:sz w:val="24"/>
        </w:rPr>
        <w:t> - Graph layout algorithms in pure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46" w:history="1">
        <w:r w:rsidRPr="001F7D44">
          <w:rPr>
            <w:rStyle w:val="Hyperlink"/>
            <w:rFonts w:ascii="Segoe UI" w:hAnsi="Segoe UI" w:cs="Segoe UI"/>
            <w:color w:val="0366D6"/>
            <w:sz w:val="24"/>
          </w:rPr>
          <w:t>LightGraphs</w:t>
        </w:r>
      </w:hyperlink>
      <w:r w:rsidRPr="001F7D44">
        <w:rPr>
          <w:rFonts w:ascii="Segoe UI" w:hAnsi="Segoe UI" w:cs="Segoe UI"/>
          <w:color w:val="24292E"/>
          <w:sz w:val="24"/>
        </w:rPr>
        <w:t> - Graph modeling and analysis</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47" w:history="1">
        <w:r w:rsidRPr="001F7D44">
          <w:rPr>
            <w:rStyle w:val="Hyperlink"/>
            <w:rFonts w:ascii="Segoe UI" w:hAnsi="Segoe UI" w:cs="Segoe UI"/>
            <w:color w:val="0366D6"/>
            <w:sz w:val="24"/>
          </w:rPr>
          <w:t>Data Frames Meta</w:t>
        </w:r>
      </w:hyperlink>
      <w:r w:rsidRPr="001F7D44">
        <w:rPr>
          <w:rFonts w:ascii="Segoe UI" w:hAnsi="Segoe UI" w:cs="Segoe UI"/>
          <w:color w:val="24292E"/>
          <w:sz w:val="24"/>
        </w:rPr>
        <w:t> - Metaprogramming tools for DataFrames</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48" w:history="1">
        <w:r w:rsidRPr="001F7D44">
          <w:rPr>
            <w:rStyle w:val="Hyperlink"/>
            <w:rFonts w:ascii="Segoe UI" w:hAnsi="Segoe UI" w:cs="Segoe UI"/>
            <w:color w:val="0366D6"/>
            <w:sz w:val="24"/>
          </w:rPr>
          <w:t>Julia Data</w:t>
        </w:r>
      </w:hyperlink>
      <w:r w:rsidRPr="001F7D44">
        <w:rPr>
          <w:rFonts w:ascii="Segoe UI" w:hAnsi="Segoe UI" w:cs="Segoe UI"/>
          <w:color w:val="24292E"/>
          <w:sz w:val="24"/>
        </w:rPr>
        <w:t> - library for working with tabular data in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49" w:history="1">
        <w:r w:rsidRPr="001F7D44">
          <w:rPr>
            <w:rStyle w:val="Hyperlink"/>
            <w:rFonts w:ascii="Segoe UI" w:hAnsi="Segoe UI" w:cs="Segoe UI"/>
            <w:color w:val="0366D6"/>
            <w:sz w:val="24"/>
          </w:rPr>
          <w:t>Data Read</w:t>
        </w:r>
      </w:hyperlink>
      <w:r w:rsidRPr="001F7D44">
        <w:rPr>
          <w:rFonts w:ascii="Segoe UI" w:hAnsi="Segoe UI" w:cs="Segoe UI"/>
          <w:color w:val="24292E"/>
          <w:sz w:val="24"/>
        </w:rPr>
        <w:t> - Read files from Stata, SAS, and SPSS</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0" w:history="1">
        <w:r w:rsidRPr="001F7D44">
          <w:rPr>
            <w:rStyle w:val="Hyperlink"/>
            <w:rFonts w:ascii="Segoe UI" w:hAnsi="Segoe UI" w:cs="Segoe UI"/>
            <w:color w:val="0366D6"/>
            <w:sz w:val="24"/>
          </w:rPr>
          <w:t>Hypothesis Tests</w:t>
        </w:r>
      </w:hyperlink>
      <w:r w:rsidRPr="001F7D44">
        <w:rPr>
          <w:rFonts w:ascii="Segoe UI" w:hAnsi="Segoe UI" w:cs="Segoe UI"/>
          <w:color w:val="24292E"/>
          <w:sz w:val="24"/>
        </w:rPr>
        <w:t> - Hypothesis tests for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1" w:history="1">
        <w:r w:rsidRPr="001F7D44">
          <w:rPr>
            <w:rStyle w:val="Hyperlink"/>
            <w:rFonts w:ascii="Segoe UI" w:hAnsi="Segoe UI" w:cs="Segoe UI"/>
            <w:color w:val="0366D6"/>
            <w:sz w:val="24"/>
          </w:rPr>
          <w:t>Gadfly</w:t>
        </w:r>
      </w:hyperlink>
      <w:r w:rsidRPr="001F7D44">
        <w:rPr>
          <w:rFonts w:ascii="Segoe UI" w:hAnsi="Segoe UI" w:cs="Segoe UI"/>
          <w:color w:val="24292E"/>
          <w:sz w:val="24"/>
        </w:rPr>
        <w:t> - Crafty statistical graphics for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2" w:history="1">
        <w:r w:rsidRPr="001F7D44">
          <w:rPr>
            <w:rStyle w:val="Hyperlink"/>
            <w:rFonts w:ascii="Segoe UI" w:hAnsi="Segoe UI" w:cs="Segoe UI"/>
            <w:color w:val="0366D6"/>
            <w:sz w:val="24"/>
          </w:rPr>
          <w:t>Stats</w:t>
        </w:r>
      </w:hyperlink>
      <w:r w:rsidRPr="001F7D44">
        <w:rPr>
          <w:rFonts w:ascii="Segoe UI" w:hAnsi="Segoe UI" w:cs="Segoe UI"/>
          <w:color w:val="24292E"/>
          <w:sz w:val="24"/>
        </w:rPr>
        <w:t> - Statistical tests for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3" w:history="1">
        <w:r w:rsidRPr="001F7D44">
          <w:rPr>
            <w:rStyle w:val="Hyperlink"/>
            <w:rFonts w:ascii="Segoe UI" w:hAnsi="Segoe UI" w:cs="Segoe UI"/>
            <w:color w:val="0366D6"/>
            <w:sz w:val="24"/>
          </w:rPr>
          <w:t>RDataSets</w:t>
        </w:r>
      </w:hyperlink>
      <w:r w:rsidRPr="001F7D44">
        <w:rPr>
          <w:rFonts w:ascii="Segoe UI" w:hAnsi="Segoe UI" w:cs="Segoe UI"/>
          <w:color w:val="24292E"/>
          <w:sz w:val="24"/>
        </w:rPr>
        <w:t> - Julia package for loading many of the data sets available in R</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4" w:history="1">
        <w:r w:rsidRPr="001F7D44">
          <w:rPr>
            <w:rStyle w:val="Hyperlink"/>
            <w:rFonts w:ascii="Segoe UI" w:hAnsi="Segoe UI" w:cs="Segoe UI"/>
            <w:color w:val="0366D6"/>
            <w:sz w:val="24"/>
          </w:rPr>
          <w:t>DataFrames</w:t>
        </w:r>
      </w:hyperlink>
      <w:r w:rsidRPr="001F7D44">
        <w:rPr>
          <w:rFonts w:ascii="Segoe UI" w:hAnsi="Segoe UI" w:cs="Segoe UI"/>
          <w:color w:val="24292E"/>
          <w:sz w:val="24"/>
        </w:rPr>
        <w:t> - library for working with tabular data in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5" w:history="1">
        <w:r w:rsidRPr="001F7D44">
          <w:rPr>
            <w:rStyle w:val="Hyperlink"/>
            <w:rFonts w:ascii="Segoe UI" w:hAnsi="Segoe UI" w:cs="Segoe UI"/>
            <w:color w:val="0366D6"/>
            <w:sz w:val="24"/>
          </w:rPr>
          <w:t>Distributions</w:t>
        </w:r>
      </w:hyperlink>
      <w:r w:rsidRPr="001F7D44">
        <w:rPr>
          <w:rFonts w:ascii="Segoe UI" w:hAnsi="Segoe UI" w:cs="Segoe UI"/>
          <w:color w:val="24292E"/>
          <w:sz w:val="24"/>
        </w:rPr>
        <w:t> - A Julia package for probability distributions and associated functions.</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6" w:history="1">
        <w:r w:rsidRPr="001F7D44">
          <w:rPr>
            <w:rStyle w:val="Hyperlink"/>
            <w:rFonts w:ascii="Segoe UI" w:hAnsi="Segoe UI" w:cs="Segoe UI"/>
            <w:color w:val="0366D6"/>
            <w:sz w:val="24"/>
          </w:rPr>
          <w:t>Data Arrays</w:t>
        </w:r>
      </w:hyperlink>
      <w:r w:rsidRPr="001F7D44">
        <w:rPr>
          <w:rFonts w:ascii="Segoe UI" w:hAnsi="Segoe UI" w:cs="Segoe UI"/>
          <w:color w:val="24292E"/>
          <w:sz w:val="24"/>
        </w:rPr>
        <w:t> - Data structures that allow missing values</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7" w:history="1">
        <w:r w:rsidRPr="001F7D44">
          <w:rPr>
            <w:rStyle w:val="Hyperlink"/>
            <w:rFonts w:ascii="Segoe UI" w:hAnsi="Segoe UI" w:cs="Segoe UI"/>
            <w:color w:val="0366D6"/>
            <w:sz w:val="24"/>
          </w:rPr>
          <w:t>Time Series</w:t>
        </w:r>
      </w:hyperlink>
      <w:r w:rsidRPr="001F7D44">
        <w:rPr>
          <w:rFonts w:ascii="Segoe UI" w:hAnsi="Segoe UI" w:cs="Segoe UI"/>
          <w:color w:val="24292E"/>
          <w:sz w:val="24"/>
        </w:rPr>
        <w:t> - Time series toolkit for Julia</w:t>
      </w:r>
    </w:p>
    <w:p w:rsidR="00E45729" w:rsidRPr="001F7D44" w:rsidRDefault="00E45729" w:rsidP="00E45729">
      <w:pPr>
        <w:numPr>
          <w:ilvl w:val="0"/>
          <w:numId w:val="120"/>
        </w:numPr>
        <w:spacing w:before="60" w:after="100" w:afterAutospacing="1" w:line="240" w:lineRule="auto"/>
        <w:rPr>
          <w:rFonts w:ascii="Segoe UI" w:hAnsi="Segoe UI" w:cs="Segoe UI"/>
          <w:color w:val="24292E"/>
          <w:sz w:val="24"/>
        </w:rPr>
      </w:pPr>
      <w:hyperlink r:id="rId2558" w:history="1">
        <w:r w:rsidRPr="001F7D44">
          <w:rPr>
            <w:rStyle w:val="Hyperlink"/>
            <w:rFonts w:ascii="Segoe UI" w:hAnsi="Segoe UI" w:cs="Segoe UI"/>
            <w:color w:val="0366D6"/>
            <w:sz w:val="24"/>
          </w:rPr>
          <w:t>Sampling</w:t>
        </w:r>
      </w:hyperlink>
      <w:r w:rsidRPr="001F7D44">
        <w:rPr>
          <w:rFonts w:ascii="Segoe UI" w:hAnsi="Segoe UI" w:cs="Segoe UI"/>
          <w:color w:val="24292E"/>
          <w:sz w:val="24"/>
        </w:rPr>
        <w:t> - Basic sampling algorithms for Julia</w:t>
      </w:r>
    </w:p>
    <w:p w:rsidR="00E45729" w:rsidRPr="001F7D44" w:rsidRDefault="00E45729" w:rsidP="00E45729">
      <w:pPr>
        <w:pStyle w:val="Heading4"/>
        <w:spacing w:before="360" w:after="240"/>
        <w:rPr>
          <w:rFonts w:ascii="Segoe UI" w:hAnsi="Segoe UI" w:cs="Segoe UI"/>
          <w:color w:val="24292E"/>
          <w:sz w:val="24"/>
        </w:rPr>
      </w:pPr>
      <w:bookmarkStart w:id="215" w:name="user-content-julia-misc"/>
      <w:bookmarkEnd w:id="215"/>
      <w:r w:rsidRPr="001F7D44">
        <w:rPr>
          <w:rFonts w:ascii="Segoe UI" w:hAnsi="Segoe UI" w:cs="Segoe UI"/>
          <w:color w:val="24292E"/>
          <w:sz w:val="24"/>
        </w:rPr>
        <w:t>Misc Stuff / Presentations</w:t>
      </w:r>
    </w:p>
    <w:p w:rsidR="00E45729" w:rsidRPr="001F7D44" w:rsidRDefault="00E45729" w:rsidP="00E45729">
      <w:pPr>
        <w:numPr>
          <w:ilvl w:val="0"/>
          <w:numId w:val="121"/>
        </w:numPr>
        <w:spacing w:before="100" w:beforeAutospacing="1" w:after="100" w:afterAutospacing="1" w:line="240" w:lineRule="auto"/>
        <w:rPr>
          <w:rFonts w:ascii="Segoe UI" w:hAnsi="Segoe UI" w:cs="Segoe UI"/>
          <w:color w:val="24292E"/>
          <w:sz w:val="24"/>
        </w:rPr>
      </w:pPr>
      <w:hyperlink r:id="rId2559" w:history="1">
        <w:r w:rsidRPr="001F7D44">
          <w:rPr>
            <w:rStyle w:val="Hyperlink"/>
            <w:rFonts w:ascii="Segoe UI" w:hAnsi="Segoe UI" w:cs="Segoe UI"/>
            <w:color w:val="0366D6"/>
            <w:sz w:val="24"/>
          </w:rPr>
          <w:t>DSP</w:t>
        </w:r>
      </w:hyperlink>
      <w:r w:rsidRPr="001F7D44">
        <w:rPr>
          <w:rFonts w:ascii="Segoe UI" w:hAnsi="Segoe UI" w:cs="Segoe UI"/>
          <w:color w:val="24292E"/>
          <w:sz w:val="24"/>
        </w:rPr>
        <w:t> - Digital Signal Processing (filtering, periodograms, spectrograms, window functions).</w:t>
      </w:r>
    </w:p>
    <w:p w:rsidR="00E45729" w:rsidRPr="001F7D44" w:rsidRDefault="00E45729" w:rsidP="00E45729">
      <w:pPr>
        <w:numPr>
          <w:ilvl w:val="0"/>
          <w:numId w:val="121"/>
        </w:numPr>
        <w:spacing w:before="60" w:after="100" w:afterAutospacing="1" w:line="240" w:lineRule="auto"/>
        <w:rPr>
          <w:rFonts w:ascii="Segoe UI" w:hAnsi="Segoe UI" w:cs="Segoe UI"/>
          <w:color w:val="24292E"/>
          <w:sz w:val="24"/>
        </w:rPr>
      </w:pPr>
      <w:hyperlink r:id="rId2560" w:history="1">
        <w:r w:rsidRPr="001F7D44">
          <w:rPr>
            <w:rStyle w:val="Hyperlink"/>
            <w:rFonts w:ascii="Segoe UI" w:hAnsi="Segoe UI" w:cs="Segoe UI"/>
            <w:color w:val="0366D6"/>
            <w:sz w:val="24"/>
          </w:rPr>
          <w:t>JuliaCon Presentations</w:t>
        </w:r>
      </w:hyperlink>
      <w:r w:rsidRPr="001F7D44">
        <w:rPr>
          <w:rFonts w:ascii="Segoe UI" w:hAnsi="Segoe UI" w:cs="Segoe UI"/>
          <w:color w:val="24292E"/>
          <w:sz w:val="24"/>
        </w:rPr>
        <w:t> - Presentations for JuliaCon</w:t>
      </w:r>
    </w:p>
    <w:p w:rsidR="00E45729" w:rsidRPr="001F7D44" w:rsidRDefault="00E45729" w:rsidP="00E45729">
      <w:pPr>
        <w:numPr>
          <w:ilvl w:val="0"/>
          <w:numId w:val="121"/>
        </w:numPr>
        <w:spacing w:before="60" w:after="100" w:afterAutospacing="1" w:line="240" w:lineRule="auto"/>
        <w:rPr>
          <w:rFonts w:ascii="Segoe UI" w:hAnsi="Segoe UI" w:cs="Segoe UI"/>
          <w:color w:val="24292E"/>
          <w:sz w:val="24"/>
        </w:rPr>
      </w:pPr>
      <w:hyperlink r:id="rId2561" w:history="1">
        <w:r w:rsidRPr="001F7D44">
          <w:rPr>
            <w:rStyle w:val="Hyperlink"/>
            <w:rFonts w:ascii="Segoe UI" w:hAnsi="Segoe UI" w:cs="Segoe UI"/>
            <w:color w:val="0366D6"/>
            <w:sz w:val="24"/>
          </w:rPr>
          <w:t>SignalProcessing</w:t>
        </w:r>
      </w:hyperlink>
      <w:r w:rsidRPr="001F7D44">
        <w:rPr>
          <w:rFonts w:ascii="Segoe UI" w:hAnsi="Segoe UI" w:cs="Segoe UI"/>
          <w:color w:val="24292E"/>
          <w:sz w:val="24"/>
        </w:rPr>
        <w:t> - Signal Processing tools for Julia</w:t>
      </w:r>
    </w:p>
    <w:p w:rsidR="00E45729" w:rsidRPr="001F7D44" w:rsidRDefault="00E45729" w:rsidP="00E45729">
      <w:pPr>
        <w:numPr>
          <w:ilvl w:val="0"/>
          <w:numId w:val="121"/>
        </w:numPr>
        <w:spacing w:before="60" w:after="100" w:afterAutospacing="1" w:line="240" w:lineRule="auto"/>
        <w:rPr>
          <w:rFonts w:ascii="Segoe UI" w:hAnsi="Segoe UI" w:cs="Segoe UI"/>
          <w:color w:val="24292E"/>
          <w:sz w:val="24"/>
        </w:rPr>
      </w:pPr>
      <w:hyperlink r:id="rId2562" w:history="1">
        <w:r w:rsidRPr="001F7D44">
          <w:rPr>
            <w:rStyle w:val="Hyperlink"/>
            <w:rFonts w:ascii="Segoe UI" w:hAnsi="Segoe UI" w:cs="Segoe UI"/>
            <w:color w:val="0366D6"/>
            <w:sz w:val="24"/>
          </w:rPr>
          <w:t>Images</w:t>
        </w:r>
      </w:hyperlink>
      <w:r w:rsidRPr="001F7D44">
        <w:rPr>
          <w:rFonts w:ascii="Segoe UI" w:hAnsi="Segoe UI" w:cs="Segoe UI"/>
          <w:color w:val="24292E"/>
          <w:sz w:val="24"/>
        </w:rPr>
        <w:t> - An image library for Julia</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16" w:name="user-content-lua"/>
      <w:bookmarkEnd w:id="216"/>
      <w:r w:rsidRPr="001F7D44">
        <w:rPr>
          <w:rFonts w:ascii="Segoe UI" w:hAnsi="Segoe UI" w:cs="Segoe UI"/>
          <w:color w:val="24292E"/>
          <w:sz w:val="38"/>
        </w:rPr>
        <w:t>Lua</w:t>
      </w:r>
    </w:p>
    <w:p w:rsidR="00E45729" w:rsidRPr="001F7D44" w:rsidRDefault="00E45729" w:rsidP="00E45729">
      <w:pPr>
        <w:pStyle w:val="Heading4"/>
        <w:spacing w:before="360" w:after="240"/>
        <w:rPr>
          <w:rFonts w:ascii="Segoe UI" w:hAnsi="Segoe UI" w:cs="Segoe UI"/>
          <w:color w:val="24292E"/>
          <w:sz w:val="24"/>
        </w:rPr>
      </w:pPr>
      <w:bookmarkStart w:id="217" w:name="user-content-lua-general-purpose"/>
      <w:bookmarkEnd w:id="217"/>
      <w:r w:rsidRPr="001F7D44">
        <w:rPr>
          <w:rFonts w:ascii="Segoe UI" w:hAnsi="Segoe UI" w:cs="Segoe UI"/>
          <w:color w:val="24292E"/>
          <w:sz w:val="24"/>
        </w:rPr>
        <w:t>General-Purpose Machine Learning</w:t>
      </w:r>
    </w:p>
    <w:p w:rsidR="00E45729" w:rsidRPr="001F7D44" w:rsidRDefault="00E45729" w:rsidP="00E45729">
      <w:pPr>
        <w:numPr>
          <w:ilvl w:val="0"/>
          <w:numId w:val="122"/>
        </w:numPr>
        <w:spacing w:before="100" w:beforeAutospacing="1" w:after="100" w:afterAutospacing="1" w:line="240" w:lineRule="auto"/>
        <w:rPr>
          <w:rFonts w:ascii="Segoe UI" w:hAnsi="Segoe UI" w:cs="Segoe UI"/>
          <w:color w:val="24292E"/>
          <w:sz w:val="24"/>
        </w:rPr>
      </w:pPr>
      <w:hyperlink r:id="rId2563" w:history="1">
        <w:r w:rsidRPr="001F7D44">
          <w:rPr>
            <w:rStyle w:val="Hyperlink"/>
            <w:rFonts w:ascii="Segoe UI" w:hAnsi="Segoe UI" w:cs="Segoe UI"/>
            <w:color w:val="0366D6"/>
            <w:sz w:val="24"/>
          </w:rPr>
          <w:t>Torch7</w:t>
        </w:r>
      </w:hyperlink>
    </w:p>
    <w:p w:rsidR="00E45729" w:rsidRPr="001F7D44" w:rsidRDefault="00E45729" w:rsidP="00E45729">
      <w:pPr>
        <w:numPr>
          <w:ilvl w:val="1"/>
          <w:numId w:val="122"/>
        </w:numPr>
        <w:spacing w:before="100" w:beforeAutospacing="1" w:after="100" w:afterAutospacing="1" w:line="240" w:lineRule="auto"/>
        <w:rPr>
          <w:rFonts w:ascii="Segoe UI" w:hAnsi="Segoe UI" w:cs="Segoe UI"/>
          <w:color w:val="24292E"/>
          <w:sz w:val="24"/>
        </w:rPr>
      </w:pPr>
      <w:hyperlink r:id="rId2564" w:history="1">
        <w:r w:rsidRPr="001F7D44">
          <w:rPr>
            <w:rStyle w:val="Hyperlink"/>
            <w:rFonts w:ascii="Segoe UI" w:hAnsi="Segoe UI" w:cs="Segoe UI"/>
            <w:color w:val="0366D6"/>
            <w:sz w:val="24"/>
          </w:rPr>
          <w:t>cephes</w:t>
        </w:r>
      </w:hyperlink>
      <w:r w:rsidRPr="001F7D44">
        <w:rPr>
          <w:rFonts w:ascii="Segoe UI" w:hAnsi="Segoe UI" w:cs="Segoe UI"/>
          <w:color w:val="24292E"/>
          <w:sz w:val="24"/>
        </w:rPr>
        <w:t> - Cephes mathematical functions library, wrapped for Torch. Provides and wraps the 180+ special mathematical functions from the Cephes mathematical library, developed by Stephen L. Moshier. It is used, among many other places, at the heart of SciPy.</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65" w:history="1">
        <w:r w:rsidRPr="001F7D44">
          <w:rPr>
            <w:rStyle w:val="Hyperlink"/>
            <w:rFonts w:ascii="Segoe UI" w:hAnsi="Segoe UI" w:cs="Segoe UI"/>
            <w:color w:val="0366D6"/>
            <w:sz w:val="24"/>
          </w:rPr>
          <w:t>autograd</w:t>
        </w:r>
      </w:hyperlink>
      <w:r w:rsidRPr="001F7D44">
        <w:rPr>
          <w:rFonts w:ascii="Segoe UI" w:hAnsi="Segoe UI" w:cs="Segoe UI"/>
          <w:color w:val="24292E"/>
          <w:sz w:val="24"/>
        </w:rPr>
        <w:t> - Autograd automatically differentiates native Torch code. Inspired by the original Python version.</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66" w:history="1">
        <w:r w:rsidRPr="001F7D44">
          <w:rPr>
            <w:rStyle w:val="Hyperlink"/>
            <w:rFonts w:ascii="Segoe UI" w:hAnsi="Segoe UI" w:cs="Segoe UI"/>
            <w:color w:val="0366D6"/>
            <w:sz w:val="24"/>
          </w:rPr>
          <w:t>graph</w:t>
        </w:r>
      </w:hyperlink>
      <w:r w:rsidRPr="001F7D44">
        <w:rPr>
          <w:rFonts w:ascii="Segoe UI" w:hAnsi="Segoe UI" w:cs="Segoe UI"/>
          <w:color w:val="24292E"/>
          <w:sz w:val="24"/>
        </w:rPr>
        <w:t> - Graph package for Torch</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67" w:history="1">
        <w:r w:rsidRPr="001F7D44">
          <w:rPr>
            <w:rStyle w:val="Hyperlink"/>
            <w:rFonts w:ascii="Segoe UI" w:hAnsi="Segoe UI" w:cs="Segoe UI"/>
            <w:color w:val="0366D6"/>
            <w:sz w:val="24"/>
          </w:rPr>
          <w:t>randomkit</w:t>
        </w:r>
      </w:hyperlink>
      <w:r w:rsidRPr="001F7D44">
        <w:rPr>
          <w:rFonts w:ascii="Segoe UI" w:hAnsi="Segoe UI" w:cs="Segoe UI"/>
          <w:color w:val="24292E"/>
          <w:sz w:val="24"/>
        </w:rPr>
        <w:t> - Numpy's randomkit, wrapped for Torch</w:t>
      </w:r>
    </w:p>
    <w:p w:rsidR="00E45729" w:rsidRPr="001F7D44" w:rsidRDefault="00E45729" w:rsidP="00F526AB">
      <w:pPr>
        <w:numPr>
          <w:ilvl w:val="1"/>
          <w:numId w:val="122"/>
        </w:numPr>
        <w:spacing w:before="60" w:after="100" w:afterAutospacing="1" w:line="240" w:lineRule="auto"/>
        <w:rPr>
          <w:rFonts w:ascii="Segoe UI" w:hAnsi="Segoe UI" w:cs="Segoe UI"/>
          <w:color w:val="24292E"/>
          <w:sz w:val="24"/>
        </w:rPr>
      </w:pPr>
      <w:hyperlink r:id="rId2568" w:history="1">
        <w:r w:rsidRPr="001F7D44">
          <w:rPr>
            <w:rStyle w:val="Hyperlink"/>
            <w:rFonts w:ascii="Segoe UI" w:hAnsi="Segoe UI" w:cs="Segoe UI"/>
            <w:color w:val="0366D6"/>
            <w:sz w:val="24"/>
          </w:rPr>
          <w:t>signal</w:t>
        </w:r>
      </w:hyperlink>
      <w:r w:rsidRPr="001F7D44">
        <w:rPr>
          <w:rFonts w:ascii="Segoe UI" w:hAnsi="Segoe UI" w:cs="Segoe UI"/>
          <w:color w:val="24292E"/>
          <w:sz w:val="24"/>
        </w:rPr>
        <w:t> - A signal processing toolbox for Torch-7. FFT, DCT, Hilbert, cepstrums, stft</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69" w:history="1">
        <w:r w:rsidRPr="001F7D44">
          <w:rPr>
            <w:rStyle w:val="Hyperlink"/>
            <w:rFonts w:ascii="Segoe UI" w:hAnsi="Segoe UI" w:cs="Segoe UI"/>
            <w:color w:val="0366D6"/>
            <w:sz w:val="24"/>
          </w:rPr>
          <w:t>nn</w:t>
        </w:r>
      </w:hyperlink>
      <w:r w:rsidRPr="001F7D44">
        <w:rPr>
          <w:rFonts w:ascii="Segoe UI" w:hAnsi="Segoe UI" w:cs="Segoe UI"/>
          <w:color w:val="24292E"/>
          <w:sz w:val="24"/>
        </w:rPr>
        <w:t> - Neural Network package for Torch</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0" w:history="1">
        <w:r w:rsidRPr="001F7D44">
          <w:rPr>
            <w:rStyle w:val="Hyperlink"/>
            <w:rFonts w:ascii="Segoe UI" w:hAnsi="Segoe UI" w:cs="Segoe UI"/>
            <w:color w:val="0366D6"/>
            <w:sz w:val="24"/>
          </w:rPr>
          <w:t>torchnet</w:t>
        </w:r>
      </w:hyperlink>
      <w:r w:rsidRPr="001F7D44">
        <w:rPr>
          <w:rFonts w:ascii="Segoe UI" w:hAnsi="Segoe UI" w:cs="Segoe UI"/>
          <w:color w:val="24292E"/>
          <w:sz w:val="24"/>
        </w:rPr>
        <w:t> - framework for torch which provides a set of abstractions aiming at encouraging code re-use as well as encouraging modular programming</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1" w:history="1">
        <w:r w:rsidRPr="001F7D44">
          <w:rPr>
            <w:rStyle w:val="Hyperlink"/>
            <w:rFonts w:ascii="Segoe UI" w:hAnsi="Segoe UI" w:cs="Segoe UI"/>
            <w:color w:val="0366D6"/>
            <w:sz w:val="24"/>
          </w:rPr>
          <w:t>nngraph</w:t>
        </w:r>
      </w:hyperlink>
      <w:r w:rsidRPr="001F7D44">
        <w:rPr>
          <w:rFonts w:ascii="Segoe UI" w:hAnsi="Segoe UI" w:cs="Segoe UI"/>
          <w:color w:val="24292E"/>
          <w:sz w:val="24"/>
        </w:rPr>
        <w:t> - This package provides graphical computation for nn library in Torch7.</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2" w:history="1">
        <w:r w:rsidRPr="001F7D44">
          <w:rPr>
            <w:rStyle w:val="Hyperlink"/>
            <w:rFonts w:ascii="Segoe UI" w:hAnsi="Segoe UI" w:cs="Segoe UI"/>
            <w:color w:val="0366D6"/>
            <w:sz w:val="24"/>
          </w:rPr>
          <w:t>nnx</w:t>
        </w:r>
      </w:hyperlink>
      <w:r w:rsidRPr="001F7D44">
        <w:rPr>
          <w:rFonts w:ascii="Segoe UI" w:hAnsi="Segoe UI" w:cs="Segoe UI"/>
          <w:color w:val="24292E"/>
          <w:sz w:val="24"/>
        </w:rPr>
        <w:t> - A completely unstable and experimental package that extends Torch's builtin nn library</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3" w:history="1">
        <w:r w:rsidRPr="001F7D44">
          <w:rPr>
            <w:rStyle w:val="Hyperlink"/>
            <w:rFonts w:ascii="Segoe UI" w:hAnsi="Segoe UI" w:cs="Segoe UI"/>
            <w:color w:val="0366D6"/>
            <w:sz w:val="24"/>
          </w:rPr>
          <w:t>rnn</w:t>
        </w:r>
      </w:hyperlink>
      <w:r w:rsidRPr="001F7D44">
        <w:rPr>
          <w:rFonts w:ascii="Segoe UI" w:hAnsi="Segoe UI" w:cs="Segoe UI"/>
          <w:color w:val="24292E"/>
          <w:sz w:val="24"/>
        </w:rPr>
        <w:t> - A Recurrent Neural Network library that extends Torch's nn. RNNs, LSTMs, GRUs, BRNNs, BLSTMs, etc.</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4" w:history="1">
        <w:r w:rsidRPr="001F7D44">
          <w:rPr>
            <w:rStyle w:val="Hyperlink"/>
            <w:rFonts w:ascii="Segoe UI" w:hAnsi="Segoe UI" w:cs="Segoe UI"/>
            <w:color w:val="0366D6"/>
            <w:sz w:val="24"/>
          </w:rPr>
          <w:t>dpnn</w:t>
        </w:r>
      </w:hyperlink>
      <w:r w:rsidRPr="001F7D44">
        <w:rPr>
          <w:rFonts w:ascii="Segoe UI" w:hAnsi="Segoe UI" w:cs="Segoe UI"/>
          <w:color w:val="24292E"/>
          <w:sz w:val="24"/>
        </w:rPr>
        <w:t> - Many useful features that aren't part of the main nn package.</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5" w:history="1">
        <w:r w:rsidRPr="001F7D44">
          <w:rPr>
            <w:rStyle w:val="Hyperlink"/>
            <w:rFonts w:ascii="Segoe UI" w:hAnsi="Segoe UI" w:cs="Segoe UI"/>
            <w:color w:val="0366D6"/>
            <w:sz w:val="24"/>
          </w:rPr>
          <w:t>dp</w:t>
        </w:r>
      </w:hyperlink>
      <w:r w:rsidRPr="001F7D44">
        <w:rPr>
          <w:rFonts w:ascii="Segoe UI" w:hAnsi="Segoe UI" w:cs="Segoe UI"/>
          <w:color w:val="24292E"/>
          <w:sz w:val="24"/>
        </w:rPr>
        <w:t> - A deep learning library designed for streamlining research and development using the Torch7 distribution. It emphasizes flexibility through the elegant use of object-oriented design patterns.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6" w:history="1">
        <w:r w:rsidRPr="001F7D44">
          <w:rPr>
            <w:rStyle w:val="Hyperlink"/>
            <w:rFonts w:ascii="Segoe UI" w:hAnsi="Segoe UI" w:cs="Segoe UI"/>
            <w:color w:val="0366D6"/>
            <w:sz w:val="24"/>
          </w:rPr>
          <w:t>optim</w:t>
        </w:r>
      </w:hyperlink>
      <w:r w:rsidRPr="001F7D44">
        <w:rPr>
          <w:rFonts w:ascii="Segoe UI" w:hAnsi="Segoe UI" w:cs="Segoe UI"/>
          <w:color w:val="24292E"/>
          <w:sz w:val="24"/>
        </w:rPr>
        <w:t> - An optimization library for Torch. SGD, Adagrad, Conjugate-Gradient, LBFGS, RProp and more.</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7" w:history="1">
        <w:r w:rsidRPr="001F7D44">
          <w:rPr>
            <w:rStyle w:val="Hyperlink"/>
            <w:rFonts w:ascii="Segoe UI" w:hAnsi="Segoe UI" w:cs="Segoe UI"/>
            <w:color w:val="0366D6"/>
            <w:sz w:val="24"/>
          </w:rPr>
          <w:t>unsup</w:t>
        </w:r>
      </w:hyperlink>
      <w:r w:rsidRPr="001F7D44">
        <w:rPr>
          <w:rFonts w:ascii="Segoe UI" w:hAnsi="Segoe UI" w:cs="Segoe UI"/>
          <w:color w:val="24292E"/>
          <w:sz w:val="24"/>
        </w:rPr>
        <w:t> - A package for unsupervised learning in Torch. Provides modules that are compatible with nn (LinearPsd, ConvPsd, AutoEncoder, ...), and self-contained algorithms (k-means, PCA).</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8" w:history="1">
        <w:r w:rsidRPr="001F7D44">
          <w:rPr>
            <w:rStyle w:val="Hyperlink"/>
            <w:rFonts w:ascii="Segoe UI" w:hAnsi="Segoe UI" w:cs="Segoe UI"/>
            <w:color w:val="0366D6"/>
            <w:sz w:val="24"/>
          </w:rPr>
          <w:t>manifold</w:t>
        </w:r>
      </w:hyperlink>
      <w:r w:rsidRPr="001F7D44">
        <w:rPr>
          <w:rFonts w:ascii="Segoe UI" w:hAnsi="Segoe UI" w:cs="Segoe UI"/>
          <w:color w:val="24292E"/>
          <w:sz w:val="24"/>
        </w:rPr>
        <w:t> - A package to manipulate manifolds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79" w:history="1">
        <w:r w:rsidRPr="001F7D44">
          <w:rPr>
            <w:rStyle w:val="Hyperlink"/>
            <w:rFonts w:ascii="Segoe UI" w:hAnsi="Segoe UI" w:cs="Segoe UI"/>
            <w:color w:val="0366D6"/>
            <w:sz w:val="24"/>
          </w:rPr>
          <w:t>svm</w:t>
        </w:r>
      </w:hyperlink>
      <w:r w:rsidRPr="001F7D44">
        <w:rPr>
          <w:rFonts w:ascii="Segoe UI" w:hAnsi="Segoe UI" w:cs="Segoe UI"/>
          <w:color w:val="24292E"/>
          <w:sz w:val="24"/>
        </w:rPr>
        <w:t> - Torch-SVM library</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0" w:history="1">
        <w:r w:rsidRPr="001F7D44">
          <w:rPr>
            <w:rStyle w:val="Hyperlink"/>
            <w:rFonts w:ascii="Segoe UI" w:hAnsi="Segoe UI" w:cs="Segoe UI"/>
            <w:color w:val="0366D6"/>
            <w:sz w:val="24"/>
          </w:rPr>
          <w:t>lbfgs</w:t>
        </w:r>
      </w:hyperlink>
      <w:r w:rsidRPr="001F7D44">
        <w:rPr>
          <w:rFonts w:ascii="Segoe UI" w:hAnsi="Segoe UI" w:cs="Segoe UI"/>
          <w:color w:val="24292E"/>
          <w:sz w:val="24"/>
        </w:rPr>
        <w:t> - FFI Wrapper for liblbfgs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1" w:history="1">
        <w:r w:rsidRPr="001F7D44">
          <w:rPr>
            <w:rStyle w:val="Hyperlink"/>
            <w:rFonts w:ascii="Segoe UI" w:hAnsi="Segoe UI" w:cs="Segoe UI"/>
            <w:color w:val="0366D6"/>
            <w:sz w:val="24"/>
          </w:rPr>
          <w:t>vowpalwabbit</w:t>
        </w:r>
      </w:hyperlink>
      <w:r w:rsidRPr="001F7D44">
        <w:rPr>
          <w:rFonts w:ascii="Segoe UI" w:hAnsi="Segoe UI" w:cs="Segoe UI"/>
          <w:color w:val="24292E"/>
          <w:sz w:val="24"/>
        </w:rPr>
        <w:t> - An old vowpalwabbit interface to torch.</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2" w:history="1">
        <w:r w:rsidRPr="001F7D44">
          <w:rPr>
            <w:rStyle w:val="Hyperlink"/>
            <w:rFonts w:ascii="Segoe UI" w:hAnsi="Segoe UI" w:cs="Segoe UI"/>
            <w:color w:val="0366D6"/>
            <w:sz w:val="24"/>
          </w:rPr>
          <w:t>OpenGM</w:t>
        </w:r>
      </w:hyperlink>
      <w:r w:rsidRPr="001F7D44">
        <w:rPr>
          <w:rFonts w:ascii="Segoe UI" w:hAnsi="Segoe UI" w:cs="Segoe UI"/>
          <w:color w:val="24292E"/>
          <w:sz w:val="24"/>
        </w:rPr>
        <w:t> - OpenGM is a C++ library for graphical modeling, and inference. The Lua bindings provide a simple way of describing graphs, from Lua, and then optimizing them with OpenGM.</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3" w:history="1">
        <w:r w:rsidRPr="001F7D44">
          <w:rPr>
            <w:rStyle w:val="Hyperlink"/>
            <w:rFonts w:ascii="Segoe UI" w:hAnsi="Segoe UI" w:cs="Segoe UI"/>
            <w:color w:val="0366D6"/>
            <w:sz w:val="24"/>
          </w:rPr>
          <w:t>sphagetti</w:t>
        </w:r>
      </w:hyperlink>
      <w:r w:rsidRPr="001F7D44">
        <w:rPr>
          <w:rFonts w:ascii="Segoe UI" w:hAnsi="Segoe UI" w:cs="Segoe UI"/>
          <w:color w:val="24292E"/>
          <w:sz w:val="24"/>
        </w:rPr>
        <w:t> - Spaghetti (sparse linear) module for torch7 by @MichaelMathieu</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4" w:history="1">
        <w:r w:rsidRPr="001F7D44">
          <w:rPr>
            <w:rStyle w:val="Hyperlink"/>
            <w:rFonts w:ascii="Segoe UI" w:hAnsi="Segoe UI" w:cs="Segoe UI"/>
            <w:color w:val="0366D6"/>
            <w:sz w:val="24"/>
          </w:rPr>
          <w:t>LuaSHKit</w:t>
        </w:r>
      </w:hyperlink>
      <w:r w:rsidRPr="001F7D44">
        <w:rPr>
          <w:rFonts w:ascii="Segoe UI" w:hAnsi="Segoe UI" w:cs="Segoe UI"/>
          <w:color w:val="24292E"/>
          <w:sz w:val="24"/>
        </w:rPr>
        <w:t> - A lua wrapper around the Locality sensitive hashing library SHKit</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5" w:history="1">
        <w:r w:rsidRPr="001F7D44">
          <w:rPr>
            <w:rStyle w:val="Hyperlink"/>
            <w:rFonts w:ascii="Segoe UI" w:hAnsi="Segoe UI" w:cs="Segoe UI"/>
            <w:color w:val="0366D6"/>
            <w:sz w:val="24"/>
          </w:rPr>
          <w:t>kernel smoothing</w:t>
        </w:r>
      </w:hyperlink>
      <w:r w:rsidRPr="001F7D44">
        <w:rPr>
          <w:rFonts w:ascii="Segoe UI" w:hAnsi="Segoe UI" w:cs="Segoe UI"/>
          <w:color w:val="24292E"/>
          <w:sz w:val="24"/>
        </w:rPr>
        <w:t> - KNN, kernel-weighted average, local linear regression smoothers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6" w:history="1">
        <w:r w:rsidRPr="001F7D44">
          <w:rPr>
            <w:rStyle w:val="Hyperlink"/>
            <w:rFonts w:ascii="Segoe UI" w:hAnsi="Segoe UI" w:cs="Segoe UI"/>
            <w:color w:val="0366D6"/>
            <w:sz w:val="24"/>
          </w:rPr>
          <w:t>cutorch</w:t>
        </w:r>
      </w:hyperlink>
      <w:r w:rsidRPr="001F7D44">
        <w:rPr>
          <w:rFonts w:ascii="Segoe UI" w:hAnsi="Segoe UI" w:cs="Segoe UI"/>
          <w:color w:val="24292E"/>
          <w:sz w:val="24"/>
        </w:rPr>
        <w:t> - Torch CUDA Implementation</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7" w:history="1">
        <w:r w:rsidRPr="001F7D44">
          <w:rPr>
            <w:rStyle w:val="Hyperlink"/>
            <w:rFonts w:ascii="Segoe UI" w:hAnsi="Segoe UI" w:cs="Segoe UI"/>
            <w:color w:val="0366D6"/>
            <w:sz w:val="24"/>
          </w:rPr>
          <w:t>cunn</w:t>
        </w:r>
      </w:hyperlink>
      <w:r w:rsidRPr="001F7D44">
        <w:rPr>
          <w:rFonts w:ascii="Segoe UI" w:hAnsi="Segoe UI" w:cs="Segoe UI"/>
          <w:color w:val="24292E"/>
          <w:sz w:val="24"/>
        </w:rPr>
        <w:t> - Torch CUDA Neural Network Implementation</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8" w:history="1">
        <w:r w:rsidRPr="001F7D44">
          <w:rPr>
            <w:rStyle w:val="Hyperlink"/>
            <w:rFonts w:ascii="Segoe UI" w:hAnsi="Segoe UI" w:cs="Segoe UI"/>
            <w:color w:val="0366D6"/>
            <w:sz w:val="24"/>
          </w:rPr>
          <w:t>imgraph</w:t>
        </w:r>
      </w:hyperlink>
      <w:r w:rsidRPr="001F7D44">
        <w:rPr>
          <w:rFonts w:ascii="Segoe UI" w:hAnsi="Segoe UI" w:cs="Segoe UI"/>
          <w:color w:val="24292E"/>
          <w:sz w:val="24"/>
        </w:rPr>
        <w:t> - An image/graph library for Torch. This package provides routines to construct graphs on images, segment them, build trees out of them, and convert them back to images.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89" w:history="1">
        <w:r w:rsidRPr="001F7D44">
          <w:rPr>
            <w:rStyle w:val="Hyperlink"/>
            <w:rFonts w:ascii="Segoe UI" w:hAnsi="Segoe UI" w:cs="Segoe UI"/>
            <w:color w:val="0366D6"/>
            <w:sz w:val="24"/>
          </w:rPr>
          <w:t>videograph</w:t>
        </w:r>
      </w:hyperlink>
      <w:r w:rsidRPr="001F7D44">
        <w:rPr>
          <w:rFonts w:ascii="Segoe UI" w:hAnsi="Segoe UI" w:cs="Segoe UI"/>
          <w:color w:val="24292E"/>
          <w:sz w:val="24"/>
        </w:rPr>
        <w:t> - A video/graph library for Torch. This package provides routines to construct graphs on videos, segment them, build trees out of them, and convert them back to videos.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90" w:history="1">
        <w:r w:rsidRPr="001F7D44">
          <w:rPr>
            <w:rStyle w:val="Hyperlink"/>
            <w:rFonts w:ascii="Segoe UI" w:hAnsi="Segoe UI" w:cs="Segoe UI"/>
            <w:color w:val="0366D6"/>
            <w:sz w:val="24"/>
          </w:rPr>
          <w:t>saliency</w:t>
        </w:r>
      </w:hyperlink>
      <w:r w:rsidRPr="001F7D44">
        <w:rPr>
          <w:rFonts w:ascii="Segoe UI" w:hAnsi="Segoe UI" w:cs="Segoe UI"/>
          <w:color w:val="24292E"/>
          <w:sz w:val="24"/>
        </w:rPr>
        <w:t> - code and tools around integral images. A library for finding interest points based on fast integral histograms.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91" w:history="1">
        <w:r w:rsidRPr="001F7D44">
          <w:rPr>
            <w:rStyle w:val="Hyperlink"/>
            <w:rFonts w:ascii="Segoe UI" w:hAnsi="Segoe UI" w:cs="Segoe UI"/>
            <w:color w:val="0366D6"/>
            <w:sz w:val="24"/>
          </w:rPr>
          <w:t>stitch</w:t>
        </w:r>
      </w:hyperlink>
      <w:r w:rsidRPr="001F7D44">
        <w:rPr>
          <w:rFonts w:ascii="Segoe UI" w:hAnsi="Segoe UI" w:cs="Segoe UI"/>
          <w:color w:val="24292E"/>
          <w:sz w:val="24"/>
        </w:rPr>
        <w:t> - allows us to use hugin to stitch images and apply same stitching to a video sequence</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92" w:history="1">
        <w:r w:rsidRPr="001F7D44">
          <w:rPr>
            <w:rStyle w:val="Hyperlink"/>
            <w:rFonts w:ascii="Segoe UI" w:hAnsi="Segoe UI" w:cs="Segoe UI"/>
            <w:color w:val="0366D6"/>
            <w:sz w:val="24"/>
          </w:rPr>
          <w:t>sfm</w:t>
        </w:r>
      </w:hyperlink>
      <w:r w:rsidRPr="001F7D44">
        <w:rPr>
          <w:rFonts w:ascii="Segoe UI" w:hAnsi="Segoe UI" w:cs="Segoe UI"/>
          <w:color w:val="24292E"/>
          <w:sz w:val="24"/>
        </w:rPr>
        <w:t> - A bundle adjustment/structure from motion package</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93" w:history="1">
        <w:r w:rsidRPr="001F7D44">
          <w:rPr>
            <w:rStyle w:val="Hyperlink"/>
            <w:rFonts w:ascii="Segoe UI" w:hAnsi="Segoe UI" w:cs="Segoe UI"/>
            <w:color w:val="0366D6"/>
            <w:sz w:val="24"/>
          </w:rPr>
          <w:t>fex</w:t>
        </w:r>
      </w:hyperlink>
      <w:r w:rsidRPr="001F7D44">
        <w:rPr>
          <w:rFonts w:ascii="Segoe UI" w:hAnsi="Segoe UI" w:cs="Segoe UI"/>
          <w:color w:val="24292E"/>
          <w:sz w:val="24"/>
        </w:rPr>
        <w:t> - A package for feature extraction in Torch. Provides SIFT and dSIFT modules.</w:t>
      </w:r>
    </w:p>
    <w:p w:rsidR="00E45729" w:rsidRPr="001F7D44" w:rsidRDefault="00E45729" w:rsidP="00E45729">
      <w:pPr>
        <w:numPr>
          <w:ilvl w:val="1"/>
          <w:numId w:val="122"/>
        </w:numPr>
        <w:spacing w:before="60" w:after="100" w:afterAutospacing="1" w:line="240" w:lineRule="auto"/>
        <w:rPr>
          <w:rFonts w:ascii="Segoe UI" w:hAnsi="Segoe UI" w:cs="Segoe UI"/>
          <w:color w:val="24292E"/>
          <w:sz w:val="24"/>
        </w:rPr>
      </w:pPr>
      <w:hyperlink r:id="rId2594" w:history="1">
        <w:r w:rsidRPr="001F7D44">
          <w:rPr>
            <w:rStyle w:val="Hyperlink"/>
            <w:rFonts w:ascii="Segoe UI" w:hAnsi="Segoe UI" w:cs="Segoe UI"/>
            <w:color w:val="0366D6"/>
            <w:sz w:val="24"/>
          </w:rPr>
          <w:t>OverFeat</w:t>
        </w:r>
      </w:hyperlink>
      <w:r w:rsidRPr="001F7D44">
        <w:rPr>
          <w:rFonts w:ascii="Segoe UI" w:hAnsi="Segoe UI" w:cs="Segoe UI"/>
          <w:color w:val="24292E"/>
          <w:sz w:val="24"/>
        </w:rPr>
        <w:t> - A state-of-the-art generic dense feature extractor</w:t>
      </w:r>
    </w:p>
    <w:p w:rsidR="00E45729" w:rsidRPr="001F7D44" w:rsidRDefault="00E45729" w:rsidP="00E45729">
      <w:pPr>
        <w:numPr>
          <w:ilvl w:val="0"/>
          <w:numId w:val="122"/>
        </w:numPr>
        <w:spacing w:before="60" w:after="100" w:afterAutospacing="1" w:line="240" w:lineRule="auto"/>
        <w:rPr>
          <w:rFonts w:ascii="Segoe UI" w:hAnsi="Segoe UI" w:cs="Segoe UI"/>
          <w:color w:val="24292E"/>
          <w:sz w:val="24"/>
        </w:rPr>
      </w:pPr>
      <w:hyperlink r:id="rId2595" w:history="1">
        <w:r w:rsidRPr="001F7D44">
          <w:rPr>
            <w:rStyle w:val="Hyperlink"/>
            <w:rFonts w:ascii="Segoe UI" w:hAnsi="Segoe UI" w:cs="Segoe UI"/>
            <w:color w:val="0366D6"/>
            <w:sz w:val="24"/>
          </w:rPr>
          <w:t>Numeric Lua</w:t>
        </w:r>
      </w:hyperlink>
    </w:p>
    <w:p w:rsidR="00E45729" w:rsidRPr="001F7D44" w:rsidRDefault="00E45729" w:rsidP="00E45729">
      <w:pPr>
        <w:numPr>
          <w:ilvl w:val="0"/>
          <w:numId w:val="122"/>
        </w:numPr>
        <w:spacing w:before="60" w:after="100" w:afterAutospacing="1" w:line="240" w:lineRule="auto"/>
        <w:rPr>
          <w:rFonts w:ascii="Segoe UI" w:hAnsi="Segoe UI" w:cs="Segoe UI"/>
          <w:color w:val="24292E"/>
          <w:sz w:val="24"/>
        </w:rPr>
      </w:pPr>
      <w:hyperlink r:id="rId2596" w:history="1">
        <w:r w:rsidRPr="001F7D44">
          <w:rPr>
            <w:rStyle w:val="Hyperlink"/>
            <w:rFonts w:ascii="Segoe UI" w:hAnsi="Segoe UI" w:cs="Segoe UI"/>
            <w:color w:val="0366D6"/>
            <w:sz w:val="24"/>
          </w:rPr>
          <w:t>Lunatic Python</w:t>
        </w:r>
      </w:hyperlink>
    </w:p>
    <w:p w:rsidR="00E45729" w:rsidRPr="001F7D44" w:rsidRDefault="00E45729" w:rsidP="00E45729">
      <w:pPr>
        <w:numPr>
          <w:ilvl w:val="0"/>
          <w:numId w:val="122"/>
        </w:numPr>
        <w:spacing w:before="60" w:after="100" w:afterAutospacing="1" w:line="240" w:lineRule="auto"/>
        <w:rPr>
          <w:rFonts w:ascii="Segoe UI" w:hAnsi="Segoe UI" w:cs="Segoe UI"/>
          <w:color w:val="24292E"/>
          <w:sz w:val="24"/>
        </w:rPr>
      </w:pPr>
      <w:hyperlink r:id="rId2597" w:history="1">
        <w:r w:rsidRPr="001F7D44">
          <w:rPr>
            <w:rStyle w:val="Hyperlink"/>
            <w:rFonts w:ascii="Segoe UI" w:hAnsi="Segoe UI" w:cs="Segoe UI"/>
            <w:color w:val="0366D6"/>
            <w:sz w:val="24"/>
          </w:rPr>
          <w:t>SciLua</w:t>
        </w:r>
      </w:hyperlink>
    </w:p>
    <w:p w:rsidR="00E45729" w:rsidRPr="001F7D44" w:rsidRDefault="00E45729" w:rsidP="00E45729">
      <w:pPr>
        <w:numPr>
          <w:ilvl w:val="0"/>
          <w:numId w:val="122"/>
        </w:numPr>
        <w:spacing w:before="60" w:after="100" w:afterAutospacing="1" w:line="240" w:lineRule="auto"/>
        <w:rPr>
          <w:rFonts w:ascii="Segoe UI" w:hAnsi="Segoe UI" w:cs="Segoe UI"/>
          <w:color w:val="24292E"/>
          <w:sz w:val="24"/>
        </w:rPr>
      </w:pPr>
      <w:hyperlink r:id="rId2598" w:history="1">
        <w:r w:rsidRPr="001F7D44">
          <w:rPr>
            <w:rStyle w:val="Hyperlink"/>
            <w:rFonts w:ascii="Segoe UI" w:hAnsi="Segoe UI" w:cs="Segoe UI"/>
            <w:color w:val="0366D6"/>
            <w:sz w:val="24"/>
          </w:rPr>
          <w:t>Lua - Numerical Algorithms</w:t>
        </w:r>
      </w:hyperlink>
    </w:p>
    <w:p w:rsidR="00E45729" w:rsidRPr="001F7D44" w:rsidRDefault="00E45729" w:rsidP="00E45729">
      <w:pPr>
        <w:numPr>
          <w:ilvl w:val="0"/>
          <w:numId w:val="122"/>
        </w:numPr>
        <w:spacing w:before="60" w:after="100" w:afterAutospacing="1" w:line="240" w:lineRule="auto"/>
        <w:rPr>
          <w:rFonts w:ascii="Segoe UI" w:hAnsi="Segoe UI" w:cs="Segoe UI"/>
          <w:color w:val="24292E"/>
          <w:sz w:val="24"/>
        </w:rPr>
      </w:pPr>
      <w:hyperlink r:id="rId2599" w:history="1">
        <w:r w:rsidRPr="001F7D44">
          <w:rPr>
            <w:rStyle w:val="Hyperlink"/>
            <w:rFonts w:ascii="Segoe UI" w:hAnsi="Segoe UI" w:cs="Segoe UI"/>
            <w:color w:val="0366D6"/>
            <w:sz w:val="24"/>
          </w:rPr>
          <w:t>Lunum</w:t>
        </w:r>
      </w:hyperlink>
    </w:p>
    <w:p w:rsidR="00E45729" w:rsidRPr="001F7D44" w:rsidRDefault="00E45729" w:rsidP="00E45729">
      <w:pPr>
        <w:pStyle w:val="Heading4"/>
        <w:spacing w:before="360" w:after="240"/>
        <w:rPr>
          <w:rFonts w:ascii="Segoe UI" w:hAnsi="Segoe UI" w:cs="Segoe UI"/>
          <w:color w:val="24292E"/>
          <w:sz w:val="24"/>
        </w:rPr>
      </w:pPr>
      <w:bookmarkStart w:id="218" w:name="user-content-lua-demos"/>
      <w:bookmarkEnd w:id="218"/>
      <w:r w:rsidRPr="001F7D44">
        <w:rPr>
          <w:rFonts w:ascii="Segoe UI" w:hAnsi="Segoe UI" w:cs="Segoe UI"/>
          <w:color w:val="24292E"/>
          <w:sz w:val="24"/>
        </w:rPr>
        <w:t>Demos and Scripts</w:t>
      </w:r>
    </w:p>
    <w:p w:rsidR="00E45729" w:rsidRPr="001F7D44" w:rsidRDefault="00E45729" w:rsidP="00E45729">
      <w:pPr>
        <w:numPr>
          <w:ilvl w:val="0"/>
          <w:numId w:val="123"/>
        </w:numPr>
        <w:spacing w:before="100" w:beforeAutospacing="1" w:after="100" w:afterAutospacing="1" w:line="240" w:lineRule="auto"/>
        <w:rPr>
          <w:rFonts w:ascii="Segoe UI" w:hAnsi="Segoe UI" w:cs="Segoe UI"/>
          <w:color w:val="24292E"/>
          <w:sz w:val="24"/>
        </w:rPr>
      </w:pPr>
      <w:hyperlink r:id="rId2600" w:history="1">
        <w:r w:rsidRPr="001F7D44">
          <w:rPr>
            <w:rStyle w:val="Hyperlink"/>
            <w:rFonts w:ascii="Segoe UI" w:hAnsi="Segoe UI" w:cs="Segoe UI"/>
            <w:color w:val="0366D6"/>
            <w:sz w:val="24"/>
          </w:rPr>
          <w:t>Core torch7 demos repository</w:t>
        </w:r>
      </w:hyperlink>
      <w:r w:rsidRPr="001F7D44">
        <w:rPr>
          <w:rFonts w:ascii="Segoe UI" w:hAnsi="Segoe UI" w:cs="Segoe UI"/>
          <w:color w:val="24292E"/>
          <w:sz w:val="24"/>
        </w:rPr>
        <w:t>.</w:t>
      </w:r>
    </w:p>
    <w:p w:rsidR="00E45729" w:rsidRPr="001F7D44" w:rsidRDefault="00E45729" w:rsidP="00E45729">
      <w:pPr>
        <w:numPr>
          <w:ilvl w:val="1"/>
          <w:numId w:val="123"/>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linear-regression, logistic-regression</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face detector (training and detection as separate demos)</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mst-based-segmenter</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train-a-digit-classifier</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train-autoencoder</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optical flow demo</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train-on-housenumbers</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train-on-cifar</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tracking with deep nets</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kinect demo</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filter-bank visualization</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saliency-networks</w:t>
      </w:r>
    </w:p>
    <w:p w:rsidR="00E45729" w:rsidRPr="001F7D44" w:rsidRDefault="00E45729" w:rsidP="00E45729">
      <w:pPr>
        <w:numPr>
          <w:ilvl w:val="0"/>
          <w:numId w:val="123"/>
        </w:numPr>
        <w:spacing w:before="60" w:after="100" w:afterAutospacing="1" w:line="240" w:lineRule="auto"/>
        <w:rPr>
          <w:rFonts w:ascii="Segoe UI" w:hAnsi="Segoe UI" w:cs="Segoe UI"/>
          <w:color w:val="24292E"/>
          <w:sz w:val="24"/>
        </w:rPr>
      </w:pPr>
      <w:hyperlink r:id="rId2601" w:history="1">
        <w:r w:rsidRPr="001F7D44">
          <w:rPr>
            <w:rStyle w:val="Hyperlink"/>
            <w:rFonts w:ascii="Segoe UI" w:hAnsi="Segoe UI" w:cs="Segoe UI"/>
            <w:color w:val="0366D6"/>
            <w:sz w:val="24"/>
          </w:rPr>
          <w:t xml:space="preserve">Training a Convnet for the Galaxy-Zoo Kaggle </w:t>
        </w:r>
        <w:proofErr w:type="gramStart"/>
        <w:r w:rsidRPr="001F7D44">
          <w:rPr>
            <w:rStyle w:val="Hyperlink"/>
            <w:rFonts w:ascii="Segoe UI" w:hAnsi="Segoe UI" w:cs="Segoe UI"/>
            <w:color w:val="0366D6"/>
            <w:sz w:val="24"/>
          </w:rPr>
          <w:t>challenge(</w:t>
        </w:r>
        <w:proofErr w:type="gramEnd"/>
        <w:r w:rsidRPr="001F7D44">
          <w:rPr>
            <w:rStyle w:val="Hyperlink"/>
            <w:rFonts w:ascii="Segoe UI" w:hAnsi="Segoe UI" w:cs="Segoe UI"/>
            <w:color w:val="0366D6"/>
            <w:sz w:val="24"/>
          </w:rPr>
          <w:t>CUDA demo)</w:t>
        </w:r>
      </w:hyperlink>
    </w:p>
    <w:p w:rsidR="00E45729" w:rsidRPr="001F7D44" w:rsidRDefault="00E45729" w:rsidP="00E45729">
      <w:pPr>
        <w:numPr>
          <w:ilvl w:val="0"/>
          <w:numId w:val="123"/>
        </w:numPr>
        <w:spacing w:before="60" w:after="100" w:afterAutospacing="1" w:line="240" w:lineRule="auto"/>
        <w:rPr>
          <w:rFonts w:ascii="Segoe UI" w:hAnsi="Segoe UI" w:cs="Segoe UI"/>
          <w:color w:val="24292E"/>
          <w:sz w:val="24"/>
        </w:rPr>
      </w:pPr>
      <w:hyperlink r:id="rId2602" w:history="1">
        <w:r w:rsidRPr="001F7D44">
          <w:rPr>
            <w:rStyle w:val="Hyperlink"/>
            <w:rFonts w:ascii="Segoe UI" w:hAnsi="Segoe UI" w:cs="Segoe UI"/>
            <w:color w:val="0366D6"/>
            <w:sz w:val="24"/>
          </w:rPr>
          <w:t>Music Tagging</w:t>
        </w:r>
      </w:hyperlink>
      <w:r w:rsidRPr="001F7D44">
        <w:rPr>
          <w:rFonts w:ascii="Segoe UI" w:hAnsi="Segoe UI" w:cs="Segoe UI"/>
          <w:color w:val="24292E"/>
          <w:sz w:val="24"/>
        </w:rPr>
        <w:t> - Music Tagging scripts for torch7</w:t>
      </w:r>
    </w:p>
    <w:p w:rsidR="00E45729" w:rsidRPr="001F7D44" w:rsidRDefault="00E45729" w:rsidP="00E45729">
      <w:pPr>
        <w:numPr>
          <w:ilvl w:val="0"/>
          <w:numId w:val="123"/>
        </w:numPr>
        <w:spacing w:before="60" w:after="100" w:afterAutospacing="1" w:line="240" w:lineRule="auto"/>
        <w:rPr>
          <w:rFonts w:ascii="Segoe UI" w:hAnsi="Segoe UI" w:cs="Segoe UI"/>
          <w:color w:val="24292E"/>
          <w:sz w:val="24"/>
        </w:rPr>
      </w:pPr>
      <w:hyperlink r:id="rId2603" w:history="1">
        <w:r w:rsidRPr="001F7D44">
          <w:rPr>
            <w:rStyle w:val="Hyperlink"/>
            <w:rFonts w:ascii="Segoe UI" w:hAnsi="Segoe UI" w:cs="Segoe UI"/>
            <w:color w:val="0366D6"/>
            <w:sz w:val="24"/>
          </w:rPr>
          <w:t>torch-datasets</w:t>
        </w:r>
      </w:hyperlink>
      <w:r w:rsidRPr="001F7D44">
        <w:rPr>
          <w:rFonts w:ascii="Segoe UI" w:hAnsi="Segoe UI" w:cs="Segoe UI"/>
          <w:color w:val="24292E"/>
          <w:sz w:val="24"/>
        </w:rPr>
        <w:t> - Scripts to load several popular datasets including:</w:t>
      </w:r>
    </w:p>
    <w:p w:rsidR="00E45729" w:rsidRPr="001F7D44" w:rsidRDefault="00E45729" w:rsidP="00E45729">
      <w:pPr>
        <w:numPr>
          <w:ilvl w:val="1"/>
          <w:numId w:val="123"/>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BSR 500</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CIFAR-10</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COIL</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Street View House Numbers</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MNIST</w:t>
      </w:r>
    </w:p>
    <w:p w:rsidR="00E45729" w:rsidRPr="001F7D44" w:rsidRDefault="00E45729" w:rsidP="00E45729">
      <w:pPr>
        <w:numPr>
          <w:ilvl w:val="1"/>
          <w:numId w:val="12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NORB</w:t>
      </w:r>
    </w:p>
    <w:p w:rsidR="00E45729" w:rsidRPr="001F7D44" w:rsidRDefault="00E45729" w:rsidP="00E45729">
      <w:pPr>
        <w:numPr>
          <w:ilvl w:val="0"/>
          <w:numId w:val="123"/>
        </w:numPr>
        <w:spacing w:before="60" w:after="100" w:afterAutospacing="1" w:line="240" w:lineRule="auto"/>
        <w:rPr>
          <w:rFonts w:ascii="Segoe UI" w:hAnsi="Segoe UI" w:cs="Segoe UI"/>
          <w:color w:val="24292E"/>
          <w:sz w:val="24"/>
        </w:rPr>
      </w:pPr>
      <w:hyperlink r:id="rId2604" w:history="1">
        <w:r w:rsidRPr="001F7D44">
          <w:rPr>
            <w:rStyle w:val="Hyperlink"/>
            <w:rFonts w:ascii="Segoe UI" w:hAnsi="Segoe UI" w:cs="Segoe UI"/>
            <w:color w:val="0366D6"/>
            <w:sz w:val="24"/>
          </w:rPr>
          <w:t>Atari2600</w:t>
        </w:r>
      </w:hyperlink>
      <w:r w:rsidRPr="001F7D44">
        <w:rPr>
          <w:rFonts w:ascii="Segoe UI" w:hAnsi="Segoe UI" w:cs="Segoe UI"/>
          <w:color w:val="24292E"/>
          <w:sz w:val="24"/>
        </w:rPr>
        <w:t> - Scripts to generate a dataset with static frames from the Arcade Learning Environment</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19" w:name="user-content-matlab"/>
      <w:bookmarkEnd w:id="219"/>
      <w:r w:rsidRPr="001F7D44">
        <w:rPr>
          <w:rFonts w:ascii="Segoe UI" w:hAnsi="Segoe UI" w:cs="Segoe UI"/>
          <w:color w:val="24292E"/>
          <w:sz w:val="38"/>
        </w:rPr>
        <w:t>Matlab</w:t>
      </w:r>
    </w:p>
    <w:p w:rsidR="00E45729" w:rsidRPr="001F7D44" w:rsidRDefault="00E45729" w:rsidP="00E45729">
      <w:pPr>
        <w:pStyle w:val="Heading4"/>
        <w:spacing w:before="360" w:after="240"/>
        <w:rPr>
          <w:rFonts w:ascii="Segoe UI" w:hAnsi="Segoe UI" w:cs="Segoe UI"/>
          <w:color w:val="24292E"/>
          <w:sz w:val="24"/>
        </w:rPr>
      </w:pPr>
      <w:bookmarkStart w:id="220" w:name="user-content-matlab-cv"/>
      <w:bookmarkEnd w:id="220"/>
      <w:r w:rsidRPr="001F7D44">
        <w:rPr>
          <w:rFonts w:ascii="Segoe UI" w:hAnsi="Segoe UI" w:cs="Segoe UI"/>
          <w:color w:val="24292E"/>
          <w:sz w:val="24"/>
        </w:rPr>
        <w:t>Computer Vision</w:t>
      </w:r>
    </w:p>
    <w:p w:rsidR="00E45729" w:rsidRPr="001F7D44" w:rsidRDefault="00E45729" w:rsidP="00E45729">
      <w:pPr>
        <w:numPr>
          <w:ilvl w:val="0"/>
          <w:numId w:val="124"/>
        </w:numPr>
        <w:spacing w:before="100" w:beforeAutospacing="1" w:after="100" w:afterAutospacing="1" w:line="240" w:lineRule="auto"/>
        <w:rPr>
          <w:rFonts w:ascii="Segoe UI" w:hAnsi="Segoe UI" w:cs="Segoe UI"/>
          <w:color w:val="24292E"/>
          <w:sz w:val="24"/>
        </w:rPr>
      </w:pPr>
      <w:hyperlink r:id="rId2605" w:history="1">
        <w:r w:rsidRPr="001F7D44">
          <w:rPr>
            <w:rStyle w:val="Hyperlink"/>
            <w:rFonts w:ascii="Segoe UI" w:hAnsi="Segoe UI" w:cs="Segoe UI"/>
            <w:color w:val="0366D6"/>
            <w:sz w:val="24"/>
          </w:rPr>
          <w:t>Contourlets</w:t>
        </w:r>
      </w:hyperlink>
      <w:r w:rsidRPr="001F7D44">
        <w:rPr>
          <w:rFonts w:ascii="Segoe UI" w:hAnsi="Segoe UI" w:cs="Segoe UI"/>
          <w:color w:val="24292E"/>
          <w:sz w:val="24"/>
        </w:rPr>
        <w:t> - MATLAB source code that implements the contourlet transform and its utility functions.</w:t>
      </w:r>
    </w:p>
    <w:p w:rsidR="00E45729" w:rsidRPr="001F7D44" w:rsidRDefault="00E45729" w:rsidP="00E45729">
      <w:pPr>
        <w:numPr>
          <w:ilvl w:val="0"/>
          <w:numId w:val="124"/>
        </w:numPr>
        <w:spacing w:before="60" w:after="100" w:afterAutospacing="1" w:line="240" w:lineRule="auto"/>
        <w:rPr>
          <w:rFonts w:ascii="Segoe UI" w:hAnsi="Segoe UI" w:cs="Segoe UI"/>
          <w:color w:val="24292E"/>
          <w:sz w:val="24"/>
        </w:rPr>
      </w:pPr>
      <w:hyperlink r:id="rId2606" w:history="1">
        <w:r w:rsidRPr="001F7D44">
          <w:rPr>
            <w:rStyle w:val="Hyperlink"/>
            <w:rFonts w:ascii="Segoe UI" w:hAnsi="Segoe UI" w:cs="Segoe UI"/>
            <w:color w:val="0366D6"/>
            <w:sz w:val="24"/>
          </w:rPr>
          <w:t>Shearlets</w:t>
        </w:r>
      </w:hyperlink>
      <w:r w:rsidRPr="001F7D44">
        <w:rPr>
          <w:rFonts w:ascii="Segoe UI" w:hAnsi="Segoe UI" w:cs="Segoe UI"/>
          <w:color w:val="24292E"/>
          <w:sz w:val="24"/>
        </w:rPr>
        <w:t> - MATLAB code for shearlet transform</w:t>
      </w:r>
    </w:p>
    <w:p w:rsidR="00E45729" w:rsidRPr="001F7D44" w:rsidRDefault="00E45729" w:rsidP="00E45729">
      <w:pPr>
        <w:numPr>
          <w:ilvl w:val="0"/>
          <w:numId w:val="124"/>
        </w:numPr>
        <w:spacing w:before="60" w:after="100" w:afterAutospacing="1" w:line="240" w:lineRule="auto"/>
        <w:rPr>
          <w:rFonts w:ascii="Segoe UI" w:hAnsi="Segoe UI" w:cs="Segoe UI"/>
          <w:color w:val="24292E"/>
          <w:sz w:val="24"/>
        </w:rPr>
      </w:pPr>
      <w:hyperlink r:id="rId2607" w:history="1">
        <w:r w:rsidRPr="001F7D44">
          <w:rPr>
            <w:rStyle w:val="Hyperlink"/>
            <w:rFonts w:ascii="Segoe UI" w:hAnsi="Segoe UI" w:cs="Segoe UI"/>
            <w:color w:val="0366D6"/>
            <w:sz w:val="24"/>
          </w:rPr>
          <w:t>Curvelets</w:t>
        </w:r>
      </w:hyperlink>
      <w:r w:rsidRPr="001F7D44">
        <w:rPr>
          <w:rFonts w:ascii="Segoe UI" w:hAnsi="Segoe UI" w:cs="Segoe UI"/>
          <w:color w:val="24292E"/>
          <w:sz w:val="24"/>
        </w:rPr>
        <w:t> - The Curvelet transform is a higher dimensional generalization of the Wavelet transform designed to represent images at different scales and different angles.</w:t>
      </w:r>
    </w:p>
    <w:p w:rsidR="00E45729" w:rsidRPr="001F7D44" w:rsidRDefault="00E45729" w:rsidP="00E45729">
      <w:pPr>
        <w:numPr>
          <w:ilvl w:val="0"/>
          <w:numId w:val="124"/>
        </w:numPr>
        <w:spacing w:before="60" w:after="100" w:afterAutospacing="1" w:line="240" w:lineRule="auto"/>
        <w:rPr>
          <w:rFonts w:ascii="Segoe UI" w:hAnsi="Segoe UI" w:cs="Segoe UI"/>
          <w:color w:val="24292E"/>
          <w:sz w:val="24"/>
        </w:rPr>
      </w:pPr>
      <w:hyperlink r:id="rId2608" w:history="1">
        <w:r w:rsidRPr="001F7D44">
          <w:rPr>
            <w:rStyle w:val="Hyperlink"/>
            <w:rFonts w:ascii="Segoe UI" w:hAnsi="Segoe UI" w:cs="Segoe UI"/>
            <w:color w:val="0366D6"/>
            <w:sz w:val="24"/>
          </w:rPr>
          <w:t>Bandlets</w:t>
        </w:r>
      </w:hyperlink>
      <w:r w:rsidRPr="001F7D44">
        <w:rPr>
          <w:rFonts w:ascii="Segoe UI" w:hAnsi="Segoe UI" w:cs="Segoe UI"/>
          <w:color w:val="24292E"/>
          <w:sz w:val="24"/>
        </w:rPr>
        <w:t> - MATLAB code for bandlet transform</w:t>
      </w:r>
    </w:p>
    <w:p w:rsidR="00E45729" w:rsidRPr="001F7D44" w:rsidRDefault="00E45729" w:rsidP="00E45729">
      <w:pPr>
        <w:numPr>
          <w:ilvl w:val="0"/>
          <w:numId w:val="124"/>
        </w:numPr>
        <w:spacing w:before="60" w:after="100" w:afterAutospacing="1" w:line="240" w:lineRule="auto"/>
        <w:rPr>
          <w:rFonts w:ascii="Segoe UI" w:hAnsi="Segoe UI" w:cs="Segoe UI"/>
          <w:color w:val="24292E"/>
          <w:sz w:val="24"/>
        </w:rPr>
      </w:pPr>
      <w:hyperlink r:id="rId2609" w:history="1">
        <w:r w:rsidRPr="001F7D44">
          <w:rPr>
            <w:rStyle w:val="Hyperlink"/>
            <w:rFonts w:ascii="Segoe UI" w:hAnsi="Segoe UI" w:cs="Segoe UI"/>
            <w:color w:val="0366D6"/>
            <w:sz w:val="24"/>
          </w:rPr>
          <w:t>mexopencv</w:t>
        </w:r>
      </w:hyperlink>
      <w:r w:rsidRPr="001F7D44">
        <w:rPr>
          <w:rFonts w:ascii="Segoe UI" w:hAnsi="Segoe UI" w:cs="Segoe UI"/>
          <w:color w:val="24292E"/>
          <w:sz w:val="24"/>
        </w:rPr>
        <w:t> - Collection and a development kit of MATLAB mex functions for OpenCV library</w:t>
      </w:r>
    </w:p>
    <w:p w:rsidR="00E45729" w:rsidRPr="001F7D44" w:rsidRDefault="00E45729" w:rsidP="00E45729">
      <w:pPr>
        <w:pStyle w:val="Heading4"/>
        <w:spacing w:before="360" w:after="240"/>
        <w:rPr>
          <w:rFonts w:ascii="Segoe UI" w:hAnsi="Segoe UI" w:cs="Segoe UI"/>
          <w:color w:val="24292E"/>
          <w:sz w:val="24"/>
        </w:rPr>
      </w:pPr>
      <w:bookmarkStart w:id="221" w:name="user-content-matlab-nlp"/>
      <w:bookmarkEnd w:id="221"/>
      <w:r w:rsidRPr="001F7D44">
        <w:rPr>
          <w:rFonts w:ascii="Segoe UI" w:hAnsi="Segoe UI" w:cs="Segoe UI"/>
          <w:color w:val="24292E"/>
          <w:sz w:val="24"/>
        </w:rPr>
        <w:t>Natural Language Processing</w:t>
      </w:r>
    </w:p>
    <w:p w:rsidR="00E45729" w:rsidRPr="001F7D44" w:rsidRDefault="00E45729" w:rsidP="00E45729">
      <w:pPr>
        <w:numPr>
          <w:ilvl w:val="0"/>
          <w:numId w:val="125"/>
        </w:numPr>
        <w:spacing w:before="100" w:beforeAutospacing="1" w:after="100" w:afterAutospacing="1" w:line="240" w:lineRule="auto"/>
        <w:rPr>
          <w:rFonts w:ascii="Segoe UI" w:hAnsi="Segoe UI" w:cs="Segoe UI"/>
          <w:color w:val="24292E"/>
          <w:sz w:val="24"/>
        </w:rPr>
      </w:pPr>
      <w:hyperlink r:id="rId2610" w:history="1">
        <w:r w:rsidRPr="001F7D44">
          <w:rPr>
            <w:rStyle w:val="Hyperlink"/>
            <w:rFonts w:ascii="Segoe UI" w:hAnsi="Segoe UI" w:cs="Segoe UI"/>
            <w:color w:val="0366D6"/>
            <w:sz w:val="24"/>
          </w:rPr>
          <w:t>NLP</w:t>
        </w:r>
      </w:hyperlink>
      <w:r w:rsidRPr="001F7D44">
        <w:rPr>
          <w:rFonts w:ascii="Segoe UI" w:hAnsi="Segoe UI" w:cs="Segoe UI"/>
          <w:color w:val="24292E"/>
          <w:sz w:val="24"/>
        </w:rPr>
        <w:t> - An NLP library for Matlab</w:t>
      </w:r>
    </w:p>
    <w:p w:rsidR="00E45729" w:rsidRPr="001F7D44" w:rsidRDefault="00E45729" w:rsidP="00E45729">
      <w:pPr>
        <w:pStyle w:val="Heading4"/>
        <w:spacing w:before="360" w:after="240"/>
        <w:rPr>
          <w:rFonts w:ascii="Segoe UI" w:hAnsi="Segoe UI" w:cs="Segoe UI"/>
          <w:color w:val="24292E"/>
          <w:sz w:val="24"/>
        </w:rPr>
      </w:pPr>
      <w:bookmarkStart w:id="222" w:name="user-content-matlab-general-purpose"/>
      <w:bookmarkEnd w:id="222"/>
      <w:r w:rsidRPr="001F7D44">
        <w:rPr>
          <w:rFonts w:ascii="Segoe UI" w:hAnsi="Segoe UI" w:cs="Segoe UI"/>
          <w:color w:val="24292E"/>
          <w:sz w:val="24"/>
        </w:rPr>
        <w:t>General-Purpose Machine Learning</w:t>
      </w:r>
    </w:p>
    <w:p w:rsidR="00E45729" w:rsidRPr="001F7D44" w:rsidRDefault="00E45729" w:rsidP="00E45729">
      <w:pPr>
        <w:numPr>
          <w:ilvl w:val="0"/>
          <w:numId w:val="126"/>
        </w:numPr>
        <w:spacing w:before="100" w:beforeAutospacing="1" w:after="100" w:afterAutospacing="1" w:line="240" w:lineRule="auto"/>
        <w:rPr>
          <w:rFonts w:ascii="Segoe UI" w:hAnsi="Segoe UI" w:cs="Segoe UI"/>
          <w:color w:val="24292E"/>
          <w:sz w:val="24"/>
        </w:rPr>
      </w:pPr>
      <w:hyperlink r:id="rId2611" w:history="1">
        <w:r w:rsidRPr="001F7D44">
          <w:rPr>
            <w:rStyle w:val="Hyperlink"/>
            <w:rFonts w:ascii="Segoe UI" w:hAnsi="Segoe UI" w:cs="Segoe UI"/>
            <w:color w:val="0366D6"/>
            <w:sz w:val="24"/>
          </w:rPr>
          <w:t>Training a deep autoencoder or a classifier on MNIST digits</w:t>
        </w:r>
      </w:hyperlink>
      <w:r w:rsidRPr="001F7D44">
        <w:rPr>
          <w:rFonts w:ascii="Segoe UI" w:hAnsi="Segoe UI" w:cs="Segoe UI"/>
          <w:color w:val="24292E"/>
          <w:sz w:val="24"/>
        </w:rPr>
        <w:t xml:space="preserve"> - Training a deep autoencoder or a classifier on MNIST </w:t>
      </w:r>
      <w:proofErr w:type="gramStart"/>
      <w:r w:rsidRPr="001F7D44">
        <w:rPr>
          <w:rFonts w:ascii="Segoe UI" w:hAnsi="Segoe UI" w:cs="Segoe UI"/>
          <w:color w:val="24292E"/>
          <w:sz w:val="24"/>
        </w:rPr>
        <w:t>digits[</w:t>
      </w:r>
      <w:proofErr w:type="gramEnd"/>
      <w:r w:rsidRPr="001F7D44">
        <w:rPr>
          <w:rFonts w:ascii="Segoe UI" w:hAnsi="Segoe UI" w:cs="Segoe UI"/>
          <w:color w:val="24292E"/>
          <w:sz w:val="24"/>
        </w:rPr>
        <w:t>DEEP LEARNING]</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2" w:history="1">
        <w:r w:rsidRPr="001F7D44">
          <w:rPr>
            <w:rStyle w:val="Hyperlink"/>
            <w:rFonts w:ascii="Segoe UI" w:hAnsi="Segoe UI" w:cs="Segoe UI"/>
            <w:color w:val="0366D6"/>
            <w:sz w:val="24"/>
          </w:rPr>
          <w:t>Convolutional-Recursive Deep Learning for 3D Object Classification</w:t>
        </w:r>
      </w:hyperlink>
      <w:r w:rsidRPr="001F7D44">
        <w:rPr>
          <w:rFonts w:ascii="Segoe UI" w:hAnsi="Segoe UI" w:cs="Segoe UI"/>
          <w:color w:val="24292E"/>
          <w:sz w:val="24"/>
        </w:rPr>
        <w:t xml:space="preserve"> - Convolutional-Recursive Deep Learning for 3D Object </w:t>
      </w:r>
      <w:proofErr w:type="gramStart"/>
      <w:r w:rsidRPr="001F7D44">
        <w:rPr>
          <w:rFonts w:ascii="Segoe UI" w:hAnsi="Segoe UI" w:cs="Segoe UI"/>
          <w:color w:val="24292E"/>
          <w:sz w:val="24"/>
        </w:rPr>
        <w:t>Classification[</w:t>
      </w:r>
      <w:proofErr w:type="gramEnd"/>
      <w:r w:rsidRPr="001F7D44">
        <w:rPr>
          <w:rFonts w:ascii="Segoe UI" w:hAnsi="Segoe UI" w:cs="Segoe UI"/>
          <w:color w:val="24292E"/>
          <w:sz w:val="24"/>
        </w:rPr>
        <w:t>DEEP LEARNING]</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3" w:history="1">
        <w:r w:rsidRPr="001F7D44">
          <w:rPr>
            <w:rStyle w:val="Hyperlink"/>
            <w:rFonts w:ascii="Segoe UI" w:hAnsi="Segoe UI" w:cs="Segoe UI"/>
            <w:color w:val="0366D6"/>
            <w:sz w:val="24"/>
          </w:rPr>
          <w:t>t-Distributed Stochastic Neighbor Embedding</w:t>
        </w:r>
      </w:hyperlink>
      <w:r w:rsidRPr="001F7D44">
        <w:rPr>
          <w:rFonts w:ascii="Segoe UI" w:hAnsi="Segoe UI" w:cs="Segoe UI"/>
          <w:color w:val="24292E"/>
          <w:sz w:val="24"/>
        </w:rPr>
        <w:t> - t-Distributed Stochastic Neighbor Embedding (t-SNE) is a (prize-winning) technique for dimensionality reduction that is particularly well suited for the visualization of high-dimensional datasets.</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4" w:history="1">
        <w:r w:rsidRPr="001F7D44">
          <w:rPr>
            <w:rStyle w:val="Hyperlink"/>
            <w:rFonts w:ascii="Segoe UI" w:hAnsi="Segoe UI" w:cs="Segoe UI"/>
            <w:color w:val="0366D6"/>
            <w:sz w:val="24"/>
          </w:rPr>
          <w:t>Spider</w:t>
        </w:r>
      </w:hyperlink>
      <w:r w:rsidRPr="001F7D44">
        <w:rPr>
          <w:rFonts w:ascii="Segoe UI" w:hAnsi="Segoe UI" w:cs="Segoe UI"/>
          <w:color w:val="24292E"/>
          <w:sz w:val="24"/>
        </w:rPr>
        <w:t> - The spider is intended to be a complete object orientated environment for machine learning in Matlab.</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5" w:anchor="matlab" w:history="1">
        <w:r w:rsidRPr="001F7D44">
          <w:rPr>
            <w:rStyle w:val="Hyperlink"/>
            <w:rFonts w:ascii="Segoe UI" w:hAnsi="Segoe UI" w:cs="Segoe UI"/>
            <w:color w:val="0366D6"/>
            <w:sz w:val="24"/>
          </w:rPr>
          <w:t>LibSVM</w:t>
        </w:r>
      </w:hyperlink>
      <w:r w:rsidRPr="001F7D44">
        <w:rPr>
          <w:rFonts w:ascii="Segoe UI" w:hAnsi="Segoe UI" w:cs="Segoe UI"/>
          <w:color w:val="24292E"/>
          <w:sz w:val="24"/>
        </w:rPr>
        <w:t> - A Library for Support Vector Machines</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6" w:anchor="download" w:history="1">
        <w:r w:rsidRPr="001F7D44">
          <w:rPr>
            <w:rStyle w:val="Hyperlink"/>
            <w:rFonts w:ascii="Segoe UI" w:hAnsi="Segoe UI" w:cs="Segoe UI"/>
            <w:color w:val="0366D6"/>
            <w:sz w:val="24"/>
          </w:rPr>
          <w:t>LibLinear</w:t>
        </w:r>
      </w:hyperlink>
      <w:r w:rsidRPr="001F7D44">
        <w:rPr>
          <w:rFonts w:ascii="Segoe UI" w:hAnsi="Segoe UI" w:cs="Segoe UI"/>
          <w:color w:val="24292E"/>
          <w:sz w:val="24"/>
        </w:rPr>
        <w:t> - A Library for Large Linear Classification</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7" w:history="1">
        <w:r w:rsidRPr="001F7D44">
          <w:rPr>
            <w:rStyle w:val="Hyperlink"/>
            <w:rFonts w:ascii="Segoe UI" w:hAnsi="Segoe UI" w:cs="Segoe UI"/>
            <w:color w:val="0366D6"/>
            <w:sz w:val="24"/>
          </w:rPr>
          <w:t>Machine Learning Module</w:t>
        </w:r>
      </w:hyperlink>
      <w:r w:rsidRPr="001F7D44">
        <w:rPr>
          <w:rFonts w:ascii="Segoe UI" w:hAnsi="Segoe UI" w:cs="Segoe UI"/>
          <w:color w:val="24292E"/>
          <w:sz w:val="24"/>
        </w:rPr>
        <w:t> - Class on machine w/ PDF, lectures, code</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8" w:history="1">
        <w:r w:rsidRPr="001F7D44">
          <w:rPr>
            <w:rStyle w:val="Hyperlink"/>
            <w:rFonts w:ascii="Segoe UI" w:hAnsi="Segoe UI" w:cs="Segoe UI"/>
            <w:color w:val="0366D6"/>
            <w:sz w:val="24"/>
          </w:rPr>
          <w:t>Caffe</w:t>
        </w:r>
      </w:hyperlink>
      <w:r w:rsidRPr="001F7D44">
        <w:rPr>
          <w:rFonts w:ascii="Segoe UI" w:hAnsi="Segoe UI" w:cs="Segoe UI"/>
          <w:color w:val="24292E"/>
          <w:sz w:val="24"/>
        </w:rPr>
        <w:t> - A deep learning framework developed with cleanliness, readability, and speed in mind.</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19" w:history="1">
        <w:r w:rsidRPr="001F7D44">
          <w:rPr>
            <w:rStyle w:val="Hyperlink"/>
            <w:rFonts w:ascii="Segoe UI" w:hAnsi="Segoe UI" w:cs="Segoe UI"/>
            <w:color w:val="0366D6"/>
            <w:sz w:val="24"/>
          </w:rPr>
          <w:t>Pattern Recognition Toolbox</w:t>
        </w:r>
      </w:hyperlink>
      <w:r w:rsidRPr="001F7D44">
        <w:rPr>
          <w:rFonts w:ascii="Segoe UI" w:hAnsi="Segoe UI" w:cs="Segoe UI"/>
          <w:color w:val="24292E"/>
          <w:sz w:val="24"/>
        </w:rPr>
        <w:t> - A complete object-oriented environment for machine learning in Matlab.</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20" w:history="1">
        <w:r w:rsidRPr="001F7D44">
          <w:rPr>
            <w:rStyle w:val="Hyperlink"/>
            <w:rFonts w:ascii="Segoe UI" w:hAnsi="Segoe UI" w:cs="Segoe UI"/>
            <w:color w:val="0366D6"/>
            <w:sz w:val="24"/>
          </w:rPr>
          <w:t>Pattern Recognition and Machine Learning</w:t>
        </w:r>
      </w:hyperlink>
      <w:r w:rsidRPr="001F7D44">
        <w:rPr>
          <w:rFonts w:ascii="Segoe UI" w:hAnsi="Segoe UI" w:cs="Segoe UI"/>
          <w:color w:val="24292E"/>
          <w:sz w:val="24"/>
        </w:rPr>
        <w:t> - This package contains the matlab implementation of the algorithms described in the book Pattern Recognition and Machine Learning by C. Bishop.</w:t>
      </w:r>
    </w:p>
    <w:p w:rsidR="00E45729" w:rsidRPr="001F7D44" w:rsidRDefault="00E45729" w:rsidP="00E45729">
      <w:pPr>
        <w:numPr>
          <w:ilvl w:val="0"/>
          <w:numId w:val="126"/>
        </w:numPr>
        <w:spacing w:before="60" w:after="100" w:afterAutospacing="1" w:line="240" w:lineRule="auto"/>
        <w:rPr>
          <w:rFonts w:ascii="Segoe UI" w:hAnsi="Segoe UI" w:cs="Segoe UI"/>
          <w:color w:val="24292E"/>
          <w:sz w:val="24"/>
        </w:rPr>
      </w:pPr>
      <w:hyperlink r:id="rId2621" w:history="1">
        <w:r w:rsidRPr="001F7D44">
          <w:rPr>
            <w:rStyle w:val="Hyperlink"/>
            <w:rFonts w:ascii="Segoe UI" w:hAnsi="Segoe UI" w:cs="Segoe UI"/>
            <w:color w:val="0366D6"/>
            <w:sz w:val="24"/>
          </w:rPr>
          <w:t>Optunity</w:t>
        </w:r>
      </w:hyperlink>
      <w:r w:rsidRPr="001F7D44">
        <w:rPr>
          <w:rFonts w:ascii="Segoe UI" w:hAnsi="Segoe UI" w:cs="Segoe UI"/>
          <w:color w:val="24292E"/>
          <w:sz w:val="24"/>
        </w:rPr>
        <w:t> - A library dedicated to automated hyperparameter optimization with a simple, lightweight API to facilitate drop-in replacement of grid search. Optunity is written in Python but interfaces seamlessly with MATLAB.</w:t>
      </w:r>
    </w:p>
    <w:p w:rsidR="00E45729" w:rsidRPr="001F7D44" w:rsidRDefault="00E45729" w:rsidP="00E45729">
      <w:pPr>
        <w:pStyle w:val="Heading4"/>
        <w:spacing w:before="360" w:after="240"/>
        <w:rPr>
          <w:rFonts w:ascii="Segoe UI" w:hAnsi="Segoe UI" w:cs="Segoe UI"/>
          <w:color w:val="24292E"/>
          <w:sz w:val="24"/>
        </w:rPr>
      </w:pPr>
      <w:bookmarkStart w:id="223" w:name="user-content-matlab-data-analysis"/>
      <w:bookmarkEnd w:id="223"/>
      <w:r w:rsidRPr="001F7D44">
        <w:rPr>
          <w:rFonts w:ascii="Segoe UI" w:hAnsi="Segoe UI" w:cs="Segoe UI"/>
          <w:color w:val="24292E"/>
          <w:sz w:val="24"/>
        </w:rPr>
        <w:t>Data Analysis / Data Visualization</w:t>
      </w:r>
    </w:p>
    <w:p w:rsidR="00E45729" w:rsidRPr="001F7D44" w:rsidRDefault="00E45729" w:rsidP="00E45729">
      <w:pPr>
        <w:numPr>
          <w:ilvl w:val="0"/>
          <w:numId w:val="127"/>
        </w:numPr>
        <w:spacing w:before="100" w:beforeAutospacing="1" w:after="100" w:afterAutospacing="1" w:line="240" w:lineRule="auto"/>
        <w:rPr>
          <w:rFonts w:ascii="Segoe UI" w:hAnsi="Segoe UI" w:cs="Segoe UI"/>
          <w:color w:val="24292E"/>
          <w:sz w:val="24"/>
        </w:rPr>
      </w:pPr>
      <w:hyperlink r:id="rId2622" w:history="1">
        <w:r w:rsidRPr="001F7D44">
          <w:rPr>
            <w:rStyle w:val="Hyperlink"/>
            <w:rFonts w:ascii="Segoe UI" w:hAnsi="Segoe UI" w:cs="Segoe UI"/>
            <w:color w:val="0366D6"/>
            <w:sz w:val="24"/>
          </w:rPr>
          <w:t>matlab_gbl</w:t>
        </w:r>
      </w:hyperlink>
      <w:r w:rsidRPr="001F7D44">
        <w:rPr>
          <w:rFonts w:ascii="Segoe UI" w:hAnsi="Segoe UI" w:cs="Segoe UI"/>
          <w:color w:val="24292E"/>
          <w:sz w:val="24"/>
        </w:rPr>
        <w:t> - MatlabBGL is a Matlab package for working with graphs.</w:t>
      </w:r>
    </w:p>
    <w:p w:rsidR="00E45729" w:rsidRPr="001F7D44" w:rsidRDefault="00E45729" w:rsidP="00E45729">
      <w:pPr>
        <w:numPr>
          <w:ilvl w:val="0"/>
          <w:numId w:val="127"/>
        </w:numPr>
        <w:spacing w:before="60" w:after="100" w:afterAutospacing="1" w:line="240" w:lineRule="auto"/>
        <w:rPr>
          <w:rFonts w:ascii="Segoe UI" w:hAnsi="Segoe UI" w:cs="Segoe UI"/>
          <w:color w:val="24292E"/>
          <w:sz w:val="24"/>
        </w:rPr>
      </w:pPr>
      <w:hyperlink r:id="rId2623" w:history="1">
        <w:r w:rsidRPr="001F7D44">
          <w:rPr>
            <w:rStyle w:val="Hyperlink"/>
            <w:rFonts w:ascii="Segoe UI" w:hAnsi="Segoe UI" w:cs="Segoe UI"/>
            <w:color w:val="0366D6"/>
            <w:sz w:val="24"/>
          </w:rPr>
          <w:t>gamic</w:t>
        </w:r>
      </w:hyperlink>
      <w:r w:rsidRPr="001F7D44">
        <w:rPr>
          <w:rFonts w:ascii="Segoe UI" w:hAnsi="Segoe UI" w:cs="Segoe UI"/>
          <w:color w:val="24292E"/>
          <w:sz w:val="24"/>
        </w:rPr>
        <w:t> - Efficient pure-Matlab implementations of graph algorithms to complement MatlabBGL's mex functions.</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24" w:name="user-content-net"/>
      <w:bookmarkEnd w:id="224"/>
      <w:r w:rsidRPr="001F7D44">
        <w:rPr>
          <w:rFonts w:ascii="Segoe UI" w:hAnsi="Segoe UI" w:cs="Segoe UI"/>
          <w:color w:val="24292E"/>
          <w:sz w:val="38"/>
        </w:rPr>
        <w:t>.NET</w:t>
      </w:r>
    </w:p>
    <w:p w:rsidR="00E45729" w:rsidRPr="001F7D44" w:rsidRDefault="00E45729" w:rsidP="00E45729">
      <w:pPr>
        <w:pStyle w:val="Heading4"/>
        <w:spacing w:before="360" w:after="240"/>
        <w:rPr>
          <w:rFonts w:ascii="Segoe UI" w:hAnsi="Segoe UI" w:cs="Segoe UI"/>
          <w:color w:val="24292E"/>
          <w:sz w:val="24"/>
        </w:rPr>
      </w:pPr>
      <w:bookmarkStart w:id="225" w:name="user-content-net-cv"/>
      <w:bookmarkEnd w:id="225"/>
      <w:r w:rsidRPr="001F7D44">
        <w:rPr>
          <w:rFonts w:ascii="Segoe UI" w:hAnsi="Segoe UI" w:cs="Segoe UI"/>
          <w:color w:val="24292E"/>
          <w:sz w:val="24"/>
        </w:rPr>
        <w:t>Computer Vision</w:t>
      </w:r>
    </w:p>
    <w:p w:rsidR="00E45729" w:rsidRPr="001F7D44" w:rsidRDefault="00E45729" w:rsidP="00E45729">
      <w:pPr>
        <w:numPr>
          <w:ilvl w:val="0"/>
          <w:numId w:val="128"/>
        </w:numPr>
        <w:spacing w:before="100" w:beforeAutospacing="1" w:after="100" w:afterAutospacing="1" w:line="240" w:lineRule="auto"/>
        <w:rPr>
          <w:rFonts w:ascii="Segoe UI" w:hAnsi="Segoe UI" w:cs="Segoe UI"/>
          <w:color w:val="24292E"/>
          <w:sz w:val="24"/>
        </w:rPr>
      </w:pPr>
      <w:hyperlink r:id="rId2624" w:history="1">
        <w:r w:rsidRPr="001F7D44">
          <w:rPr>
            <w:rStyle w:val="Hyperlink"/>
            <w:rFonts w:ascii="Segoe UI" w:hAnsi="Segoe UI" w:cs="Segoe UI"/>
            <w:color w:val="0366D6"/>
            <w:sz w:val="24"/>
          </w:rPr>
          <w:t>OpenCVDotNet</w:t>
        </w:r>
      </w:hyperlink>
      <w:r w:rsidRPr="001F7D44">
        <w:rPr>
          <w:rFonts w:ascii="Segoe UI" w:hAnsi="Segoe UI" w:cs="Segoe UI"/>
          <w:color w:val="24292E"/>
          <w:sz w:val="24"/>
        </w:rPr>
        <w:t> - A wrapper for the OpenCV project to be used with .NET applications.</w:t>
      </w:r>
    </w:p>
    <w:p w:rsidR="00E45729" w:rsidRPr="001F7D44" w:rsidRDefault="00E45729" w:rsidP="00E45729">
      <w:pPr>
        <w:numPr>
          <w:ilvl w:val="0"/>
          <w:numId w:val="128"/>
        </w:numPr>
        <w:spacing w:before="60" w:after="100" w:afterAutospacing="1" w:line="240" w:lineRule="auto"/>
        <w:rPr>
          <w:rFonts w:ascii="Segoe UI" w:hAnsi="Segoe UI" w:cs="Segoe UI"/>
          <w:color w:val="24292E"/>
          <w:sz w:val="24"/>
        </w:rPr>
      </w:pPr>
      <w:hyperlink r:id="rId2625" w:history="1">
        <w:r w:rsidRPr="001F7D44">
          <w:rPr>
            <w:rStyle w:val="Hyperlink"/>
            <w:rFonts w:ascii="Segoe UI" w:hAnsi="Segoe UI" w:cs="Segoe UI"/>
            <w:color w:val="0366D6"/>
            <w:sz w:val="24"/>
          </w:rPr>
          <w:t>Emgu CV</w:t>
        </w:r>
      </w:hyperlink>
      <w:r w:rsidRPr="001F7D44">
        <w:rPr>
          <w:rFonts w:ascii="Segoe UI" w:hAnsi="Segoe UI" w:cs="Segoe UI"/>
          <w:color w:val="24292E"/>
          <w:sz w:val="24"/>
        </w:rPr>
        <w:t> - Cross platform wrapper of OpenCV which can be compiled in Mono to e run on Windows, Linus, Mac OS X, iOS, and Android.</w:t>
      </w:r>
    </w:p>
    <w:p w:rsidR="00E45729" w:rsidRPr="001F7D44" w:rsidRDefault="00E45729" w:rsidP="00E45729">
      <w:pPr>
        <w:numPr>
          <w:ilvl w:val="0"/>
          <w:numId w:val="128"/>
        </w:numPr>
        <w:spacing w:before="60" w:after="100" w:afterAutospacing="1" w:line="240" w:lineRule="auto"/>
        <w:rPr>
          <w:rFonts w:ascii="Segoe UI" w:hAnsi="Segoe UI" w:cs="Segoe UI"/>
          <w:color w:val="24292E"/>
          <w:sz w:val="24"/>
        </w:rPr>
      </w:pPr>
      <w:hyperlink r:id="rId2626" w:history="1">
        <w:r w:rsidRPr="001F7D44">
          <w:rPr>
            <w:rStyle w:val="Hyperlink"/>
            <w:rFonts w:ascii="Segoe UI" w:hAnsi="Segoe UI" w:cs="Segoe UI"/>
            <w:color w:val="0366D6"/>
            <w:sz w:val="24"/>
          </w:rPr>
          <w:t>AForge.NET</w:t>
        </w:r>
      </w:hyperlink>
      <w:r w:rsidRPr="001F7D44">
        <w:rPr>
          <w:rFonts w:ascii="Segoe UI" w:hAnsi="Segoe UI" w:cs="Segoe UI"/>
          <w:color w:val="24292E"/>
          <w:sz w:val="24"/>
        </w:rPr>
        <w:t> - Open source C# framework for developers and researchers in the fields of Computer Vision and Artificial Intelligence. Development has now shifted to GitHub.</w:t>
      </w:r>
    </w:p>
    <w:p w:rsidR="00E45729" w:rsidRPr="001F7D44" w:rsidRDefault="00E45729" w:rsidP="00E45729">
      <w:pPr>
        <w:numPr>
          <w:ilvl w:val="0"/>
          <w:numId w:val="128"/>
        </w:numPr>
        <w:spacing w:before="60" w:after="100" w:afterAutospacing="1" w:line="240" w:lineRule="auto"/>
        <w:rPr>
          <w:rFonts w:ascii="Segoe UI" w:hAnsi="Segoe UI" w:cs="Segoe UI"/>
          <w:color w:val="24292E"/>
          <w:sz w:val="24"/>
        </w:rPr>
      </w:pPr>
      <w:hyperlink r:id="rId2627" w:history="1">
        <w:r w:rsidRPr="001F7D44">
          <w:rPr>
            <w:rStyle w:val="Hyperlink"/>
            <w:rFonts w:ascii="Segoe UI" w:hAnsi="Segoe UI" w:cs="Segoe UI"/>
            <w:color w:val="0366D6"/>
            <w:sz w:val="24"/>
          </w:rPr>
          <w:t>Accord.NET</w:t>
        </w:r>
      </w:hyperlink>
      <w:r w:rsidRPr="001F7D44">
        <w:rPr>
          <w:rFonts w:ascii="Segoe UI" w:hAnsi="Segoe UI" w:cs="Segoe UI"/>
          <w:color w:val="24292E"/>
          <w:sz w:val="24"/>
        </w:rPr>
        <w:t> - Together with AForge.NET, this library can provide image processing and computer vision algorithms to Windows, Windows RT and Windows Phone. Some components are also available for Java and Android.</w:t>
      </w:r>
    </w:p>
    <w:p w:rsidR="00E45729" w:rsidRPr="001F7D44" w:rsidRDefault="00E45729" w:rsidP="00E45729">
      <w:pPr>
        <w:pStyle w:val="Heading4"/>
        <w:spacing w:before="360" w:after="240"/>
        <w:rPr>
          <w:rFonts w:ascii="Segoe UI" w:hAnsi="Segoe UI" w:cs="Segoe UI"/>
          <w:color w:val="24292E"/>
          <w:sz w:val="24"/>
        </w:rPr>
      </w:pPr>
      <w:bookmarkStart w:id="226" w:name="user-content-net-nlp"/>
      <w:bookmarkEnd w:id="226"/>
      <w:r w:rsidRPr="001F7D44">
        <w:rPr>
          <w:rFonts w:ascii="Segoe UI" w:hAnsi="Segoe UI" w:cs="Segoe UI"/>
          <w:color w:val="24292E"/>
          <w:sz w:val="24"/>
        </w:rPr>
        <w:t>Natural Language Processing</w:t>
      </w:r>
    </w:p>
    <w:p w:rsidR="00E45729" w:rsidRPr="001F7D44" w:rsidRDefault="00E45729" w:rsidP="00E45729">
      <w:pPr>
        <w:numPr>
          <w:ilvl w:val="0"/>
          <w:numId w:val="129"/>
        </w:numPr>
        <w:spacing w:before="100" w:beforeAutospacing="1" w:after="100" w:afterAutospacing="1" w:line="240" w:lineRule="auto"/>
        <w:rPr>
          <w:rFonts w:ascii="Segoe UI" w:hAnsi="Segoe UI" w:cs="Segoe UI"/>
          <w:color w:val="24292E"/>
          <w:sz w:val="24"/>
        </w:rPr>
      </w:pPr>
      <w:hyperlink r:id="rId2628" w:history="1">
        <w:r w:rsidRPr="001F7D44">
          <w:rPr>
            <w:rStyle w:val="Hyperlink"/>
            <w:rFonts w:ascii="Segoe UI" w:hAnsi="Segoe UI" w:cs="Segoe UI"/>
            <w:color w:val="0366D6"/>
            <w:sz w:val="24"/>
          </w:rPr>
          <w:t>Stanford.NLP for .NET</w:t>
        </w:r>
      </w:hyperlink>
      <w:r w:rsidRPr="001F7D44">
        <w:rPr>
          <w:rFonts w:ascii="Segoe UI" w:hAnsi="Segoe UI" w:cs="Segoe UI"/>
          <w:color w:val="24292E"/>
          <w:sz w:val="24"/>
        </w:rPr>
        <w:t> - A full port of Stanford NLP packages to .NET and also available precompiled as a NuGet package.</w:t>
      </w:r>
    </w:p>
    <w:p w:rsidR="00E45729" w:rsidRPr="001F7D44" w:rsidRDefault="00E45729" w:rsidP="00E45729">
      <w:pPr>
        <w:pStyle w:val="Heading4"/>
        <w:spacing w:before="360" w:after="240"/>
        <w:rPr>
          <w:rFonts w:ascii="Segoe UI" w:hAnsi="Segoe UI" w:cs="Segoe UI"/>
          <w:color w:val="24292E"/>
          <w:sz w:val="24"/>
        </w:rPr>
      </w:pPr>
      <w:bookmarkStart w:id="227" w:name="user-content-net-general-purpose"/>
      <w:bookmarkEnd w:id="227"/>
      <w:r w:rsidRPr="001F7D44">
        <w:rPr>
          <w:rFonts w:ascii="Segoe UI" w:hAnsi="Segoe UI" w:cs="Segoe UI"/>
          <w:color w:val="24292E"/>
          <w:sz w:val="24"/>
        </w:rPr>
        <w:t>General-Purpose Machine Learning</w:t>
      </w:r>
    </w:p>
    <w:p w:rsidR="00E45729" w:rsidRPr="001F7D44" w:rsidRDefault="00E45729" w:rsidP="00E45729">
      <w:pPr>
        <w:numPr>
          <w:ilvl w:val="0"/>
          <w:numId w:val="130"/>
        </w:numPr>
        <w:spacing w:before="100" w:beforeAutospacing="1" w:after="100" w:afterAutospacing="1" w:line="240" w:lineRule="auto"/>
        <w:rPr>
          <w:rFonts w:ascii="Segoe UI" w:hAnsi="Segoe UI" w:cs="Segoe UI"/>
          <w:color w:val="24292E"/>
          <w:sz w:val="24"/>
        </w:rPr>
      </w:pPr>
      <w:hyperlink r:id="rId2629" w:history="1">
        <w:r w:rsidRPr="001F7D44">
          <w:rPr>
            <w:rStyle w:val="Hyperlink"/>
            <w:rFonts w:ascii="Segoe UI" w:hAnsi="Segoe UI" w:cs="Segoe UI"/>
            <w:color w:val="0366D6"/>
            <w:sz w:val="24"/>
          </w:rPr>
          <w:t>Accord-Framework</w:t>
        </w:r>
      </w:hyperlink>
      <w:r w:rsidRPr="001F7D44">
        <w:rPr>
          <w:rFonts w:ascii="Segoe UI" w:hAnsi="Segoe UI" w:cs="Segoe UI"/>
          <w:color w:val="24292E"/>
          <w:sz w:val="24"/>
        </w:rPr>
        <w:t> -The Accord.NET Framework is a complete framework for building machine learning, computer vision, computer audition, signal processing and statistical applications.</w:t>
      </w:r>
    </w:p>
    <w:p w:rsidR="00E45729" w:rsidRPr="001F7D44" w:rsidRDefault="00E45729" w:rsidP="00E45729">
      <w:pPr>
        <w:numPr>
          <w:ilvl w:val="0"/>
          <w:numId w:val="130"/>
        </w:numPr>
        <w:spacing w:before="60" w:after="100" w:afterAutospacing="1" w:line="240" w:lineRule="auto"/>
        <w:rPr>
          <w:rFonts w:ascii="Segoe UI" w:hAnsi="Segoe UI" w:cs="Segoe UI"/>
          <w:color w:val="24292E"/>
          <w:sz w:val="24"/>
        </w:rPr>
      </w:pPr>
      <w:hyperlink r:id="rId2630" w:history="1">
        <w:r w:rsidRPr="001F7D44">
          <w:rPr>
            <w:rStyle w:val="Hyperlink"/>
            <w:rFonts w:ascii="Segoe UI" w:hAnsi="Segoe UI" w:cs="Segoe UI"/>
            <w:color w:val="0366D6"/>
            <w:sz w:val="24"/>
          </w:rPr>
          <w:t>Accord.MachineLearning</w:t>
        </w:r>
      </w:hyperlink>
      <w:r w:rsidRPr="001F7D44">
        <w:rPr>
          <w:rFonts w:ascii="Segoe UI" w:hAnsi="Segoe UI" w:cs="Segoe UI"/>
          <w:color w:val="24292E"/>
          <w:sz w:val="24"/>
        </w:rPr>
        <w:t> - Support Vector Machines, Decision Trees, Naive Bayesian models, K-means, Gaussian Mixture models and general algorithms such as Ransac, Cross-validation and Grid-Search for machine-learning applications. This package is part of the Accord.NET Framework.</w:t>
      </w:r>
    </w:p>
    <w:p w:rsidR="00E45729" w:rsidRPr="001F7D44" w:rsidRDefault="00E45729" w:rsidP="00E45729">
      <w:pPr>
        <w:numPr>
          <w:ilvl w:val="0"/>
          <w:numId w:val="130"/>
        </w:numPr>
        <w:spacing w:before="60" w:after="100" w:afterAutospacing="1" w:line="240" w:lineRule="auto"/>
        <w:rPr>
          <w:rFonts w:ascii="Segoe UI" w:hAnsi="Segoe UI" w:cs="Segoe UI"/>
          <w:color w:val="24292E"/>
          <w:sz w:val="24"/>
        </w:rPr>
      </w:pPr>
      <w:hyperlink r:id="rId2631" w:history="1">
        <w:r w:rsidRPr="001F7D44">
          <w:rPr>
            <w:rStyle w:val="Hyperlink"/>
            <w:rFonts w:ascii="Segoe UI" w:hAnsi="Segoe UI" w:cs="Segoe UI"/>
            <w:color w:val="0366D6"/>
            <w:sz w:val="24"/>
          </w:rPr>
          <w:t>DiffSharp</w:t>
        </w:r>
      </w:hyperlink>
      <w:r w:rsidRPr="001F7D44">
        <w:rPr>
          <w:rFonts w:ascii="Segoe UI" w:hAnsi="Segoe UI" w:cs="Segoe UI"/>
          <w:color w:val="24292E"/>
          <w:sz w:val="24"/>
        </w:rPr>
        <w:t> - An automatic differentiation (AD) library providing exact and efficient derivatives (gradients, Hessians, Jacobians, directional derivatives, and matrix-free Hessian- and Jacobian-vector products) for machine learning and optimization applications. Operations can be nested to any level, meaning that you can compute exact higher-order derivatives and differentiate functions that are internally making use of differentiation, for applications such as hyperparameter optimization.</w:t>
      </w:r>
    </w:p>
    <w:p w:rsidR="00E45729" w:rsidRPr="001F7D44" w:rsidRDefault="00E45729" w:rsidP="00E45729">
      <w:pPr>
        <w:numPr>
          <w:ilvl w:val="0"/>
          <w:numId w:val="130"/>
        </w:numPr>
        <w:spacing w:before="60" w:after="100" w:afterAutospacing="1" w:line="240" w:lineRule="auto"/>
        <w:rPr>
          <w:rFonts w:ascii="Segoe UI" w:hAnsi="Segoe UI" w:cs="Segoe UI"/>
          <w:color w:val="24292E"/>
          <w:sz w:val="24"/>
        </w:rPr>
      </w:pPr>
      <w:hyperlink r:id="rId2632" w:history="1">
        <w:r w:rsidRPr="001F7D44">
          <w:rPr>
            <w:rStyle w:val="Hyperlink"/>
            <w:rFonts w:ascii="Segoe UI" w:hAnsi="Segoe UI" w:cs="Segoe UI"/>
            <w:color w:val="0366D6"/>
            <w:sz w:val="24"/>
          </w:rPr>
          <w:t>Vulpes</w:t>
        </w:r>
      </w:hyperlink>
      <w:r w:rsidRPr="001F7D44">
        <w:rPr>
          <w:rFonts w:ascii="Segoe UI" w:hAnsi="Segoe UI" w:cs="Segoe UI"/>
          <w:color w:val="24292E"/>
          <w:sz w:val="24"/>
        </w:rPr>
        <w:t> - Deep belief and deep learning implementation written in F# and leverages CUDA GPU execution with Alea.cuBase.</w:t>
      </w:r>
    </w:p>
    <w:p w:rsidR="00E45729" w:rsidRPr="001F7D44" w:rsidRDefault="00E45729" w:rsidP="00E45729">
      <w:pPr>
        <w:numPr>
          <w:ilvl w:val="0"/>
          <w:numId w:val="130"/>
        </w:numPr>
        <w:spacing w:before="60" w:after="100" w:afterAutospacing="1" w:line="240" w:lineRule="auto"/>
        <w:rPr>
          <w:rFonts w:ascii="Segoe UI" w:hAnsi="Segoe UI" w:cs="Segoe UI"/>
          <w:color w:val="24292E"/>
          <w:sz w:val="24"/>
        </w:rPr>
      </w:pPr>
      <w:hyperlink r:id="rId2633" w:history="1">
        <w:r w:rsidRPr="001F7D44">
          <w:rPr>
            <w:rStyle w:val="Hyperlink"/>
            <w:rFonts w:ascii="Segoe UI" w:hAnsi="Segoe UI" w:cs="Segoe UI"/>
            <w:color w:val="0366D6"/>
            <w:sz w:val="24"/>
          </w:rPr>
          <w:t>Encog</w:t>
        </w:r>
      </w:hyperlink>
      <w:r w:rsidRPr="001F7D44">
        <w:rPr>
          <w:rFonts w:ascii="Segoe UI" w:hAnsi="Segoe UI" w:cs="Segoe UI"/>
          <w:color w:val="24292E"/>
          <w:sz w:val="24"/>
        </w:rPr>
        <w:t> - An advanced neural network and machine learning framework. Encog contains classes to create a wide variety of networks, as well as support classes to normalize and process data for these neural networks. Encog trains using multithreaded resilient propagation. Encog can also make use of a GPU to further speed processing time. A GUI based workbench is also provided to help model and train neural networks.</w:t>
      </w:r>
    </w:p>
    <w:p w:rsidR="00E45729" w:rsidRPr="001F7D44" w:rsidRDefault="00E45729" w:rsidP="00E45729">
      <w:pPr>
        <w:numPr>
          <w:ilvl w:val="0"/>
          <w:numId w:val="130"/>
        </w:numPr>
        <w:spacing w:before="60" w:after="100" w:afterAutospacing="1" w:line="240" w:lineRule="auto"/>
        <w:rPr>
          <w:rFonts w:ascii="Segoe UI" w:hAnsi="Segoe UI" w:cs="Segoe UI"/>
          <w:color w:val="24292E"/>
          <w:sz w:val="24"/>
        </w:rPr>
      </w:pPr>
      <w:hyperlink r:id="rId2634" w:history="1">
        <w:r w:rsidRPr="001F7D44">
          <w:rPr>
            <w:rStyle w:val="Hyperlink"/>
            <w:rFonts w:ascii="Segoe UI" w:hAnsi="Segoe UI" w:cs="Segoe UI"/>
            <w:color w:val="0366D6"/>
            <w:sz w:val="24"/>
          </w:rPr>
          <w:t>Neural Network Designer</w:t>
        </w:r>
      </w:hyperlink>
      <w:r w:rsidRPr="001F7D44">
        <w:rPr>
          <w:rFonts w:ascii="Segoe UI" w:hAnsi="Segoe UI" w:cs="Segoe UI"/>
          <w:color w:val="24292E"/>
          <w:sz w:val="24"/>
        </w:rPr>
        <w:t> - DBMS management system and designer for neural networks. The designer application is developed using WPF, and is a user interface which allows you to design your neural network, query the network, create and configure chat bots that are capable of asking questions and learning from your feed back. The chat bots can even scrape the internet for information to return in their output as well as to use for learning.</w:t>
      </w:r>
    </w:p>
    <w:p w:rsidR="00E45729" w:rsidRPr="001F7D44" w:rsidRDefault="00E45729" w:rsidP="00F526AB">
      <w:pPr>
        <w:numPr>
          <w:ilvl w:val="0"/>
          <w:numId w:val="130"/>
        </w:numPr>
        <w:spacing w:before="60" w:after="100" w:afterAutospacing="1" w:line="240" w:lineRule="auto"/>
        <w:rPr>
          <w:rFonts w:ascii="Segoe UI" w:hAnsi="Segoe UI" w:cs="Segoe UI"/>
          <w:color w:val="24292E"/>
          <w:sz w:val="24"/>
        </w:rPr>
      </w:pPr>
      <w:hyperlink r:id="rId2635" w:history="1">
        <w:r w:rsidRPr="001F7D44">
          <w:rPr>
            <w:rStyle w:val="Hyperlink"/>
            <w:rFonts w:ascii="Segoe UI" w:hAnsi="Segoe UI" w:cs="Segoe UI"/>
            <w:color w:val="0366D6"/>
            <w:sz w:val="24"/>
          </w:rPr>
          <w:t>Infer.NET</w:t>
        </w:r>
      </w:hyperlink>
      <w:r w:rsidRPr="001F7D44">
        <w:rPr>
          <w:rFonts w:ascii="Segoe UI" w:hAnsi="Segoe UI" w:cs="Segoe UI"/>
          <w:color w:val="24292E"/>
          <w:sz w:val="24"/>
        </w:rPr>
        <w:t> - Infer.NET is a framework for running Bayesian inference in graphical models. One can use Infer.NET to solve many different kinds of machine learning problems, from standard problems like classification, recommendation or clustering through to customised solutions to domain-specific problems. Infer.NET has been used in a wide variety of domains including information retrieval, bioinformatics, epidemiology, vision, and many others.</w:t>
      </w:r>
    </w:p>
    <w:p w:rsidR="00E45729" w:rsidRPr="001F7D44" w:rsidRDefault="00E45729" w:rsidP="00E45729">
      <w:pPr>
        <w:pStyle w:val="Heading4"/>
        <w:spacing w:before="360" w:after="240"/>
        <w:rPr>
          <w:rFonts w:ascii="Segoe UI" w:hAnsi="Segoe UI" w:cs="Segoe UI"/>
          <w:color w:val="24292E"/>
          <w:sz w:val="24"/>
        </w:rPr>
      </w:pPr>
      <w:bookmarkStart w:id="228" w:name="user-content-net-data-analysis"/>
      <w:bookmarkEnd w:id="228"/>
      <w:r w:rsidRPr="001F7D44">
        <w:rPr>
          <w:rFonts w:ascii="Segoe UI" w:hAnsi="Segoe UI" w:cs="Segoe UI"/>
          <w:color w:val="24292E"/>
          <w:sz w:val="24"/>
        </w:rPr>
        <w:t>Data Analysis / Data Visualization</w:t>
      </w:r>
    </w:p>
    <w:p w:rsidR="00E45729" w:rsidRPr="001F7D44" w:rsidRDefault="00E45729" w:rsidP="00E45729">
      <w:pPr>
        <w:numPr>
          <w:ilvl w:val="0"/>
          <w:numId w:val="131"/>
        </w:numPr>
        <w:spacing w:before="100" w:beforeAutospacing="1" w:after="100" w:afterAutospacing="1" w:line="240" w:lineRule="auto"/>
        <w:rPr>
          <w:rFonts w:ascii="Segoe UI" w:hAnsi="Segoe UI" w:cs="Segoe UI"/>
          <w:color w:val="24292E"/>
          <w:sz w:val="24"/>
        </w:rPr>
      </w:pPr>
      <w:hyperlink r:id="rId2636" w:history="1">
        <w:r w:rsidRPr="001F7D44">
          <w:rPr>
            <w:rStyle w:val="Hyperlink"/>
            <w:rFonts w:ascii="Segoe UI" w:hAnsi="Segoe UI" w:cs="Segoe UI"/>
            <w:color w:val="0366D6"/>
            <w:sz w:val="24"/>
          </w:rPr>
          <w:t>numl</w:t>
        </w:r>
      </w:hyperlink>
      <w:r w:rsidRPr="001F7D44">
        <w:rPr>
          <w:rFonts w:ascii="Segoe UI" w:hAnsi="Segoe UI" w:cs="Segoe UI"/>
          <w:color w:val="24292E"/>
          <w:sz w:val="24"/>
        </w:rPr>
        <w:t> - numl is a machine learning library intended to ease the use of using standard modeling techniques for both prediction and clustering.</w:t>
      </w:r>
    </w:p>
    <w:p w:rsidR="00E45729" w:rsidRPr="001F7D44" w:rsidRDefault="00E45729" w:rsidP="00E45729">
      <w:pPr>
        <w:numPr>
          <w:ilvl w:val="0"/>
          <w:numId w:val="131"/>
        </w:numPr>
        <w:spacing w:before="60" w:after="100" w:afterAutospacing="1" w:line="240" w:lineRule="auto"/>
        <w:rPr>
          <w:rFonts w:ascii="Segoe UI" w:hAnsi="Segoe UI" w:cs="Segoe UI"/>
          <w:color w:val="24292E"/>
          <w:sz w:val="24"/>
        </w:rPr>
      </w:pPr>
      <w:hyperlink r:id="rId2637" w:history="1">
        <w:r w:rsidRPr="001F7D44">
          <w:rPr>
            <w:rStyle w:val="Hyperlink"/>
            <w:rFonts w:ascii="Segoe UI" w:hAnsi="Segoe UI" w:cs="Segoe UI"/>
            <w:color w:val="0366D6"/>
            <w:sz w:val="24"/>
          </w:rPr>
          <w:t>Math.NET Numerics</w:t>
        </w:r>
      </w:hyperlink>
      <w:r w:rsidRPr="001F7D44">
        <w:rPr>
          <w:rFonts w:ascii="Segoe UI" w:hAnsi="Segoe UI" w:cs="Segoe UI"/>
          <w:color w:val="24292E"/>
          <w:sz w:val="24"/>
        </w:rPr>
        <w:t> - Numerical foundation of the Math.NET project, aiming to provide methods and algorithms for numerical computations in science, engineering and every day use. Supports .Net 4.0, .Net 3.5 and Mono on Windows, Linux and Mac; Silverlight 5, WindowsPhone/SL 8, WindowsPhone 8.1 and Windows 8 with PCL Portable Profiles 47 and 344; Android/iOS with Xamarin.</w:t>
      </w:r>
    </w:p>
    <w:p w:rsidR="00E45729" w:rsidRPr="001F7D44" w:rsidRDefault="00E45729" w:rsidP="00E45729">
      <w:pPr>
        <w:numPr>
          <w:ilvl w:val="0"/>
          <w:numId w:val="131"/>
        </w:numPr>
        <w:spacing w:before="60" w:after="100" w:afterAutospacing="1" w:line="240" w:lineRule="auto"/>
        <w:rPr>
          <w:rFonts w:ascii="Segoe UI" w:hAnsi="Segoe UI" w:cs="Segoe UI"/>
          <w:color w:val="24292E"/>
          <w:sz w:val="24"/>
        </w:rPr>
      </w:pPr>
      <w:hyperlink r:id="rId2638" w:history="1">
        <w:r w:rsidRPr="001F7D44">
          <w:rPr>
            <w:rStyle w:val="Hyperlink"/>
            <w:rFonts w:ascii="Segoe UI" w:hAnsi="Segoe UI" w:cs="Segoe UI"/>
            <w:color w:val="0366D6"/>
            <w:sz w:val="24"/>
          </w:rPr>
          <w:t>Sho</w:t>
        </w:r>
      </w:hyperlink>
      <w:r w:rsidRPr="001F7D44">
        <w:rPr>
          <w:rFonts w:ascii="Segoe UI" w:hAnsi="Segoe UI" w:cs="Segoe UI"/>
          <w:color w:val="24292E"/>
          <w:sz w:val="24"/>
        </w:rPr>
        <w:t> - Sho is an interactive environment for data analysis and scientific computing that lets you seamlessly connect scripts (in IronPython) with compiled code (in .NET) to enable fast and flexible prototyping. The environment includes powerful and efficient libraries for linear algebra as well as data visualization that can be used from any .NET language, as well as a feature-rich interactive shell for rapid development.</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29" w:name="user-content-objectivec"/>
      <w:bookmarkEnd w:id="229"/>
      <w:r w:rsidRPr="001F7D44">
        <w:rPr>
          <w:rFonts w:ascii="Segoe UI" w:hAnsi="Segoe UI" w:cs="Segoe UI"/>
          <w:color w:val="24292E"/>
          <w:sz w:val="38"/>
        </w:rPr>
        <w:t>Objective C</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bookmarkStart w:id="230" w:name="user-content-objectivec-general-purpose"/>
      <w:bookmarkEnd w:id="230"/>
      <w:r w:rsidRPr="001F7D44">
        <w:rPr>
          <w:rFonts w:ascii="Segoe UI" w:hAnsi="Segoe UI" w:cs="Segoe UI"/>
          <w:color w:val="24292E"/>
          <w:sz w:val="32"/>
          <w:szCs w:val="30"/>
        </w:rPr>
        <w:t>General-Purpose Machine Learning</w:t>
      </w:r>
    </w:p>
    <w:p w:rsidR="00E45729" w:rsidRPr="001F7D44" w:rsidRDefault="00E45729" w:rsidP="00F526AB">
      <w:pPr>
        <w:numPr>
          <w:ilvl w:val="0"/>
          <w:numId w:val="132"/>
        </w:numPr>
        <w:spacing w:before="100" w:beforeAutospacing="1" w:after="100" w:afterAutospacing="1" w:line="240" w:lineRule="auto"/>
        <w:rPr>
          <w:rFonts w:ascii="Segoe UI" w:hAnsi="Segoe UI" w:cs="Segoe UI"/>
          <w:color w:val="24292E"/>
          <w:sz w:val="26"/>
          <w:szCs w:val="24"/>
        </w:rPr>
      </w:pPr>
      <w:hyperlink r:id="rId2639" w:history="1">
        <w:r w:rsidRPr="001F7D44">
          <w:rPr>
            <w:rStyle w:val="Hyperlink"/>
            <w:rFonts w:ascii="Segoe UI" w:hAnsi="Segoe UI" w:cs="Segoe UI"/>
            <w:color w:val="0366D6"/>
            <w:sz w:val="24"/>
          </w:rPr>
          <w:t>YCML</w:t>
        </w:r>
      </w:hyperlink>
      <w:r w:rsidRPr="001F7D44">
        <w:rPr>
          <w:rFonts w:ascii="Segoe UI" w:hAnsi="Segoe UI" w:cs="Segoe UI"/>
          <w:color w:val="24292E"/>
          <w:sz w:val="24"/>
        </w:rPr>
        <w:t> - A Machine Learning framework for Objective-C and Swift (OS X / iOS).</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0" w:history="1">
        <w:r w:rsidRPr="001F7D44">
          <w:rPr>
            <w:rStyle w:val="Hyperlink"/>
            <w:rFonts w:ascii="Segoe UI" w:hAnsi="Segoe UI" w:cs="Segoe UI"/>
            <w:color w:val="0366D6"/>
            <w:sz w:val="24"/>
          </w:rPr>
          <w:t>MLPNeuralNet</w:t>
        </w:r>
      </w:hyperlink>
      <w:r w:rsidRPr="001F7D44">
        <w:rPr>
          <w:rFonts w:ascii="Segoe UI" w:hAnsi="Segoe UI" w:cs="Segoe UI"/>
          <w:color w:val="24292E"/>
          <w:sz w:val="24"/>
        </w:rPr>
        <w:t> - Fast multilayer perceptron neural network library for iOS and Mac OS X. MLPNeuralNet predicts new examples by trained neural network. It is built on top of the Apple's Accelerate Framework, using vectorized operations and hardware acceleration if available.</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1" w:history="1">
        <w:r w:rsidRPr="001F7D44">
          <w:rPr>
            <w:rStyle w:val="Hyperlink"/>
            <w:rFonts w:ascii="Segoe UI" w:hAnsi="Segoe UI" w:cs="Segoe UI"/>
            <w:color w:val="0366D6"/>
            <w:sz w:val="24"/>
          </w:rPr>
          <w:t>MAChineLearning</w:t>
        </w:r>
      </w:hyperlink>
      <w:r w:rsidRPr="001F7D44">
        <w:rPr>
          <w:rFonts w:ascii="Segoe UI" w:hAnsi="Segoe UI" w:cs="Segoe UI"/>
          <w:color w:val="24292E"/>
          <w:sz w:val="24"/>
        </w:rPr>
        <w:t> - An Objective-C multilayer perceptron library, with full support for training through backpropagation. Implemented using vDSP and vecLib, it's 20 times faster than its Java equivalent. Includes sample code for use from Swift.</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2" w:history="1">
        <w:r w:rsidRPr="001F7D44">
          <w:rPr>
            <w:rStyle w:val="Hyperlink"/>
            <w:rFonts w:ascii="Segoe UI" w:hAnsi="Segoe UI" w:cs="Segoe UI"/>
            <w:color w:val="0366D6"/>
            <w:sz w:val="24"/>
          </w:rPr>
          <w:t>BPN-NeuralNetwork</w:t>
        </w:r>
      </w:hyperlink>
      <w:r w:rsidRPr="001F7D44">
        <w:rPr>
          <w:rFonts w:ascii="Segoe UI" w:hAnsi="Segoe UI" w:cs="Segoe UI"/>
          <w:color w:val="24292E"/>
          <w:sz w:val="24"/>
        </w:rPr>
        <w:t xml:space="preserve"> - It implemented 3 layers neural network </w:t>
      </w:r>
      <w:proofErr w:type="gramStart"/>
      <w:r w:rsidRPr="001F7D44">
        <w:rPr>
          <w:rFonts w:ascii="Segoe UI" w:hAnsi="Segoe UI" w:cs="Segoe UI"/>
          <w:color w:val="24292E"/>
          <w:sz w:val="24"/>
        </w:rPr>
        <w:t>( Input</w:t>
      </w:r>
      <w:proofErr w:type="gramEnd"/>
      <w:r w:rsidRPr="001F7D44">
        <w:rPr>
          <w:rFonts w:ascii="Segoe UI" w:hAnsi="Segoe UI" w:cs="Segoe UI"/>
          <w:color w:val="24292E"/>
          <w:sz w:val="24"/>
        </w:rPr>
        <w:t xml:space="preserve"> Layer, Hidden Layer and Output Layer ) and it named Back Propagation Neural Network (BPN). This network can be used in products recommendation, user behavior analysis, data mining and data analysis.</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3" w:history="1">
        <w:r w:rsidRPr="001F7D44">
          <w:rPr>
            <w:rStyle w:val="Hyperlink"/>
            <w:rFonts w:ascii="Segoe UI" w:hAnsi="Segoe UI" w:cs="Segoe UI"/>
            <w:color w:val="0366D6"/>
            <w:sz w:val="24"/>
          </w:rPr>
          <w:t>Multi-Perceptron-NeuralNetwork</w:t>
        </w:r>
      </w:hyperlink>
      <w:r w:rsidRPr="001F7D44">
        <w:rPr>
          <w:rFonts w:ascii="Segoe UI" w:hAnsi="Segoe UI" w:cs="Segoe UI"/>
          <w:color w:val="24292E"/>
          <w:sz w:val="24"/>
        </w:rPr>
        <w:t> - it implemented multi-perceptrons neural network (</w:t>
      </w:r>
      <w:r w:rsidRPr="001F7D44">
        <w:rPr>
          <w:rFonts w:ascii="Segoe UI" w:hAnsi="Segoe UI" w:cs="Segoe UI"/>
          <w:color w:val="24292E"/>
          <w:sz w:val="24"/>
        </w:rPr>
        <w:t>ニューラルネットワーク</w:t>
      </w:r>
      <w:r w:rsidRPr="001F7D44">
        <w:rPr>
          <w:rFonts w:ascii="Segoe UI" w:hAnsi="Segoe UI" w:cs="Segoe UI"/>
          <w:color w:val="24292E"/>
          <w:sz w:val="24"/>
        </w:rPr>
        <w:t>) based on Back Propagation Neural Network (BPN) and designed unlimited-hidden-layers.</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4" w:history="1">
        <w:r w:rsidRPr="001F7D44">
          <w:rPr>
            <w:rStyle w:val="Hyperlink"/>
            <w:rFonts w:ascii="Segoe UI" w:hAnsi="Segoe UI" w:cs="Segoe UI"/>
            <w:color w:val="0366D6"/>
            <w:sz w:val="24"/>
          </w:rPr>
          <w:t>KRHebbian-Algorithm</w:t>
        </w:r>
      </w:hyperlink>
      <w:r w:rsidRPr="001F7D44">
        <w:rPr>
          <w:rFonts w:ascii="Segoe UI" w:hAnsi="Segoe UI" w:cs="Segoe UI"/>
          <w:color w:val="24292E"/>
          <w:sz w:val="24"/>
        </w:rPr>
        <w:t> - It is a non-supervisor and self-learning algorithm (adjust the weights) in neural network of Machine Learning.</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5" w:history="1">
        <w:r w:rsidRPr="001F7D44">
          <w:rPr>
            <w:rStyle w:val="Hyperlink"/>
            <w:rFonts w:ascii="Segoe UI" w:hAnsi="Segoe UI" w:cs="Segoe UI"/>
            <w:color w:val="0366D6"/>
            <w:sz w:val="24"/>
          </w:rPr>
          <w:t>KRKmeans-Algorithm</w:t>
        </w:r>
      </w:hyperlink>
      <w:r w:rsidRPr="001F7D44">
        <w:rPr>
          <w:rFonts w:ascii="Segoe UI" w:hAnsi="Segoe UI" w:cs="Segoe UI"/>
          <w:color w:val="24292E"/>
          <w:sz w:val="24"/>
        </w:rPr>
        <w:t> - It implemented K-Means the clustering and classification algorithm. It could be used in data mining and image compression.</w:t>
      </w:r>
    </w:p>
    <w:p w:rsidR="00E45729" w:rsidRPr="001F7D44" w:rsidRDefault="00E45729" w:rsidP="00E45729">
      <w:pPr>
        <w:numPr>
          <w:ilvl w:val="0"/>
          <w:numId w:val="132"/>
        </w:numPr>
        <w:spacing w:before="60" w:after="100" w:afterAutospacing="1" w:line="240" w:lineRule="auto"/>
        <w:rPr>
          <w:rFonts w:ascii="Segoe UI" w:hAnsi="Segoe UI" w:cs="Segoe UI"/>
          <w:color w:val="24292E"/>
          <w:sz w:val="24"/>
        </w:rPr>
      </w:pPr>
      <w:hyperlink r:id="rId2646" w:history="1">
        <w:r w:rsidRPr="001F7D44">
          <w:rPr>
            <w:rStyle w:val="Hyperlink"/>
            <w:rFonts w:ascii="Segoe UI" w:hAnsi="Segoe UI" w:cs="Segoe UI"/>
            <w:color w:val="0366D6"/>
            <w:sz w:val="24"/>
          </w:rPr>
          <w:t>KRFuzzyCMeans-Algorithm</w:t>
        </w:r>
      </w:hyperlink>
      <w:r w:rsidRPr="001F7D44">
        <w:rPr>
          <w:rFonts w:ascii="Segoe UI" w:hAnsi="Segoe UI" w:cs="Segoe UI"/>
          <w:color w:val="24292E"/>
          <w:sz w:val="24"/>
        </w:rPr>
        <w:t> - It implemented Fuzzy C-Means (FCM) the fuzzy clustering / classification algorithm on Machine Learning. It could be used in data mining and image compression.</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31" w:name="user-content-ocaml"/>
      <w:bookmarkEnd w:id="231"/>
      <w:r w:rsidRPr="001F7D44">
        <w:rPr>
          <w:rFonts w:ascii="Segoe UI" w:hAnsi="Segoe UI" w:cs="Segoe UI"/>
          <w:color w:val="24292E"/>
          <w:sz w:val="38"/>
        </w:rPr>
        <w:t>OCaml</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bookmarkStart w:id="232" w:name="user-content-ocaml-general-purpose"/>
      <w:bookmarkEnd w:id="232"/>
      <w:r w:rsidRPr="001F7D44">
        <w:rPr>
          <w:rFonts w:ascii="Segoe UI" w:hAnsi="Segoe UI" w:cs="Segoe UI"/>
          <w:color w:val="24292E"/>
          <w:sz w:val="32"/>
          <w:szCs w:val="30"/>
        </w:rPr>
        <w:t>General-Purpose Machine Learning</w:t>
      </w:r>
    </w:p>
    <w:p w:rsidR="00E45729" w:rsidRPr="001F7D44" w:rsidRDefault="00E45729" w:rsidP="00E45729">
      <w:pPr>
        <w:numPr>
          <w:ilvl w:val="0"/>
          <w:numId w:val="133"/>
        </w:numPr>
        <w:spacing w:before="100" w:beforeAutospacing="1" w:after="100" w:afterAutospacing="1" w:line="240" w:lineRule="auto"/>
        <w:rPr>
          <w:rFonts w:ascii="Segoe UI" w:hAnsi="Segoe UI" w:cs="Segoe UI"/>
          <w:color w:val="24292E"/>
          <w:sz w:val="26"/>
          <w:szCs w:val="24"/>
        </w:rPr>
      </w:pPr>
      <w:hyperlink r:id="rId2647" w:history="1">
        <w:r w:rsidRPr="001F7D44">
          <w:rPr>
            <w:rStyle w:val="Hyperlink"/>
            <w:rFonts w:ascii="Segoe UI" w:hAnsi="Segoe UI" w:cs="Segoe UI"/>
            <w:color w:val="0366D6"/>
            <w:sz w:val="24"/>
          </w:rPr>
          <w:t>Oml</w:t>
        </w:r>
      </w:hyperlink>
      <w:r w:rsidRPr="001F7D44">
        <w:rPr>
          <w:rFonts w:ascii="Segoe UI" w:hAnsi="Segoe UI" w:cs="Segoe UI"/>
          <w:color w:val="24292E"/>
          <w:sz w:val="24"/>
        </w:rPr>
        <w:t> - A general statistics and machine learning library.</w:t>
      </w:r>
    </w:p>
    <w:p w:rsidR="00E45729" w:rsidRPr="001F7D44" w:rsidRDefault="00E45729" w:rsidP="00E45729">
      <w:pPr>
        <w:numPr>
          <w:ilvl w:val="0"/>
          <w:numId w:val="133"/>
        </w:numPr>
        <w:spacing w:before="60" w:after="100" w:afterAutospacing="1" w:line="240" w:lineRule="auto"/>
        <w:rPr>
          <w:rFonts w:ascii="Segoe UI" w:hAnsi="Segoe UI" w:cs="Segoe UI"/>
          <w:color w:val="24292E"/>
          <w:sz w:val="24"/>
        </w:rPr>
      </w:pPr>
      <w:hyperlink r:id="rId2648" w:history="1">
        <w:r w:rsidRPr="001F7D44">
          <w:rPr>
            <w:rStyle w:val="Hyperlink"/>
            <w:rFonts w:ascii="Segoe UI" w:hAnsi="Segoe UI" w:cs="Segoe UI"/>
            <w:color w:val="0366D6"/>
            <w:sz w:val="24"/>
          </w:rPr>
          <w:t>GPR</w:t>
        </w:r>
      </w:hyperlink>
      <w:r w:rsidRPr="001F7D44">
        <w:rPr>
          <w:rFonts w:ascii="Segoe UI" w:hAnsi="Segoe UI" w:cs="Segoe UI"/>
          <w:color w:val="24292E"/>
          <w:sz w:val="24"/>
        </w:rPr>
        <w:t> - Efficient Gaussian Process Regression in OCaml.</w:t>
      </w:r>
    </w:p>
    <w:p w:rsidR="00E45729" w:rsidRPr="001F7D44" w:rsidRDefault="00E45729" w:rsidP="00E45729">
      <w:pPr>
        <w:numPr>
          <w:ilvl w:val="0"/>
          <w:numId w:val="133"/>
        </w:numPr>
        <w:spacing w:before="60" w:after="100" w:afterAutospacing="1" w:line="240" w:lineRule="auto"/>
        <w:rPr>
          <w:rFonts w:ascii="Segoe UI" w:hAnsi="Segoe UI" w:cs="Segoe UI"/>
          <w:color w:val="24292E"/>
          <w:sz w:val="24"/>
        </w:rPr>
      </w:pPr>
      <w:hyperlink r:id="rId2649" w:history="1">
        <w:r w:rsidRPr="001F7D44">
          <w:rPr>
            <w:rStyle w:val="Hyperlink"/>
            <w:rFonts w:ascii="Segoe UI" w:hAnsi="Segoe UI" w:cs="Segoe UI"/>
            <w:color w:val="0366D6"/>
            <w:sz w:val="24"/>
          </w:rPr>
          <w:t>Libra-Tk</w:t>
        </w:r>
      </w:hyperlink>
      <w:r w:rsidRPr="001F7D44">
        <w:rPr>
          <w:rFonts w:ascii="Segoe UI" w:hAnsi="Segoe UI" w:cs="Segoe UI"/>
          <w:color w:val="24292E"/>
          <w:sz w:val="24"/>
        </w:rPr>
        <w:t> - Algorithms for learning and inference with discrete probabilistic models.</w:t>
      </w:r>
    </w:p>
    <w:p w:rsidR="00E45729" w:rsidRPr="001F7D44" w:rsidRDefault="00E45729" w:rsidP="00E45729">
      <w:pPr>
        <w:numPr>
          <w:ilvl w:val="0"/>
          <w:numId w:val="133"/>
        </w:numPr>
        <w:spacing w:before="60" w:after="100" w:afterAutospacing="1" w:line="240" w:lineRule="auto"/>
        <w:rPr>
          <w:rFonts w:ascii="Segoe UI" w:hAnsi="Segoe UI" w:cs="Segoe UI"/>
          <w:color w:val="24292E"/>
          <w:sz w:val="24"/>
        </w:rPr>
      </w:pPr>
      <w:hyperlink r:id="rId2650" w:history="1">
        <w:r w:rsidRPr="001F7D44">
          <w:rPr>
            <w:rStyle w:val="Hyperlink"/>
            <w:rFonts w:ascii="Segoe UI" w:hAnsi="Segoe UI" w:cs="Segoe UI"/>
            <w:color w:val="0366D6"/>
            <w:sz w:val="24"/>
          </w:rPr>
          <w:t>TensorFlow</w:t>
        </w:r>
      </w:hyperlink>
      <w:r w:rsidRPr="001F7D44">
        <w:rPr>
          <w:rFonts w:ascii="Segoe UI" w:hAnsi="Segoe UI" w:cs="Segoe UI"/>
          <w:color w:val="24292E"/>
          <w:sz w:val="24"/>
        </w:rPr>
        <w:t> - OCaml bindings for TensorFlow.</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33" w:name="user-content-perl"/>
      <w:bookmarkEnd w:id="233"/>
      <w:r w:rsidRPr="001F7D44">
        <w:rPr>
          <w:rFonts w:ascii="Segoe UI" w:hAnsi="Segoe UI" w:cs="Segoe UI"/>
          <w:color w:val="24292E"/>
          <w:sz w:val="38"/>
        </w:rPr>
        <w:t>Perl</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bookmarkStart w:id="234" w:name="user-content-perl-data"/>
      <w:bookmarkEnd w:id="234"/>
      <w:r w:rsidRPr="001F7D44">
        <w:rPr>
          <w:rFonts w:ascii="Segoe UI" w:hAnsi="Segoe UI" w:cs="Segoe UI"/>
          <w:color w:val="24292E"/>
          <w:sz w:val="32"/>
          <w:szCs w:val="30"/>
        </w:rPr>
        <w:t>Data Analysis / Data Visualization</w:t>
      </w:r>
    </w:p>
    <w:p w:rsidR="00E45729" w:rsidRPr="001F7D44" w:rsidRDefault="00E45729" w:rsidP="00E45729">
      <w:pPr>
        <w:numPr>
          <w:ilvl w:val="0"/>
          <w:numId w:val="134"/>
        </w:numPr>
        <w:spacing w:before="100" w:beforeAutospacing="1" w:after="100" w:afterAutospacing="1" w:line="240" w:lineRule="auto"/>
        <w:rPr>
          <w:rFonts w:ascii="Segoe UI" w:hAnsi="Segoe UI" w:cs="Segoe UI"/>
          <w:color w:val="24292E"/>
          <w:sz w:val="26"/>
          <w:szCs w:val="24"/>
        </w:rPr>
      </w:pPr>
      <w:hyperlink r:id="rId2651" w:history="1">
        <w:r w:rsidRPr="001F7D44">
          <w:rPr>
            <w:rStyle w:val="Hyperlink"/>
            <w:rFonts w:ascii="Segoe UI" w:hAnsi="Segoe UI" w:cs="Segoe UI"/>
            <w:color w:val="0366D6"/>
            <w:sz w:val="24"/>
          </w:rPr>
          <w:t>Perl Data Language</w:t>
        </w:r>
      </w:hyperlink>
      <w:r w:rsidRPr="001F7D44">
        <w:rPr>
          <w:rFonts w:ascii="Segoe UI" w:hAnsi="Segoe UI" w:cs="Segoe UI"/>
          <w:color w:val="24292E"/>
          <w:sz w:val="24"/>
        </w:rPr>
        <w:t>, a pluggable architecture for data and image processing, which can be </w:t>
      </w:r>
      <w:hyperlink r:id="rId2652" w:history="1">
        <w:r w:rsidRPr="001F7D44">
          <w:rPr>
            <w:rStyle w:val="Hyperlink"/>
            <w:rFonts w:ascii="Segoe UI" w:hAnsi="Segoe UI" w:cs="Segoe UI"/>
            <w:color w:val="0366D6"/>
            <w:sz w:val="24"/>
          </w:rPr>
          <w:t>used for machine learning</w:t>
        </w:r>
      </w:hyperlink>
      <w:r w:rsidRPr="001F7D44">
        <w:rPr>
          <w:rFonts w:ascii="Segoe UI" w:hAnsi="Segoe UI" w:cs="Segoe UI"/>
          <w:color w:val="24292E"/>
          <w:sz w:val="24"/>
        </w:rPr>
        <w:t>.</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bookmarkStart w:id="235" w:name="user-content-perl-ml"/>
      <w:bookmarkEnd w:id="235"/>
      <w:r w:rsidRPr="001F7D44">
        <w:rPr>
          <w:rFonts w:ascii="Segoe UI" w:hAnsi="Segoe UI" w:cs="Segoe UI"/>
          <w:color w:val="24292E"/>
          <w:sz w:val="32"/>
          <w:szCs w:val="30"/>
        </w:rPr>
        <w:t>General-Purpose Machine Learning</w:t>
      </w:r>
    </w:p>
    <w:p w:rsidR="00E45729" w:rsidRPr="001F7D44" w:rsidRDefault="00E45729" w:rsidP="00E45729">
      <w:pPr>
        <w:pStyle w:val="NormalWeb"/>
        <w:numPr>
          <w:ilvl w:val="0"/>
          <w:numId w:val="135"/>
        </w:numPr>
        <w:spacing w:before="240" w:beforeAutospacing="0" w:after="240" w:afterAutospacing="0"/>
        <w:rPr>
          <w:rFonts w:ascii="Segoe UI" w:hAnsi="Segoe UI" w:cs="Segoe UI"/>
          <w:color w:val="24292E"/>
          <w:sz w:val="26"/>
        </w:rPr>
      </w:pPr>
      <w:hyperlink r:id="rId2653" w:history="1">
        <w:r w:rsidRPr="001F7D44">
          <w:rPr>
            <w:rStyle w:val="Hyperlink"/>
            <w:rFonts w:ascii="Segoe UI" w:hAnsi="Segoe UI" w:cs="Segoe UI"/>
            <w:color w:val="0366D6"/>
            <w:sz w:val="26"/>
          </w:rPr>
          <w:t>MXnet for Deep Learning, in Perl</w:t>
        </w:r>
      </w:hyperlink>
      <w:r w:rsidRPr="001F7D44">
        <w:rPr>
          <w:rFonts w:ascii="Segoe UI" w:hAnsi="Segoe UI" w:cs="Segoe UI"/>
          <w:color w:val="24292E"/>
          <w:sz w:val="26"/>
        </w:rPr>
        <w:t>, also </w:t>
      </w:r>
      <w:hyperlink r:id="rId2654" w:history="1">
        <w:r w:rsidRPr="001F7D44">
          <w:rPr>
            <w:rStyle w:val="Hyperlink"/>
            <w:rFonts w:ascii="Segoe UI" w:hAnsi="Segoe UI" w:cs="Segoe UI"/>
            <w:color w:val="0366D6"/>
            <w:sz w:val="26"/>
          </w:rPr>
          <w:t>released in CPAN</w:t>
        </w:r>
      </w:hyperlink>
      <w:r w:rsidRPr="001F7D44">
        <w:rPr>
          <w:rFonts w:ascii="Segoe UI" w:hAnsi="Segoe UI" w:cs="Segoe UI"/>
          <w:color w:val="24292E"/>
          <w:sz w:val="26"/>
        </w:rPr>
        <w:t>.</w:t>
      </w:r>
    </w:p>
    <w:p w:rsidR="00E45729" w:rsidRPr="001F7D44" w:rsidRDefault="00E45729" w:rsidP="00E45729">
      <w:pPr>
        <w:pStyle w:val="NormalWeb"/>
        <w:numPr>
          <w:ilvl w:val="0"/>
          <w:numId w:val="135"/>
        </w:numPr>
        <w:spacing w:before="240" w:beforeAutospacing="0" w:after="240" w:afterAutospacing="0"/>
        <w:rPr>
          <w:rFonts w:ascii="Segoe UI" w:hAnsi="Segoe UI" w:cs="Segoe UI"/>
          <w:color w:val="24292E"/>
          <w:sz w:val="26"/>
        </w:rPr>
      </w:pPr>
      <w:hyperlink r:id="rId2655" w:history="1">
        <w:proofErr w:type="gramStart"/>
        <w:r w:rsidRPr="001F7D44">
          <w:rPr>
            <w:rStyle w:val="Hyperlink"/>
            <w:rFonts w:ascii="Segoe UI" w:hAnsi="Segoe UI" w:cs="Segoe UI"/>
            <w:color w:val="0366D6"/>
            <w:sz w:val="26"/>
          </w:rPr>
          <w:t>Paws::</w:t>
        </w:r>
        <w:proofErr w:type="gramEnd"/>
        <w:r w:rsidRPr="001F7D44">
          <w:rPr>
            <w:rStyle w:val="Hyperlink"/>
            <w:rFonts w:ascii="Segoe UI" w:hAnsi="Segoe UI" w:cs="Segoe UI"/>
            <w:color w:val="0366D6"/>
            <w:sz w:val="26"/>
          </w:rPr>
          <w:t>MachineLearning</w:t>
        </w:r>
      </w:hyperlink>
      <w:r w:rsidRPr="001F7D44">
        <w:rPr>
          <w:rFonts w:ascii="Segoe UI" w:hAnsi="Segoe UI" w:cs="Segoe UI"/>
          <w:color w:val="24292E"/>
          <w:sz w:val="26"/>
        </w:rPr>
        <w:t>, using AWS machine learning platform from Perl.</w:t>
      </w:r>
    </w:p>
    <w:p w:rsidR="00E45729" w:rsidRPr="001F7D44" w:rsidRDefault="00E45729" w:rsidP="00E45729">
      <w:pPr>
        <w:pStyle w:val="NormalWeb"/>
        <w:numPr>
          <w:ilvl w:val="0"/>
          <w:numId w:val="135"/>
        </w:numPr>
        <w:spacing w:before="240" w:beforeAutospacing="0" w:after="240" w:afterAutospacing="0"/>
        <w:rPr>
          <w:rFonts w:ascii="Segoe UI" w:hAnsi="Segoe UI" w:cs="Segoe UI"/>
          <w:color w:val="24292E"/>
          <w:sz w:val="26"/>
        </w:rPr>
      </w:pPr>
      <w:hyperlink r:id="rId2656" w:history="1">
        <w:proofErr w:type="gramStart"/>
        <w:r w:rsidRPr="001F7D44">
          <w:rPr>
            <w:rStyle w:val="Hyperlink"/>
            <w:rFonts w:ascii="Segoe UI" w:hAnsi="Segoe UI" w:cs="Segoe UI"/>
            <w:color w:val="0366D6"/>
            <w:sz w:val="26"/>
          </w:rPr>
          <w:t>Algorithm::</w:t>
        </w:r>
        <w:proofErr w:type="gramEnd"/>
        <w:r w:rsidRPr="001F7D44">
          <w:rPr>
            <w:rStyle w:val="Hyperlink"/>
            <w:rFonts w:ascii="Segoe UI" w:hAnsi="Segoe UI" w:cs="Segoe UI"/>
            <w:color w:val="0366D6"/>
            <w:sz w:val="26"/>
          </w:rPr>
          <w:t>SVMLight</w:t>
        </w:r>
      </w:hyperlink>
      <w:r w:rsidRPr="001F7D44">
        <w:rPr>
          <w:rFonts w:ascii="Segoe UI" w:hAnsi="Segoe UI" w:cs="Segoe UI"/>
          <w:color w:val="24292E"/>
          <w:sz w:val="26"/>
        </w:rPr>
        <w:t>, implementation of Support Vector Machines with SVMLight under it.</w:t>
      </w:r>
    </w:p>
    <w:p w:rsidR="00E45729" w:rsidRPr="001F7D44" w:rsidRDefault="00E45729" w:rsidP="00E45729">
      <w:pPr>
        <w:pStyle w:val="NormalWeb"/>
        <w:numPr>
          <w:ilvl w:val="0"/>
          <w:numId w:val="135"/>
        </w:numPr>
        <w:spacing w:before="0" w:beforeAutospacing="0" w:after="0" w:afterAutospacing="0"/>
        <w:rPr>
          <w:rFonts w:ascii="Segoe UI" w:hAnsi="Segoe UI" w:cs="Segoe UI"/>
          <w:color w:val="24292E"/>
          <w:sz w:val="26"/>
        </w:rPr>
      </w:pPr>
      <w:r w:rsidRPr="001F7D44">
        <w:rPr>
          <w:rFonts w:ascii="Segoe UI" w:hAnsi="Segoe UI" w:cs="Segoe UI"/>
          <w:color w:val="24292E"/>
          <w:sz w:val="26"/>
        </w:rPr>
        <w:t>Several machine learning and artificial intelligence models are included in the </w:t>
      </w:r>
      <w:hyperlink r:id="rId2657" w:history="1">
        <w:r w:rsidRPr="001F7D44">
          <w:rPr>
            <w:rStyle w:val="HTMLCode"/>
            <w:rFonts w:ascii="Consolas" w:hAnsi="Consolas"/>
            <w:color w:val="0366D6"/>
            <w:sz w:val="22"/>
          </w:rPr>
          <w:t>AI</w:t>
        </w:r>
      </w:hyperlink>
      <w:r w:rsidRPr="001F7D44">
        <w:rPr>
          <w:rFonts w:ascii="Segoe UI" w:hAnsi="Segoe UI" w:cs="Segoe UI"/>
          <w:color w:val="24292E"/>
          <w:sz w:val="26"/>
        </w:rPr>
        <w:t> namespace. For instance, you can find </w:t>
      </w:r>
      <w:hyperlink r:id="rId2658" w:history="1">
        <w:r w:rsidRPr="001F7D44">
          <w:rPr>
            <w:rStyle w:val="Hyperlink"/>
            <w:rFonts w:ascii="Segoe UI" w:hAnsi="Segoe UI" w:cs="Segoe UI"/>
            <w:color w:val="0366D6"/>
            <w:sz w:val="26"/>
          </w:rPr>
          <w:t>Naïve Bayes</w:t>
        </w:r>
      </w:hyperlink>
      <w:r w:rsidRPr="001F7D44">
        <w:rPr>
          <w:rFonts w:ascii="Segoe UI" w:hAnsi="Segoe UI" w:cs="Segoe UI"/>
          <w:color w:val="24292E"/>
          <w:sz w:val="26"/>
        </w:rPr>
        <w:t>.</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36" w:name="user-content-perl6"/>
      <w:bookmarkEnd w:id="236"/>
      <w:r w:rsidRPr="001F7D44">
        <w:rPr>
          <w:rFonts w:ascii="Segoe UI" w:hAnsi="Segoe UI" w:cs="Segoe UI"/>
          <w:color w:val="24292E"/>
          <w:sz w:val="38"/>
        </w:rPr>
        <w:t>Perl 6</w:t>
      </w:r>
    </w:p>
    <w:p w:rsidR="00E45729" w:rsidRPr="001F7D44" w:rsidRDefault="00E45729" w:rsidP="00E45729">
      <w:pPr>
        <w:numPr>
          <w:ilvl w:val="0"/>
          <w:numId w:val="136"/>
        </w:numPr>
        <w:spacing w:before="100" w:beforeAutospacing="1" w:after="100" w:afterAutospacing="1" w:line="240" w:lineRule="auto"/>
        <w:rPr>
          <w:rFonts w:ascii="Segoe UI" w:hAnsi="Segoe UI" w:cs="Segoe UI"/>
          <w:color w:val="24292E"/>
          <w:sz w:val="24"/>
        </w:rPr>
      </w:pPr>
      <w:hyperlink r:id="rId2659" w:history="1">
        <w:r w:rsidRPr="001F7D44">
          <w:rPr>
            <w:rStyle w:val="Hyperlink"/>
            <w:rFonts w:ascii="Segoe UI" w:hAnsi="Segoe UI" w:cs="Segoe UI"/>
            <w:color w:val="0366D6"/>
            <w:sz w:val="24"/>
          </w:rPr>
          <w:t>Support Vector Machines</w:t>
        </w:r>
      </w:hyperlink>
    </w:p>
    <w:p w:rsidR="00E45729" w:rsidRPr="001F7D44" w:rsidRDefault="00E45729" w:rsidP="00E45729">
      <w:pPr>
        <w:numPr>
          <w:ilvl w:val="0"/>
          <w:numId w:val="136"/>
        </w:numPr>
        <w:spacing w:before="60" w:after="100" w:afterAutospacing="1" w:line="240" w:lineRule="auto"/>
        <w:rPr>
          <w:rFonts w:ascii="Segoe UI" w:hAnsi="Segoe UI" w:cs="Segoe UI"/>
          <w:color w:val="24292E"/>
          <w:sz w:val="24"/>
        </w:rPr>
      </w:pPr>
      <w:hyperlink r:id="rId2660" w:history="1">
        <w:r w:rsidRPr="001F7D44">
          <w:rPr>
            <w:rStyle w:val="Hyperlink"/>
            <w:rFonts w:ascii="Segoe UI" w:hAnsi="Segoe UI" w:cs="Segoe UI"/>
            <w:color w:val="0366D6"/>
            <w:sz w:val="24"/>
          </w:rPr>
          <w:t>Naïve Bayes</w:t>
        </w:r>
      </w:hyperlink>
    </w:p>
    <w:p w:rsidR="00E45729" w:rsidRPr="001F7D44" w:rsidRDefault="00E45729" w:rsidP="00E45729">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Data Analysis / Data Visualization</w:t>
      </w:r>
    </w:p>
    <w:p w:rsidR="00E45729" w:rsidRPr="001F7D44" w:rsidRDefault="00E45729" w:rsidP="00E45729">
      <w:pPr>
        <w:numPr>
          <w:ilvl w:val="0"/>
          <w:numId w:val="137"/>
        </w:numPr>
        <w:spacing w:before="100" w:beforeAutospacing="1" w:after="100" w:afterAutospacing="1" w:line="240" w:lineRule="auto"/>
        <w:rPr>
          <w:rFonts w:ascii="Segoe UI" w:hAnsi="Segoe UI" w:cs="Segoe UI"/>
          <w:color w:val="24292E"/>
          <w:sz w:val="26"/>
          <w:szCs w:val="24"/>
        </w:rPr>
      </w:pPr>
      <w:hyperlink r:id="rId2661" w:history="1">
        <w:r w:rsidRPr="001F7D44">
          <w:rPr>
            <w:rStyle w:val="Hyperlink"/>
            <w:rFonts w:ascii="Segoe UI" w:hAnsi="Segoe UI" w:cs="Segoe UI"/>
            <w:color w:val="0366D6"/>
            <w:sz w:val="24"/>
          </w:rPr>
          <w:t>Perl Data Language</w:t>
        </w:r>
      </w:hyperlink>
      <w:r w:rsidRPr="001F7D44">
        <w:rPr>
          <w:rFonts w:ascii="Segoe UI" w:hAnsi="Segoe UI" w:cs="Segoe UI"/>
          <w:color w:val="24292E"/>
          <w:sz w:val="24"/>
        </w:rPr>
        <w:t>, a pluggable architecture for data and image processing, which can be </w:t>
      </w:r>
      <w:hyperlink r:id="rId2662" w:history="1">
        <w:r w:rsidRPr="001F7D44">
          <w:rPr>
            <w:rStyle w:val="Hyperlink"/>
            <w:rFonts w:ascii="Segoe UI" w:hAnsi="Segoe UI" w:cs="Segoe UI"/>
            <w:color w:val="0366D6"/>
            <w:sz w:val="24"/>
          </w:rPr>
          <w:t>used for machine learning</w:t>
        </w:r>
      </w:hyperlink>
      <w:r w:rsidRPr="001F7D44">
        <w:rPr>
          <w:rFonts w:ascii="Segoe UI" w:hAnsi="Segoe UI" w:cs="Segoe UI"/>
          <w:color w:val="24292E"/>
          <w:sz w:val="24"/>
        </w:rPr>
        <w:t>.</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General-Purpose Machine Learning</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37" w:name="user-content-php"/>
      <w:bookmarkEnd w:id="237"/>
      <w:r w:rsidRPr="001F7D44">
        <w:rPr>
          <w:rFonts w:ascii="Segoe UI" w:hAnsi="Segoe UI" w:cs="Segoe UI"/>
          <w:color w:val="24292E"/>
          <w:sz w:val="38"/>
        </w:rPr>
        <w:t>PHP</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bookmarkStart w:id="238" w:name="user-content-php-nlp"/>
      <w:bookmarkEnd w:id="238"/>
      <w:r w:rsidRPr="001F7D44">
        <w:rPr>
          <w:rFonts w:ascii="Segoe UI" w:hAnsi="Segoe UI" w:cs="Segoe UI"/>
          <w:color w:val="24292E"/>
          <w:sz w:val="32"/>
          <w:szCs w:val="30"/>
        </w:rPr>
        <w:t>Natural Language Processing</w:t>
      </w:r>
    </w:p>
    <w:p w:rsidR="00E45729" w:rsidRPr="001F7D44" w:rsidRDefault="00E45729" w:rsidP="00E45729">
      <w:pPr>
        <w:numPr>
          <w:ilvl w:val="0"/>
          <w:numId w:val="138"/>
        </w:numPr>
        <w:spacing w:before="100" w:beforeAutospacing="1" w:after="100" w:afterAutospacing="1" w:line="240" w:lineRule="auto"/>
        <w:rPr>
          <w:rFonts w:ascii="Segoe UI" w:hAnsi="Segoe UI" w:cs="Segoe UI"/>
          <w:color w:val="24292E"/>
          <w:sz w:val="26"/>
          <w:szCs w:val="24"/>
        </w:rPr>
      </w:pPr>
      <w:hyperlink r:id="rId2663" w:history="1">
        <w:r w:rsidRPr="001F7D44">
          <w:rPr>
            <w:rStyle w:val="Hyperlink"/>
            <w:rFonts w:ascii="Segoe UI" w:hAnsi="Segoe UI" w:cs="Segoe UI"/>
            <w:color w:val="0366D6"/>
            <w:sz w:val="24"/>
          </w:rPr>
          <w:t>jieba-php</w:t>
        </w:r>
      </w:hyperlink>
      <w:r w:rsidRPr="001F7D44">
        <w:rPr>
          <w:rFonts w:ascii="Segoe UI" w:hAnsi="Segoe UI" w:cs="Segoe UI"/>
          <w:color w:val="24292E"/>
          <w:sz w:val="24"/>
        </w:rPr>
        <w:t> - Chinese Words Segmentation Utilities.</w:t>
      </w:r>
    </w:p>
    <w:p w:rsidR="00E45729" w:rsidRPr="001F7D44" w:rsidRDefault="00E45729" w:rsidP="00E45729">
      <w:pPr>
        <w:pStyle w:val="Heading3"/>
        <w:spacing w:before="360" w:beforeAutospacing="0" w:after="240" w:afterAutospacing="0"/>
        <w:rPr>
          <w:rFonts w:ascii="Segoe UI" w:hAnsi="Segoe UI" w:cs="Segoe UI"/>
          <w:color w:val="24292E"/>
          <w:sz w:val="32"/>
          <w:szCs w:val="30"/>
        </w:rPr>
      </w:pPr>
      <w:bookmarkStart w:id="239" w:name="user-content-php-general-purpose"/>
      <w:bookmarkEnd w:id="239"/>
      <w:r w:rsidRPr="001F7D44">
        <w:rPr>
          <w:rFonts w:ascii="Segoe UI" w:hAnsi="Segoe UI" w:cs="Segoe UI"/>
          <w:color w:val="24292E"/>
          <w:sz w:val="32"/>
          <w:szCs w:val="30"/>
        </w:rPr>
        <w:t>General-Purpose Machine Learning</w:t>
      </w:r>
    </w:p>
    <w:p w:rsidR="00E45729" w:rsidRPr="001F7D44" w:rsidRDefault="00E45729" w:rsidP="00E45729">
      <w:pPr>
        <w:numPr>
          <w:ilvl w:val="0"/>
          <w:numId w:val="139"/>
        </w:numPr>
        <w:spacing w:before="100" w:beforeAutospacing="1" w:after="100" w:afterAutospacing="1" w:line="240" w:lineRule="auto"/>
        <w:rPr>
          <w:rFonts w:ascii="Segoe UI" w:hAnsi="Segoe UI" w:cs="Segoe UI"/>
          <w:color w:val="24292E"/>
          <w:sz w:val="26"/>
          <w:szCs w:val="24"/>
        </w:rPr>
      </w:pPr>
      <w:hyperlink r:id="rId2664" w:history="1">
        <w:r w:rsidRPr="001F7D44">
          <w:rPr>
            <w:rStyle w:val="Hyperlink"/>
            <w:rFonts w:ascii="Segoe UI" w:hAnsi="Segoe UI" w:cs="Segoe UI"/>
            <w:color w:val="0366D6"/>
            <w:sz w:val="24"/>
          </w:rPr>
          <w:t>PHP-ML</w:t>
        </w:r>
      </w:hyperlink>
      <w:r w:rsidRPr="001F7D44">
        <w:rPr>
          <w:rFonts w:ascii="Segoe UI" w:hAnsi="Segoe UI" w:cs="Segoe UI"/>
          <w:color w:val="24292E"/>
          <w:sz w:val="24"/>
        </w:rPr>
        <w:t> - Machine Learning library for PHP. Algorithms, Cross Validation, Neural Network, Preprocessing, Feature Extraction and much more in one library.</w:t>
      </w:r>
    </w:p>
    <w:p w:rsidR="00E45729" w:rsidRPr="001F7D44" w:rsidRDefault="00E45729" w:rsidP="00E45729">
      <w:pPr>
        <w:numPr>
          <w:ilvl w:val="0"/>
          <w:numId w:val="139"/>
        </w:numPr>
        <w:spacing w:before="60" w:after="100" w:afterAutospacing="1" w:line="240" w:lineRule="auto"/>
        <w:rPr>
          <w:rFonts w:ascii="Segoe UI" w:hAnsi="Segoe UI" w:cs="Segoe UI"/>
          <w:color w:val="24292E"/>
          <w:sz w:val="24"/>
        </w:rPr>
      </w:pPr>
      <w:hyperlink r:id="rId2665" w:history="1">
        <w:r w:rsidRPr="001F7D44">
          <w:rPr>
            <w:rStyle w:val="Hyperlink"/>
            <w:rFonts w:ascii="Segoe UI" w:hAnsi="Segoe UI" w:cs="Segoe UI"/>
            <w:color w:val="0366D6"/>
            <w:sz w:val="24"/>
          </w:rPr>
          <w:t>PredictionBuilder</w:t>
        </w:r>
      </w:hyperlink>
      <w:r w:rsidRPr="001F7D44">
        <w:rPr>
          <w:rFonts w:ascii="Segoe UI" w:hAnsi="Segoe UI" w:cs="Segoe UI"/>
          <w:color w:val="24292E"/>
          <w:sz w:val="24"/>
        </w:rPr>
        <w:t> - A library for machine learning that builds predictions using a linear regression.</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40" w:name="user-content-python"/>
      <w:bookmarkEnd w:id="240"/>
      <w:r w:rsidRPr="001F7D44">
        <w:rPr>
          <w:rFonts w:ascii="Segoe UI" w:hAnsi="Segoe UI" w:cs="Segoe UI"/>
          <w:color w:val="24292E"/>
          <w:sz w:val="38"/>
        </w:rPr>
        <w:t>Python</w:t>
      </w:r>
    </w:p>
    <w:p w:rsidR="00E45729" w:rsidRPr="001F7D44" w:rsidRDefault="00E45729" w:rsidP="00E45729">
      <w:pPr>
        <w:pStyle w:val="Heading4"/>
        <w:spacing w:before="360" w:after="240"/>
        <w:rPr>
          <w:rFonts w:ascii="Segoe UI" w:hAnsi="Segoe UI" w:cs="Segoe UI"/>
          <w:color w:val="24292E"/>
          <w:sz w:val="24"/>
        </w:rPr>
      </w:pPr>
      <w:bookmarkStart w:id="241" w:name="user-content-python-cv"/>
      <w:bookmarkEnd w:id="241"/>
      <w:r w:rsidRPr="001F7D44">
        <w:rPr>
          <w:rFonts w:ascii="Segoe UI" w:hAnsi="Segoe UI" w:cs="Segoe UI"/>
          <w:color w:val="24292E"/>
          <w:sz w:val="24"/>
        </w:rPr>
        <w:t>Computer Vision</w:t>
      </w:r>
    </w:p>
    <w:p w:rsidR="00E45729" w:rsidRPr="001F7D44" w:rsidRDefault="00E45729" w:rsidP="00E45729">
      <w:pPr>
        <w:numPr>
          <w:ilvl w:val="0"/>
          <w:numId w:val="140"/>
        </w:numPr>
        <w:spacing w:before="100" w:beforeAutospacing="1" w:after="100" w:afterAutospacing="1" w:line="240" w:lineRule="auto"/>
        <w:rPr>
          <w:rFonts w:ascii="Segoe UI" w:hAnsi="Segoe UI" w:cs="Segoe UI"/>
          <w:color w:val="24292E"/>
          <w:sz w:val="24"/>
        </w:rPr>
      </w:pPr>
      <w:hyperlink r:id="rId2666" w:history="1">
        <w:r w:rsidRPr="001F7D44">
          <w:rPr>
            <w:rStyle w:val="Hyperlink"/>
            <w:rFonts w:ascii="Segoe UI" w:hAnsi="Segoe UI" w:cs="Segoe UI"/>
            <w:color w:val="0366D6"/>
            <w:sz w:val="24"/>
          </w:rPr>
          <w:t>Scikit-Image</w:t>
        </w:r>
      </w:hyperlink>
      <w:r w:rsidRPr="001F7D44">
        <w:rPr>
          <w:rFonts w:ascii="Segoe UI" w:hAnsi="Segoe UI" w:cs="Segoe UI"/>
          <w:color w:val="24292E"/>
          <w:sz w:val="24"/>
        </w:rPr>
        <w:t> - A collection of algorithms for image processing in Python.</w:t>
      </w:r>
    </w:p>
    <w:p w:rsidR="00E45729" w:rsidRPr="001F7D44" w:rsidRDefault="00E45729" w:rsidP="00E45729">
      <w:pPr>
        <w:numPr>
          <w:ilvl w:val="0"/>
          <w:numId w:val="140"/>
        </w:numPr>
        <w:spacing w:before="60" w:after="100" w:afterAutospacing="1" w:line="240" w:lineRule="auto"/>
        <w:rPr>
          <w:rFonts w:ascii="Segoe UI" w:hAnsi="Segoe UI" w:cs="Segoe UI"/>
          <w:color w:val="24292E"/>
          <w:sz w:val="24"/>
        </w:rPr>
      </w:pPr>
      <w:hyperlink r:id="rId2667" w:history="1">
        <w:r w:rsidRPr="001F7D44">
          <w:rPr>
            <w:rStyle w:val="Hyperlink"/>
            <w:rFonts w:ascii="Segoe UI" w:hAnsi="Segoe UI" w:cs="Segoe UI"/>
            <w:color w:val="0366D6"/>
            <w:sz w:val="24"/>
          </w:rPr>
          <w:t>SimpleCV</w:t>
        </w:r>
      </w:hyperlink>
      <w:r w:rsidRPr="001F7D44">
        <w:rPr>
          <w:rFonts w:ascii="Segoe UI" w:hAnsi="Segoe UI" w:cs="Segoe UI"/>
          <w:color w:val="24292E"/>
          <w:sz w:val="24"/>
        </w:rPr>
        <w:t> - An open source computer vision framework that gives access to several high-powered computer vision libraries, such as OpenCV. Written on Python and runs on Mac, Windows, and Ubuntu Linux.</w:t>
      </w:r>
    </w:p>
    <w:p w:rsidR="00E45729" w:rsidRPr="001F7D44" w:rsidRDefault="00E45729" w:rsidP="00E45729">
      <w:pPr>
        <w:numPr>
          <w:ilvl w:val="0"/>
          <w:numId w:val="140"/>
        </w:numPr>
        <w:spacing w:before="60" w:after="100" w:afterAutospacing="1" w:line="240" w:lineRule="auto"/>
        <w:rPr>
          <w:rFonts w:ascii="Segoe UI" w:hAnsi="Segoe UI" w:cs="Segoe UI"/>
          <w:color w:val="24292E"/>
          <w:sz w:val="24"/>
        </w:rPr>
      </w:pPr>
      <w:hyperlink r:id="rId2668" w:history="1">
        <w:r w:rsidRPr="001F7D44">
          <w:rPr>
            <w:rStyle w:val="Hyperlink"/>
            <w:rFonts w:ascii="Segoe UI" w:hAnsi="Segoe UI" w:cs="Segoe UI"/>
            <w:color w:val="0366D6"/>
            <w:sz w:val="24"/>
          </w:rPr>
          <w:t>Vigranumpy</w:t>
        </w:r>
      </w:hyperlink>
      <w:r w:rsidRPr="001F7D44">
        <w:rPr>
          <w:rFonts w:ascii="Segoe UI" w:hAnsi="Segoe UI" w:cs="Segoe UI"/>
          <w:color w:val="24292E"/>
          <w:sz w:val="24"/>
        </w:rPr>
        <w:t> - Python bindings for the VIGRA C++ computer vision library.</w:t>
      </w:r>
    </w:p>
    <w:p w:rsidR="00E45729" w:rsidRPr="001F7D44" w:rsidRDefault="00E45729" w:rsidP="00E45729">
      <w:pPr>
        <w:numPr>
          <w:ilvl w:val="0"/>
          <w:numId w:val="140"/>
        </w:numPr>
        <w:spacing w:before="60" w:after="100" w:afterAutospacing="1" w:line="240" w:lineRule="auto"/>
        <w:rPr>
          <w:rFonts w:ascii="Segoe UI" w:hAnsi="Segoe UI" w:cs="Segoe UI"/>
          <w:color w:val="24292E"/>
          <w:sz w:val="24"/>
        </w:rPr>
      </w:pPr>
      <w:hyperlink r:id="rId2669" w:history="1">
        <w:r w:rsidRPr="001F7D44">
          <w:rPr>
            <w:rStyle w:val="Hyperlink"/>
            <w:rFonts w:ascii="Segoe UI" w:hAnsi="Segoe UI" w:cs="Segoe UI"/>
            <w:color w:val="0366D6"/>
            <w:sz w:val="24"/>
          </w:rPr>
          <w:t>OpenFace</w:t>
        </w:r>
      </w:hyperlink>
      <w:r w:rsidRPr="001F7D44">
        <w:rPr>
          <w:rFonts w:ascii="Segoe UI" w:hAnsi="Segoe UI" w:cs="Segoe UI"/>
          <w:color w:val="24292E"/>
          <w:sz w:val="24"/>
        </w:rPr>
        <w:t> - Free and open source face recognition with deep neural networks.</w:t>
      </w:r>
    </w:p>
    <w:p w:rsidR="00E45729" w:rsidRPr="001F7D44" w:rsidRDefault="00E45729" w:rsidP="00E45729">
      <w:pPr>
        <w:numPr>
          <w:ilvl w:val="0"/>
          <w:numId w:val="140"/>
        </w:numPr>
        <w:spacing w:before="60" w:after="100" w:afterAutospacing="1" w:line="240" w:lineRule="auto"/>
        <w:rPr>
          <w:rFonts w:ascii="Segoe UI" w:hAnsi="Segoe UI" w:cs="Segoe UI"/>
          <w:color w:val="24292E"/>
          <w:sz w:val="24"/>
        </w:rPr>
      </w:pPr>
      <w:hyperlink r:id="rId2670" w:history="1">
        <w:r w:rsidRPr="001F7D44">
          <w:rPr>
            <w:rStyle w:val="Hyperlink"/>
            <w:rFonts w:ascii="Segoe UI" w:hAnsi="Segoe UI" w:cs="Segoe UI"/>
            <w:color w:val="0366D6"/>
            <w:sz w:val="24"/>
          </w:rPr>
          <w:t>PCV</w:t>
        </w:r>
      </w:hyperlink>
      <w:r w:rsidRPr="001F7D44">
        <w:rPr>
          <w:rFonts w:ascii="Segoe UI" w:hAnsi="Segoe UI" w:cs="Segoe UI"/>
          <w:color w:val="24292E"/>
          <w:sz w:val="24"/>
        </w:rPr>
        <w:t xml:space="preserve"> - Open </w:t>
      </w:r>
      <w:proofErr w:type="gramStart"/>
      <w:r w:rsidRPr="001F7D44">
        <w:rPr>
          <w:rFonts w:ascii="Segoe UI" w:hAnsi="Segoe UI" w:cs="Segoe UI"/>
          <w:color w:val="24292E"/>
          <w:sz w:val="24"/>
        </w:rPr>
        <w:t>source</w:t>
      </w:r>
      <w:proofErr w:type="gramEnd"/>
      <w:r w:rsidRPr="001F7D44">
        <w:rPr>
          <w:rFonts w:ascii="Segoe UI" w:hAnsi="Segoe UI" w:cs="Segoe UI"/>
          <w:color w:val="24292E"/>
          <w:sz w:val="24"/>
        </w:rPr>
        <w:t xml:space="preserve"> Python module for computer vision</w:t>
      </w:r>
    </w:p>
    <w:p w:rsidR="00E45729" w:rsidRPr="001F7D44" w:rsidRDefault="00E45729" w:rsidP="00E45729">
      <w:pPr>
        <w:numPr>
          <w:ilvl w:val="0"/>
          <w:numId w:val="140"/>
        </w:numPr>
        <w:spacing w:before="60" w:after="100" w:afterAutospacing="1" w:line="240" w:lineRule="auto"/>
        <w:rPr>
          <w:rFonts w:ascii="Segoe UI" w:hAnsi="Segoe UI" w:cs="Segoe UI"/>
          <w:color w:val="24292E"/>
          <w:sz w:val="24"/>
        </w:rPr>
      </w:pPr>
      <w:hyperlink r:id="rId2671" w:history="1">
        <w:r w:rsidRPr="001F7D44">
          <w:rPr>
            <w:rStyle w:val="Hyperlink"/>
            <w:rFonts w:ascii="Segoe UI" w:hAnsi="Segoe UI" w:cs="Segoe UI"/>
            <w:color w:val="0366D6"/>
            <w:sz w:val="24"/>
          </w:rPr>
          <w:t>face_recognition</w:t>
        </w:r>
      </w:hyperlink>
      <w:r w:rsidRPr="001F7D44">
        <w:rPr>
          <w:rFonts w:ascii="Segoe UI" w:hAnsi="Segoe UI" w:cs="Segoe UI"/>
          <w:color w:val="24292E"/>
          <w:sz w:val="24"/>
        </w:rPr>
        <w:t> - Face recognition library that recognize and manipulate faces from Python or from the command line</w:t>
      </w:r>
    </w:p>
    <w:p w:rsidR="00E45729" w:rsidRPr="001F7D44" w:rsidRDefault="00E45729" w:rsidP="00E45729">
      <w:pPr>
        <w:numPr>
          <w:ilvl w:val="0"/>
          <w:numId w:val="140"/>
        </w:numPr>
        <w:spacing w:before="60" w:after="100" w:afterAutospacing="1" w:line="240" w:lineRule="auto"/>
        <w:rPr>
          <w:rFonts w:ascii="Segoe UI" w:hAnsi="Segoe UI" w:cs="Segoe UI"/>
          <w:color w:val="24292E"/>
          <w:sz w:val="24"/>
        </w:rPr>
      </w:pPr>
      <w:hyperlink r:id="rId2672" w:history="1">
        <w:r w:rsidRPr="001F7D44">
          <w:rPr>
            <w:rStyle w:val="Hyperlink"/>
            <w:rFonts w:ascii="Segoe UI" w:hAnsi="Segoe UI" w:cs="Segoe UI"/>
            <w:color w:val="0366D6"/>
            <w:sz w:val="24"/>
          </w:rPr>
          <w:t>dockerface</w:t>
        </w:r>
      </w:hyperlink>
      <w:r w:rsidRPr="001F7D44">
        <w:rPr>
          <w:rFonts w:ascii="Segoe UI" w:hAnsi="Segoe UI" w:cs="Segoe UI"/>
          <w:color w:val="24292E"/>
          <w:sz w:val="24"/>
        </w:rPr>
        <w:t> - Easy to install and use deep learning Faster R-CNN face detection for images and video in a docker container.</w:t>
      </w:r>
    </w:p>
    <w:p w:rsidR="00E45729" w:rsidRPr="001F7D44" w:rsidRDefault="00E45729" w:rsidP="00E45729">
      <w:pPr>
        <w:pStyle w:val="Heading4"/>
        <w:spacing w:before="360" w:after="240"/>
        <w:rPr>
          <w:rFonts w:ascii="Segoe UI" w:hAnsi="Segoe UI" w:cs="Segoe UI"/>
          <w:color w:val="24292E"/>
          <w:sz w:val="24"/>
        </w:rPr>
      </w:pPr>
      <w:bookmarkStart w:id="242" w:name="user-content-python-nlp"/>
      <w:bookmarkEnd w:id="242"/>
      <w:r w:rsidRPr="001F7D44">
        <w:rPr>
          <w:rFonts w:ascii="Segoe UI" w:hAnsi="Segoe UI" w:cs="Segoe UI"/>
          <w:color w:val="24292E"/>
          <w:sz w:val="24"/>
        </w:rPr>
        <w:t>Natural Language Processing</w:t>
      </w:r>
    </w:p>
    <w:p w:rsidR="00E45729" w:rsidRPr="001F7D44" w:rsidRDefault="00E45729" w:rsidP="00E45729">
      <w:pPr>
        <w:numPr>
          <w:ilvl w:val="0"/>
          <w:numId w:val="141"/>
        </w:numPr>
        <w:spacing w:before="100" w:beforeAutospacing="1" w:after="100" w:afterAutospacing="1" w:line="240" w:lineRule="auto"/>
        <w:rPr>
          <w:rFonts w:ascii="Segoe UI" w:hAnsi="Segoe UI" w:cs="Segoe UI"/>
          <w:color w:val="24292E"/>
          <w:sz w:val="24"/>
        </w:rPr>
      </w:pPr>
      <w:hyperlink r:id="rId2673" w:history="1">
        <w:r w:rsidRPr="001F7D44">
          <w:rPr>
            <w:rStyle w:val="Hyperlink"/>
            <w:rFonts w:ascii="Segoe UI" w:hAnsi="Segoe UI" w:cs="Segoe UI"/>
            <w:color w:val="0366D6"/>
            <w:sz w:val="24"/>
          </w:rPr>
          <w:t>NLTK</w:t>
        </w:r>
      </w:hyperlink>
      <w:r w:rsidRPr="001F7D44">
        <w:rPr>
          <w:rFonts w:ascii="Segoe UI" w:hAnsi="Segoe UI" w:cs="Segoe UI"/>
          <w:color w:val="24292E"/>
          <w:sz w:val="24"/>
        </w:rPr>
        <w:t> - A leading platform for building Python programs to work with human language data.</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74" w:history="1">
        <w:r w:rsidRPr="001F7D44">
          <w:rPr>
            <w:rStyle w:val="Hyperlink"/>
            <w:rFonts w:ascii="Segoe UI" w:hAnsi="Segoe UI" w:cs="Segoe UI"/>
            <w:color w:val="0366D6"/>
            <w:sz w:val="24"/>
          </w:rPr>
          <w:t>Pattern</w:t>
        </w:r>
      </w:hyperlink>
      <w:r w:rsidRPr="001F7D44">
        <w:rPr>
          <w:rFonts w:ascii="Segoe UI" w:hAnsi="Segoe UI" w:cs="Segoe UI"/>
          <w:color w:val="24292E"/>
          <w:sz w:val="24"/>
        </w:rPr>
        <w:t> - A web mining module for the Python programming language. It has tools for natural language processing, machine learning, among others.</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75" w:history="1">
        <w:r w:rsidRPr="001F7D44">
          <w:rPr>
            <w:rStyle w:val="Hyperlink"/>
            <w:rFonts w:ascii="Segoe UI" w:hAnsi="Segoe UI" w:cs="Segoe UI"/>
            <w:color w:val="0366D6"/>
            <w:sz w:val="24"/>
          </w:rPr>
          <w:t>Quepy</w:t>
        </w:r>
      </w:hyperlink>
      <w:r w:rsidRPr="001F7D44">
        <w:rPr>
          <w:rFonts w:ascii="Segoe UI" w:hAnsi="Segoe UI" w:cs="Segoe UI"/>
          <w:color w:val="24292E"/>
          <w:sz w:val="24"/>
        </w:rPr>
        <w:t> - A python framework to transform natural language questions to queries in a database query language</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76" w:history="1">
        <w:r w:rsidRPr="001F7D44">
          <w:rPr>
            <w:rStyle w:val="Hyperlink"/>
            <w:rFonts w:ascii="Segoe UI" w:hAnsi="Segoe UI" w:cs="Segoe UI"/>
            <w:color w:val="0366D6"/>
            <w:sz w:val="24"/>
          </w:rPr>
          <w:t>TextBlob</w:t>
        </w:r>
      </w:hyperlink>
      <w:r w:rsidRPr="001F7D44">
        <w:rPr>
          <w:rFonts w:ascii="Segoe UI" w:hAnsi="Segoe UI" w:cs="Segoe UI"/>
          <w:color w:val="24292E"/>
          <w:sz w:val="24"/>
        </w:rPr>
        <w:t> - Providing a consistent API for diving into common natural language processing (NLP) tasks. Stands on the giant shoulders of NLTK and Pattern, and plays nicely with both.</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77" w:history="1">
        <w:r w:rsidRPr="001F7D44">
          <w:rPr>
            <w:rStyle w:val="Hyperlink"/>
            <w:rFonts w:ascii="Segoe UI" w:hAnsi="Segoe UI" w:cs="Segoe UI"/>
            <w:color w:val="0366D6"/>
            <w:sz w:val="24"/>
          </w:rPr>
          <w:t>YAlign</w:t>
        </w:r>
      </w:hyperlink>
      <w:r w:rsidRPr="001F7D44">
        <w:rPr>
          <w:rFonts w:ascii="Segoe UI" w:hAnsi="Segoe UI" w:cs="Segoe UI"/>
          <w:color w:val="24292E"/>
          <w:sz w:val="24"/>
        </w:rPr>
        <w:t> - A sentence aligner, a friendly tool for extracting parallel sentences from comparable corpora.</w:t>
      </w:r>
    </w:p>
    <w:p w:rsidR="00E45729" w:rsidRPr="001F7D44" w:rsidRDefault="00E45729" w:rsidP="00F526AB">
      <w:pPr>
        <w:numPr>
          <w:ilvl w:val="0"/>
          <w:numId w:val="141"/>
        </w:numPr>
        <w:spacing w:before="60" w:after="100" w:afterAutospacing="1" w:line="240" w:lineRule="auto"/>
        <w:rPr>
          <w:rFonts w:ascii="Segoe UI" w:hAnsi="Segoe UI" w:cs="Segoe UI"/>
          <w:color w:val="24292E"/>
          <w:sz w:val="24"/>
        </w:rPr>
      </w:pPr>
      <w:hyperlink r:id="rId2678" w:anchor="jieba-1" w:history="1">
        <w:r w:rsidRPr="001F7D44">
          <w:rPr>
            <w:rStyle w:val="Hyperlink"/>
            <w:rFonts w:ascii="Segoe UI" w:hAnsi="Segoe UI" w:cs="Segoe UI"/>
            <w:color w:val="0366D6"/>
            <w:sz w:val="24"/>
          </w:rPr>
          <w:t>jieba</w:t>
        </w:r>
      </w:hyperlink>
      <w:r w:rsidRPr="001F7D44">
        <w:rPr>
          <w:rFonts w:ascii="Segoe UI" w:hAnsi="Segoe UI" w:cs="Segoe UI"/>
          <w:color w:val="24292E"/>
          <w:sz w:val="24"/>
        </w:rPr>
        <w:t> - Chinese Words Segmentation Utilities.</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79" w:history="1">
        <w:r w:rsidRPr="001F7D44">
          <w:rPr>
            <w:rStyle w:val="Hyperlink"/>
            <w:rFonts w:ascii="Segoe UI" w:hAnsi="Segoe UI" w:cs="Segoe UI"/>
            <w:color w:val="0366D6"/>
            <w:sz w:val="24"/>
          </w:rPr>
          <w:t>SnowNLP</w:t>
        </w:r>
      </w:hyperlink>
      <w:r w:rsidRPr="001F7D44">
        <w:rPr>
          <w:rFonts w:ascii="Segoe UI" w:hAnsi="Segoe UI" w:cs="Segoe UI"/>
          <w:color w:val="24292E"/>
          <w:sz w:val="24"/>
        </w:rPr>
        <w:t> - A library for processing Chinese text.</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0" w:history="1">
        <w:r w:rsidRPr="001F7D44">
          <w:rPr>
            <w:rStyle w:val="Hyperlink"/>
            <w:rFonts w:ascii="Segoe UI" w:hAnsi="Segoe UI" w:cs="Segoe UI"/>
            <w:color w:val="0366D6"/>
            <w:sz w:val="24"/>
          </w:rPr>
          <w:t>spammy</w:t>
        </w:r>
      </w:hyperlink>
      <w:r w:rsidRPr="001F7D44">
        <w:rPr>
          <w:rFonts w:ascii="Segoe UI" w:hAnsi="Segoe UI" w:cs="Segoe UI"/>
          <w:color w:val="24292E"/>
          <w:sz w:val="24"/>
        </w:rPr>
        <w:t> - A library for email Spam filtering built on top of nltk</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1" w:history="1">
        <w:r w:rsidRPr="001F7D44">
          <w:rPr>
            <w:rStyle w:val="Hyperlink"/>
            <w:rFonts w:ascii="Segoe UI" w:hAnsi="Segoe UI" w:cs="Segoe UI"/>
            <w:color w:val="0366D6"/>
            <w:sz w:val="24"/>
          </w:rPr>
          <w:t>loso</w:t>
        </w:r>
      </w:hyperlink>
      <w:r w:rsidRPr="001F7D44">
        <w:rPr>
          <w:rFonts w:ascii="Segoe UI" w:hAnsi="Segoe UI" w:cs="Segoe UI"/>
          <w:color w:val="24292E"/>
          <w:sz w:val="24"/>
        </w:rPr>
        <w:t> - Another Chinese segmentation library.</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2" w:history="1">
        <w:r w:rsidRPr="001F7D44">
          <w:rPr>
            <w:rStyle w:val="Hyperlink"/>
            <w:rFonts w:ascii="Segoe UI" w:hAnsi="Segoe UI" w:cs="Segoe UI"/>
            <w:color w:val="0366D6"/>
            <w:sz w:val="24"/>
          </w:rPr>
          <w:t>genius</w:t>
        </w:r>
      </w:hyperlink>
      <w:r w:rsidRPr="001F7D44">
        <w:rPr>
          <w:rFonts w:ascii="Segoe UI" w:hAnsi="Segoe UI" w:cs="Segoe UI"/>
          <w:color w:val="24292E"/>
          <w:sz w:val="24"/>
        </w:rPr>
        <w:t> - A Chinese segment base on Conditional Random Field.</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3" w:history="1">
        <w:r w:rsidRPr="001F7D44">
          <w:rPr>
            <w:rStyle w:val="Hyperlink"/>
            <w:rFonts w:ascii="Segoe UI" w:hAnsi="Segoe UI" w:cs="Segoe UI"/>
            <w:color w:val="0366D6"/>
            <w:sz w:val="24"/>
          </w:rPr>
          <w:t>KoNLPy</w:t>
        </w:r>
      </w:hyperlink>
      <w:r w:rsidRPr="001F7D44">
        <w:rPr>
          <w:rFonts w:ascii="Segoe UI" w:hAnsi="Segoe UI" w:cs="Segoe UI"/>
          <w:color w:val="24292E"/>
          <w:sz w:val="24"/>
        </w:rPr>
        <w:t> - A Python package for Korean natural language processing.</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4" w:history="1">
        <w:r w:rsidRPr="001F7D44">
          <w:rPr>
            <w:rStyle w:val="Hyperlink"/>
            <w:rFonts w:ascii="Segoe UI" w:hAnsi="Segoe UI" w:cs="Segoe UI"/>
            <w:color w:val="0366D6"/>
            <w:sz w:val="24"/>
          </w:rPr>
          <w:t>nut</w:t>
        </w:r>
      </w:hyperlink>
      <w:r w:rsidRPr="001F7D44">
        <w:rPr>
          <w:rFonts w:ascii="Segoe UI" w:hAnsi="Segoe UI" w:cs="Segoe UI"/>
          <w:color w:val="24292E"/>
          <w:sz w:val="24"/>
        </w:rPr>
        <w:t xml:space="preserve"> - Natural </w:t>
      </w:r>
      <w:proofErr w:type="gramStart"/>
      <w:r w:rsidRPr="001F7D44">
        <w:rPr>
          <w:rFonts w:ascii="Segoe UI" w:hAnsi="Segoe UI" w:cs="Segoe UI"/>
          <w:color w:val="24292E"/>
          <w:sz w:val="24"/>
        </w:rPr>
        <w:t>language</w:t>
      </w:r>
      <w:proofErr w:type="gramEnd"/>
      <w:r w:rsidRPr="001F7D44">
        <w:rPr>
          <w:rFonts w:ascii="Segoe UI" w:hAnsi="Segoe UI" w:cs="Segoe UI"/>
          <w:color w:val="24292E"/>
          <w:sz w:val="24"/>
        </w:rPr>
        <w:t xml:space="preserve"> Understanding Toolkit</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5" w:history="1">
        <w:r w:rsidRPr="001F7D44">
          <w:rPr>
            <w:rStyle w:val="Hyperlink"/>
            <w:rFonts w:ascii="Segoe UI" w:hAnsi="Segoe UI" w:cs="Segoe UI"/>
            <w:color w:val="0366D6"/>
            <w:sz w:val="24"/>
          </w:rPr>
          <w:t>Rosetta</w:t>
        </w:r>
      </w:hyperlink>
      <w:r w:rsidRPr="001F7D44">
        <w:rPr>
          <w:rFonts w:ascii="Segoe UI" w:hAnsi="Segoe UI" w:cs="Segoe UI"/>
          <w:color w:val="24292E"/>
          <w:sz w:val="24"/>
        </w:rPr>
        <w:t> - Text processing tools and wrappers (e.g. Vowpal Wabbit)</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6" w:history="1">
        <w:r w:rsidRPr="001F7D44">
          <w:rPr>
            <w:rStyle w:val="Hyperlink"/>
            <w:rFonts w:ascii="Segoe UI" w:hAnsi="Segoe UI" w:cs="Segoe UI"/>
            <w:color w:val="0366D6"/>
            <w:sz w:val="24"/>
          </w:rPr>
          <w:t>BLLIP Parser</w:t>
        </w:r>
      </w:hyperlink>
      <w:r w:rsidRPr="001F7D44">
        <w:rPr>
          <w:rFonts w:ascii="Segoe UI" w:hAnsi="Segoe UI" w:cs="Segoe UI"/>
          <w:color w:val="24292E"/>
          <w:sz w:val="24"/>
        </w:rPr>
        <w:t> - Python bindings for the BLLIP Natural Language Parser (also known as the Charniak-Johnson parser)</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7" w:history="1">
        <w:r w:rsidRPr="001F7D44">
          <w:rPr>
            <w:rStyle w:val="Hyperlink"/>
            <w:rFonts w:ascii="Segoe UI" w:hAnsi="Segoe UI" w:cs="Segoe UI"/>
            <w:color w:val="0366D6"/>
            <w:sz w:val="24"/>
          </w:rPr>
          <w:t>PyNLPl</w:t>
        </w:r>
      </w:hyperlink>
      <w:r w:rsidRPr="001F7D44">
        <w:rPr>
          <w:rFonts w:ascii="Segoe UI" w:hAnsi="Segoe UI" w:cs="Segoe UI"/>
          <w:color w:val="24292E"/>
          <w:sz w:val="24"/>
        </w:rPr>
        <w:t> - Python Natural Language Processing Library. General purpose NLP library for Python. Also contains some specific modules for parsing common NLP formats, most notably for </w:t>
      </w:r>
      <w:hyperlink r:id="rId2688" w:history="1">
        <w:r w:rsidRPr="001F7D44">
          <w:rPr>
            <w:rStyle w:val="Hyperlink"/>
            <w:rFonts w:ascii="Segoe UI" w:hAnsi="Segoe UI" w:cs="Segoe UI"/>
            <w:color w:val="0366D6"/>
            <w:sz w:val="24"/>
          </w:rPr>
          <w:t>FoLiA</w:t>
        </w:r>
      </w:hyperlink>
      <w:r w:rsidRPr="001F7D44">
        <w:rPr>
          <w:rFonts w:ascii="Segoe UI" w:hAnsi="Segoe UI" w:cs="Segoe UI"/>
          <w:color w:val="24292E"/>
          <w:sz w:val="24"/>
        </w:rPr>
        <w:t>, but also ARPA language models, Moses phrasetables, GIZA++ alignments.</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89" w:history="1">
        <w:r w:rsidRPr="001F7D44">
          <w:rPr>
            <w:rStyle w:val="Hyperlink"/>
            <w:rFonts w:ascii="Segoe UI" w:hAnsi="Segoe UI" w:cs="Segoe UI"/>
            <w:color w:val="0366D6"/>
            <w:sz w:val="24"/>
          </w:rPr>
          <w:t>python-ucto</w:t>
        </w:r>
      </w:hyperlink>
      <w:r w:rsidRPr="001F7D44">
        <w:rPr>
          <w:rFonts w:ascii="Segoe UI" w:hAnsi="Segoe UI" w:cs="Segoe UI"/>
          <w:color w:val="24292E"/>
          <w:sz w:val="24"/>
        </w:rPr>
        <w:t> - Python binding to ucto (a unicode-aware rule-based tokenizer for various languages)</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0" w:history="1">
        <w:r w:rsidRPr="001F7D44">
          <w:rPr>
            <w:rStyle w:val="Hyperlink"/>
            <w:rFonts w:ascii="Segoe UI" w:hAnsi="Segoe UI" w:cs="Segoe UI"/>
            <w:color w:val="0366D6"/>
            <w:sz w:val="24"/>
          </w:rPr>
          <w:t>python-frog</w:t>
        </w:r>
      </w:hyperlink>
      <w:r w:rsidRPr="001F7D44">
        <w:rPr>
          <w:rFonts w:ascii="Segoe UI" w:hAnsi="Segoe UI" w:cs="Segoe UI"/>
          <w:color w:val="24292E"/>
          <w:sz w:val="24"/>
        </w:rPr>
        <w:t> - Python binding to Frog, an NLP suite for Dutch. (pos tagging, lemmatisation, dependency parsing, NER)</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1" w:history="1">
        <w:r w:rsidRPr="001F7D44">
          <w:rPr>
            <w:rStyle w:val="Hyperlink"/>
            <w:rFonts w:ascii="Segoe UI" w:hAnsi="Segoe UI" w:cs="Segoe UI"/>
            <w:color w:val="0366D6"/>
            <w:sz w:val="24"/>
          </w:rPr>
          <w:t>python-zpar</w:t>
        </w:r>
      </w:hyperlink>
      <w:r w:rsidRPr="001F7D44">
        <w:rPr>
          <w:rFonts w:ascii="Segoe UI" w:hAnsi="Segoe UI" w:cs="Segoe UI"/>
          <w:color w:val="24292E"/>
          <w:sz w:val="24"/>
        </w:rPr>
        <w:t> - Python bindings for </w:t>
      </w:r>
      <w:hyperlink r:id="rId2692" w:history="1">
        <w:r w:rsidRPr="001F7D44">
          <w:rPr>
            <w:rStyle w:val="Hyperlink"/>
            <w:rFonts w:ascii="Segoe UI" w:hAnsi="Segoe UI" w:cs="Segoe UI"/>
            <w:color w:val="0366D6"/>
            <w:sz w:val="24"/>
          </w:rPr>
          <w:t>ZPar</w:t>
        </w:r>
      </w:hyperlink>
      <w:r w:rsidRPr="001F7D44">
        <w:rPr>
          <w:rFonts w:ascii="Segoe UI" w:hAnsi="Segoe UI" w:cs="Segoe UI"/>
          <w:color w:val="24292E"/>
          <w:sz w:val="24"/>
        </w:rPr>
        <w:t>, a statistical part-of-speech-tagger, constiuency parser, and dependency parser for English.</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3" w:history="1">
        <w:r w:rsidRPr="001F7D44">
          <w:rPr>
            <w:rStyle w:val="Hyperlink"/>
            <w:rFonts w:ascii="Segoe UI" w:hAnsi="Segoe UI" w:cs="Segoe UI"/>
            <w:color w:val="0366D6"/>
            <w:sz w:val="24"/>
          </w:rPr>
          <w:t>colibri-core</w:t>
        </w:r>
      </w:hyperlink>
      <w:r w:rsidRPr="001F7D44">
        <w:rPr>
          <w:rFonts w:ascii="Segoe UI" w:hAnsi="Segoe UI" w:cs="Segoe UI"/>
          <w:color w:val="24292E"/>
          <w:sz w:val="24"/>
        </w:rPr>
        <w:t> - Python binding to C++ library for extracting and working with with basic linguistic constructions such as n-grams and skipgrams in a quick and memory-efficient way.</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4" w:history="1">
        <w:r w:rsidRPr="001F7D44">
          <w:rPr>
            <w:rStyle w:val="Hyperlink"/>
            <w:rFonts w:ascii="Segoe UI" w:hAnsi="Segoe UI" w:cs="Segoe UI"/>
            <w:color w:val="0366D6"/>
            <w:sz w:val="24"/>
          </w:rPr>
          <w:t>spaCy</w:t>
        </w:r>
      </w:hyperlink>
      <w:r w:rsidRPr="001F7D44">
        <w:rPr>
          <w:rFonts w:ascii="Segoe UI" w:hAnsi="Segoe UI" w:cs="Segoe UI"/>
          <w:color w:val="24292E"/>
          <w:sz w:val="24"/>
        </w:rPr>
        <w:t> - Industrial strength NLP with Python and Cython.</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5" w:history="1">
        <w:r w:rsidRPr="001F7D44">
          <w:rPr>
            <w:rStyle w:val="Hyperlink"/>
            <w:rFonts w:ascii="Segoe UI" w:hAnsi="Segoe UI" w:cs="Segoe UI"/>
            <w:color w:val="0366D6"/>
            <w:sz w:val="24"/>
          </w:rPr>
          <w:t>PyStanfordDependencies</w:t>
        </w:r>
      </w:hyperlink>
      <w:r w:rsidRPr="001F7D44">
        <w:rPr>
          <w:rFonts w:ascii="Segoe UI" w:hAnsi="Segoe UI" w:cs="Segoe UI"/>
          <w:color w:val="24292E"/>
          <w:sz w:val="24"/>
        </w:rPr>
        <w:t> - Python interface for converting Penn Treebank trees to Stanford Dependencies.</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6" w:history="1">
        <w:r w:rsidRPr="001F7D44">
          <w:rPr>
            <w:rStyle w:val="Hyperlink"/>
            <w:rFonts w:ascii="Segoe UI" w:hAnsi="Segoe UI" w:cs="Segoe UI"/>
            <w:color w:val="0366D6"/>
            <w:sz w:val="24"/>
          </w:rPr>
          <w:t>Distance</w:t>
        </w:r>
      </w:hyperlink>
      <w:r w:rsidRPr="001F7D44">
        <w:rPr>
          <w:rFonts w:ascii="Segoe UI" w:hAnsi="Segoe UI" w:cs="Segoe UI"/>
          <w:color w:val="24292E"/>
          <w:sz w:val="24"/>
        </w:rPr>
        <w:t> - Levenshtein and Hamming distance computation</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7" w:history="1">
        <w:r w:rsidRPr="001F7D44">
          <w:rPr>
            <w:rStyle w:val="Hyperlink"/>
            <w:rFonts w:ascii="Segoe UI" w:hAnsi="Segoe UI" w:cs="Segoe UI"/>
            <w:color w:val="0366D6"/>
            <w:sz w:val="24"/>
          </w:rPr>
          <w:t>Fuzzy Wuzzy</w:t>
        </w:r>
      </w:hyperlink>
      <w:r w:rsidRPr="001F7D44">
        <w:rPr>
          <w:rFonts w:ascii="Segoe UI" w:hAnsi="Segoe UI" w:cs="Segoe UI"/>
          <w:color w:val="24292E"/>
          <w:sz w:val="24"/>
        </w:rPr>
        <w:t> - Fuzzy String Matching in Python</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8" w:history="1">
        <w:r w:rsidRPr="001F7D44">
          <w:rPr>
            <w:rStyle w:val="Hyperlink"/>
            <w:rFonts w:ascii="Segoe UI" w:hAnsi="Segoe UI" w:cs="Segoe UI"/>
            <w:color w:val="0366D6"/>
            <w:sz w:val="24"/>
          </w:rPr>
          <w:t>jellyfish</w:t>
        </w:r>
      </w:hyperlink>
      <w:r w:rsidRPr="001F7D44">
        <w:rPr>
          <w:rFonts w:ascii="Segoe UI" w:hAnsi="Segoe UI" w:cs="Segoe UI"/>
          <w:color w:val="24292E"/>
          <w:sz w:val="24"/>
        </w:rPr>
        <w:t> - a python library for doing approximate and phonetic matching of strings.</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699" w:history="1">
        <w:r w:rsidRPr="001F7D44">
          <w:rPr>
            <w:rStyle w:val="Hyperlink"/>
            <w:rFonts w:ascii="Segoe UI" w:hAnsi="Segoe UI" w:cs="Segoe UI"/>
            <w:color w:val="0366D6"/>
            <w:sz w:val="24"/>
          </w:rPr>
          <w:t>editdistance</w:t>
        </w:r>
      </w:hyperlink>
      <w:r w:rsidRPr="001F7D44">
        <w:rPr>
          <w:rFonts w:ascii="Segoe UI" w:hAnsi="Segoe UI" w:cs="Segoe UI"/>
          <w:color w:val="24292E"/>
          <w:sz w:val="24"/>
        </w:rPr>
        <w:t> - fast implementation of edit distance</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0" w:history="1">
        <w:r w:rsidRPr="001F7D44">
          <w:rPr>
            <w:rStyle w:val="Hyperlink"/>
            <w:rFonts w:ascii="Segoe UI" w:hAnsi="Segoe UI" w:cs="Segoe UI"/>
            <w:color w:val="0366D6"/>
            <w:sz w:val="24"/>
          </w:rPr>
          <w:t>textacy</w:t>
        </w:r>
      </w:hyperlink>
      <w:r w:rsidRPr="001F7D44">
        <w:rPr>
          <w:rFonts w:ascii="Segoe UI" w:hAnsi="Segoe UI" w:cs="Segoe UI"/>
          <w:color w:val="24292E"/>
          <w:sz w:val="24"/>
        </w:rPr>
        <w:t> - higher-level NLP built on Spacy</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1" w:history="1">
        <w:r w:rsidRPr="001F7D44">
          <w:rPr>
            <w:rStyle w:val="Hyperlink"/>
            <w:rFonts w:ascii="Segoe UI" w:hAnsi="Segoe UI" w:cs="Segoe UI"/>
            <w:color w:val="0366D6"/>
            <w:sz w:val="24"/>
          </w:rPr>
          <w:t>stanford-corenlp-python</w:t>
        </w:r>
      </w:hyperlink>
      <w:r w:rsidRPr="001F7D44">
        <w:rPr>
          <w:rFonts w:ascii="Segoe UI" w:hAnsi="Segoe UI" w:cs="Segoe UI"/>
          <w:color w:val="24292E"/>
          <w:sz w:val="24"/>
        </w:rPr>
        <w:t> - Python wrapper for </w:t>
      </w:r>
      <w:hyperlink r:id="rId2702" w:history="1">
        <w:r w:rsidRPr="001F7D44">
          <w:rPr>
            <w:rStyle w:val="Hyperlink"/>
            <w:rFonts w:ascii="Segoe UI" w:hAnsi="Segoe UI" w:cs="Segoe UI"/>
            <w:color w:val="0366D6"/>
            <w:sz w:val="24"/>
          </w:rPr>
          <w:t>Stanford CoreNLP</w:t>
        </w:r>
      </w:hyperlink>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3" w:history="1">
        <w:r w:rsidRPr="001F7D44">
          <w:rPr>
            <w:rStyle w:val="Hyperlink"/>
            <w:rFonts w:ascii="Segoe UI" w:hAnsi="Segoe UI" w:cs="Segoe UI"/>
            <w:color w:val="0366D6"/>
            <w:sz w:val="24"/>
          </w:rPr>
          <w:t>CLTK</w:t>
        </w:r>
      </w:hyperlink>
      <w:r w:rsidRPr="001F7D44">
        <w:rPr>
          <w:rFonts w:ascii="Segoe UI" w:hAnsi="Segoe UI" w:cs="Segoe UI"/>
          <w:color w:val="24292E"/>
          <w:sz w:val="24"/>
        </w:rPr>
        <w:t> - The Classical Language Toolkit</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4" w:history="1">
        <w:r w:rsidRPr="001F7D44">
          <w:rPr>
            <w:rStyle w:val="Hyperlink"/>
            <w:rFonts w:ascii="Segoe UI" w:hAnsi="Segoe UI" w:cs="Segoe UI"/>
            <w:color w:val="0366D6"/>
            <w:sz w:val="24"/>
          </w:rPr>
          <w:t>rasa_nlu</w:t>
        </w:r>
      </w:hyperlink>
      <w:r w:rsidRPr="001F7D44">
        <w:rPr>
          <w:rFonts w:ascii="Segoe UI" w:hAnsi="Segoe UI" w:cs="Segoe UI"/>
          <w:color w:val="24292E"/>
          <w:sz w:val="24"/>
        </w:rPr>
        <w:t> - turn natural language into structured data</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5" w:history="1">
        <w:r w:rsidRPr="001F7D44">
          <w:rPr>
            <w:rStyle w:val="Hyperlink"/>
            <w:rFonts w:ascii="Segoe UI" w:hAnsi="Segoe UI" w:cs="Segoe UI"/>
            <w:color w:val="0366D6"/>
            <w:sz w:val="24"/>
          </w:rPr>
          <w:t>yase</w:t>
        </w:r>
      </w:hyperlink>
      <w:r w:rsidRPr="001F7D44">
        <w:rPr>
          <w:rFonts w:ascii="Segoe UI" w:hAnsi="Segoe UI" w:cs="Segoe UI"/>
          <w:color w:val="24292E"/>
          <w:sz w:val="24"/>
        </w:rPr>
        <w:t> - Transcode sentence (or other sequence) to list of word vector</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6" w:history="1">
        <w:r w:rsidRPr="001F7D44">
          <w:rPr>
            <w:rStyle w:val="Hyperlink"/>
            <w:rFonts w:ascii="Segoe UI" w:hAnsi="Segoe UI" w:cs="Segoe UI"/>
            <w:color w:val="0366D6"/>
            <w:sz w:val="24"/>
          </w:rPr>
          <w:t>Polyglot</w:t>
        </w:r>
      </w:hyperlink>
      <w:r w:rsidRPr="001F7D44">
        <w:rPr>
          <w:rFonts w:ascii="Segoe UI" w:hAnsi="Segoe UI" w:cs="Segoe UI"/>
          <w:color w:val="24292E"/>
          <w:sz w:val="24"/>
        </w:rPr>
        <w:t> - Multilingual text (NLP) processing toolkit</w:t>
      </w:r>
    </w:p>
    <w:p w:rsidR="00E45729" w:rsidRPr="001F7D44" w:rsidRDefault="00E45729" w:rsidP="00E45729">
      <w:pPr>
        <w:numPr>
          <w:ilvl w:val="0"/>
          <w:numId w:val="141"/>
        </w:numPr>
        <w:spacing w:before="60" w:after="100" w:afterAutospacing="1" w:line="240" w:lineRule="auto"/>
        <w:rPr>
          <w:rFonts w:ascii="Segoe UI" w:hAnsi="Segoe UI" w:cs="Segoe UI"/>
          <w:color w:val="24292E"/>
          <w:sz w:val="24"/>
        </w:rPr>
      </w:pPr>
      <w:hyperlink r:id="rId2707" w:history="1">
        <w:r w:rsidRPr="001F7D44">
          <w:rPr>
            <w:rStyle w:val="Hyperlink"/>
            <w:rFonts w:ascii="Segoe UI" w:hAnsi="Segoe UI" w:cs="Segoe UI"/>
            <w:color w:val="0366D6"/>
            <w:sz w:val="24"/>
          </w:rPr>
          <w:t>DrQA</w:t>
        </w:r>
      </w:hyperlink>
      <w:r w:rsidRPr="001F7D44">
        <w:rPr>
          <w:rFonts w:ascii="Segoe UI" w:hAnsi="Segoe UI" w:cs="Segoe UI"/>
          <w:color w:val="24292E"/>
          <w:sz w:val="24"/>
        </w:rPr>
        <w:t> - Reading Wikipedia to answer open-domain questions</w:t>
      </w:r>
    </w:p>
    <w:p w:rsidR="00E45729" w:rsidRPr="001F7D44" w:rsidRDefault="00E45729" w:rsidP="00E45729">
      <w:pPr>
        <w:pStyle w:val="Heading4"/>
        <w:spacing w:before="360" w:after="240"/>
        <w:rPr>
          <w:rFonts w:ascii="Segoe UI" w:hAnsi="Segoe UI" w:cs="Segoe UI"/>
          <w:color w:val="24292E"/>
          <w:sz w:val="24"/>
        </w:rPr>
      </w:pPr>
      <w:bookmarkStart w:id="243" w:name="user-content-python-general-purpose"/>
      <w:bookmarkEnd w:id="243"/>
      <w:r w:rsidRPr="001F7D44">
        <w:rPr>
          <w:rFonts w:ascii="Segoe UI" w:hAnsi="Segoe UI" w:cs="Segoe UI"/>
          <w:color w:val="24292E"/>
          <w:sz w:val="24"/>
        </w:rPr>
        <w:t>General-Purpose Machine Learning</w:t>
      </w:r>
    </w:p>
    <w:p w:rsidR="00E45729" w:rsidRPr="001F7D44" w:rsidRDefault="00E45729" w:rsidP="00E45729">
      <w:pPr>
        <w:numPr>
          <w:ilvl w:val="0"/>
          <w:numId w:val="142"/>
        </w:numPr>
        <w:spacing w:before="100" w:beforeAutospacing="1" w:after="100" w:afterAutospacing="1" w:line="240" w:lineRule="auto"/>
        <w:rPr>
          <w:rFonts w:ascii="Segoe UI" w:hAnsi="Segoe UI" w:cs="Segoe UI"/>
          <w:color w:val="24292E"/>
          <w:sz w:val="24"/>
        </w:rPr>
      </w:pPr>
      <w:hyperlink r:id="rId2708" w:history="1">
        <w:r w:rsidRPr="001F7D44">
          <w:rPr>
            <w:rStyle w:val="Hyperlink"/>
            <w:rFonts w:ascii="Segoe UI" w:hAnsi="Segoe UI" w:cs="Segoe UI"/>
            <w:color w:val="0366D6"/>
            <w:sz w:val="24"/>
          </w:rPr>
          <w:t>auto_ml</w:t>
        </w:r>
      </w:hyperlink>
      <w:r w:rsidRPr="001F7D44">
        <w:rPr>
          <w:rFonts w:ascii="Segoe UI" w:hAnsi="Segoe UI" w:cs="Segoe UI"/>
          <w:color w:val="24292E"/>
          <w:sz w:val="24"/>
        </w:rPr>
        <w:t> - Automated machine learning for production and analytics. Lets you focus on the fun parts of ML, while outputting production-ready code, and detailed analytics of your dataset and results. Includes support for NLP, XGBoost, LightGBM, and soon, deep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09" w:history="1">
        <w:r w:rsidRPr="001F7D44">
          <w:rPr>
            <w:rStyle w:val="Hyperlink"/>
            <w:rFonts w:ascii="Segoe UI" w:hAnsi="Segoe UI" w:cs="Segoe UI"/>
            <w:color w:val="0366D6"/>
            <w:sz w:val="24"/>
          </w:rPr>
          <w:t>machine learning</w:t>
        </w:r>
      </w:hyperlink>
      <w:r w:rsidRPr="001F7D44">
        <w:rPr>
          <w:rFonts w:ascii="Segoe UI" w:hAnsi="Segoe UI" w:cs="Segoe UI"/>
          <w:color w:val="24292E"/>
          <w:sz w:val="24"/>
        </w:rPr>
        <w:t> - automated build consisting of a </w:t>
      </w:r>
      <w:hyperlink r:id="rId2710" w:anchor="web-interface" w:history="1">
        <w:r w:rsidRPr="001F7D44">
          <w:rPr>
            <w:rStyle w:val="Hyperlink"/>
            <w:rFonts w:ascii="Segoe UI" w:hAnsi="Segoe UI" w:cs="Segoe UI"/>
            <w:color w:val="0366D6"/>
            <w:sz w:val="24"/>
          </w:rPr>
          <w:t>web-interface</w:t>
        </w:r>
      </w:hyperlink>
      <w:r w:rsidRPr="001F7D44">
        <w:rPr>
          <w:rFonts w:ascii="Segoe UI" w:hAnsi="Segoe UI" w:cs="Segoe UI"/>
          <w:color w:val="24292E"/>
          <w:sz w:val="24"/>
        </w:rPr>
        <w:t>, and set of </w:t>
      </w:r>
      <w:hyperlink r:id="rId2711" w:anchor="programmatic-interface" w:history="1">
        <w:r w:rsidRPr="001F7D44">
          <w:rPr>
            <w:rStyle w:val="Hyperlink"/>
            <w:rFonts w:ascii="Segoe UI" w:hAnsi="Segoe UI" w:cs="Segoe UI"/>
            <w:color w:val="0366D6"/>
            <w:sz w:val="24"/>
          </w:rPr>
          <w:t>programmatic-interface</w:t>
        </w:r>
      </w:hyperlink>
      <w:r w:rsidRPr="001F7D44">
        <w:rPr>
          <w:rFonts w:ascii="Segoe UI" w:hAnsi="Segoe UI" w:cs="Segoe UI"/>
          <w:color w:val="24292E"/>
          <w:sz w:val="24"/>
        </w:rPr>
        <w:t> API, for support vector machines. Corresponding dataset(s) are stored into a SQL database, then generated model(s) used for prediction(s), are stored into a NoSQL datastore.</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2" w:history="1">
        <w:r w:rsidRPr="001F7D44">
          <w:rPr>
            <w:rStyle w:val="Hyperlink"/>
            <w:rFonts w:ascii="Segoe UI" w:hAnsi="Segoe UI" w:cs="Segoe UI"/>
            <w:color w:val="0366D6"/>
            <w:sz w:val="24"/>
          </w:rPr>
          <w:t>XGBoost</w:t>
        </w:r>
      </w:hyperlink>
      <w:r w:rsidRPr="001F7D44">
        <w:rPr>
          <w:rFonts w:ascii="Segoe UI" w:hAnsi="Segoe UI" w:cs="Segoe UI"/>
          <w:color w:val="24292E"/>
          <w:sz w:val="24"/>
        </w:rPr>
        <w:t> - Python bindings for eXtreme Gradient Boosting (Tree) Library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3" w:history="1">
        <w:r w:rsidRPr="001F7D44">
          <w:rPr>
            <w:rStyle w:val="Hyperlink"/>
            <w:rFonts w:ascii="Segoe UI" w:hAnsi="Segoe UI" w:cs="Segoe UI"/>
            <w:color w:val="0366D6"/>
            <w:sz w:val="24"/>
          </w:rPr>
          <w:t>Bayesian Methods for Hackers</w:t>
        </w:r>
      </w:hyperlink>
      <w:r w:rsidRPr="001F7D44">
        <w:rPr>
          <w:rFonts w:ascii="Segoe UI" w:hAnsi="Segoe UI" w:cs="Segoe UI"/>
          <w:color w:val="24292E"/>
          <w:sz w:val="24"/>
        </w:rPr>
        <w:t> - Book/iPython notebooks on Probabilistic Programming in Python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4" w:history="1">
        <w:r w:rsidRPr="001F7D44">
          <w:rPr>
            <w:rStyle w:val="Hyperlink"/>
            <w:rFonts w:ascii="Segoe UI" w:hAnsi="Segoe UI" w:cs="Segoe UI"/>
            <w:color w:val="0366D6"/>
            <w:sz w:val="24"/>
          </w:rPr>
          <w:t>Featureforge</w:t>
        </w:r>
      </w:hyperlink>
      <w:r w:rsidRPr="001F7D44">
        <w:rPr>
          <w:rFonts w:ascii="Segoe UI" w:hAnsi="Segoe UI" w:cs="Segoe UI"/>
          <w:color w:val="24292E"/>
          <w:sz w:val="24"/>
        </w:rPr>
        <w:t> A set of tools for creating and testing machine learning features, with a scikit-learn compatible API</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5" w:history="1">
        <w:r w:rsidRPr="001F7D44">
          <w:rPr>
            <w:rStyle w:val="Hyperlink"/>
            <w:rFonts w:ascii="Segoe UI" w:hAnsi="Segoe UI" w:cs="Segoe UI"/>
            <w:color w:val="0366D6"/>
            <w:sz w:val="24"/>
          </w:rPr>
          <w:t>MLlib in Apache Spark</w:t>
        </w:r>
      </w:hyperlink>
      <w:r w:rsidRPr="001F7D44">
        <w:rPr>
          <w:rFonts w:ascii="Segoe UI" w:hAnsi="Segoe UI" w:cs="Segoe UI"/>
          <w:color w:val="24292E"/>
          <w:sz w:val="24"/>
        </w:rPr>
        <w:t> - Distributed machine learning library in Spark</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6" w:history="1">
        <w:r w:rsidRPr="001F7D44">
          <w:rPr>
            <w:rStyle w:val="Hyperlink"/>
            <w:rFonts w:ascii="Segoe UI" w:hAnsi="Segoe UI" w:cs="Segoe UI"/>
            <w:color w:val="0366D6"/>
            <w:sz w:val="24"/>
          </w:rPr>
          <w:t>Hydrosphere Mist</w:t>
        </w:r>
      </w:hyperlink>
      <w:r w:rsidRPr="001F7D44">
        <w:rPr>
          <w:rFonts w:ascii="Segoe UI" w:hAnsi="Segoe UI" w:cs="Segoe UI"/>
          <w:color w:val="24292E"/>
          <w:sz w:val="24"/>
        </w:rPr>
        <w:t> - a service for deployment Apache Spark MLLib machine learning models as realtime, batch or reactive web services.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7" w:history="1">
        <w:r w:rsidRPr="001F7D44">
          <w:rPr>
            <w:rStyle w:val="Hyperlink"/>
            <w:rFonts w:ascii="Segoe UI" w:hAnsi="Segoe UI" w:cs="Segoe UI"/>
            <w:color w:val="0366D6"/>
            <w:sz w:val="24"/>
          </w:rPr>
          <w:t>scikit-learn</w:t>
        </w:r>
      </w:hyperlink>
      <w:r w:rsidRPr="001F7D44">
        <w:rPr>
          <w:rFonts w:ascii="Segoe UI" w:hAnsi="Segoe UI" w:cs="Segoe UI"/>
          <w:color w:val="24292E"/>
          <w:sz w:val="24"/>
        </w:rPr>
        <w:t> - A Python module for machine learning built on top of SciPy.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8" w:history="1">
        <w:r w:rsidRPr="001F7D44">
          <w:rPr>
            <w:rStyle w:val="Hyperlink"/>
            <w:rFonts w:ascii="Segoe UI" w:hAnsi="Segoe UI" w:cs="Segoe UI"/>
            <w:color w:val="0366D6"/>
            <w:sz w:val="24"/>
          </w:rPr>
          <w:t>metric-learn</w:t>
        </w:r>
      </w:hyperlink>
      <w:r w:rsidRPr="001F7D44">
        <w:rPr>
          <w:rFonts w:ascii="Segoe UI" w:hAnsi="Segoe UI" w:cs="Segoe UI"/>
          <w:color w:val="24292E"/>
          <w:sz w:val="24"/>
        </w:rPr>
        <w:t> - A Python module for metric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19" w:history="1">
        <w:r w:rsidRPr="001F7D44">
          <w:rPr>
            <w:rStyle w:val="Hyperlink"/>
            <w:rFonts w:ascii="Segoe UI" w:hAnsi="Segoe UI" w:cs="Segoe UI"/>
            <w:color w:val="0366D6"/>
            <w:sz w:val="24"/>
          </w:rPr>
          <w:t>SimpleAI</w:t>
        </w:r>
      </w:hyperlink>
      <w:r w:rsidRPr="001F7D44">
        <w:rPr>
          <w:rFonts w:ascii="Segoe UI" w:hAnsi="Segoe UI" w:cs="Segoe UI"/>
          <w:color w:val="24292E"/>
          <w:sz w:val="24"/>
        </w:rPr>
        <w:t> Python implementation of many of the artificial intelligence algorithms described on the book "Artificial Intelligence, a Modern Approach". It focuses on providing an easy to use, well documented and tested library.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0" w:history="1">
        <w:r w:rsidRPr="001F7D44">
          <w:rPr>
            <w:rStyle w:val="Hyperlink"/>
            <w:rFonts w:ascii="Segoe UI" w:hAnsi="Segoe UI" w:cs="Segoe UI"/>
            <w:color w:val="0366D6"/>
            <w:sz w:val="24"/>
          </w:rPr>
          <w:t>astroML</w:t>
        </w:r>
      </w:hyperlink>
      <w:r w:rsidRPr="001F7D44">
        <w:rPr>
          <w:rFonts w:ascii="Segoe UI" w:hAnsi="Segoe UI" w:cs="Segoe UI"/>
          <w:color w:val="24292E"/>
          <w:sz w:val="24"/>
        </w:rPr>
        <w:t> - Machine Learning and Data Mining for Astronomy.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1" w:history="1">
        <w:r w:rsidRPr="001F7D44">
          <w:rPr>
            <w:rStyle w:val="Hyperlink"/>
            <w:rFonts w:ascii="Segoe UI" w:hAnsi="Segoe UI" w:cs="Segoe UI"/>
            <w:color w:val="0366D6"/>
            <w:sz w:val="24"/>
          </w:rPr>
          <w:t>graphlab-create</w:t>
        </w:r>
      </w:hyperlink>
      <w:r w:rsidRPr="001F7D44">
        <w:rPr>
          <w:rFonts w:ascii="Segoe UI" w:hAnsi="Segoe UI" w:cs="Segoe UI"/>
          <w:color w:val="24292E"/>
          <w:sz w:val="24"/>
        </w:rPr>
        <w:t> - A library with various machine learning models (regression, clustering, recommender systems, graph analytics, etc.) implemented on top of a disk-backed DataFrame.</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2" w:history="1">
        <w:r w:rsidRPr="001F7D44">
          <w:rPr>
            <w:rStyle w:val="Hyperlink"/>
            <w:rFonts w:ascii="Segoe UI" w:hAnsi="Segoe UI" w:cs="Segoe UI"/>
            <w:color w:val="0366D6"/>
            <w:sz w:val="24"/>
          </w:rPr>
          <w:t>BigML</w:t>
        </w:r>
      </w:hyperlink>
      <w:r w:rsidRPr="001F7D44">
        <w:rPr>
          <w:rFonts w:ascii="Segoe UI" w:hAnsi="Segoe UI" w:cs="Segoe UI"/>
          <w:color w:val="24292E"/>
          <w:sz w:val="24"/>
        </w:rPr>
        <w:t> - A library that contacts external servers.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3" w:history="1">
        <w:r w:rsidRPr="001F7D44">
          <w:rPr>
            <w:rStyle w:val="Hyperlink"/>
            <w:rFonts w:ascii="Segoe UI" w:hAnsi="Segoe UI" w:cs="Segoe UI"/>
            <w:color w:val="0366D6"/>
            <w:sz w:val="24"/>
          </w:rPr>
          <w:t>pattern</w:t>
        </w:r>
      </w:hyperlink>
      <w:r w:rsidRPr="001F7D44">
        <w:rPr>
          <w:rFonts w:ascii="Segoe UI" w:hAnsi="Segoe UI" w:cs="Segoe UI"/>
          <w:color w:val="24292E"/>
          <w:sz w:val="24"/>
        </w:rPr>
        <w:t> - Web mining module for Python.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4" w:history="1">
        <w:r w:rsidRPr="001F7D44">
          <w:rPr>
            <w:rStyle w:val="Hyperlink"/>
            <w:rFonts w:ascii="Segoe UI" w:hAnsi="Segoe UI" w:cs="Segoe UI"/>
            <w:color w:val="0366D6"/>
            <w:sz w:val="24"/>
          </w:rPr>
          <w:t>NuPIC</w:t>
        </w:r>
      </w:hyperlink>
      <w:r w:rsidRPr="001F7D44">
        <w:rPr>
          <w:rFonts w:ascii="Segoe UI" w:hAnsi="Segoe UI" w:cs="Segoe UI"/>
          <w:color w:val="24292E"/>
          <w:sz w:val="24"/>
        </w:rPr>
        <w:t> - Numenta Platform for Intelligent Computing.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5" w:history="1">
        <w:r w:rsidRPr="001F7D44">
          <w:rPr>
            <w:rStyle w:val="Hyperlink"/>
            <w:rFonts w:ascii="Segoe UI" w:hAnsi="Segoe UI" w:cs="Segoe UI"/>
            <w:color w:val="0366D6"/>
            <w:sz w:val="24"/>
          </w:rPr>
          <w:t>Pylearn2</w:t>
        </w:r>
      </w:hyperlink>
      <w:r w:rsidRPr="001F7D44">
        <w:rPr>
          <w:rFonts w:ascii="Segoe UI" w:hAnsi="Segoe UI" w:cs="Segoe UI"/>
          <w:color w:val="24292E"/>
          <w:sz w:val="24"/>
        </w:rPr>
        <w:t> - A Machine Learning library based on </w:t>
      </w:r>
      <w:hyperlink r:id="rId2726" w:history="1">
        <w:r w:rsidRPr="001F7D44">
          <w:rPr>
            <w:rStyle w:val="Hyperlink"/>
            <w:rFonts w:ascii="Segoe UI" w:hAnsi="Segoe UI" w:cs="Segoe UI"/>
            <w:color w:val="0366D6"/>
            <w:sz w:val="24"/>
          </w:rPr>
          <w:t>Theano</w:t>
        </w:r>
      </w:hyperlink>
      <w:r w:rsidRPr="001F7D44">
        <w:rPr>
          <w:rFonts w:ascii="Segoe UI" w:hAnsi="Segoe UI" w:cs="Segoe UI"/>
          <w:color w:val="24292E"/>
          <w:sz w:val="24"/>
        </w:rPr>
        <w:t>.</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7" w:history="1">
        <w:r w:rsidRPr="001F7D44">
          <w:rPr>
            <w:rStyle w:val="Hyperlink"/>
            <w:rFonts w:ascii="Segoe UI" w:hAnsi="Segoe UI" w:cs="Segoe UI"/>
            <w:color w:val="0366D6"/>
            <w:sz w:val="24"/>
          </w:rPr>
          <w:t>keras</w:t>
        </w:r>
      </w:hyperlink>
      <w:r w:rsidRPr="001F7D44">
        <w:rPr>
          <w:rFonts w:ascii="Segoe UI" w:hAnsi="Segoe UI" w:cs="Segoe UI"/>
          <w:color w:val="24292E"/>
          <w:sz w:val="24"/>
        </w:rPr>
        <w:t> - Modular neural network library based on </w:t>
      </w:r>
      <w:hyperlink r:id="rId2728" w:history="1">
        <w:r w:rsidRPr="001F7D44">
          <w:rPr>
            <w:rStyle w:val="Hyperlink"/>
            <w:rFonts w:ascii="Segoe UI" w:hAnsi="Segoe UI" w:cs="Segoe UI"/>
            <w:color w:val="0366D6"/>
            <w:sz w:val="24"/>
          </w:rPr>
          <w:t>Theano</w:t>
        </w:r>
      </w:hyperlink>
      <w:r w:rsidRPr="001F7D44">
        <w:rPr>
          <w:rFonts w:ascii="Segoe UI" w:hAnsi="Segoe UI" w:cs="Segoe UI"/>
          <w:color w:val="24292E"/>
          <w:sz w:val="24"/>
        </w:rPr>
        <w:t>.</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29" w:history="1">
        <w:r w:rsidRPr="001F7D44">
          <w:rPr>
            <w:rStyle w:val="Hyperlink"/>
            <w:rFonts w:ascii="Segoe UI" w:hAnsi="Segoe UI" w:cs="Segoe UI"/>
            <w:color w:val="0366D6"/>
            <w:sz w:val="24"/>
          </w:rPr>
          <w:t>Lasagne</w:t>
        </w:r>
      </w:hyperlink>
      <w:r w:rsidRPr="001F7D44">
        <w:rPr>
          <w:rFonts w:ascii="Segoe UI" w:hAnsi="Segoe UI" w:cs="Segoe UI"/>
          <w:color w:val="24292E"/>
          <w:sz w:val="24"/>
        </w:rPr>
        <w:t> - Lightweight library to build and train neural networks in Theano.</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0" w:history="1">
        <w:r w:rsidRPr="001F7D44">
          <w:rPr>
            <w:rStyle w:val="Hyperlink"/>
            <w:rFonts w:ascii="Segoe UI" w:hAnsi="Segoe UI" w:cs="Segoe UI"/>
            <w:color w:val="0366D6"/>
            <w:sz w:val="24"/>
          </w:rPr>
          <w:t>hebel</w:t>
        </w:r>
      </w:hyperlink>
      <w:r w:rsidRPr="001F7D44">
        <w:rPr>
          <w:rFonts w:ascii="Segoe UI" w:hAnsi="Segoe UI" w:cs="Segoe UI"/>
          <w:color w:val="24292E"/>
          <w:sz w:val="24"/>
        </w:rPr>
        <w:t> - GPU-Accelerated Deep Learning Library in Python.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1" w:history="1">
        <w:r w:rsidRPr="001F7D44">
          <w:rPr>
            <w:rStyle w:val="Hyperlink"/>
            <w:rFonts w:ascii="Segoe UI" w:hAnsi="Segoe UI" w:cs="Segoe UI"/>
            <w:color w:val="0366D6"/>
            <w:sz w:val="24"/>
          </w:rPr>
          <w:t>Chainer</w:t>
        </w:r>
      </w:hyperlink>
      <w:r w:rsidRPr="001F7D44">
        <w:rPr>
          <w:rFonts w:ascii="Segoe UI" w:hAnsi="Segoe UI" w:cs="Segoe UI"/>
          <w:color w:val="24292E"/>
          <w:sz w:val="24"/>
        </w:rPr>
        <w:t> - Flexible neural network framework</w:t>
      </w:r>
    </w:p>
    <w:p w:rsidR="00E45729" w:rsidRPr="001F7D44" w:rsidRDefault="00E45729" w:rsidP="00F526AB">
      <w:pPr>
        <w:numPr>
          <w:ilvl w:val="0"/>
          <w:numId w:val="142"/>
        </w:numPr>
        <w:spacing w:before="60" w:after="100" w:afterAutospacing="1" w:line="240" w:lineRule="auto"/>
        <w:rPr>
          <w:rFonts w:ascii="Segoe UI" w:hAnsi="Segoe UI" w:cs="Segoe UI"/>
          <w:color w:val="24292E"/>
          <w:sz w:val="24"/>
        </w:rPr>
      </w:pPr>
      <w:hyperlink r:id="rId2732" w:history="1">
        <w:r w:rsidRPr="001F7D44">
          <w:rPr>
            <w:rStyle w:val="Hyperlink"/>
            <w:rFonts w:ascii="Segoe UI" w:hAnsi="Segoe UI" w:cs="Segoe UI"/>
            <w:color w:val="0366D6"/>
            <w:sz w:val="24"/>
          </w:rPr>
          <w:t>prophet</w:t>
        </w:r>
      </w:hyperlink>
      <w:r w:rsidRPr="001F7D44">
        <w:rPr>
          <w:rFonts w:ascii="Segoe UI" w:hAnsi="Segoe UI" w:cs="Segoe UI"/>
          <w:color w:val="24292E"/>
          <w:sz w:val="24"/>
        </w:rPr>
        <w:t> - Fast and automated time series forecasting framework by Facebook.</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3" w:history="1">
        <w:r w:rsidRPr="001F7D44">
          <w:rPr>
            <w:rStyle w:val="Hyperlink"/>
            <w:rFonts w:ascii="Segoe UI" w:hAnsi="Segoe UI" w:cs="Segoe UI"/>
            <w:color w:val="0366D6"/>
            <w:sz w:val="24"/>
          </w:rPr>
          <w:t>gensim</w:t>
        </w:r>
      </w:hyperlink>
      <w:r w:rsidRPr="001F7D44">
        <w:rPr>
          <w:rFonts w:ascii="Segoe UI" w:hAnsi="Segoe UI" w:cs="Segoe UI"/>
          <w:color w:val="24292E"/>
          <w:sz w:val="24"/>
        </w:rPr>
        <w:t> - Topic Modelling for Humans.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4" w:history="1">
        <w:r w:rsidRPr="001F7D44">
          <w:rPr>
            <w:rStyle w:val="Hyperlink"/>
            <w:rFonts w:ascii="Segoe UI" w:hAnsi="Segoe UI" w:cs="Segoe UI"/>
            <w:color w:val="0366D6"/>
            <w:sz w:val="24"/>
          </w:rPr>
          <w:t>topik</w:t>
        </w:r>
      </w:hyperlink>
      <w:r w:rsidRPr="001F7D44">
        <w:rPr>
          <w:rFonts w:ascii="Segoe UI" w:hAnsi="Segoe UI" w:cs="Segoe UI"/>
          <w:color w:val="24292E"/>
          <w:sz w:val="24"/>
        </w:rPr>
        <w:t> - Topic modelling toolkit</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5" w:history="1">
        <w:r w:rsidRPr="001F7D44">
          <w:rPr>
            <w:rStyle w:val="Hyperlink"/>
            <w:rFonts w:ascii="Segoe UI" w:hAnsi="Segoe UI" w:cs="Segoe UI"/>
            <w:color w:val="0366D6"/>
            <w:sz w:val="24"/>
          </w:rPr>
          <w:t>PyBrain</w:t>
        </w:r>
      </w:hyperlink>
      <w:r w:rsidRPr="001F7D44">
        <w:rPr>
          <w:rFonts w:ascii="Segoe UI" w:hAnsi="Segoe UI" w:cs="Segoe UI"/>
          <w:color w:val="24292E"/>
          <w:sz w:val="24"/>
        </w:rPr>
        <w:t> - Another Python Machine Learning Library.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6" w:history="1">
        <w:r w:rsidRPr="001F7D44">
          <w:rPr>
            <w:rStyle w:val="Hyperlink"/>
            <w:rFonts w:ascii="Segoe UI" w:hAnsi="Segoe UI" w:cs="Segoe UI"/>
            <w:color w:val="0366D6"/>
            <w:sz w:val="24"/>
          </w:rPr>
          <w:t>Brainstorm</w:t>
        </w:r>
      </w:hyperlink>
      <w:r w:rsidRPr="001F7D44">
        <w:rPr>
          <w:rFonts w:ascii="Segoe UI" w:hAnsi="Segoe UI" w:cs="Segoe UI"/>
          <w:color w:val="24292E"/>
          <w:sz w:val="24"/>
        </w:rPr>
        <w:t> - Fast, flexible and fun neural networks. This is the successor of PyBrain.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7" w:history="1">
        <w:r w:rsidRPr="001F7D44">
          <w:rPr>
            <w:rStyle w:val="Hyperlink"/>
            <w:rFonts w:ascii="Segoe UI" w:hAnsi="Segoe UI" w:cs="Segoe UI"/>
            <w:color w:val="0366D6"/>
            <w:sz w:val="24"/>
          </w:rPr>
          <w:t>Crab</w:t>
        </w:r>
      </w:hyperlink>
      <w:r w:rsidRPr="001F7D44">
        <w:rPr>
          <w:rFonts w:ascii="Segoe UI" w:hAnsi="Segoe UI" w:cs="Segoe UI"/>
          <w:color w:val="24292E"/>
          <w:sz w:val="24"/>
        </w:rPr>
        <w:t> - A flexible, fast recommender engine.</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8" w:history="1">
        <w:r w:rsidRPr="001F7D44">
          <w:rPr>
            <w:rStyle w:val="Hyperlink"/>
            <w:rFonts w:ascii="Segoe UI" w:hAnsi="Segoe UI" w:cs="Segoe UI"/>
            <w:color w:val="0366D6"/>
            <w:sz w:val="24"/>
          </w:rPr>
          <w:t>python-recsys</w:t>
        </w:r>
      </w:hyperlink>
      <w:r w:rsidRPr="001F7D44">
        <w:rPr>
          <w:rFonts w:ascii="Segoe UI" w:hAnsi="Segoe UI" w:cs="Segoe UI"/>
          <w:color w:val="24292E"/>
          <w:sz w:val="24"/>
        </w:rPr>
        <w:t> - A Python library for implementing a Recommender System.</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39" w:history="1">
        <w:r w:rsidRPr="001F7D44">
          <w:rPr>
            <w:rStyle w:val="Hyperlink"/>
            <w:rFonts w:ascii="Segoe UI" w:hAnsi="Segoe UI" w:cs="Segoe UI"/>
            <w:color w:val="0366D6"/>
            <w:sz w:val="24"/>
          </w:rPr>
          <w:t>thinking bayes</w:t>
        </w:r>
      </w:hyperlink>
      <w:r w:rsidRPr="001F7D44">
        <w:rPr>
          <w:rFonts w:ascii="Segoe UI" w:hAnsi="Segoe UI" w:cs="Segoe UI"/>
          <w:color w:val="24292E"/>
          <w:sz w:val="24"/>
        </w:rPr>
        <w:t> - Book on Bayesian Analysis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0" w:history="1">
        <w:r w:rsidRPr="001F7D44">
          <w:rPr>
            <w:rStyle w:val="Hyperlink"/>
            <w:rFonts w:ascii="Segoe UI" w:hAnsi="Segoe UI" w:cs="Segoe UI"/>
            <w:color w:val="0366D6"/>
            <w:sz w:val="24"/>
          </w:rPr>
          <w:t>Image-to-Image Translation with Conditional Adversarial Networks</w:t>
        </w:r>
      </w:hyperlink>
      <w:r w:rsidRPr="001F7D44">
        <w:rPr>
          <w:rFonts w:ascii="Segoe UI" w:hAnsi="Segoe UI" w:cs="Segoe UI"/>
          <w:color w:val="24292E"/>
          <w:sz w:val="24"/>
        </w:rPr>
        <w:t> - Implementation of image to image (pix2pix) translation from the paper by </w:t>
      </w:r>
      <w:hyperlink r:id="rId2741" w:history="1">
        <w:r w:rsidRPr="001F7D44">
          <w:rPr>
            <w:rStyle w:val="Hyperlink"/>
            <w:rFonts w:ascii="Segoe UI" w:hAnsi="Segoe UI" w:cs="Segoe UI"/>
            <w:color w:val="0366D6"/>
            <w:sz w:val="24"/>
          </w:rPr>
          <w:t>isola et al</w:t>
        </w:r>
      </w:hyperlink>
      <w:r w:rsidRPr="001F7D44">
        <w:rPr>
          <w:rFonts w:ascii="Segoe UI" w:hAnsi="Segoe UI" w:cs="Segoe UI"/>
          <w:color w:val="24292E"/>
          <w:sz w:val="24"/>
        </w:rPr>
        <w:t>.[DEEP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2" w:history="1">
        <w:r w:rsidRPr="001F7D44">
          <w:rPr>
            <w:rStyle w:val="Hyperlink"/>
            <w:rFonts w:ascii="Segoe UI" w:hAnsi="Segoe UI" w:cs="Segoe UI"/>
            <w:color w:val="0366D6"/>
            <w:sz w:val="24"/>
          </w:rPr>
          <w:t>Restricted Boltzmann Machines</w:t>
        </w:r>
      </w:hyperlink>
      <w:r w:rsidRPr="001F7D44">
        <w:rPr>
          <w:rFonts w:ascii="Segoe UI" w:hAnsi="Segoe UI" w:cs="Segoe UI"/>
          <w:color w:val="24292E"/>
          <w:sz w:val="24"/>
        </w:rPr>
        <w:t> -Restricted Boltzmann Machines in Python. [DEEP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3" w:history="1">
        <w:r w:rsidRPr="001F7D44">
          <w:rPr>
            <w:rStyle w:val="Hyperlink"/>
            <w:rFonts w:ascii="Segoe UI" w:hAnsi="Segoe UI" w:cs="Segoe UI"/>
            <w:color w:val="0366D6"/>
            <w:sz w:val="24"/>
          </w:rPr>
          <w:t>Bolt</w:t>
        </w:r>
      </w:hyperlink>
      <w:r w:rsidRPr="001F7D44">
        <w:rPr>
          <w:rFonts w:ascii="Segoe UI" w:hAnsi="Segoe UI" w:cs="Segoe UI"/>
          <w:color w:val="24292E"/>
          <w:sz w:val="24"/>
        </w:rPr>
        <w:t> - Bolt Online Learning Toolbox</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4" w:history="1">
        <w:r w:rsidRPr="001F7D44">
          <w:rPr>
            <w:rStyle w:val="Hyperlink"/>
            <w:rFonts w:ascii="Segoe UI" w:hAnsi="Segoe UI" w:cs="Segoe UI"/>
            <w:color w:val="0366D6"/>
            <w:sz w:val="24"/>
          </w:rPr>
          <w:t>CoverTree</w:t>
        </w:r>
      </w:hyperlink>
      <w:r w:rsidRPr="001F7D44">
        <w:rPr>
          <w:rFonts w:ascii="Segoe UI" w:hAnsi="Segoe UI" w:cs="Segoe UI"/>
          <w:color w:val="24292E"/>
          <w:sz w:val="24"/>
        </w:rPr>
        <w:t xml:space="preserve"> - Python implementation of cover trees, near-drop-in replacement for </w:t>
      </w:r>
      <w:proofErr w:type="gramStart"/>
      <w:r w:rsidRPr="001F7D44">
        <w:rPr>
          <w:rFonts w:ascii="Segoe UI" w:hAnsi="Segoe UI" w:cs="Segoe UI"/>
          <w:color w:val="24292E"/>
          <w:sz w:val="24"/>
        </w:rPr>
        <w:t>scipy.spatial</w:t>
      </w:r>
      <w:proofErr w:type="gramEnd"/>
      <w:r w:rsidRPr="001F7D44">
        <w:rPr>
          <w:rFonts w:ascii="Segoe UI" w:hAnsi="Segoe UI" w:cs="Segoe UI"/>
          <w:color w:val="24292E"/>
          <w:sz w:val="24"/>
        </w:rPr>
        <w:t>.kdtree</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5" w:history="1">
        <w:r w:rsidRPr="001F7D44">
          <w:rPr>
            <w:rStyle w:val="Hyperlink"/>
            <w:rFonts w:ascii="Segoe UI" w:hAnsi="Segoe UI" w:cs="Segoe UI"/>
            <w:color w:val="0366D6"/>
            <w:sz w:val="24"/>
          </w:rPr>
          <w:t>nilearn</w:t>
        </w:r>
      </w:hyperlink>
      <w:r w:rsidRPr="001F7D44">
        <w:rPr>
          <w:rFonts w:ascii="Segoe UI" w:hAnsi="Segoe UI" w:cs="Segoe UI"/>
          <w:color w:val="24292E"/>
          <w:sz w:val="24"/>
        </w:rPr>
        <w:t> - Machine learning for NeuroImaging in Python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6" w:history="1">
        <w:r w:rsidRPr="001F7D44">
          <w:rPr>
            <w:rStyle w:val="Hyperlink"/>
            <w:rFonts w:ascii="Segoe UI" w:hAnsi="Segoe UI" w:cs="Segoe UI"/>
            <w:color w:val="0366D6"/>
            <w:sz w:val="24"/>
          </w:rPr>
          <w:t>neuropredict</w:t>
        </w:r>
      </w:hyperlink>
      <w:r w:rsidRPr="001F7D44">
        <w:rPr>
          <w:rFonts w:ascii="Segoe UI" w:hAnsi="Segoe UI" w:cs="Segoe UI"/>
          <w:color w:val="24292E"/>
          <w:sz w:val="24"/>
        </w:rPr>
        <w:t> - Aimed at novice machine learners and non-expert programmers, this package offers easy (no coding needed) and comprehensive machine learning (evaluation and full report of predictive performance WITHOUT requiring you to code) in Python for NeuroImaging and any other type of features. This is aimed at absorbing the much of the ML workflow, unlike other packages like nilearn and pymvpa, which require you to learn their API and code to produce anything useful.</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7" w:history="1">
        <w:r w:rsidRPr="001F7D44">
          <w:rPr>
            <w:rStyle w:val="Hyperlink"/>
            <w:rFonts w:ascii="Segoe UI" w:hAnsi="Segoe UI" w:cs="Segoe UI"/>
            <w:color w:val="0366D6"/>
            <w:sz w:val="24"/>
          </w:rPr>
          <w:t>imbalanced-learn</w:t>
        </w:r>
      </w:hyperlink>
      <w:r w:rsidRPr="001F7D44">
        <w:rPr>
          <w:rFonts w:ascii="Segoe UI" w:hAnsi="Segoe UI" w:cs="Segoe UI"/>
          <w:color w:val="24292E"/>
          <w:sz w:val="24"/>
        </w:rPr>
        <w:t> - Python module to perform under sampling and over sampling with various techniques.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8" w:history="1">
        <w:r w:rsidRPr="001F7D44">
          <w:rPr>
            <w:rStyle w:val="Hyperlink"/>
            <w:rFonts w:ascii="Segoe UI" w:hAnsi="Segoe UI" w:cs="Segoe UI"/>
            <w:color w:val="0366D6"/>
            <w:sz w:val="24"/>
          </w:rPr>
          <w:t>Shogun</w:t>
        </w:r>
      </w:hyperlink>
      <w:r w:rsidRPr="001F7D44">
        <w:rPr>
          <w:rFonts w:ascii="Segoe UI" w:hAnsi="Segoe UI" w:cs="Segoe UI"/>
          <w:color w:val="24292E"/>
          <w:sz w:val="24"/>
        </w:rPr>
        <w:t> - The Shogun Machine Learning Toolbox</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49" w:history="1">
        <w:r w:rsidRPr="001F7D44">
          <w:rPr>
            <w:rStyle w:val="Hyperlink"/>
            <w:rFonts w:ascii="Segoe UI" w:hAnsi="Segoe UI" w:cs="Segoe UI"/>
            <w:color w:val="0366D6"/>
            <w:sz w:val="24"/>
          </w:rPr>
          <w:t>Pyevolve</w:t>
        </w:r>
      </w:hyperlink>
      <w:r w:rsidRPr="001F7D44">
        <w:rPr>
          <w:rFonts w:ascii="Segoe UI" w:hAnsi="Segoe UI" w:cs="Segoe UI"/>
          <w:color w:val="24292E"/>
          <w:sz w:val="24"/>
        </w:rPr>
        <w:t> - Genetic algorithm framework.</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0" w:history="1">
        <w:r w:rsidRPr="001F7D44">
          <w:rPr>
            <w:rStyle w:val="Hyperlink"/>
            <w:rFonts w:ascii="Segoe UI" w:hAnsi="Segoe UI" w:cs="Segoe UI"/>
            <w:color w:val="0366D6"/>
            <w:sz w:val="24"/>
          </w:rPr>
          <w:t>Caffe</w:t>
        </w:r>
      </w:hyperlink>
      <w:r w:rsidRPr="001F7D44">
        <w:rPr>
          <w:rFonts w:ascii="Segoe UI" w:hAnsi="Segoe UI" w:cs="Segoe UI"/>
          <w:color w:val="24292E"/>
          <w:sz w:val="24"/>
        </w:rPr>
        <w:t> - A deep learning framework developed with cleanliness, readability, and speed in mind.</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1" w:history="1">
        <w:r w:rsidRPr="001F7D44">
          <w:rPr>
            <w:rStyle w:val="Hyperlink"/>
            <w:rFonts w:ascii="Segoe UI" w:hAnsi="Segoe UI" w:cs="Segoe UI"/>
            <w:color w:val="0366D6"/>
            <w:sz w:val="24"/>
          </w:rPr>
          <w:t>breze</w:t>
        </w:r>
      </w:hyperlink>
      <w:r w:rsidRPr="001F7D44">
        <w:rPr>
          <w:rFonts w:ascii="Segoe UI" w:hAnsi="Segoe UI" w:cs="Segoe UI"/>
          <w:color w:val="24292E"/>
          <w:sz w:val="24"/>
        </w:rPr>
        <w:t> - Theano based library for deep and recurrent neural networks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2" w:history="1">
        <w:r w:rsidRPr="001F7D44">
          <w:rPr>
            <w:rStyle w:val="Hyperlink"/>
            <w:rFonts w:ascii="Segoe UI" w:hAnsi="Segoe UI" w:cs="Segoe UI"/>
            <w:color w:val="0366D6"/>
            <w:sz w:val="24"/>
          </w:rPr>
          <w:t>pyhsmm</w:t>
        </w:r>
      </w:hyperlink>
      <w:r w:rsidRPr="001F7D44">
        <w:rPr>
          <w:rFonts w:ascii="Segoe UI" w:hAnsi="Segoe UI" w:cs="Segoe UI"/>
          <w:color w:val="24292E"/>
          <w:sz w:val="24"/>
        </w:rPr>
        <w:t> - library for approximate unsupervised inference in Bayesian Hidden Markov Models (HMMs) and explicit-duration Hidden semi-Markov Models (HSMMs), focusing on the Bayesian Nonparametric extensions, the HDP-HMM and HDP-HSMM, mostly with weak-limit approximations.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3" w:history="1">
        <w:r w:rsidRPr="001F7D44">
          <w:rPr>
            <w:rStyle w:val="Hyperlink"/>
            <w:rFonts w:ascii="Segoe UI" w:hAnsi="Segoe UI" w:cs="Segoe UI"/>
            <w:color w:val="0366D6"/>
            <w:sz w:val="24"/>
          </w:rPr>
          <w:t>mrjob</w:t>
        </w:r>
      </w:hyperlink>
      <w:r w:rsidRPr="001F7D44">
        <w:rPr>
          <w:rFonts w:ascii="Segoe UI" w:hAnsi="Segoe UI" w:cs="Segoe UI"/>
          <w:color w:val="24292E"/>
          <w:sz w:val="24"/>
        </w:rPr>
        <w:t> - A library to let Python program run on Hadoop.</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4" w:history="1">
        <w:r w:rsidRPr="001F7D44">
          <w:rPr>
            <w:rStyle w:val="Hyperlink"/>
            <w:rFonts w:ascii="Segoe UI" w:hAnsi="Segoe UI" w:cs="Segoe UI"/>
            <w:color w:val="0366D6"/>
            <w:sz w:val="24"/>
          </w:rPr>
          <w:t>SKLL</w:t>
        </w:r>
      </w:hyperlink>
      <w:r w:rsidRPr="001F7D44">
        <w:rPr>
          <w:rFonts w:ascii="Segoe UI" w:hAnsi="Segoe UI" w:cs="Segoe UI"/>
          <w:color w:val="24292E"/>
          <w:sz w:val="24"/>
        </w:rPr>
        <w:t> - A wrapper around scikit-learn that makes it simpler to conduct experiments.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5" w:history="1">
        <w:r w:rsidRPr="001F7D44">
          <w:rPr>
            <w:rStyle w:val="Hyperlink"/>
            <w:rFonts w:ascii="Segoe UI" w:hAnsi="Segoe UI" w:cs="Segoe UI"/>
            <w:color w:val="0366D6"/>
            <w:sz w:val="24"/>
          </w:rPr>
          <w:t>neurolab</w:t>
        </w:r>
      </w:hyperlink>
      <w:r w:rsidRPr="001F7D44">
        <w:rPr>
          <w:rFonts w:ascii="Segoe UI" w:hAnsi="Segoe UI" w:cs="Segoe UI"/>
          <w:color w:val="24292E"/>
          <w:sz w:val="24"/>
        </w:rPr>
        <w:t> - </w:t>
      </w:r>
      <w:hyperlink r:id="rId2756" w:history="1">
        <w:r w:rsidRPr="001F7D44">
          <w:rPr>
            <w:rStyle w:val="Hyperlink"/>
            <w:rFonts w:ascii="Segoe UI" w:hAnsi="Segoe UI" w:cs="Segoe UI"/>
            <w:color w:val="0366D6"/>
            <w:sz w:val="24"/>
          </w:rPr>
          <w:t>https://github.com/zueve/neurolab</w:t>
        </w:r>
      </w:hyperlink>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7" w:history="1">
        <w:r w:rsidRPr="001F7D44">
          <w:rPr>
            <w:rStyle w:val="Hyperlink"/>
            <w:rFonts w:ascii="Segoe UI" w:hAnsi="Segoe UI" w:cs="Segoe UI"/>
            <w:color w:val="0366D6"/>
            <w:sz w:val="24"/>
          </w:rPr>
          <w:t>Spearmint</w:t>
        </w:r>
      </w:hyperlink>
      <w:r w:rsidRPr="001F7D44">
        <w:rPr>
          <w:rFonts w:ascii="Segoe UI" w:hAnsi="Segoe UI" w:cs="Segoe UI"/>
          <w:color w:val="24292E"/>
          <w:sz w:val="24"/>
        </w:rPr>
        <w:t> - Spearmint is a package to perform Bayesian optimization according to the algorithms outlined in the paper: Practical Bayesian Optimization of Machine Learning Algorithms. Jasper Snoek, Hugo Larochelle and Ryan P. Adams. Advances in Neural Information Processing Systems, 2012.</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8" w:history="1">
        <w:r w:rsidRPr="001F7D44">
          <w:rPr>
            <w:rStyle w:val="Hyperlink"/>
            <w:rFonts w:ascii="Segoe UI" w:hAnsi="Segoe UI" w:cs="Segoe UI"/>
            <w:color w:val="0366D6"/>
            <w:sz w:val="24"/>
          </w:rPr>
          <w:t>Pebl</w:t>
        </w:r>
      </w:hyperlink>
      <w:r w:rsidRPr="001F7D44">
        <w:rPr>
          <w:rFonts w:ascii="Segoe UI" w:hAnsi="Segoe UI" w:cs="Segoe UI"/>
          <w:color w:val="24292E"/>
          <w:sz w:val="24"/>
        </w:rPr>
        <w:t> - Python Environment for Bayesian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59" w:history="1">
        <w:r w:rsidRPr="001F7D44">
          <w:rPr>
            <w:rStyle w:val="Hyperlink"/>
            <w:rFonts w:ascii="Segoe UI" w:hAnsi="Segoe UI" w:cs="Segoe UI"/>
            <w:color w:val="0366D6"/>
            <w:sz w:val="24"/>
          </w:rPr>
          <w:t>Theano</w:t>
        </w:r>
      </w:hyperlink>
      <w:r w:rsidRPr="001F7D44">
        <w:rPr>
          <w:rFonts w:ascii="Segoe UI" w:hAnsi="Segoe UI" w:cs="Segoe UI"/>
          <w:color w:val="24292E"/>
          <w:sz w:val="24"/>
        </w:rPr>
        <w:t> - Optimizing GPU-meta-programming code generating array oriented optimizing math compiler in Python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0" w:history="1">
        <w:r w:rsidRPr="001F7D44">
          <w:rPr>
            <w:rStyle w:val="Hyperlink"/>
            <w:rFonts w:ascii="Segoe UI" w:hAnsi="Segoe UI" w:cs="Segoe UI"/>
            <w:color w:val="0366D6"/>
            <w:sz w:val="24"/>
          </w:rPr>
          <w:t>TensorFlow</w:t>
        </w:r>
      </w:hyperlink>
      <w:r w:rsidRPr="001F7D44">
        <w:rPr>
          <w:rFonts w:ascii="Segoe UI" w:hAnsi="Segoe UI" w:cs="Segoe UI"/>
          <w:color w:val="24292E"/>
          <w:sz w:val="24"/>
        </w:rPr>
        <w:t> - Open source software library for numerical computation using data flow graphs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1" w:history="1">
        <w:r w:rsidRPr="001F7D44">
          <w:rPr>
            <w:rStyle w:val="Hyperlink"/>
            <w:rFonts w:ascii="Segoe UI" w:hAnsi="Segoe UI" w:cs="Segoe UI"/>
            <w:color w:val="0366D6"/>
            <w:sz w:val="24"/>
          </w:rPr>
          <w:t>yahmm</w:t>
        </w:r>
      </w:hyperlink>
      <w:r w:rsidRPr="001F7D44">
        <w:rPr>
          <w:rFonts w:ascii="Segoe UI" w:hAnsi="Segoe UI" w:cs="Segoe UI"/>
          <w:color w:val="24292E"/>
          <w:sz w:val="24"/>
        </w:rPr>
        <w:t> - Hidden Markov Models for Python, implemented in Cython for speed and efficiency.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2" w:history="1">
        <w:r w:rsidRPr="001F7D44">
          <w:rPr>
            <w:rStyle w:val="Hyperlink"/>
            <w:rFonts w:ascii="Segoe UI" w:hAnsi="Segoe UI" w:cs="Segoe UI"/>
            <w:color w:val="0366D6"/>
            <w:sz w:val="24"/>
          </w:rPr>
          <w:t>python-timbl</w:t>
        </w:r>
      </w:hyperlink>
      <w:r w:rsidRPr="001F7D44">
        <w:rPr>
          <w:rFonts w:ascii="Segoe UI" w:hAnsi="Segoe UI" w:cs="Segoe UI"/>
          <w:color w:val="24292E"/>
          <w:sz w:val="24"/>
        </w:rPr>
        <w:t> - A Python extension module wrapping the full TiMBL C++ programming interface. Timbl is an elaborate k-Nearest Neighbours machine learning toolkit.</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3" w:history="1">
        <w:r w:rsidRPr="001F7D44">
          <w:rPr>
            <w:rStyle w:val="Hyperlink"/>
            <w:rFonts w:ascii="Segoe UI" w:hAnsi="Segoe UI" w:cs="Segoe UI"/>
            <w:color w:val="0366D6"/>
            <w:sz w:val="24"/>
          </w:rPr>
          <w:t>deap</w:t>
        </w:r>
      </w:hyperlink>
      <w:r w:rsidRPr="001F7D44">
        <w:rPr>
          <w:rFonts w:ascii="Segoe UI" w:hAnsi="Segoe UI" w:cs="Segoe UI"/>
          <w:color w:val="24292E"/>
          <w:sz w:val="24"/>
        </w:rPr>
        <w:t> - Evolutionary algorithm framework.</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4" w:history="1">
        <w:r w:rsidRPr="001F7D44">
          <w:rPr>
            <w:rStyle w:val="Hyperlink"/>
            <w:rFonts w:ascii="Segoe UI" w:hAnsi="Segoe UI" w:cs="Segoe UI"/>
            <w:color w:val="0366D6"/>
            <w:sz w:val="24"/>
          </w:rPr>
          <w:t>pydeep</w:t>
        </w:r>
      </w:hyperlink>
      <w:r w:rsidRPr="001F7D44">
        <w:rPr>
          <w:rFonts w:ascii="Segoe UI" w:hAnsi="Segoe UI" w:cs="Segoe UI"/>
          <w:color w:val="24292E"/>
          <w:sz w:val="24"/>
        </w:rPr>
        <w:t xml:space="preserve"> - Deep Learning </w:t>
      </w:r>
      <w:proofErr w:type="gramStart"/>
      <w:r w:rsidRPr="001F7D44">
        <w:rPr>
          <w:rFonts w:ascii="Segoe UI" w:hAnsi="Segoe UI" w:cs="Segoe UI"/>
          <w:color w:val="24292E"/>
          <w:sz w:val="24"/>
        </w:rPr>
        <w:t>In</w:t>
      </w:r>
      <w:proofErr w:type="gramEnd"/>
      <w:r w:rsidRPr="001F7D44">
        <w:rPr>
          <w:rFonts w:ascii="Segoe UI" w:hAnsi="Segoe UI" w:cs="Segoe UI"/>
          <w:color w:val="24292E"/>
          <w:sz w:val="24"/>
        </w:rPr>
        <w:t xml:space="preserve"> Python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5" w:history="1">
        <w:r w:rsidRPr="001F7D44">
          <w:rPr>
            <w:rStyle w:val="Hyperlink"/>
            <w:rFonts w:ascii="Segoe UI" w:hAnsi="Segoe UI" w:cs="Segoe UI"/>
            <w:color w:val="0366D6"/>
            <w:sz w:val="24"/>
          </w:rPr>
          <w:t>mlxtend</w:t>
        </w:r>
      </w:hyperlink>
      <w:r w:rsidRPr="001F7D44">
        <w:rPr>
          <w:rFonts w:ascii="Segoe UI" w:hAnsi="Segoe UI" w:cs="Segoe UI"/>
          <w:color w:val="24292E"/>
          <w:sz w:val="24"/>
        </w:rPr>
        <w:t> - A library consisting of useful tools for data science and machine learning tasks.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6" w:history="1">
        <w:r w:rsidRPr="001F7D44">
          <w:rPr>
            <w:rStyle w:val="Hyperlink"/>
            <w:rFonts w:ascii="Segoe UI" w:hAnsi="Segoe UI" w:cs="Segoe UI"/>
            <w:color w:val="0366D6"/>
            <w:sz w:val="24"/>
          </w:rPr>
          <w:t>neon</w:t>
        </w:r>
      </w:hyperlink>
      <w:r w:rsidRPr="001F7D44">
        <w:rPr>
          <w:rFonts w:ascii="Segoe UI" w:hAnsi="Segoe UI" w:cs="Segoe UI"/>
          <w:color w:val="24292E"/>
          <w:sz w:val="24"/>
        </w:rPr>
        <w:t> - Nervana's </w:t>
      </w:r>
      <w:hyperlink r:id="rId2767" w:history="1">
        <w:r w:rsidRPr="001F7D44">
          <w:rPr>
            <w:rStyle w:val="Hyperlink"/>
            <w:rFonts w:ascii="Segoe UI" w:hAnsi="Segoe UI" w:cs="Segoe UI"/>
            <w:color w:val="0366D6"/>
            <w:sz w:val="24"/>
          </w:rPr>
          <w:t>high-performance</w:t>
        </w:r>
      </w:hyperlink>
      <w:r w:rsidRPr="001F7D44">
        <w:rPr>
          <w:rFonts w:ascii="Segoe UI" w:hAnsi="Segoe UI" w:cs="Segoe UI"/>
          <w:color w:val="24292E"/>
          <w:sz w:val="24"/>
        </w:rPr>
        <w:t> Python-based Deep Learning framework [DEEP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8" w:history="1">
        <w:r w:rsidRPr="001F7D44">
          <w:rPr>
            <w:rStyle w:val="Hyperlink"/>
            <w:rFonts w:ascii="Segoe UI" w:hAnsi="Segoe UI" w:cs="Segoe UI"/>
            <w:color w:val="0366D6"/>
            <w:sz w:val="24"/>
          </w:rPr>
          <w:t>Optunity</w:t>
        </w:r>
      </w:hyperlink>
      <w:r w:rsidRPr="001F7D44">
        <w:rPr>
          <w:rFonts w:ascii="Segoe UI" w:hAnsi="Segoe UI" w:cs="Segoe UI"/>
          <w:color w:val="24292E"/>
          <w:sz w:val="24"/>
        </w:rPr>
        <w:t> - A library dedicated to automated hyperparameter optimization with a simple, lightweight API to facilitate drop-in replacement of grid search.</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69" w:history="1">
        <w:r w:rsidRPr="001F7D44">
          <w:rPr>
            <w:rStyle w:val="Hyperlink"/>
            <w:rFonts w:ascii="Segoe UI" w:hAnsi="Segoe UI" w:cs="Segoe UI"/>
            <w:color w:val="0366D6"/>
            <w:sz w:val="24"/>
          </w:rPr>
          <w:t>Neural Networks and Deep Learning</w:t>
        </w:r>
      </w:hyperlink>
      <w:r w:rsidRPr="001F7D44">
        <w:rPr>
          <w:rFonts w:ascii="Segoe UI" w:hAnsi="Segoe UI" w:cs="Segoe UI"/>
          <w:color w:val="24292E"/>
          <w:sz w:val="24"/>
        </w:rPr>
        <w:t> - Code samples for my book "Neural Networks and Deep Learning" [DEEP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0" w:history="1">
        <w:r w:rsidRPr="001F7D44">
          <w:rPr>
            <w:rStyle w:val="Hyperlink"/>
            <w:rFonts w:ascii="Segoe UI" w:hAnsi="Segoe UI" w:cs="Segoe UI"/>
            <w:color w:val="0366D6"/>
            <w:sz w:val="24"/>
          </w:rPr>
          <w:t>Annoy</w:t>
        </w:r>
      </w:hyperlink>
      <w:r w:rsidRPr="001F7D44">
        <w:rPr>
          <w:rFonts w:ascii="Segoe UI" w:hAnsi="Segoe UI" w:cs="Segoe UI"/>
          <w:color w:val="24292E"/>
          <w:sz w:val="24"/>
        </w:rPr>
        <w:t> - Approximate nearest neighbours implementation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1" w:history="1">
        <w:r w:rsidRPr="001F7D44">
          <w:rPr>
            <w:rStyle w:val="Hyperlink"/>
            <w:rFonts w:ascii="Segoe UI" w:hAnsi="Segoe UI" w:cs="Segoe UI"/>
            <w:color w:val="0366D6"/>
            <w:sz w:val="24"/>
          </w:rPr>
          <w:t>skflow</w:t>
        </w:r>
      </w:hyperlink>
      <w:r w:rsidRPr="001F7D44">
        <w:rPr>
          <w:rFonts w:ascii="Segoe UI" w:hAnsi="Segoe UI" w:cs="Segoe UI"/>
          <w:color w:val="24292E"/>
          <w:sz w:val="24"/>
        </w:rPr>
        <w:t> - Simplified interface for TensorFlow, mimicking Scikit Learn.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2" w:history="1">
        <w:r w:rsidRPr="001F7D44">
          <w:rPr>
            <w:rStyle w:val="Hyperlink"/>
            <w:rFonts w:ascii="Segoe UI" w:hAnsi="Segoe UI" w:cs="Segoe UI"/>
            <w:color w:val="0366D6"/>
            <w:sz w:val="24"/>
          </w:rPr>
          <w:t>TPOT</w:t>
        </w:r>
      </w:hyperlink>
      <w:r w:rsidRPr="001F7D44">
        <w:rPr>
          <w:rFonts w:ascii="Segoe UI" w:hAnsi="Segoe UI" w:cs="Segoe UI"/>
          <w:color w:val="24292E"/>
          <w:sz w:val="24"/>
        </w:rPr>
        <w:t> - Tool that automatically creates and optimizes machine learning pipelines using genetic programming. Consider it your personal data science assistant, automating a tedious part of machine learning.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3" w:history="1">
        <w:r w:rsidRPr="001F7D44">
          <w:rPr>
            <w:rStyle w:val="Hyperlink"/>
            <w:rFonts w:ascii="Segoe UI" w:hAnsi="Segoe UI" w:cs="Segoe UI"/>
            <w:color w:val="0366D6"/>
            <w:sz w:val="24"/>
          </w:rPr>
          <w:t>pgmpy</w:t>
        </w:r>
      </w:hyperlink>
      <w:r w:rsidRPr="001F7D44">
        <w:rPr>
          <w:rFonts w:ascii="Segoe UI" w:hAnsi="Segoe UI" w:cs="Segoe UI"/>
          <w:color w:val="24292E"/>
          <w:sz w:val="24"/>
        </w:rPr>
        <w:t> A python library for working with Probabilistic Graphical Models.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4" w:history="1">
        <w:r w:rsidRPr="001F7D44">
          <w:rPr>
            <w:rStyle w:val="Hyperlink"/>
            <w:rFonts w:ascii="Segoe UI" w:hAnsi="Segoe UI" w:cs="Segoe UI"/>
            <w:color w:val="0366D6"/>
            <w:sz w:val="24"/>
          </w:rPr>
          <w:t>DIGITS</w:t>
        </w:r>
      </w:hyperlink>
      <w:r w:rsidRPr="001F7D44">
        <w:rPr>
          <w:rFonts w:ascii="Segoe UI" w:hAnsi="Segoe UI" w:cs="Segoe UI"/>
          <w:color w:val="24292E"/>
          <w:sz w:val="24"/>
        </w:rPr>
        <w:t> - The Deep Learning GPU Training System (DIGITS) is a web application for training deep learning models.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5" w:history="1">
        <w:r w:rsidRPr="001F7D44">
          <w:rPr>
            <w:rStyle w:val="Hyperlink"/>
            <w:rFonts w:ascii="Segoe UI" w:hAnsi="Segoe UI" w:cs="Segoe UI"/>
            <w:color w:val="0366D6"/>
            <w:sz w:val="24"/>
          </w:rPr>
          <w:t>Orange</w:t>
        </w:r>
      </w:hyperlink>
      <w:r w:rsidRPr="001F7D44">
        <w:rPr>
          <w:rFonts w:ascii="Segoe UI" w:hAnsi="Segoe UI" w:cs="Segoe UI"/>
          <w:color w:val="24292E"/>
          <w:sz w:val="24"/>
        </w:rPr>
        <w:t> - Open source data visualization and data analysis for novices and experts.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6" w:history="1">
        <w:r w:rsidRPr="001F7D44">
          <w:rPr>
            <w:rStyle w:val="Hyperlink"/>
            <w:rFonts w:ascii="Segoe UI" w:hAnsi="Segoe UI" w:cs="Segoe UI"/>
            <w:color w:val="0366D6"/>
            <w:sz w:val="24"/>
          </w:rPr>
          <w:t>MXNet</w:t>
        </w:r>
      </w:hyperlink>
      <w:r w:rsidRPr="001F7D44">
        <w:rPr>
          <w:rFonts w:ascii="Segoe UI" w:hAnsi="Segoe UI" w:cs="Segoe UI"/>
          <w:color w:val="24292E"/>
          <w:sz w:val="24"/>
        </w:rPr>
        <w:t> - Lightweight, Portable, Flexible Distributed/Mobile Deep Learning with Dynamic, Mutation-aware Dataflow Dep Scheduler; for Python, R, Julia, Go, Javascript and more.</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7" w:history="1">
        <w:r w:rsidRPr="001F7D44">
          <w:rPr>
            <w:rStyle w:val="Hyperlink"/>
            <w:rFonts w:ascii="Segoe UI" w:hAnsi="Segoe UI" w:cs="Segoe UI"/>
            <w:color w:val="0366D6"/>
            <w:sz w:val="24"/>
          </w:rPr>
          <w:t>milk</w:t>
        </w:r>
      </w:hyperlink>
      <w:r w:rsidRPr="001F7D44">
        <w:rPr>
          <w:rFonts w:ascii="Segoe UI" w:hAnsi="Segoe UI" w:cs="Segoe UI"/>
          <w:color w:val="24292E"/>
          <w:sz w:val="24"/>
        </w:rPr>
        <w:t> - Machine learning toolkit focused on supervised classification.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8" w:history="1">
        <w:r w:rsidRPr="001F7D44">
          <w:rPr>
            <w:rStyle w:val="Hyperlink"/>
            <w:rFonts w:ascii="Segoe UI" w:hAnsi="Segoe UI" w:cs="Segoe UI"/>
            <w:color w:val="0366D6"/>
            <w:sz w:val="24"/>
          </w:rPr>
          <w:t>TFLearn</w:t>
        </w:r>
      </w:hyperlink>
      <w:r w:rsidRPr="001F7D44">
        <w:rPr>
          <w:rFonts w:ascii="Segoe UI" w:hAnsi="Segoe UI" w:cs="Segoe UI"/>
          <w:color w:val="24292E"/>
          <w:sz w:val="24"/>
        </w:rPr>
        <w:t> - Deep learning library featuring a higher-level API for TensorFlow.</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79" w:history="1">
        <w:r w:rsidRPr="001F7D44">
          <w:rPr>
            <w:rStyle w:val="Hyperlink"/>
            <w:rFonts w:ascii="Segoe UI" w:hAnsi="Segoe UI" w:cs="Segoe UI"/>
            <w:color w:val="0366D6"/>
            <w:sz w:val="24"/>
          </w:rPr>
          <w:t>REP</w:t>
        </w:r>
      </w:hyperlink>
      <w:r w:rsidRPr="001F7D44">
        <w:rPr>
          <w:rFonts w:ascii="Segoe UI" w:hAnsi="Segoe UI" w:cs="Segoe UI"/>
          <w:color w:val="24292E"/>
          <w:sz w:val="24"/>
        </w:rPr>
        <w:t> - an IPython-based environment for conducting data-driven research in a consistent and reproducible way. REP is not trying to substitute scikit-learn, but extends it and provides better user experience.</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80" w:history="1">
        <w:r w:rsidRPr="001F7D44">
          <w:rPr>
            <w:rStyle w:val="Hyperlink"/>
            <w:rFonts w:ascii="Segoe UI" w:hAnsi="Segoe UI" w:cs="Segoe UI"/>
            <w:color w:val="0366D6"/>
            <w:sz w:val="24"/>
          </w:rPr>
          <w:t>rgf_python</w:t>
        </w:r>
      </w:hyperlink>
      <w:r w:rsidRPr="001F7D44">
        <w:rPr>
          <w:rFonts w:ascii="Segoe UI" w:hAnsi="Segoe UI" w:cs="Segoe UI"/>
          <w:color w:val="24292E"/>
          <w:sz w:val="24"/>
        </w:rPr>
        <w:t> - Python bindings for Regularized Greedy Forest (Tree) Library.</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81" w:history="1">
        <w:r w:rsidRPr="001F7D44">
          <w:rPr>
            <w:rStyle w:val="Hyperlink"/>
            <w:rFonts w:ascii="Segoe UI" w:hAnsi="Segoe UI" w:cs="Segoe UI"/>
            <w:color w:val="0366D6"/>
            <w:sz w:val="24"/>
          </w:rPr>
          <w:t>skbayes</w:t>
        </w:r>
      </w:hyperlink>
      <w:r w:rsidRPr="001F7D44">
        <w:rPr>
          <w:rFonts w:ascii="Segoe UI" w:hAnsi="Segoe UI" w:cs="Segoe UI"/>
          <w:color w:val="24292E"/>
          <w:sz w:val="24"/>
        </w:rPr>
        <w:t> - Python package for Bayesian Machine Learning with scikit-learn API</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82" w:history="1">
        <w:r w:rsidRPr="001F7D44">
          <w:rPr>
            <w:rStyle w:val="Hyperlink"/>
            <w:rFonts w:ascii="Segoe UI" w:hAnsi="Segoe UI" w:cs="Segoe UI"/>
            <w:color w:val="0366D6"/>
            <w:sz w:val="24"/>
          </w:rPr>
          <w:t>fuku-ml</w:t>
        </w:r>
      </w:hyperlink>
      <w:r w:rsidRPr="001F7D44">
        <w:rPr>
          <w:rFonts w:ascii="Segoe UI" w:hAnsi="Segoe UI" w:cs="Segoe UI"/>
          <w:color w:val="24292E"/>
          <w:sz w:val="24"/>
        </w:rPr>
        <w:t> - Simple machine learning library, including Perceptron, Regression, Support Vector Machine, Decision Tree and more, it's easy to use and easy to learn for beginners.</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83" w:history="1">
        <w:r w:rsidRPr="001F7D44">
          <w:rPr>
            <w:rStyle w:val="Hyperlink"/>
            <w:rFonts w:ascii="Segoe UI" w:hAnsi="Segoe UI" w:cs="Segoe UI"/>
            <w:color w:val="0366D6"/>
            <w:sz w:val="24"/>
          </w:rPr>
          <w:t>Xcessiv</w:t>
        </w:r>
      </w:hyperlink>
      <w:r w:rsidRPr="001F7D44">
        <w:rPr>
          <w:rFonts w:ascii="Segoe UI" w:hAnsi="Segoe UI" w:cs="Segoe UI"/>
          <w:color w:val="24292E"/>
          <w:sz w:val="24"/>
        </w:rPr>
        <w:t> - A web-based application for quick, scalable, and automated hyperparameter tuning and stacked ensembling</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84" w:history="1">
        <w:r w:rsidRPr="001F7D44">
          <w:rPr>
            <w:rStyle w:val="Hyperlink"/>
            <w:rFonts w:ascii="Segoe UI" w:hAnsi="Segoe UI" w:cs="Segoe UI"/>
            <w:color w:val="0366D6"/>
            <w:sz w:val="24"/>
          </w:rPr>
          <w:t>PyTorch</w:t>
        </w:r>
      </w:hyperlink>
      <w:r w:rsidRPr="001F7D44">
        <w:rPr>
          <w:rFonts w:ascii="Segoe UI" w:hAnsi="Segoe UI" w:cs="Segoe UI"/>
          <w:color w:val="24292E"/>
          <w:sz w:val="24"/>
        </w:rPr>
        <w:t> - Tensors and Dynamic neural networks in Python with strong GPU acceleration</w:t>
      </w:r>
    </w:p>
    <w:p w:rsidR="00E45729" w:rsidRPr="001F7D44" w:rsidRDefault="00E45729" w:rsidP="00E45729">
      <w:pPr>
        <w:numPr>
          <w:ilvl w:val="0"/>
          <w:numId w:val="142"/>
        </w:numPr>
        <w:spacing w:before="60" w:after="100" w:afterAutospacing="1" w:line="240" w:lineRule="auto"/>
        <w:rPr>
          <w:rFonts w:ascii="Segoe UI" w:hAnsi="Segoe UI" w:cs="Segoe UI"/>
          <w:color w:val="24292E"/>
          <w:sz w:val="24"/>
        </w:rPr>
      </w:pPr>
      <w:hyperlink r:id="rId2785" w:history="1">
        <w:r w:rsidRPr="001F7D44">
          <w:rPr>
            <w:rStyle w:val="Hyperlink"/>
            <w:rFonts w:ascii="Segoe UI" w:hAnsi="Segoe UI" w:cs="Segoe UI"/>
            <w:color w:val="0366D6"/>
            <w:sz w:val="24"/>
          </w:rPr>
          <w:t>ML-From-Scratch</w:t>
        </w:r>
      </w:hyperlink>
      <w:r w:rsidRPr="001F7D44">
        <w:rPr>
          <w:rFonts w:ascii="Segoe UI" w:hAnsi="Segoe UI" w:cs="Segoe UI"/>
          <w:color w:val="24292E"/>
          <w:sz w:val="24"/>
        </w:rPr>
        <w:t> - Implementations of Machine Learning models from scratch in Python with a focus on transparency. Aims to showcase the nuts and bolts of ML in an accessible way.</w:t>
      </w:r>
    </w:p>
    <w:p w:rsidR="00E45729" w:rsidRPr="001F7D44" w:rsidRDefault="00E45729" w:rsidP="00E45729">
      <w:pPr>
        <w:pStyle w:val="Heading4"/>
        <w:spacing w:before="360" w:after="240"/>
        <w:rPr>
          <w:rFonts w:ascii="Segoe UI" w:hAnsi="Segoe UI" w:cs="Segoe UI"/>
          <w:color w:val="24292E"/>
          <w:sz w:val="24"/>
        </w:rPr>
      </w:pPr>
      <w:bookmarkStart w:id="244" w:name="user-content-python-data-analysis"/>
      <w:bookmarkEnd w:id="244"/>
      <w:r w:rsidRPr="001F7D44">
        <w:rPr>
          <w:rFonts w:ascii="Segoe UI" w:hAnsi="Segoe UI" w:cs="Segoe UI"/>
          <w:color w:val="24292E"/>
          <w:sz w:val="24"/>
        </w:rPr>
        <w:t>Data Analysis / Data Visualization</w:t>
      </w:r>
    </w:p>
    <w:p w:rsidR="00E45729" w:rsidRPr="001F7D44" w:rsidRDefault="00E45729" w:rsidP="00E45729">
      <w:pPr>
        <w:numPr>
          <w:ilvl w:val="0"/>
          <w:numId w:val="143"/>
        </w:numPr>
        <w:spacing w:before="100" w:beforeAutospacing="1" w:after="100" w:afterAutospacing="1" w:line="240" w:lineRule="auto"/>
        <w:rPr>
          <w:rFonts w:ascii="Segoe UI" w:hAnsi="Segoe UI" w:cs="Segoe UI"/>
          <w:color w:val="24292E"/>
          <w:sz w:val="24"/>
        </w:rPr>
      </w:pPr>
      <w:hyperlink r:id="rId2786" w:history="1">
        <w:r w:rsidRPr="001F7D44">
          <w:rPr>
            <w:rStyle w:val="Hyperlink"/>
            <w:rFonts w:ascii="Segoe UI" w:hAnsi="Segoe UI" w:cs="Segoe UI"/>
            <w:color w:val="0366D6"/>
            <w:sz w:val="24"/>
          </w:rPr>
          <w:t>SciPy</w:t>
        </w:r>
      </w:hyperlink>
      <w:r w:rsidRPr="001F7D44">
        <w:rPr>
          <w:rFonts w:ascii="Segoe UI" w:hAnsi="Segoe UI" w:cs="Segoe UI"/>
          <w:color w:val="24292E"/>
          <w:sz w:val="24"/>
        </w:rPr>
        <w:t> - A Python-based ecosystem of open-source software for mathematics, science, and engineering.</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87" w:history="1">
        <w:r w:rsidRPr="001F7D44">
          <w:rPr>
            <w:rStyle w:val="Hyperlink"/>
            <w:rFonts w:ascii="Segoe UI" w:hAnsi="Segoe UI" w:cs="Segoe UI"/>
            <w:color w:val="0366D6"/>
            <w:sz w:val="24"/>
          </w:rPr>
          <w:t>NumPy</w:t>
        </w:r>
      </w:hyperlink>
      <w:r w:rsidRPr="001F7D44">
        <w:rPr>
          <w:rFonts w:ascii="Segoe UI" w:hAnsi="Segoe UI" w:cs="Segoe UI"/>
          <w:color w:val="24292E"/>
          <w:sz w:val="24"/>
        </w:rPr>
        <w:t> - A fundamental package for scientific computing with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88" w:history="1">
        <w:r w:rsidRPr="001F7D44">
          <w:rPr>
            <w:rStyle w:val="Hyperlink"/>
            <w:rFonts w:ascii="Segoe UI" w:hAnsi="Segoe UI" w:cs="Segoe UI"/>
            <w:color w:val="0366D6"/>
            <w:sz w:val="24"/>
          </w:rPr>
          <w:t>Numba</w:t>
        </w:r>
      </w:hyperlink>
      <w:r w:rsidRPr="001F7D44">
        <w:rPr>
          <w:rFonts w:ascii="Segoe UI" w:hAnsi="Segoe UI" w:cs="Segoe UI"/>
          <w:color w:val="24292E"/>
          <w:sz w:val="24"/>
        </w:rPr>
        <w:t> - Python JIT (just in time) complier to LLVM aimed at scientific Python by the developers of Cython and NumPy.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89" w:history="1">
        <w:r w:rsidRPr="001F7D44">
          <w:rPr>
            <w:rStyle w:val="Hyperlink"/>
            <w:rFonts w:ascii="Segoe UI" w:hAnsi="Segoe UI" w:cs="Segoe UI"/>
            <w:color w:val="0366D6"/>
            <w:sz w:val="24"/>
          </w:rPr>
          <w:t>NetworkX</w:t>
        </w:r>
      </w:hyperlink>
      <w:r w:rsidRPr="001F7D44">
        <w:rPr>
          <w:rFonts w:ascii="Segoe UI" w:hAnsi="Segoe UI" w:cs="Segoe UI"/>
          <w:color w:val="24292E"/>
          <w:sz w:val="24"/>
        </w:rPr>
        <w:t> - A high-productivity software for complex networks.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0" w:history="1">
        <w:r w:rsidRPr="001F7D44">
          <w:rPr>
            <w:rStyle w:val="Hyperlink"/>
            <w:rFonts w:ascii="Segoe UI" w:hAnsi="Segoe UI" w:cs="Segoe UI"/>
            <w:color w:val="0366D6"/>
            <w:sz w:val="24"/>
          </w:rPr>
          <w:t>igraph</w:t>
        </w:r>
      </w:hyperlink>
      <w:r w:rsidRPr="001F7D44">
        <w:rPr>
          <w:rFonts w:ascii="Segoe UI" w:hAnsi="Segoe UI" w:cs="Segoe UI"/>
          <w:color w:val="24292E"/>
          <w:sz w:val="24"/>
        </w:rPr>
        <w:t> - binding to igraph library - General purpose graph library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1" w:history="1">
        <w:r w:rsidRPr="001F7D44">
          <w:rPr>
            <w:rStyle w:val="Hyperlink"/>
            <w:rFonts w:ascii="Segoe UI" w:hAnsi="Segoe UI" w:cs="Segoe UI"/>
            <w:color w:val="0366D6"/>
            <w:sz w:val="24"/>
          </w:rPr>
          <w:t>Pandas</w:t>
        </w:r>
      </w:hyperlink>
      <w:r w:rsidRPr="001F7D44">
        <w:rPr>
          <w:rFonts w:ascii="Segoe UI" w:hAnsi="Segoe UI" w:cs="Segoe UI"/>
          <w:color w:val="24292E"/>
          <w:sz w:val="24"/>
        </w:rPr>
        <w:t> - A library providing high-performance, easy-to-use data structures and data analysis tools.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2" w:history="1">
        <w:r w:rsidRPr="001F7D44">
          <w:rPr>
            <w:rStyle w:val="Hyperlink"/>
            <w:rFonts w:ascii="Segoe UI" w:hAnsi="Segoe UI" w:cs="Segoe UI"/>
            <w:color w:val="0366D6"/>
            <w:sz w:val="24"/>
          </w:rPr>
          <w:t>Open Mining</w:t>
        </w:r>
      </w:hyperlink>
      <w:r w:rsidRPr="001F7D44">
        <w:rPr>
          <w:rFonts w:ascii="Segoe UI" w:hAnsi="Segoe UI" w:cs="Segoe UI"/>
          <w:color w:val="24292E"/>
          <w:sz w:val="24"/>
        </w:rPr>
        <w:t> - Business Intelligence (BI) in Python (Pandas web interface)</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3" w:history="1">
        <w:r w:rsidRPr="001F7D44">
          <w:rPr>
            <w:rStyle w:val="Hyperlink"/>
            <w:rFonts w:ascii="Segoe UI" w:hAnsi="Segoe UI" w:cs="Segoe UI"/>
            <w:color w:val="0366D6"/>
            <w:sz w:val="24"/>
          </w:rPr>
          <w:t>PyMC</w:t>
        </w:r>
      </w:hyperlink>
      <w:r w:rsidRPr="001F7D44">
        <w:rPr>
          <w:rFonts w:ascii="Segoe UI" w:hAnsi="Segoe UI" w:cs="Segoe UI"/>
          <w:color w:val="24292E"/>
          <w:sz w:val="24"/>
        </w:rPr>
        <w:t> - Markov Chain Monte Carlo sampling toolkit.</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4" w:history="1">
        <w:r w:rsidRPr="001F7D44">
          <w:rPr>
            <w:rStyle w:val="Hyperlink"/>
            <w:rFonts w:ascii="Segoe UI" w:hAnsi="Segoe UI" w:cs="Segoe UI"/>
            <w:color w:val="0366D6"/>
            <w:sz w:val="24"/>
          </w:rPr>
          <w:t>zipline</w:t>
        </w:r>
      </w:hyperlink>
      <w:r w:rsidRPr="001F7D44">
        <w:rPr>
          <w:rFonts w:ascii="Segoe UI" w:hAnsi="Segoe UI" w:cs="Segoe UI"/>
          <w:color w:val="24292E"/>
          <w:sz w:val="24"/>
        </w:rPr>
        <w:t> - A Pythonic algorithmic trading library.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5" w:history="1">
        <w:r w:rsidRPr="001F7D44">
          <w:rPr>
            <w:rStyle w:val="Hyperlink"/>
            <w:rFonts w:ascii="Segoe UI" w:hAnsi="Segoe UI" w:cs="Segoe UI"/>
            <w:color w:val="0366D6"/>
            <w:sz w:val="24"/>
          </w:rPr>
          <w:t>PyDy</w:t>
        </w:r>
      </w:hyperlink>
      <w:r w:rsidRPr="001F7D44">
        <w:rPr>
          <w:rFonts w:ascii="Segoe UI" w:hAnsi="Segoe UI" w:cs="Segoe UI"/>
          <w:color w:val="24292E"/>
          <w:sz w:val="24"/>
        </w:rPr>
        <w:t> - Short for Python Dynamics, used to assist with workflow in the modeling of dynamic motion based around NumPy, SciPy, IPython, and matplotlib.</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6" w:history="1">
        <w:r w:rsidRPr="001F7D44">
          <w:rPr>
            <w:rStyle w:val="Hyperlink"/>
            <w:rFonts w:ascii="Segoe UI" w:hAnsi="Segoe UI" w:cs="Segoe UI"/>
            <w:color w:val="0366D6"/>
            <w:sz w:val="24"/>
          </w:rPr>
          <w:t>SymPy</w:t>
        </w:r>
      </w:hyperlink>
      <w:r w:rsidRPr="001F7D44">
        <w:rPr>
          <w:rFonts w:ascii="Segoe UI" w:hAnsi="Segoe UI" w:cs="Segoe UI"/>
          <w:color w:val="24292E"/>
          <w:sz w:val="24"/>
        </w:rPr>
        <w:t> - A Python library for symbolic mathematics.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7" w:history="1">
        <w:r w:rsidRPr="001F7D44">
          <w:rPr>
            <w:rStyle w:val="Hyperlink"/>
            <w:rFonts w:ascii="Segoe UI" w:hAnsi="Segoe UI" w:cs="Segoe UI"/>
            <w:color w:val="0366D6"/>
            <w:sz w:val="24"/>
          </w:rPr>
          <w:t>statsmodels</w:t>
        </w:r>
      </w:hyperlink>
      <w:r w:rsidRPr="001F7D44">
        <w:rPr>
          <w:rFonts w:ascii="Segoe UI" w:hAnsi="Segoe UI" w:cs="Segoe UI"/>
          <w:color w:val="24292E"/>
          <w:sz w:val="24"/>
        </w:rPr>
        <w:t> - Statistical modeling and econometrics in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8" w:history="1">
        <w:r w:rsidRPr="001F7D44">
          <w:rPr>
            <w:rStyle w:val="Hyperlink"/>
            <w:rFonts w:ascii="Segoe UI" w:hAnsi="Segoe UI" w:cs="Segoe UI"/>
            <w:color w:val="0366D6"/>
            <w:sz w:val="24"/>
          </w:rPr>
          <w:t>astropy</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community</w:t>
      </w:r>
      <w:proofErr w:type="gramEnd"/>
      <w:r w:rsidRPr="001F7D44">
        <w:rPr>
          <w:rFonts w:ascii="Segoe UI" w:hAnsi="Segoe UI" w:cs="Segoe UI"/>
          <w:color w:val="24292E"/>
          <w:sz w:val="24"/>
        </w:rPr>
        <w:t xml:space="preserve"> Python library for Astronomy.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799" w:history="1">
        <w:r w:rsidRPr="001F7D44">
          <w:rPr>
            <w:rStyle w:val="Hyperlink"/>
            <w:rFonts w:ascii="Segoe UI" w:hAnsi="Segoe UI" w:cs="Segoe UI"/>
            <w:color w:val="0366D6"/>
            <w:sz w:val="24"/>
          </w:rPr>
          <w:t>matplotlib</w:t>
        </w:r>
      </w:hyperlink>
      <w:r w:rsidRPr="001F7D44">
        <w:rPr>
          <w:rFonts w:ascii="Segoe UI" w:hAnsi="Segoe UI" w:cs="Segoe UI"/>
          <w:color w:val="24292E"/>
          <w:sz w:val="24"/>
        </w:rPr>
        <w:t> - A Python 2D plotting library.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0" w:history="1">
        <w:r w:rsidRPr="001F7D44">
          <w:rPr>
            <w:rStyle w:val="Hyperlink"/>
            <w:rFonts w:ascii="Segoe UI" w:hAnsi="Segoe UI" w:cs="Segoe UI"/>
            <w:color w:val="0366D6"/>
            <w:sz w:val="24"/>
          </w:rPr>
          <w:t>bokeh</w:t>
        </w:r>
      </w:hyperlink>
      <w:r w:rsidRPr="001F7D44">
        <w:rPr>
          <w:rFonts w:ascii="Segoe UI" w:hAnsi="Segoe UI" w:cs="Segoe UI"/>
          <w:color w:val="24292E"/>
          <w:sz w:val="24"/>
        </w:rPr>
        <w:t> - Interactive Web Plotting for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1" w:history="1">
        <w:r w:rsidRPr="001F7D44">
          <w:rPr>
            <w:rStyle w:val="Hyperlink"/>
            <w:rFonts w:ascii="Segoe UI" w:hAnsi="Segoe UI" w:cs="Segoe UI"/>
            <w:color w:val="0366D6"/>
            <w:sz w:val="24"/>
          </w:rPr>
          <w:t>plotly</w:t>
        </w:r>
      </w:hyperlink>
      <w:r w:rsidRPr="001F7D44">
        <w:rPr>
          <w:rFonts w:ascii="Segoe UI" w:hAnsi="Segoe UI" w:cs="Segoe UI"/>
          <w:color w:val="24292E"/>
          <w:sz w:val="24"/>
        </w:rPr>
        <w:t> - Collaborative web plotting for Python and matplotlib.</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2" w:history="1">
        <w:r w:rsidRPr="001F7D44">
          <w:rPr>
            <w:rStyle w:val="Hyperlink"/>
            <w:rFonts w:ascii="Segoe UI" w:hAnsi="Segoe UI" w:cs="Segoe UI"/>
            <w:color w:val="0366D6"/>
            <w:sz w:val="24"/>
          </w:rPr>
          <w:t>vincent</w:t>
        </w:r>
      </w:hyperlink>
      <w:r w:rsidRPr="001F7D44">
        <w:rPr>
          <w:rFonts w:ascii="Segoe UI" w:hAnsi="Segoe UI" w:cs="Segoe UI"/>
          <w:color w:val="24292E"/>
          <w:sz w:val="24"/>
        </w:rPr>
        <w:t> - A Python to Vega translator.</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3" w:history="1">
        <w:r w:rsidRPr="001F7D44">
          <w:rPr>
            <w:rStyle w:val="Hyperlink"/>
            <w:rFonts w:ascii="Segoe UI" w:hAnsi="Segoe UI" w:cs="Segoe UI"/>
            <w:color w:val="0366D6"/>
            <w:sz w:val="24"/>
          </w:rPr>
          <w:t>d3py</w:t>
        </w:r>
      </w:hyperlink>
      <w:r w:rsidRPr="001F7D44">
        <w:rPr>
          <w:rFonts w:ascii="Segoe UI" w:hAnsi="Segoe UI" w:cs="Segoe UI"/>
          <w:color w:val="24292E"/>
          <w:sz w:val="24"/>
        </w:rPr>
        <w:t> - A plotting library for Python, based on </w:t>
      </w:r>
      <w:hyperlink r:id="rId2804" w:history="1">
        <w:r w:rsidRPr="001F7D44">
          <w:rPr>
            <w:rStyle w:val="Hyperlink"/>
            <w:rFonts w:ascii="Segoe UI" w:hAnsi="Segoe UI" w:cs="Segoe UI"/>
            <w:color w:val="0366D6"/>
            <w:sz w:val="24"/>
          </w:rPr>
          <w:t>D3.js</w:t>
        </w:r>
      </w:hyperlink>
      <w:r w:rsidRPr="001F7D44">
        <w:rPr>
          <w:rFonts w:ascii="Segoe UI" w:hAnsi="Segoe UI" w:cs="Segoe UI"/>
          <w:color w:val="24292E"/>
          <w:sz w:val="24"/>
        </w:rPr>
        <w:t>.</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5" w:history="1">
        <w:r w:rsidRPr="001F7D44">
          <w:rPr>
            <w:rStyle w:val="Hyperlink"/>
            <w:rFonts w:ascii="Segoe UI" w:hAnsi="Segoe UI" w:cs="Segoe UI"/>
            <w:color w:val="0366D6"/>
            <w:sz w:val="24"/>
          </w:rPr>
          <w:t>PyDexter</w:t>
        </w:r>
      </w:hyperlink>
      <w:r w:rsidRPr="001F7D44">
        <w:rPr>
          <w:rFonts w:ascii="Segoe UI" w:hAnsi="Segoe UI" w:cs="Segoe UI"/>
          <w:color w:val="24292E"/>
          <w:sz w:val="24"/>
        </w:rPr>
        <w:t> - Simple plotting for Python. Wrapper for D3xterjs; easily render charts in-browser.</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6" w:history="1">
        <w:r w:rsidRPr="001F7D44">
          <w:rPr>
            <w:rStyle w:val="Hyperlink"/>
            <w:rFonts w:ascii="Segoe UI" w:hAnsi="Segoe UI" w:cs="Segoe UI"/>
            <w:color w:val="0366D6"/>
            <w:sz w:val="24"/>
          </w:rPr>
          <w:t>ggplot</w:t>
        </w:r>
      </w:hyperlink>
      <w:r w:rsidRPr="001F7D44">
        <w:rPr>
          <w:rFonts w:ascii="Segoe UI" w:hAnsi="Segoe UI" w:cs="Segoe UI"/>
          <w:color w:val="24292E"/>
          <w:sz w:val="24"/>
        </w:rPr>
        <w:t> - Same API as ggplot2 for R.</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7" w:history="1">
        <w:r w:rsidRPr="001F7D44">
          <w:rPr>
            <w:rStyle w:val="Hyperlink"/>
            <w:rFonts w:ascii="Segoe UI" w:hAnsi="Segoe UI" w:cs="Segoe UI"/>
            <w:color w:val="0366D6"/>
            <w:sz w:val="24"/>
          </w:rPr>
          <w:t>ggfortify</w:t>
        </w:r>
      </w:hyperlink>
      <w:r w:rsidRPr="001F7D44">
        <w:rPr>
          <w:rFonts w:ascii="Segoe UI" w:hAnsi="Segoe UI" w:cs="Segoe UI"/>
          <w:color w:val="24292E"/>
          <w:sz w:val="24"/>
        </w:rPr>
        <w:t> - Unified interface to ggplot2 popular R packages.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8" w:history="1">
        <w:r w:rsidRPr="001F7D44">
          <w:rPr>
            <w:rStyle w:val="Hyperlink"/>
            <w:rFonts w:ascii="Segoe UI" w:hAnsi="Segoe UI" w:cs="Segoe UI"/>
            <w:color w:val="0366D6"/>
            <w:sz w:val="24"/>
          </w:rPr>
          <w:t>Kartograph.py</w:t>
        </w:r>
      </w:hyperlink>
      <w:r w:rsidRPr="001F7D44">
        <w:rPr>
          <w:rFonts w:ascii="Segoe UI" w:hAnsi="Segoe UI" w:cs="Segoe UI"/>
          <w:color w:val="24292E"/>
          <w:sz w:val="24"/>
        </w:rPr>
        <w:t> - Rendering beautiful SVG maps in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09" w:history="1">
        <w:r w:rsidRPr="001F7D44">
          <w:rPr>
            <w:rStyle w:val="Hyperlink"/>
            <w:rFonts w:ascii="Segoe UI" w:hAnsi="Segoe UI" w:cs="Segoe UI"/>
            <w:color w:val="0366D6"/>
            <w:sz w:val="24"/>
          </w:rPr>
          <w:t>pygal</w:t>
        </w:r>
      </w:hyperlink>
      <w:r w:rsidRPr="001F7D44">
        <w:rPr>
          <w:rFonts w:ascii="Segoe UI" w:hAnsi="Segoe UI" w:cs="Segoe UI"/>
          <w:color w:val="24292E"/>
          <w:sz w:val="24"/>
        </w:rPr>
        <w:t> - A Python SVG Charts Creator.</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0" w:history="1">
        <w:r w:rsidRPr="001F7D44">
          <w:rPr>
            <w:rStyle w:val="Hyperlink"/>
            <w:rFonts w:ascii="Segoe UI" w:hAnsi="Segoe UI" w:cs="Segoe UI"/>
            <w:color w:val="0366D6"/>
            <w:sz w:val="24"/>
          </w:rPr>
          <w:t>PyQtGraph</w:t>
        </w:r>
      </w:hyperlink>
      <w:r w:rsidRPr="001F7D44">
        <w:rPr>
          <w:rFonts w:ascii="Segoe UI" w:hAnsi="Segoe UI" w:cs="Segoe UI"/>
          <w:color w:val="24292E"/>
          <w:sz w:val="24"/>
        </w:rPr>
        <w:t> - A pure-python graphics and GUI library built on PyQt4 / PySide and NumPy.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1" w:history="1">
        <w:r w:rsidRPr="001F7D44">
          <w:rPr>
            <w:rStyle w:val="Hyperlink"/>
            <w:rFonts w:ascii="Segoe UI" w:hAnsi="Segoe UI" w:cs="Segoe UI"/>
            <w:color w:val="0366D6"/>
            <w:sz w:val="24"/>
          </w:rPr>
          <w:t>pycascading</w:t>
        </w:r>
      </w:hyperlink>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2" w:history="1">
        <w:r w:rsidRPr="001F7D44">
          <w:rPr>
            <w:rStyle w:val="Hyperlink"/>
            <w:rFonts w:ascii="Segoe UI" w:hAnsi="Segoe UI" w:cs="Segoe UI"/>
            <w:color w:val="0366D6"/>
            <w:sz w:val="24"/>
          </w:rPr>
          <w:t>Petrel</w:t>
        </w:r>
      </w:hyperlink>
      <w:r w:rsidRPr="001F7D44">
        <w:rPr>
          <w:rFonts w:ascii="Segoe UI" w:hAnsi="Segoe UI" w:cs="Segoe UI"/>
          <w:color w:val="24292E"/>
          <w:sz w:val="24"/>
        </w:rPr>
        <w:t> - Tools for writing, submitting, debugging, and monitoring Storm topologies in pure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3" w:history="1">
        <w:r w:rsidRPr="001F7D44">
          <w:rPr>
            <w:rStyle w:val="Hyperlink"/>
            <w:rFonts w:ascii="Segoe UI" w:hAnsi="Segoe UI" w:cs="Segoe UI"/>
            <w:color w:val="0366D6"/>
            <w:sz w:val="24"/>
          </w:rPr>
          <w:t>Blaze</w:t>
        </w:r>
      </w:hyperlink>
      <w:r w:rsidRPr="001F7D44">
        <w:rPr>
          <w:rFonts w:ascii="Segoe UI" w:hAnsi="Segoe UI" w:cs="Segoe UI"/>
          <w:color w:val="24292E"/>
          <w:sz w:val="24"/>
        </w:rPr>
        <w:t> - NumPy and Pandas interface to Big Data.</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4" w:history="1">
        <w:r w:rsidRPr="001F7D44">
          <w:rPr>
            <w:rStyle w:val="Hyperlink"/>
            <w:rFonts w:ascii="Segoe UI" w:hAnsi="Segoe UI" w:cs="Segoe UI"/>
            <w:color w:val="0366D6"/>
            <w:sz w:val="24"/>
          </w:rPr>
          <w:t>emcee</w:t>
        </w:r>
      </w:hyperlink>
      <w:r w:rsidRPr="001F7D44">
        <w:rPr>
          <w:rFonts w:ascii="Segoe UI" w:hAnsi="Segoe UI" w:cs="Segoe UI"/>
          <w:color w:val="24292E"/>
          <w:sz w:val="24"/>
        </w:rPr>
        <w:t> - The Python ensemble sampling toolkit for affine-invariant MCMC.</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5" w:history="1">
        <w:r w:rsidRPr="001F7D44">
          <w:rPr>
            <w:rStyle w:val="Hyperlink"/>
            <w:rFonts w:ascii="Segoe UI" w:hAnsi="Segoe UI" w:cs="Segoe UI"/>
            <w:color w:val="0366D6"/>
            <w:sz w:val="24"/>
          </w:rPr>
          <w:t>windML</w:t>
        </w:r>
      </w:hyperlink>
      <w:r w:rsidRPr="001F7D44">
        <w:rPr>
          <w:rFonts w:ascii="Segoe UI" w:hAnsi="Segoe UI" w:cs="Segoe UI"/>
          <w:color w:val="24292E"/>
          <w:sz w:val="24"/>
        </w:rPr>
        <w:t> - A Python Framework for Wind Energy Analysis and Prediction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6" w:history="1">
        <w:r w:rsidRPr="001F7D44">
          <w:rPr>
            <w:rStyle w:val="Hyperlink"/>
            <w:rFonts w:ascii="Segoe UI" w:hAnsi="Segoe UI" w:cs="Segoe UI"/>
            <w:color w:val="0366D6"/>
            <w:sz w:val="24"/>
          </w:rPr>
          <w:t>vispy</w:t>
        </w:r>
      </w:hyperlink>
      <w:r w:rsidRPr="001F7D44">
        <w:rPr>
          <w:rFonts w:ascii="Segoe UI" w:hAnsi="Segoe UI" w:cs="Segoe UI"/>
          <w:color w:val="24292E"/>
          <w:sz w:val="24"/>
        </w:rPr>
        <w:t> - GPU-based high-performance interactive OpenGL 2D/3D data visualization library</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7" w:history="1">
        <w:r w:rsidRPr="001F7D44">
          <w:rPr>
            <w:rStyle w:val="Hyperlink"/>
            <w:rFonts w:ascii="Segoe UI" w:hAnsi="Segoe UI" w:cs="Segoe UI"/>
            <w:color w:val="0366D6"/>
            <w:sz w:val="24"/>
          </w:rPr>
          <w:t>cerebro2</w:t>
        </w:r>
      </w:hyperlink>
      <w:r w:rsidRPr="001F7D44">
        <w:rPr>
          <w:rFonts w:ascii="Segoe UI" w:hAnsi="Segoe UI" w:cs="Segoe UI"/>
          <w:color w:val="24292E"/>
          <w:sz w:val="24"/>
        </w:rPr>
        <w:t> A web-based visualization and debugging platform for NuPIC.</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8" w:history="1">
        <w:r w:rsidRPr="001F7D44">
          <w:rPr>
            <w:rStyle w:val="Hyperlink"/>
            <w:rFonts w:ascii="Segoe UI" w:hAnsi="Segoe UI" w:cs="Segoe UI"/>
            <w:color w:val="0366D6"/>
            <w:sz w:val="24"/>
          </w:rPr>
          <w:t>NuPIC Studio</w:t>
        </w:r>
      </w:hyperlink>
      <w:r w:rsidRPr="001F7D44">
        <w:rPr>
          <w:rFonts w:ascii="Segoe UI" w:hAnsi="Segoe UI" w:cs="Segoe UI"/>
          <w:color w:val="24292E"/>
          <w:sz w:val="24"/>
        </w:rPr>
        <w:t> An all-in-one NuPIC Hierarchical Temporal Memory visualization and debugging super-tool!</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19" w:history="1">
        <w:r w:rsidRPr="001F7D44">
          <w:rPr>
            <w:rStyle w:val="Hyperlink"/>
            <w:rFonts w:ascii="Segoe UI" w:hAnsi="Segoe UI" w:cs="Segoe UI"/>
            <w:color w:val="0366D6"/>
            <w:sz w:val="24"/>
          </w:rPr>
          <w:t>SparklingPandas</w:t>
        </w:r>
      </w:hyperlink>
      <w:r w:rsidRPr="001F7D44">
        <w:rPr>
          <w:rFonts w:ascii="Segoe UI" w:hAnsi="Segoe UI" w:cs="Segoe UI"/>
          <w:color w:val="24292E"/>
          <w:sz w:val="24"/>
        </w:rPr>
        <w:t> Pandas on PySpark (POPS)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0" w:history="1">
        <w:r w:rsidRPr="001F7D44">
          <w:rPr>
            <w:rStyle w:val="Hyperlink"/>
            <w:rFonts w:ascii="Segoe UI" w:hAnsi="Segoe UI" w:cs="Segoe UI"/>
            <w:color w:val="0366D6"/>
            <w:sz w:val="24"/>
          </w:rPr>
          <w:t>Seaborn</w:t>
        </w:r>
      </w:hyperlink>
      <w:r w:rsidRPr="001F7D44">
        <w:rPr>
          <w:rFonts w:ascii="Segoe UI" w:hAnsi="Segoe UI" w:cs="Segoe UI"/>
          <w:color w:val="24292E"/>
          <w:sz w:val="24"/>
        </w:rPr>
        <w:t> - A python visualization library based on matplotlib</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1" w:history="1">
        <w:r w:rsidRPr="001F7D44">
          <w:rPr>
            <w:rStyle w:val="Hyperlink"/>
            <w:rFonts w:ascii="Segoe UI" w:hAnsi="Segoe UI" w:cs="Segoe UI"/>
            <w:color w:val="0366D6"/>
            <w:sz w:val="24"/>
          </w:rPr>
          <w:t>bqplot</w:t>
        </w:r>
      </w:hyperlink>
      <w:r w:rsidRPr="001F7D44">
        <w:rPr>
          <w:rFonts w:ascii="Segoe UI" w:hAnsi="Segoe UI" w:cs="Segoe UI"/>
          <w:color w:val="24292E"/>
          <w:sz w:val="24"/>
        </w:rPr>
        <w:t> - An API for plotting in Jupyter (IPython)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2" w:history="1">
        <w:r w:rsidRPr="001F7D44">
          <w:rPr>
            <w:rStyle w:val="Hyperlink"/>
            <w:rFonts w:ascii="Segoe UI" w:hAnsi="Segoe UI" w:cs="Segoe UI"/>
            <w:color w:val="0366D6"/>
            <w:sz w:val="24"/>
          </w:rPr>
          <w:t>pastalog</w:t>
        </w:r>
      </w:hyperlink>
      <w:r w:rsidRPr="001F7D44">
        <w:rPr>
          <w:rFonts w:ascii="Segoe UI" w:hAnsi="Segoe UI" w:cs="Segoe UI"/>
          <w:color w:val="24292E"/>
          <w:sz w:val="24"/>
        </w:rPr>
        <w:t> - Simple, realtime visualization of neural network training performance.</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3" w:history="1">
        <w:r w:rsidRPr="001F7D44">
          <w:rPr>
            <w:rStyle w:val="Hyperlink"/>
            <w:rFonts w:ascii="Segoe UI" w:hAnsi="Segoe UI" w:cs="Segoe UI"/>
            <w:color w:val="0366D6"/>
            <w:sz w:val="24"/>
          </w:rPr>
          <w:t>caravel</w:t>
        </w:r>
      </w:hyperlink>
      <w:r w:rsidRPr="001F7D44">
        <w:rPr>
          <w:rFonts w:ascii="Segoe UI" w:hAnsi="Segoe UI" w:cs="Segoe UI"/>
          <w:color w:val="24292E"/>
          <w:sz w:val="24"/>
        </w:rPr>
        <w:t> - A data exploration platform designed to be visual, intuitive, and interactive.</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4" w:history="1">
        <w:r w:rsidRPr="001F7D44">
          <w:rPr>
            <w:rStyle w:val="Hyperlink"/>
            <w:rFonts w:ascii="Segoe UI" w:hAnsi="Segoe UI" w:cs="Segoe UI"/>
            <w:color w:val="0366D6"/>
            <w:sz w:val="24"/>
          </w:rPr>
          <w:t>Dora</w:t>
        </w:r>
      </w:hyperlink>
      <w:r w:rsidRPr="001F7D44">
        <w:rPr>
          <w:rFonts w:ascii="Segoe UI" w:hAnsi="Segoe UI" w:cs="Segoe UI"/>
          <w:color w:val="24292E"/>
          <w:sz w:val="24"/>
        </w:rPr>
        <w:t> - Tools for exploratory data analysis in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5" w:history="1">
        <w:r w:rsidRPr="001F7D44">
          <w:rPr>
            <w:rStyle w:val="Hyperlink"/>
            <w:rFonts w:ascii="Segoe UI" w:hAnsi="Segoe UI" w:cs="Segoe UI"/>
            <w:color w:val="0366D6"/>
            <w:sz w:val="24"/>
          </w:rPr>
          <w:t>Ruffus</w:t>
        </w:r>
      </w:hyperlink>
      <w:r w:rsidRPr="001F7D44">
        <w:rPr>
          <w:rFonts w:ascii="Segoe UI" w:hAnsi="Segoe UI" w:cs="Segoe UI"/>
          <w:color w:val="24292E"/>
          <w:sz w:val="24"/>
        </w:rPr>
        <w:t> - Computation Pipeline library for python.</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6" w:history="1">
        <w:r w:rsidRPr="001F7D44">
          <w:rPr>
            <w:rStyle w:val="Hyperlink"/>
            <w:rFonts w:ascii="Segoe UI" w:hAnsi="Segoe UI" w:cs="Segoe UI"/>
            <w:color w:val="0366D6"/>
            <w:sz w:val="24"/>
          </w:rPr>
          <w:t>SOMPY</w:t>
        </w:r>
      </w:hyperlink>
      <w:r w:rsidRPr="001F7D44">
        <w:rPr>
          <w:rFonts w:ascii="Segoe UI" w:hAnsi="Segoe UI" w:cs="Segoe UI"/>
          <w:color w:val="24292E"/>
          <w:sz w:val="24"/>
        </w:rPr>
        <w:t> - Self Organizing Map written in Python (Uses neural networks for data analysis).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7" w:history="1">
        <w:r w:rsidRPr="001F7D44">
          <w:rPr>
            <w:rStyle w:val="Hyperlink"/>
            <w:rFonts w:ascii="Segoe UI" w:hAnsi="Segoe UI" w:cs="Segoe UI"/>
            <w:color w:val="0366D6"/>
            <w:sz w:val="24"/>
          </w:rPr>
          <w:t>somoclu</w:t>
        </w:r>
      </w:hyperlink>
      <w:r w:rsidRPr="001F7D44">
        <w:rPr>
          <w:rFonts w:ascii="Segoe UI" w:hAnsi="Segoe UI" w:cs="Segoe UI"/>
          <w:color w:val="24292E"/>
          <w:sz w:val="24"/>
        </w:rPr>
        <w:t> Massively parallel self-organizing maps: accelerate training on multicore CPUs, GPUs, and clusters, has python API.</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8" w:history="1">
        <w:r w:rsidRPr="001F7D44">
          <w:rPr>
            <w:rStyle w:val="Hyperlink"/>
            <w:rFonts w:ascii="Segoe UI" w:hAnsi="Segoe UI" w:cs="Segoe UI"/>
            <w:color w:val="0366D6"/>
            <w:sz w:val="24"/>
          </w:rPr>
          <w:t>HDBScan</w:t>
        </w:r>
      </w:hyperlink>
      <w:r w:rsidRPr="001F7D44">
        <w:rPr>
          <w:rFonts w:ascii="Segoe UI" w:hAnsi="Segoe UI" w:cs="Segoe UI"/>
          <w:color w:val="24292E"/>
          <w:sz w:val="24"/>
        </w:rPr>
        <w:t> - implementation of the hdbscan algorithm in Python - used for clustering</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29" w:history="1">
        <w:r w:rsidRPr="001F7D44">
          <w:rPr>
            <w:rStyle w:val="Hyperlink"/>
            <w:rFonts w:ascii="Segoe UI" w:hAnsi="Segoe UI" w:cs="Segoe UI"/>
            <w:color w:val="0366D6"/>
            <w:sz w:val="24"/>
          </w:rPr>
          <w:t>visualize_ML</w:t>
        </w:r>
      </w:hyperlink>
      <w:r w:rsidRPr="001F7D44">
        <w:rPr>
          <w:rFonts w:ascii="Segoe UI" w:hAnsi="Segoe UI" w:cs="Segoe UI"/>
          <w:color w:val="24292E"/>
          <w:sz w:val="24"/>
        </w:rPr>
        <w:t> - A python package for data exploration and data analysis.</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30" w:history="1">
        <w:r w:rsidRPr="001F7D44">
          <w:rPr>
            <w:rStyle w:val="Hyperlink"/>
            <w:rFonts w:ascii="Segoe UI" w:hAnsi="Segoe UI" w:cs="Segoe UI"/>
            <w:color w:val="0366D6"/>
            <w:sz w:val="24"/>
          </w:rPr>
          <w:t>scikit-plot</w:t>
        </w:r>
      </w:hyperlink>
      <w:r w:rsidRPr="001F7D44">
        <w:rPr>
          <w:rFonts w:ascii="Segoe UI" w:hAnsi="Segoe UI" w:cs="Segoe UI"/>
          <w:color w:val="24292E"/>
          <w:sz w:val="24"/>
        </w:rPr>
        <w:t> - A visualization library for quick and easy generation of common plots in data analysis and machine learning.</w:t>
      </w:r>
    </w:p>
    <w:p w:rsidR="00E45729" w:rsidRPr="001F7D44" w:rsidRDefault="00E45729" w:rsidP="00E45729">
      <w:pPr>
        <w:numPr>
          <w:ilvl w:val="0"/>
          <w:numId w:val="143"/>
        </w:numPr>
        <w:spacing w:before="60" w:after="100" w:afterAutospacing="1" w:line="240" w:lineRule="auto"/>
        <w:rPr>
          <w:rFonts w:ascii="Segoe UI" w:hAnsi="Segoe UI" w:cs="Segoe UI"/>
          <w:color w:val="24292E"/>
          <w:sz w:val="24"/>
        </w:rPr>
      </w:pPr>
      <w:hyperlink r:id="rId2831" w:history="1">
        <w:r w:rsidRPr="001F7D44">
          <w:rPr>
            <w:rStyle w:val="Hyperlink"/>
            <w:rFonts w:ascii="Segoe UI" w:hAnsi="Segoe UI" w:cs="Segoe UI"/>
            <w:color w:val="0366D6"/>
            <w:sz w:val="24"/>
          </w:rPr>
          <w:t>Bowtie</w:t>
        </w:r>
      </w:hyperlink>
      <w:r w:rsidRPr="001F7D44">
        <w:rPr>
          <w:rFonts w:ascii="Segoe UI" w:hAnsi="Segoe UI" w:cs="Segoe UI"/>
          <w:color w:val="24292E"/>
          <w:sz w:val="24"/>
        </w:rPr>
        <w:t> - A dashboard library for interactive visualizations using flask socketio and react.</w:t>
      </w:r>
    </w:p>
    <w:p w:rsidR="00E45729" w:rsidRPr="001F7D44" w:rsidRDefault="00E45729" w:rsidP="00E45729">
      <w:pPr>
        <w:pStyle w:val="Heading4"/>
        <w:spacing w:before="360" w:after="240"/>
        <w:rPr>
          <w:rFonts w:ascii="Segoe UI" w:hAnsi="Segoe UI" w:cs="Segoe UI"/>
          <w:color w:val="24292E"/>
          <w:sz w:val="24"/>
        </w:rPr>
      </w:pPr>
      <w:bookmarkStart w:id="245" w:name="user-content-python-misc"/>
      <w:bookmarkEnd w:id="245"/>
      <w:r w:rsidRPr="001F7D44">
        <w:rPr>
          <w:rFonts w:ascii="Segoe UI" w:hAnsi="Segoe UI" w:cs="Segoe UI"/>
          <w:color w:val="24292E"/>
          <w:sz w:val="24"/>
        </w:rPr>
        <w:t>Misc Scripts / iPython Notebooks / Codebases</w:t>
      </w:r>
    </w:p>
    <w:p w:rsidR="00E45729" w:rsidRPr="001F7D44" w:rsidRDefault="00E45729" w:rsidP="00E45729">
      <w:pPr>
        <w:numPr>
          <w:ilvl w:val="0"/>
          <w:numId w:val="144"/>
        </w:numPr>
        <w:spacing w:before="100" w:beforeAutospacing="1" w:after="100" w:afterAutospacing="1" w:line="240" w:lineRule="auto"/>
        <w:rPr>
          <w:rFonts w:ascii="Segoe UI" w:hAnsi="Segoe UI" w:cs="Segoe UI"/>
          <w:color w:val="24292E"/>
          <w:sz w:val="24"/>
        </w:rPr>
      </w:pPr>
      <w:hyperlink r:id="rId2832" w:history="1">
        <w:r w:rsidRPr="001F7D44">
          <w:rPr>
            <w:rStyle w:val="Hyperlink"/>
            <w:rFonts w:ascii="Segoe UI" w:hAnsi="Segoe UI" w:cs="Segoe UI"/>
            <w:color w:val="0366D6"/>
            <w:sz w:val="24"/>
          </w:rPr>
          <w:t>BioPy</w:t>
        </w:r>
      </w:hyperlink>
      <w:r w:rsidRPr="001F7D44">
        <w:rPr>
          <w:rFonts w:ascii="Segoe UI" w:hAnsi="Segoe UI" w:cs="Segoe UI"/>
          <w:color w:val="24292E"/>
          <w:sz w:val="24"/>
        </w:rPr>
        <w:t> - Biologically-Inspired and Machine Learning Algorithms in Python.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3" w:history="1">
        <w:r w:rsidRPr="001F7D44">
          <w:rPr>
            <w:rStyle w:val="Hyperlink"/>
            <w:rFonts w:ascii="Segoe UI" w:hAnsi="Segoe UI" w:cs="Segoe UI"/>
            <w:color w:val="0366D6"/>
            <w:sz w:val="24"/>
          </w:rPr>
          <w:t>pattern_classification</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4" w:history="1">
        <w:r w:rsidRPr="001F7D44">
          <w:rPr>
            <w:rStyle w:val="Hyperlink"/>
            <w:rFonts w:ascii="Segoe UI" w:hAnsi="Segoe UI" w:cs="Segoe UI"/>
            <w:color w:val="0366D6"/>
            <w:sz w:val="24"/>
          </w:rPr>
          <w:t>thinking stats 2</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5" w:history="1">
        <w:r w:rsidRPr="001F7D44">
          <w:rPr>
            <w:rStyle w:val="Hyperlink"/>
            <w:rFonts w:ascii="Segoe UI" w:hAnsi="Segoe UI" w:cs="Segoe UI"/>
            <w:color w:val="0366D6"/>
            <w:sz w:val="24"/>
          </w:rPr>
          <w:t>hyperopt</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6" w:history="1">
        <w:r w:rsidRPr="001F7D44">
          <w:rPr>
            <w:rStyle w:val="Hyperlink"/>
            <w:rFonts w:ascii="Segoe UI" w:hAnsi="Segoe UI" w:cs="Segoe UI"/>
            <w:color w:val="0366D6"/>
            <w:sz w:val="24"/>
          </w:rPr>
          <w:t>numpic</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7" w:history="1">
        <w:r w:rsidRPr="001F7D44">
          <w:rPr>
            <w:rStyle w:val="Hyperlink"/>
            <w:rFonts w:ascii="Segoe UI" w:hAnsi="Segoe UI" w:cs="Segoe UI"/>
            <w:color w:val="0366D6"/>
            <w:sz w:val="24"/>
          </w:rPr>
          <w:t>2012-paper-diginorm</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8" w:history="1">
        <w:r w:rsidRPr="001F7D44">
          <w:rPr>
            <w:rStyle w:val="Hyperlink"/>
            <w:rFonts w:ascii="Segoe UI" w:hAnsi="Segoe UI" w:cs="Segoe UI"/>
            <w:color w:val="0366D6"/>
            <w:sz w:val="24"/>
          </w:rPr>
          <w:t>A gallery of interesting IPython notebooks</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39" w:history="1">
        <w:r w:rsidRPr="001F7D44">
          <w:rPr>
            <w:rStyle w:val="Hyperlink"/>
            <w:rFonts w:ascii="Segoe UI" w:hAnsi="Segoe UI" w:cs="Segoe UI"/>
            <w:color w:val="0366D6"/>
            <w:sz w:val="24"/>
          </w:rPr>
          <w:t>ipython-notebooks</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0" w:history="1">
        <w:r w:rsidRPr="001F7D44">
          <w:rPr>
            <w:rStyle w:val="Hyperlink"/>
            <w:rFonts w:ascii="Segoe UI" w:hAnsi="Segoe UI" w:cs="Segoe UI"/>
            <w:color w:val="0366D6"/>
            <w:sz w:val="24"/>
          </w:rPr>
          <w:t>data-science-ipython-notebooks</w:t>
        </w:r>
      </w:hyperlink>
      <w:r w:rsidRPr="001F7D44">
        <w:rPr>
          <w:rFonts w:ascii="Segoe UI" w:hAnsi="Segoe UI" w:cs="Segoe UI"/>
          <w:color w:val="24292E"/>
          <w:sz w:val="24"/>
        </w:rPr>
        <w:t> - Continually updated Data Science Python Notebooks: Spark, Hadoop MapReduce, HDFS, AWS, Kaggle, scikit-learn, matplotlib, pandas, NumPy, SciPy, and various command lines.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1" w:history="1">
        <w:r w:rsidRPr="001F7D44">
          <w:rPr>
            <w:rStyle w:val="Hyperlink"/>
            <w:rFonts w:ascii="Segoe UI" w:hAnsi="Segoe UI" w:cs="Segoe UI"/>
            <w:color w:val="0366D6"/>
            <w:sz w:val="24"/>
          </w:rPr>
          <w:t>decision-weights</w:t>
        </w:r>
      </w:hyperlink>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2" w:history="1">
        <w:r w:rsidRPr="001F7D44">
          <w:rPr>
            <w:rStyle w:val="Hyperlink"/>
            <w:rFonts w:ascii="Segoe UI" w:hAnsi="Segoe UI" w:cs="Segoe UI"/>
            <w:color w:val="0366D6"/>
            <w:sz w:val="24"/>
          </w:rPr>
          <w:t>Sarah Palin LDA</w:t>
        </w:r>
      </w:hyperlink>
      <w:r w:rsidRPr="001F7D44">
        <w:rPr>
          <w:rFonts w:ascii="Segoe UI" w:hAnsi="Segoe UI" w:cs="Segoe UI"/>
          <w:color w:val="24292E"/>
          <w:sz w:val="24"/>
        </w:rPr>
        <w:t> - Topic Modeling the Sarah Palin emails.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3" w:history="1">
        <w:r w:rsidRPr="001F7D44">
          <w:rPr>
            <w:rStyle w:val="Hyperlink"/>
            <w:rFonts w:ascii="Segoe UI" w:hAnsi="Segoe UI" w:cs="Segoe UI"/>
            <w:color w:val="0366D6"/>
            <w:sz w:val="24"/>
          </w:rPr>
          <w:t>Diffusion Segmentation</w:t>
        </w:r>
      </w:hyperlink>
      <w:r w:rsidRPr="001F7D44">
        <w:rPr>
          <w:rFonts w:ascii="Segoe UI" w:hAnsi="Segoe UI" w:cs="Segoe UI"/>
          <w:color w:val="24292E"/>
          <w:sz w:val="24"/>
        </w:rPr>
        <w:t> - A collection of image segmentation algorithms based on diffusion methods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4" w:history="1">
        <w:r w:rsidRPr="001F7D44">
          <w:rPr>
            <w:rStyle w:val="Hyperlink"/>
            <w:rFonts w:ascii="Segoe UI" w:hAnsi="Segoe UI" w:cs="Segoe UI"/>
            <w:color w:val="0366D6"/>
            <w:sz w:val="24"/>
          </w:rPr>
          <w:t>Scipy Tutorials</w:t>
        </w:r>
      </w:hyperlink>
      <w:r w:rsidRPr="001F7D44">
        <w:rPr>
          <w:rFonts w:ascii="Segoe UI" w:hAnsi="Segoe UI" w:cs="Segoe UI"/>
          <w:color w:val="24292E"/>
          <w:sz w:val="24"/>
        </w:rPr>
        <w:t> - SciPy tutorials. This is outdated, check out scipy-lecture-notes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5" w:history="1">
        <w:r w:rsidRPr="001F7D44">
          <w:rPr>
            <w:rStyle w:val="Hyperlink"/>
            <w:rFonts w:ascii="Segoe UI" w:hAnsi="Segoe UI" w:cs="Segoe UI"/>
            <w:color w:val="0366D6"/>
            <w:sz w:val="24"/>
          </w:rPr>
          <w:t>Crab</w:t>
        </w:r>
      </w:hyperlink>
      <w:r w:rsidRPr="001F7D44">
        <w:rPr>
          <w:rFonts w:ascii="Segoe UI" w:hAnsi="Segoe UI" w:cs="Segoe UI"/>
          <w:color w:val="24292E"/>
          <w:sz w:val="24"/>
        </w:rPr>
        <w:t> - A recommendation engine library for Python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6" w:history="1">
        <w:r w:rsidRPr="001F7D44">
          <w:rPr>
            <w:rStyle w:val="Hyperlink"/>
            <w:rFonts w:ascii="Segoe UI" w:hAnsi="Segoe UI" w:cs="Segoe UI"/>
            <w:color w:val="0366D6"/>
            <w:sz w:val="24"/>
          </w:rPr>
          <w:t>BayesPy</w:t>
        </w:r>
      </w:hyperlink>
      <w:r w:rsidRPr="001F7D44">
        <w:rPr>
          <w:rFonts w:ascii="Segoe UI" w:hAnsi="Segoe UI" w:cs="Segoe UI"/>
          <w:color w:val="24292E"/>
          <w:sz w:val="24"/>
        </w:rPr>
        <w:t> - Bayesian Inference Tools in Python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7" w:history="1">
        <w:r w:rsidRPr="001F7D44">
          <w:rPr>
            <w:rStyle w:val="Hyperlink"/>
            <w:rFonts w:ascii="Segoe UI" w:hAnsi="Segoe UI" w:cs="Segoe UI"/>
            <w:color w:val="0366D6"/>
            <w:sz w:val="24"/>
          </w:rPr>
          <w:t>scikit-learn tutorials</w:t>
        </w:r>
      </w:hyperlink>
      <w:r w:rsidRPr="001F7D44">
        <w:rPr>
          <w:rFonts w:ascii="Segoe UI" w:hAnsi="Segoe UI" w:cs="Segoe UI"/>
          <w:color w:val="24292E"/>
          <w:sz w:val="24"/>
        </w:rPr>
        <w:t> - Series of notebooks for learning scikit-learn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8" w:history="1">
        <w:r w:rsidRPr="001F7D44">
          <w:rPr>
            <w:rStyle w:val="Hyperlink"/>
            <w:rFonts w:ascii="Segoe UI" w:hAnsi="Segoe UI" w:cs="Segoe UI"/>
            <w:color w:val="0366D6"/>
            <w:sz w:val="24"/>
          </w:rPr>
          <w:t>sentiment-analyzer</w:t>
        </w:r>
      </w:hyperlink>
      <w:r w:rsidRPr="001F7D44">
        <w:rPr>
          <w:rFonts w:ascii="Segoe UI" w:hAnsi="Segoe UI" w:cs="Segoe UI"/>
          <w:color w:val="24292E"/>
          <w:sz w:val="24"/>
        </w:rPr>
        <w:t> - Tweets Sentiment Analyzer</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49" w:history="1">
        <w:r w:rsidRPr="001F7D44">
          <w:rPr>
            <w:rStyle w:val="Hyperlink"/>
            <w:rFonts w:ascii="Segoe UI" w:hAnsi="Segoe UI" w:cs="Segoe UI"/>
            <w:color w:val="0366D6"/>
            <w:sz w:val="24"/>
          </w:rPr>
          <w:t>sentiment_classifier</w:t>
        </w:r>
      </w:hyperlink>
      <w:r w:rsidRPr="001F7D44">
        <w:rPr>
          <w:rFonts w:ascii="Segoe UI" w:hAnsi="Segoe UI" w:cs="Segoe UI"/>
          <w:color w:val="24292E"/>
          <w:sz w:val="24"/>
        </w:rPr>
        <w:t> - Sentiment classifier using word sense disambiguation.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0" w:history="1">
        <w:r w:rsidRPr="001F7D44">
          <w:rPr>
            <w:rStyle w:val="Hyperlink"/>
            <w:rFonts w:ascii="Segoe UI" w:hAnsi="Segoe UI" w:cs="Segoe UI"/>
            <w:color w:val="0366D6"/>
            <w:sz w:val="24"/>
          </w:rPr>
          <w:t>group-lasso</w:t>
        </w:r>
      </w:hyperlink>
      <w:r w:rsidRPr="001F7D44">
        <w:rPr>
          <w:rFonts w:ascii="Segoe UI" w:hAnsi="Segoe UI" w:cs="Segoe UI"/>
          <w:color w:val="24292E"/>
          <w:sz w:val="24"/>
        </w:rPr>
        <w:t> - Some experiments with the coordinate descent algorithm used in the (Sparse) Group Lasso model</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1" w:history="1">
        <w:r w:rsidRPr="001F7D44">
          <w:rPr>
            <w:rStyle w:val="Hyperlink"/>
            <w:rFonts w:ascii="Segoe UI" w:hAnsi="Segoe UI" w:cs="Segoe UI"/>
            <w:color w:val="0366D6"/>
            <w:sz w:val="24"/>
          </w:rPr>
          <w:t>jProcessing</w:t>
        </w:r>
      </w:hyperlink>
      <w:r w:rsidRPr="001F7D44">
        <w:rPr>
          <w:rFonts w:ascii="Segoe UI" w:hAnsi="Segoe UI" w:cs="Segoe UI"/>
          <w:color w:val="24292E"/>
          <w:sz w:val="24"/>
        </w:rPr>
        <w:t xml:space="preserve"> - Kanji / Hiragana / Katakana to Romaji Converter. Edict Dictionary &amp; parallel sentences Search. Sentence Similarity between two JP Sentences. Sentiment Analysis of Japanese Text. Run </w:t>
      </w:r>
      <w:proofErr w:type="gramStart"/>
      <w:r w:rsidRPr="001F7D44">
        <w:rPr>
          <w:rFonts w:ascii="Segoe UI" w:hAnsi="Segoe UI" w:cs="Segoe UI"/>
          <w:color w:val="24292E"/>
          <w:sz w:val="24"/>
        </w:rPr>
        <w:t>Cabocha(</w:t>
      </w:r>
      <w:proofErr w:type="gramEnd"/>
      <w:r w:rsidRPr="001F7D44">
        <w:rPr>
          <w:rFonts w:ascii="Segoe UI" w:hAnsi="Segoe UI" w:cs="Segoe UI"/>
          <w:color w:val="24292E"/>
          <w:sz w:val="24"/>
        </w:rPr>
        <w:t>ISO--8859-1 configured) in Python.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2" w:history="1">
        <w:r w:rsidRPr="001F7D44">
          <w:rPr>
            <w:rStyle w:val="Hyperlink"/>
            <w:rFonts w:ascii="Segoe UI" w:hAnsi="Segoe UI" w:cs="Segoe UI"/>
            <w:color w:val="0366D6"/>
            <w:sz w:val="24"/>
          </w:rPr>
          <w:t>mne-python-notebooks</w:t>
        </w:r>
      </w:hyperlink>
      <w:r w:rsidRPr="001F7D44">
        <w:rPr>
          <w:rFonts w:ascii="Segoe UI" w:hAnsi="Segoe UI" w:cs="Segoe UI"/>
          <w:color w:val="24292E"/>
          <w:sz w:val="24"/>
        </w:rPr>
        <w:t> - IPython notebooks for EEG/MEG data processing using mne-python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3" w:history="1">
        <w:r w:rsidRPr="001F7D44">
          <w:rPr>
            <w:rStyle w:val="Hyperlink"/>
            <w:rFonts w:ascii="Segoe UI" w:hAnsi="Segoe UI" w:cs="Segoe UI"/>
            <w:color w:val="0366D6"/>
            <w:sz w:val="24"/>
          </w:rPr>
          <w:t>Neon Course</w:t>
        </w:r>
      </w:hyperlink>
      <w:r w:rsidRPr="001F7D44">
        <w:rPr>
          <w:rFonts w:ascii="Segoe UI" w:hAnsi="Segoe UI" w:cs="Segoe UI"/>
          <w:color w:val="24292E"/>
          <w:sz w:val="24"/>
        </w:rPr>
        <w:t> - IPython notebooks for a complete course around understanding Nervana's Neon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4" w:history="1">
        <w:proofErr w:type="gramStart"/>
        <w:r w:rsidRPr="001F7D44">
          <w:rPr>
            <w:rStyle w:val="Hyperlink"/>
            <w:rFonts w:ascii="Segoe UI" w:hAnsi="Segoe UI" w:cs="Segoe UI"/>
            <w:color w:val="0366D6"/>
            <w:sz w:val="24"/>
          </w:rPr>
          <w:t>pandas</w:t>
        </w:r>
        <w:proofErr w:type="gramEnd"/>
        <w:r w:rsidRPr="001F7D44">
          <w:rPr>
            <w:rStyle w:val="Hyperlink"/>
            <w:rFonts w:ascii="Segoe UI" w:hAnsi="Segoe UI" w:cs="Segoe UI"/>
            <w:color w:val="0366D6"/>
            <w:sz w:val="24"/>
          </w:rPr>
          <w:t xml:space="preserve"> cookbook</w:t>
        </w:r>
      </w:hyperlink>
      <w:r w:rsidRPr="001F7D44">
        <w:rPr>
          <w:rFonts w:ascii="Segoe UI" w:hAnsi="Segoe UI" w:cs="Segoe UI"/>
          <w:color w:val="24292E"/>
          <w:sz w:val="24"/>
        </w:rPr>
        <w:t> - Recipes for using Python's pandas library</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5" w:history="1">
        <w:r w:rsidRPr="001F7D44">
          <w:rPr>
            <w:rStyle w:val="Hyperlink"/>
            <w:rFonts w:ascii="Segoe UI" w:hAnsi="Segoe UI" w:cs="Segoe UI"/>
            <w:color w:val="0366D6"/>
            <w:sz w:val="24"/>
          </w:rPr>
          <w:t>climin</w:t>
        </w:r>
      </w:hyperlink>
      <w:r w:rsidRPr="001F7D44">
        <w:rPr>
          <w:rFonts w:ascii="Segoe UI" w:hAnsi="Segoe UI" w:cs="Segoe UI"/>
          <w:color w:val="24292E"/>
          <w:sz w:val="24"/>
        </w:rPr>
        <w:t> - Optimization library focused on machine learning, pythonic implementations of gradient descent, LBFGS, rmsprop, adadelta and others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6" w:history="1">
        <w:r w:rsidRPr="001F7D44">
          <w:rPr>
            <w:rStyle w:val="Hyperlink"/>
            <w:rFonts w:ascii="Segoe UI" w:hAnsi="Segoe UI" w:cs="Segoe UI"/>
            <w:color w:val="0366D6"/>
            <w:sz w:val="24"/>
          </w:rPr>
          <w:t>Allen Downey’s Data Science Course</w:t>
        </w:r>
      </w:hyperlink>
      <w:r w:rsidRPr="001F7D44">
        <w:rPr>
          <w:rFonts w:ascii="Segoe UI" w:hAnsi="Segoe UI" w:cs="Segoe UI"/>
          <w:color w:val="24292E"/>
          <w:sz w:val="24"/>
        </w:rPr>
        <w:t> - Code for Data Science at Olin College, Spring 2014.</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7" w:history="1">
        <w:r w:rsidRPr="001F7D44">
          <w:rPr>
            <w:rStyle w:val="Hyperlink"/>
            <w:rFonts w:ascii="Segoe UI" w:hAnsi="Segoe UI" w:cs="Segoe UI"/>
            <w:color w:val="0366D6"/>
            <w:sz w:val="24"/>
          </w:rPr>
          <w:t>Allen Downey’s Think Bayes Code</w:t>
        </w:r>
      </w:hyperlink>
      <w:r w:rsidRPr="001F7D44">
        <w:rPr>
          <w:rFonts w:ascii="Segoe UI" w:hAnsi="Segoe UI" w:cs="Segoe UI"/>
          <w:color w:val="24292E"/>
          <w:sz w:val="24"/>
        </w:rPr>
        <w:t> - Code repository for Think Bayes.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8" w:history="1">
        <w:r w:rsidRPr="001F7D44">
          <w:rPr>
            <w:rStyle w:val="Hyperlink"/>
            <w:rFonts w:ascii="Segoe UI" w:hAnsi="Segoe UI" w:cs="Segoe UI"/>
            <w:color w:val="0366D6"/>
            <w:sz w:val="24"/>
          </w:rPr>
          <w:t>Allen Downey’s Think Complexity Code</w:t>
        </w:r>
      </w:hyperlink>
      <w:r w:rsidRPr="001F7D44">
        <w:rPr>
          <w:rFonts w:ascii="Segoe UI" w:hAnsi="Segoe UI" w:cs="Segoe UI"/>
          <w:color w:val="24292E"/>
          <w:sz w:val="24"/>
        </w:rPr>
        <w:t> - Code for Allen Downey's book Think Complexity.</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59" w:history="1">
        <w:r w:rsidRPr="001F7D44">
          <w:rPr>
            <w:rStyle w:val="Hyperlink"/>
            <w:rFonts w:ascii="Segoe UI" w:hAnsi="Segoe UI" w:cs="Segoe UI"/>
            <w:color w:val="0366D6"/>
            <w:sz w:val="24"/>
          </w:rPr>
          <w:t>Allen Downey’s Think OS Code</w:t>
        </w:r>
      </w:hyperlink>
      <w:r w:rsidRPr="001F7D44">
        <w:rPr>
          <w:rFonts w:ascii="Segoe UI" w:hAnsi="Segoe UI" w:cs="Segoe UI"/>
          <w:color w:val="24292E"/>
          <w:sz w:val="24"/>
        </w:rPr>
        <w:t> - Text and supporting code for Think OS: A Brief Introduction to Operating Systems.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0" w:history="1">
        <w:r w:rsidRPr="001F7D44">
          <w:rPr>
            <w:rStyle w:val="Hyperlink"/>
            <w:rFonts w:ascii="Segoe UI" w:hAnsi="Segoe UI" w:cs="Segoe UI"/>
            <w:color w:val="0366D6"/>
            <w:sz w:val="24"/>
          </w:rPr>
          <w:t>Python Programming for the Humanities</w:t>
        </w:r>
      </w:hyperlink>
      <w:r w:rsidRPr="001F7D44">
        <w:rPr>
          <w:rFonts w:ascii="Segoe UI" w:hAnsi="Segoe UI" w:cs="Segoe UI"/>
          <w:color w:val="24292E"/>
          <w:sz w:val="24"/>
        </w:rPr>
        <w:t> - Course for Python programming for the Humanities, assuming no prior knowledge. Heavy focus on text processing / NLP.</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1" w:history="1">
        <w:r w:rsidRPr="001F7D44">
          <w:rPr>
            <w:rStyle w:val="Hyperlink"/>
            <w:rFonts w:ascii="Segoe UI" w:hAnsi="Segoe UI" w:cs="Segoe UI"/>
            <w:color w:val="0366D6"/>
            <w:sz w:val="24"/>
          </w:rPr>
          <w:t>GreatCircle</w:t>
        </w:r>
      </w:hyperlink>
      <w:r w:rsidRPr="001F7D44">
        <w:rPr>
          <w:rFonts w:ascii="Segoe UI" w:hAnsi="Segoe UI" w:cs="Segoe UI"/>
          <w:color w:val="24292E"/>
          <w:sz w:val="24"/>
        </w:rPr>
        <w:t> - Library for calculating great circle distance.</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2" w:history="1">
        <w:r w:rsidRPr="001F7D44">
          <w:rPr>
            <w:rStyle w:val="Hyperlink"/>
            <w:rFonts w:ascii="Segoe UI" w:hAnsi="Segoe UI" w:cs="Segoe UI"/>
            <w:color w:val="0366D6"/>
            <w:sz w:val="24"/>
          </w:rPr>
          <w:t>Optunity examples</w:t>
        </w:r>
      </w:hyperlink>
      <w:r w:rsidRPr="001F7D44">
        <w:rPr>
          <w:rFonts w:ascii="Segoe UI" w:hAnsi="Segoe UI" w:cs="Segoe UI"/>
          <w:color w:val="24292E"/>
          <w:sz w:val="24"/>
        </w:rPr>
        <w:t> - Examples demonstrating how to use Optunity in synergy with machine learning libraries.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3" w:history="1">
        <w:r w:rsidRPr="001F7D44">
          <w:rPr>
            <w:rStyle w:val="Hyperlink"/>
            <w:rFonts w:ascii="Segoe UI" w:hAnsi="Segoe UI" w:cs="Segoe UI"/>
            <w:color w:val="0366D6"/>
            <w:sz w:val="24"/>
          </w:rPr>
          <w:t>Dive into Machine Learning with Python Jupyter notebook and scikit-learn</w:t>
        </w:r>
      </w:hyperlink>
      <w:r w:rsidRPr="001F7D44">
        <w:rPr>
          <w:rFonts w:ascii="Segoe UI" w:hAnsi="Segoe UI" w:cs="Segoe UI"/>
          <w:color w:val="24292E"/>
          <w:sz w:val="24"/>
        </w:rPr>
        <w:t> - "I learned Python by hacking first, and getting serious </w:t>
      </w:r>
      <w:r w:rsidRPr="001F7D44">
        <w:rPr>
          <w:rStyle w:val="Emphasis"/>
          <w:rFonts w:ascii="Segoe UI" w:hAnsi="Segoe UI" w:cs="Segoe UI"/>
          <w:color w:val="24292E"/>
          <w:sz w:val="24"/>
        </w:rPr>
        <w:t>later.</w:t>
      </w:r>
      <w:r w:rsidRPr="001F7D44">
        <w:rPr>
          <w:rFonts w:ascii="Segoe UI" w:hAnsi="Segoe UI" w:cs="Segoe UI"/>
          <w:color w:val="24292E"/>
          <w:sz w:val="24"/>
        </w:rPr>
        <w:t> I wanted to do this with Machine Learning. If this is your style, join me in getting a bit ahead of yourself."</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4" w:history="1">
        <w:r w:rsidRPr="001F7D44">
          <w:rPr>
            <w:rStyle w:val="Hyperlink"/>
            <w:rFonts w:ascii="Segoe UI" w:hAnsi="Segoe UI" w:cs="Segoe UI"/>
            <w:color w:val="0366D6"/>
            <w:sz w:val="24"/>
          </w:rPr>
          <w:t>TDB</w:t>
        </w:r>
      </w:hyperlink>
      <w:r w:rsidRPr="001F7D44">
        <w:rPr>
          <w:rFonts w:ascii="Segoe UI" w:hAnsi="Segoe UI" w:cs="Segoe UI"/>
          <w:color w:val="24292E"/>
          <w:sz w:val="24"/>
        </w:rPr>
        <w:t> - TensorDebugger (TDB) is a visual debugger for deep learning. It features interactive, node-by-node debugging and visualization for TensorFlow.</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5" w:history="1">
        <w:r w:rsidRPr="001F7D44">
          <w:rPr>
            <w:rStyle w:val="Hyperlink"/>
            <w:rFonts w:ascii="Segoe UI" w:hAnsi="Segoe UI" w:cs="Segoe UI"/>
            <w:color w:val="0366D6"/>
            <w:sz w:val="24"/>
          </w:rPr>
          <w:t>Suiron</w:t>
        </w:r>
      </w:hyperlink>
      <w:r w:rsidRPr="001F7D44">
        <w:rPr>
          <w:rFonts w:ascii="Segoe UI" w:hAnsi="Segoe UI" w:cs="Segoe UI"/>
          <w:color w:val="24292E"/>
          <w:sz w:val="24"/>
        </w:rPr>
        <w:t> - Machine Learning for RC Cars.</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6" w:history="1">
        <w:r w:rsidRPr="001F7D44">
          <w:rPr>
            <w:rStyle w:val="Hyperlink"/>
            <w:rFonts w:ascii="Segoe UI" w:hAnsi="Segoe UI" w:cs="Segoe UI"/>
            <w:color w:val="0366D6"/>
            <w:sz w:val="24"/>
          </w:rPr>
          <w:t>Introduction to machine learning with scikit-learn</w:t>
        </w:r>
      </w:hyperlink>
      <w:r w:rsidRPr="001F7D44">
        <w:rPr>
          <w:rFonts w:ascii="Segoe UI" w:hAnsi="Segoe UI" w:cs="Segoe UI"/>
          <w:color w:val="24292E"/>
          <w:sz w:val="24"/>
        </w:rPr>
        <w:t> - IPython notebooks from Data School's video tutorials on scikit-learn.</w:t>
      </w:r>
    </w:p>
    <w:p w:rsidR="00E45729" w:rsidRPr="001F7D44" w:rsidRDefault="00E45729" w:rsidP="00E45729">
      <w:pPr>
        <w:numPr>
          <w:ilvl w:val="0"/>
          <w:numId w:val="144"/>
        </w:numPr>
        <w:spacing w:before="60" w:after="100" w:afterAutospacing="1" w:line="240" w:lineRule="auto"/>
        <w:rPr>
          <w:rFonts w:ascii="Segoe UI" w:hAnsi="Segoe UI" w:cs="Segoe UI"/>
          <w:color w:val="24292E"/>
          <w:sz w:val="24"/>
        </w:rPr>
      </w:pPr>
      <w:hyperlink r:id="rId2867" w:history="1">
        <w:r w:rsidRPr="001F7D44">
          <w:rPr>
            <w:rStyle w:val="Hyperlink"/>
            <w:rFonts w:ascii="Segoe UI" w:hAnsi="Segoe UI" w:cs="Segoe UI"/>
            <w:color w:val="0366D6"/>
            <w:sz w:val="24"/>
          </w:rPr>
          <w:t>Practical XGBoost in Python</w:t>
        </w:r>
      </w:hyperlink>
      <w:r w:rsidRPr="001F7D44">
        <w:rPr>
          <w:rFonts w:ascii="Segoe UI" w:hAnsi="Segoe UI" w:cs="Segoe UI"/>
          <w:color w:val="24292E"/>
          <w:sz w:val="24"/>
        </w:rPr>
        <w:t> - comprehensive online course about using XGBoost in Python</w:t>
      </w:r>
    </w:p>
    <w:p w:rsidR="00E45729" w:rsidRPr="001F7D44" w:rsidRDefault="00E45729" w:rsidP="00E45729">
      <w:pPr>
        <w:pStyle w:val="Heading4"/>
        <w:spacing w:before="360" w:after="240"/>
        <w:rPr>
          <w:rFonts w:ascii="Segoe UI" w:hAnsi="Segoe UI" w:cs="Segoe UI"/>
          <w:color w:val="24292E"/>
          <w:sz w:val="24"/>
        </w:rPr>
      </w:pPr>
      <w:bookmarkStart w:id="246" w:name="user-content-python-neural-networks"/>
      <w:bookmarkEnd w:id="246"/>
      <w:r w:rsidRPr="001F7D44">
        <w:rPr>
          <w:rFonts w:ascii="Segoe UI" w:hAnsi="Segoe UI" w:cs="Segoe UI"/>
          <w:color w:val="24292E"/>
          <w:sz w:val="24"/>
        </w:rPr>
        <w:t>Neural Networks</w:t>
      </w:r>
    </w:p>
    <w:p w:rsidR="00E45729" w:rsidRPr="001F7D44" w:rsidRDefault="00E45729" w:rsidP="00E45729">
      <w:pPr>
        <w:numPr>
          <w:ilvl w:val="0"/>
          <w:numId w:val="145"/>
        </w:numPr>
        <w:spacing w:before="100" w:beforeAutospacing="1" w:after="100" w:afterAutospacing="1" w:line="240" w:lineRule="auto"/>
        <w:rPr>
          <w:rFonts w:ascii="Segoe UI" w:hAnsi="Segoe UI" w:cs="Segoe UI"/>
          <w:color w:val="24292E"/>
          <w:sz w:val="24"/>
        </w:rPr>
      </w:pPr>
      <w:hyperlink r:id="rId2868" w:history="1">
        <w:r w:rsidRPr="001F7D44">
          <w:rPr>
            <w:rStyle w:val="Hyperlink"/>
            <w:rFonts w:ascii="Segoe UI" w:hAnsi="Segoe UI" w:cs="Segoe UI"/>
            <w:color w:val="0366D6"/>
            <w:sz w:val="24"/>
          </w:rPr>
          <w:t>NeuralTalk</w:t>
        </w:r>
      </w:hyperlink>
      <w:r w:rsidRPr="001F7D44">
        <w:rPr>
          <w:rFonts w:ascii="Segoe UI" w:hAnsi="Segoe UI" w:cs="Segoe UI"/>
          <w:color w:val="24292E"/>
          <w:sz w:val="24"/>
        </w:rPr>
        <w:t> - NeuralTalk is a Python+numpy project for learning Multimodal Recurrent Neural Networks that describe images with sentences.</w:t>
      </w:r>
    </w:p>
    <w:p w:rsidR="00E45729" w:rsidRPr="001F7D44" w:rsidRDefault="00E45729" w:rsidP="00E45729">
      <w:pPr>
        <w:numPr>
          <w:ilvl w:val="0"/>
          <w:numId w:val="145"/>
        </w:numPr>
        <w:spacing w:before="60" w:after="100" w:afterAutospacing="1" w:line="240" w:lineRule="auto"/>
        <w:rPr>
          <w:rFonts w:ascii="Segoe UI" w:hAnsi="Segoe UI" w:cs="Segoe UI"/>
          <w:color w:val="24292E"/>
          <w:sz w:val="24"/>
        </w:rPr>
      </w:pPr>
      <w:hyperlink r:id="rId2869" w:history="1">
        <w:r w:rsidRPr="001F7D44">
          <w:rPr>
            <w:rStyle w:val="Hyperlink"/>
            <w:rFonts w:ascii="Segoe UI" w:hAnsi="Segoe UI" w:cs="Segoe UI"/>
            <w:color w:val="0366D6"/>
            <w:sz w:val="24"/>
          </w:rPr>
          <w:t>Neuron</w:t>
        </w:r>
      </w:hyperlink>
      <w:r w:rsidRPr="001F7D44">
        <w:rPr>
          <w:rFonts w:ascii="Segoe UI" w:hAnsi="Segoe UI" w:cs="Segoe UI"/>
          <w:color w:val="24292E"/>
          <w:sz w:val="24"/>
        </w:rPr>
        <w:t> - Neuron is simple class for time series predictions. It's utilize LNU (Linear Neural Unit), QNU (Quadratic Neural Unit), RBF (Radial Basis Function), MLP (Multi Layer Perceptron), MLP-ELM (Multi Layer Perceptron - Extreme Learning Machine) neural networks learned with Gradient descent or LeLevenberg–Marquardt algorithm.</w:t>
      </w:r>
    </w:p>
    <w:p w:rsidR="00E45729" w:rsidRPr="001F7D44" w:rsidRDefault="00E45729" w:rsidP="00E45729">
      <w:pPr>
        <w:numPr>
          <w:ilvl w:val="0"/>
          <w:numId w:val="145"/>
        </w:numPr>
        <w:spacing w:before="60" w:after="100" w:afterAutospacing="1" w:line="240" w:lineRule="auto"/>
        <w:rPr>
          <w:rFonts w:ascii="Segoe UI" w:hAnsi="Segoe UI" w:cs="Segoe UI"/>
          <w:color w:val="24292E"/>
          <w:sz w:val="24"/>
        </w:rPr>
      </w:pPr>
      <w:hyperlink r:id="rId2870" w:history="1">
        <w:r w:rsidRPr="001F7D44">
          <w:rPr>
            <w:rStyle w:val="Hyperlink"/>
            <w:rFonts w:ascii="Segoe UI" w:hAnsi="Segoe UI" w:cs="Segoe UI"/>
            <w:color w:val="0366D6"/>
            <w:sz w:val="24"/>
          </w:rPr>
          <w:t>Data Driven Code</w:t>
        </w:r>
      </w:hyperlink>
      <w:r w:rsidRPr="001F7D44">
        <w:rPr>
          <w:rFonts w:ascii="Segoe UI" w:hAnsi="Segoe UI" w:cs="Segoe UI"/>
          <w:color w:val="24292E"/>
          <w:sz w:val="24"/>
        </w:rPr>
        <w:t> - Very simple implementation of neural networks for dummies in python without using any libraries, with detailed comments.</w:t>
      </w:r>
    </w:p>
    <w:p w:rsidR="00E45729" w:rsidRPr="001F7D44" w:rsidRDefault="00E45729" w:rsidP="00E45729">
      <w:pPr>
        <w:pStyle w:val="Heading4"/>
        <w:spacing w:before="360" w:after="240"/>
        <w:rPr>
          <w:rFonts w:ascii="Segoe UI" w:hAnsi="Segoe UI" w:cs="Segoe UI"/>
          <w:color w:val="24292E"/>
          <w:sz w:val="24"/>
        </w:rPr>
      </w:pPr>
      <w:bookmarkStart w:id="247" w:name="user-content-python-kaggle"/>
      <w:bookmarkEnd w:id="247"/>
      <w:r w:rsidRPr="001F7D44">
        <w:rPr>
          <w:rFonts w:ascii="Segoe UI" w:hAnsi="Segoe UI" w:cs="Segoe UI"/>
          <w:color w:val="24292E"/>
          <w:sz w:val="24"/>
        </w:rPr>
        <w:t>Kaggle Competition Source Code</w:t>
      </w:r>
    </w:p>
    <w:p w:rsidR="00E45729" w:rsidRPr="001F7D44" w:rsidRDefault="00E45729" w:rsidP="00E45729">
      <w:pPr>
        <w:numPr>
          <w:ilvl w:val="0"/>
          <w:numId w:val="146"/>
        </w:numPr>
        <w:spacing w:before="100" w:beforeAutospacing="1" w:after="100" w:afterAutospacing="1" w:line="240" w:lineRule="auto"/>
        <w:rPr>
          <w:rFonts w:ascii="Segoe UI" w:hAnsi="Segoe UI" w:cs="Segoe UI"/>
          <w:color w:val="24292E"/>
          <w:sz w:val="24"/>
        </w:rPr>
      </w:pPr>
      <w:hyperlink r:id="rId2871" w:history="1">
        <w:r w:rsidRPr="001F7D44">
          <w:rPr>
            <w:rStyle w:val="Hyperlink"/>
            <w:rFonts w:ascii="Segoe UI" w:hAnsi="Segoe UI" w:cs="Segoe UI"/>
            <w:color w:val="0366D6"/>
            <w:sz w:val="24"/>
          </w:rPr>
          <w:t>wiki challenge</w:t>
        </w:r>
      </w:hyperlink>
      <w:r w:rsidRPr="001F7D44">
        <w:rPr>
          <w:rFonts w:ascii="Segoe UI" w:hAnsi="Segoe UI" w:cs="Segoe UI"/>
          <w:color w:val="24292E"/>
          <w:sz w:val="24"/>
        </w:rPr>
        <w:t> - An implementation of Dell Zhang's solution to Wikipedia's Participation Challenge on Kaggle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2" w:history="1">
        <w:r w:rsidRPr="001F7D44">
          <w:rPr>
            <w:rStyle w:val="Hyperlink"/>
            <w:rFonts w:ascii="Segoe UI" w:hAnsi="Segoe UI" w:cs="Segoe UI"/>
            <w:color w:val="0366D6"/>
            <w:sz w:val="24"/>
          </w:rPr>
          <w:t>kaggle insults</w:t>
        </w:r>
      </w:hyperlink>
      <w:r w:rsidRPr="001F7D44">
        <w:rPr>
          <w:rFonts w:ascii="Segoe UI" w:hAnsi="Segoe UI" w:cs="Segoe UI"/>
          <w:color w:val="24292E"/>
          <w:sz w:val="24"/>
        </w:rPr>
        <w:t> - Kaggle Submission for "Detecting Insults in Social Commentary"</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3" w:history="1">
        <w:r w:rsidRPr="001F7D44">
          <w:rPr>
            <w:rStyle w:val="Hyperlink"/>
            <w:rFonts w:ascii="Segoe UI" w:hAnsi="Segoe UI" w:cs="Segoe UI"/>
            <w:color w:val="0366D6"/>
            <w:sz w:val="24"/>
          </w:rPr>
          <w:t>kaggle_acquire-valued-shoppers-challenge</w:t>
        </w:r>
      </w:hyperlink>
      <w:r w:rsidRPr="001F7D44">
        <w:rPr>
          <w:rFonts w:ascii="Segoe UI" w:hAnsi="Segoe UI" w:cs="Segoe UI"/>
          <w:color w:val="24292E"/>
          <w:sz w:val="24"/>
        </w:rPr>
        <w:t> - Code for the Kaggle acquire valued shoppers challenge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4" w:history="1">
        <w:r w:rsidRPr="001F7D44">
          <w:rPr>
            <w:rStyle w:val="Hyperlink"/>
            <w:rFonts w:ascii="Segoe UI" w:hAnsi="Segoe UI" w:cs="Segoe UI"/>
            <w:color w:val="0366D6"/>
            <w:sz w:val="24"/>
          </w:rPr>
          <w:t>kaggle-cifar</w:t>
        </w:r>
      </w:hyperlink>
      <w:r w:rsidRPr="001F7D44">
        <w:rPr>
          <w:rFonts w:ascii="Segoe UI" w:hAnsi="Segoe UI" w:cs="Segoe UI"/>
          <w:color w:val="24292E"/>
          <w:sz w:val="24"/>
        </w:rPr>
        <w:t> - Code for the CIFAR-10 competition at Kaggle, uses cuda-convnet</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5" w:history="1">
        <w:r w:rsidRPr="001F7D44">
          <w:rPr>
            <w:rStyle w:val="Hyperlink"/>
            <w:rFonts w:ascii="Segoe UI" w:hAnsi="Segoe UI" w:cs="Segoe UI"/>
            <w:color w:val="0366D6"/>
            <w:sz w:val="24"/>
          </w:rPr>
          <w:t>kaggle-blackbox</w:t>
        </w:r>
      </w:hyperlink>
      <w:r w:rsidRPr="001F7D44">
        <w:rPr>
          <w:rFonts w:ascii="Segoe UI" w:hAnsi="Segoe UI" w:cs="Segoe UI"/>
          <w:color w:val="24292E"/>
          <w:sz w:val="24"/>
        </w:rPr>
        <w:t> - Deep learning made easy</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6" w:history="1">
        <w:r w:rsidRPr="001F7D44">
          <w:rPr>
            <w:rStyle w:val="Hyperlink"/>
            <w:rFonts w:ascii="Segoe UI" w:hAnsi="Segoe UI" w:cs="Segoe UI"/>
            <w:color w:val="0366D6"/>
            <w:sz w:val="24"/>
          </w:rPr>
          <w:t>kaggle-accelerometer</w:t>
        </w:r>
      </w:hyperlink>
      <w:r w:rsidRPr="001F7D44">
        <w:rPr>
          <w:rFonts w:ascii="Segoe UI" w:hAnsi="Segoe UI" w:cs="Segoe UI"/>
          <w:color w:val="24292E"/>
          <w:sz w:val="24"/>
        </w:rPr>
        <w:t> - Code for Accelerometer Biometric Competition at Kaggle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7" w:history="1">
        <w:r w:rsidRPr="001F7D44">
          <w:rPr>
            <w:rStyle w:val="Hyperlink"/>
            <w:rFonts w:ascii="Segoe UI" w:hAnsi="Segoe UI" w:cs="Segoe UI"/>
            <w:color w:val="0366D6"/>
            <w:sz w:val="24"/>
          </w:rPr>
          <w:t>kaggle-advertised-salaries</w:t>
        </w:r>
      </w:hyperlink>
      <w:r w:rsidRPr="001F7D44">
        <w:rPr>
          <w:rFonts w:ascii="Segoe UI" w:hAnsi="Segoe UI" w:cs="Segoe UI"/>
          <w:color w:val="24292E"/>
          <w:sz w:val="24"/>
        </w:rPr>
        <w:t> - Predicting job salaries from ads - a Kaggle competition</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8" w:history="1">
        <w:r w:rsidRPr="001F7D44">
          <w:rPr>
            <w:rStyle w:val="Hyperlink"/>
            <w:rFonts w:ascii="Segoe UI" w:hAnsi="Segoe UI" w:cs="Segoe UI"/>
            <w:color w:val="0366D6"/>
            <w:sz w:val="24"/>
          </w:rPr>
          <w:t>kaggle amazon</w:t>
        </w:r>
      </w:hyperlink>
      <w:r w:rsidRPr="001F7D44">
        <w:rPr>
          <w:rFonts w:ascii="Segoe UI" w:hAnsi="Segoe UI" w:cs="Segoe UI"/>
          <w:color w:val="24292E"/>
          <w:sz w:val="24"/>
        </w:rPr>
        <w:t> - Amazon access control challenge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79" w:history="1">
        <w:r w:rsidRPr="001F7D44">
          <w:rPr>
            <w:rStyle w:val="Hyperlink"/>
            <w:rFonts w:ascii="Segoe UI" w:hAnsi="Segoe UI" w:cs="Segoe UI"/>
            <w:color w:val="0366D6"/>
            <w:sz w:val="24"/>
          </w:rPr>
          <w:t>kaggle-bestbuy_big</w:t>
        </w:r>
      </w:hyperlink>
      <w:r w:rsidRPr="001F7D44">
        <w:rPr>
          <w:rFonts w:ascii="Segoe UI" w:hAnsi="Segoe UI" w:cs="Segoe UI"/>
          <w:color w:val="24292E"/>
          <w:sz w:val="24"/>
        </w:rPr>
        <w:t> - Code for the Best Buy competition at Kaggle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0" w:history="1">
        <w:r w:rsidRPr="001F7D44">
          <w:rPr>
            <w:rStyle w:val="Hyperlink"/>
            <w:rFonts w:ascii="Segoe UI" w:hAnsi="Segoe UI" w:cs="Segoe UI"/>
            <w:color w:val="0366D6"/>
            <w:sz w:val="24"/>
          </w:rPr>
          <w:t>kaggle-bestbuy_small</w:t>
        </w:r>
      </w:hyperlink>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1" w:history="1">
        <w:r w:rsidRPr="001F7D44">
          <w:rPr>
            <w:rStyle w:val="Hyperlink"/>
            <w:rFonts w:ascii="Segoe UI" w:hAnsi="Segoe UI" w:cs="Segoe UI"/>
            <w:color w:val="0366D6"/>
            <w:sz w:val="24"/>
          </w:rPr>
          <w:t>Kaggle Dogs vs. Cats</w:t>
        </w:r>
      </w:hyperlink>
      <w:r w:rsidRPr="001F7D44">
        <w:rPr>
          <w:rFonts w:ascii="Segoe UI" w:hAnsi="Segoe UI" w:cs="Segoe UI"/>
          <w:color w:val="24292E"/>
          <w:sz w:val="24"/>
        </w:rPr>
        <w:t> - Code for Kaggle Dogs vs. Cats competition</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2" w:history="1">
        <w:r w:rsidRPr="001F7D44">
          <w:rPr>
            <w:rStyle w:val="Hyperlink"/>
            <w:rFonts w:ascii="Segoe UI" w:hAnsi="Segoe UI" w:cs="Segoe UI"/>
            <w:color w:val="0366D6"/>
            <w:sz w:val="24"/>
          </w:rPr>
          <w:t>Kaggle Galaxy Challenge</w:t>
        </w:r>
      </w:hyperlink>
      <w:r w:rsidRPr="001F7D44">
        <w:rPr>
          <w:rFonts w:ascii="Segoe UI" w:hAnsi="Segoe UI" w:cs="Segoe UI"/>
          <w:color w:val="24292E"/>
          <w:sz w:val="24"/>
        </w:rPr>
        <w:t> - Winning solution for the Galaxy Challenge on Kaggle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3" w:history="1">
        <w:r w:rsidRPr="001F7D44">
          <w:rPr>
            <w:rStyle w:val="Hyperlink"/>
            <w:rFonts w:ascii="Segoe UI" w:hAnsi="Segoe UI" w:cs="Segoe UI"/>
            <w:color w:val="0366D6"/>
            <w:sz w:val="24"/>
          </w:rPr>
          <w:t>Kaggle Gender</w:t>
        </w:r>
      </w:hyperlink>
      <w:r w:rsidRPr="001F7D44">
        <w:rPr>
          <w:rFonts w:ascii="Segoe UI" w:hAnsi="Segoe UI" w:cs="Segoe UI"/>
          <w:color w:val="24292E"/>
          <w:sz w:val="24"/>
        </w:rPr>
        <w:t> - A Kaggle competition: discriminate gender based on handwriting</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4" w:history="1">
        <w:r w:rsidRPr="001F7D44">
          <w:rPr>
            <w:rStyle w:val="Hyperlink"/>
            <w:rFonts w:ascii="Segoe UI" w:hAnsi="Segoe UI" w:cs="Segoe UI"/>
            <w:color w:val="0366D6"/>
            <w:sz w:val="24"/>
          </w:rPr>
          <w:t>Kaggle Merck</w:t>
        </w:r>
      </w:hyperlink>
      <w:r w:rsidRPr="001F7D44">
        <w:rPr>
          <w:rFonts w:ascii="Segoe UI" w:hAnsi="Segoe UI" w:cs="Segoe UI"/>
          <w:color w:val="24292E"/>
          <w:sz w:val="24"/>
        </w:rPr>
        <w:t> - Merck challenge at Kaggle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5" w:history="1">
        <w:r w:rsidRPr="001F7D44">
          <w:rPr>
            <w:rStyle w:val="Hyperlink"/>
            <w:rFonts w:ascii="Segoe UI" w:hAnsi="Segoe UI" w:cs="Segoe UI"/>
            <w:color w:val="0366D6"/>
            <w:sz w:val="24"/>
          </w:rPr>
          <w:t>Kaggle Stackoverflow</w:t>
        </w:r>
      </w:hyperlink>
      <w:r w:rsidRPr="001F7D44">
        <w:rPr>
          <w:rFonts w:ascii="Segoe UI" w:hAnsi="Segoe UI" w:cs="Segoe UI"/>
          <w:color w:val="24292E"/>
          <w:sz w:val="24"/>
        </w:rPr>
        <w:t> - Predicting closed questions on Stack Overflow</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6" w:history="1">
        <w:r w:rsidRPr="001F7D44">
          <w:rPr>
            <w:rStyle w:val="Hyperlink"/>
            <w:rFonts w:ascii="Segoe UI" w:hAnsi="Segoe UI" w:cs="Segoe UI"/>
            <w:color w:val="0366D6"/>
            <w:sz w:val="24"/>
          </w:rPr>
          <w:t>kaggle_acquire-valued-shoppers-challenge</w:t>
        </w:r>
      </w:hyperlink>
      <w:r w:rsidRPr="001F7D44">
        <w:rPr>
          <w:rFonts w:ascii="Segoe UI" w:hAnsi="Segoe UI" w:cs="Segoe UI"/>
          <w:color w:val="24292E"/>
          <w:sz w:val="24"/>
        </w:rPr>
        <w:t> - Code for the Kaggle acquire valued shoppers challenge</w:t>
      </w:r>
    </w:p>
    <w:p w:rsidR="00E45729" w:rsidRPr="001F7D44" w:rsidRDefault="00E45729" w:rsidP="00E45729">
      <w:pPr>
        <w:numPr>
          <w:ilvl w:val="0"/>
          <w:numId w:val="146"/>
        </w:numPr>
        <w:spacing w:before="60" w:after="100" w:afterAutospacing="1" w:line="240" w:lineRule="auto"/>
        <w:rPr>
          <w:rFonts w:ascii="Segoe UI" w:hAnsi="Segoe UI" w:cs="Segoe UI"/>
          <w:color w:val="24292E"/>
          <w:sz w:val="24"/>
        </w:rPr>
      </w:pPr>
      <w:hyperlink r:id="rId2887" w:history="1">
        <w:r w:rsidRPr="001F7D44">
          <w:rPr>
            <w:rStyle w:val="Hyperlink"/>
            <w:rFonts w:ascii="Segoe UI" w:hAnsi="Segoe UI" w:cs="Segoe UI"/>
            <w:color w:val="0366D6"/>
            <w:sz w:val="24"/>
          </w:rPr>
          <w:t>wine-quality</w:t>
        </w:r>
      </w:hyperlink>
      <w:r w:rsidRPr="001F7D44">
        <w:rPr>
          <w:rFonts w:ascii="Segoe UI" w:hAnsi="Segoe UI" w:cs="Segoe UI"/>
          <w:color w:val="24292E"/>
          <w:sz w:val="24"/>
        </w:rPr>
        <w:t> - Predicting wine quality</w:t>
      </w:r>
    </w:p>
    <w:p w:rsidR="00E45729" w:rsidRPr="001F7D44" w:rsidRDefault="00E45729" w:rsidP="00E45729">
      <w:pPr>
        <w:pStyle w:val="Heading4"/>
        <w:spacing w:before="360" w:after="240"/>
        <w:rPr>
          <w:rFonts w:ascii="Segoe UI" w:hAnsi="Segoe UI" w:cs="Segoe UI"/>
          <w:color w:val="24292E"/>
          <w:sz w:val="24"/>
        </w:rPr>
      </w:pPr>
      <w:bookmarkStart w:id="248" w:name="user-content-python-reinforcement-learni"/>
      <w:bookmarkEnd w:id="248"/>
      <w:r w:rsidRPr="001F7D44">
        <w:rPr>
          <w:rFonts w:ascii="Segoe UI" w:hAnsi="Segoe UI" w:cs="Segoe UI"/>
          <w:color w:val="24292E"/>
          <w:sz w:val="24"/>
        </w:rPr>
        <w:t>Reinforcement Learning</w:t>
      </w:r>
    </w:p>
    <w:p w:rsidR="00E45729" w:rsidRPr="001F7D44" w:rsidRDefault="00E45729" w:rsidP="00E45729">
      <w:pPr>
        <w:numPr>
          <w:ilvl w:val="0"/>
          <w:numId w:val="147"/>
        </w:numPr>
        <w:spacing w:before="100" w:beforeAutospacing="1" w:after="100" w:afterAutospacing="1" w:line="240" w:lineRule="auto"/>
        <w:rPr>
          <w:rFonts w:ascii="Segoe UI" w:hAnsi="Segoe UI" w:cs="Segoe UI"/>
          <w:color w:val="24292E"/>
          <w:sz w:val="24"/>
        </w:rPr>
      </w:pPr>
      <w:hyperlink r:id="rId2888" w:history="1">
        <w:r w:rsidRPr="001F7D44">
          <w:rPr>
            <w:rStyle w:val="Hyperlink"/>
            <w:rFonts w:ascii="Segoe UI" w:hAnsi="Segoe UI" w:cs="Segoe UI"/>
            <w:color w:val="0366D6"/>
            <w:sz w:val="24"/>
          </w:rPr>
          <w:t>DeepMind Lab</w:t>
        </w:r>
      </w:hyperlink>
      <w:r w:rsidRPr="001F7D44">
        <w:rPr>
          <w:rFonts w:ascii="Segoe UI" w:hAnsi="Segoe UI" w:cs="Segoe UI"/>
          <w:color w:val="24292E"/>
          <w:sz w:val="24"/>
        </w:rPr>
        <w:t xml:space="preserve"> - DeepMind Lab is a 3D learning environment based on id Software's Quake III Arena via ioquake3 and </w:t>
      </w:r>
      <w:proofErr w:type="gramStart"/>
      <w:r w:rsidRPr="001F7D44">
        <w:rPr>
          <w:rFonts w:ascii="Segoe UI" w:hAnsi="Segoe UI" w:cs="Segoe UI"/>
          <w:color w:val="24292E"/>
          <w:sz w:val="24"/>
        </w:rPr>
        <w:t>other</w:t>
      </w:r>
      <w:proofErr w:type="gramEnd"/>
      <w:r w:rsidRPr="001F7D44">
        <w:rPr>
          <w:rFonts w:ascii="Segoe UI" w:hAnsi="Segoe UI" w:cs="Segoe UI"/>
          <w:color w:val="24292E"/>
          <w:sz w:val="24"/>
        </w:rPr>
        <w:t xml:space="preserve"> open source software. Its primary purpose is to act as a testbed for research in artificial intelligence, especially deep reinforcement learning.</w:t>
      </w:r>
    </w:p>
    <w:p w:rsidR="00E45729" w:rsidRPr="001F7D44" w:rsidRDefault="00E45729" w:rsidP="00E45729">
      <w:pPr>
        <w:numPr>
          <w:ilvl w:val="0"/>
          <w:numId w:val="147"/>
        </w:numPr>
        <w:spacing w:before="60" w:after="100" w:afterAutospacing="1" w:line="240" w:lineRule="auto"/>
        <w:rPr>
          <w:rFonts w:ascii="Segoe UI" w:hAnsi="Segoe UI" w:cs="Segoe UI"/>
          <w:color w:val="24292E"/>
          <w:sz w:val="24"/>
        </w:rPr>
      </w:pPr>
      <w:hyperlink r:id="rId2889" w:history="1">
        <w:r w:rsidRPr="001F7D44">
          <w:rPr>
            <w:rStyle w:val="Hyperlink"/>
            <w:rFonts w:ascii="Segoe UI" w:hAnsi="Segoe UI" w:cs="Segoe UI"/>
            <w:color w:val="0366D6"/>
            <w:sz w:val="24"/>
          </w:rPr>
          <w:t>Gym</w:t>
        </w:r>
      </w:hyperlink>
      <w:r w:rsidRPr="001F7D44">
        <w:rPr>
          <w:rFonts w:ascii="Segoe UI" w:hAnsi="Segoe UI" w:cs="Segoe UI"/>
          <w:color w:val="24292E"/>
          <w:sz w:val="24"/>
        </w:rPr>
        <w:t> - OpenAI Gym is a toolkit for developing and comparing reinforcement learning algorithms.</w:t>
      </w:r>
    </w:p>
    <w:p w:rsidR="00E45729" w:rsidRPr="001F7D44" w:rsidRDefault="00E45729" w:rsidP="00E45729">
      <w:pPr>
        <w:numPr>
          <w:ilvl w:val="0"/>
          <w:numId w:val="147"/>
        </w:numPr>
        <w:spacing w:before="60" w:after="100" w:afterAutospacing="1" w:line="240" w:lineRule="auto"/>
        <w:rPr>
          <w:rFonts w:ascii="Segoe UI" w:hAnsi="Segoe UI" w:cs="Segoe UI"/>
          <w:color w:val="24292E"/>
          <w:sz w:val="24"/>
        </w:rPr>
      </w:pPr>
      <w:hyperlink r:id="rId2890" w:history="1">
        <w:r w:rsidRPr="001F7D44">
          <w:rPr>
            <w:rStyle w:val="Hyperlink"/>
            <w:rFonts w:ascii="Segoe UI" w:hAnsi="Segoe UI" w:cs="Segoe UI"/>
            <w:color w:val="0366D6"/>
            <w:sz w:val="24"/>
          </w:rPr>
          <w:t>Universe</w:t>
        </w:r>
      </w:hyperlink>
      <w:r w:rsidRPr="001F7D44">
        <w:rPr>
          <w:rFonts w:ascii="Segoe UI" w:hAnsi="Segoe UI" w:cs="Segoe UI"/>
          <w:color w:val="24292E"/>
          <w:sz w:val="24"/>
        </w:rPr>
        <w:t> - Universe is a software platform for measuring and training an AI's general intelligence across the world's supply of games, websites and other applications.</w:t>
      </w:r>
    </w:p>
    <w:p w:rsidR="00E45729" w:rsidRPr="001F7D44" w:rsidRDefault="00E45729" w:rsidP="00E45729">
      <w:pPr>
        <w:numPr>
          <w:ilvl w:val="0"/>
          <w:numId w:val="147"/>
        </w:numPr>
        <w:spacing w:before="60" w:after="100" w:afterAutospacing="1" w:line="240" w:lineRule="auto"/>
        <w:rPr>
          <w:rFonts w:ascii="Segoe UI" w:hAnsi="Segoe UI" w:cs="Segoe UI"/>
          <w:color w:val="24292E"/>
          <w:sz w:val="24"/>
        </w:rPr>
      </w:pPr>
      <w:hyperlink r:id="rId2891" w:history="1">
        <w:r w:rsidRPr="001F7D44">
          <w:rPr>
            <w:rStyle w:val="Hyperlink"/>
            <w:rFonts w:ascii="Segoe UI" w:hAnsi="Segoe UI" w:cs="Segoe UI"/>
            <w:color w:val="0366D6"/>
            <w:sz w:val="24"/>
          </w:rPr>
          <w:t>ViZDoom</w:t>
        </w:r>
      </w:hyperlink>
      <w:r w:rsidRPr="001F7D44">
        <w:rPr>
          <w:rFonts w:ascii="Segoe UI" w:hAnsi="Segoe UI" w:cs="Segoe UI"/>
          <w:color w:val="24292E"/>
          <w:sz w:val="24"/>
        </w:rPr>
        <w:t> - ViZDoom allows developing AI bots that play Doom using only the visual information (the screen buffer). It is primarily intended for research in machine visual learning, and deep reinforcement learning, in particular.</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49" w:name="user-content-ruby"/>
      <w:bookmarkEnd w:id="249"/>
      <w:r w:rsidRPr="001F7D44">
        <w:rPr>
          <w:rFonts w:ascii="Segoe UI" w:hAnsi="Segoe UI" w:cs="Segoe UI"/>
          <w:color w:val="24292E"/>
          <w:sz w:val="38"/>
        </w:rPr>
        <w:t>Ruby</w:t>
      </w:r>
    </w:p>
    <w:p w:rsidR="00E45729" w:rsidRPr="001F7D44" w:rsidRDefault="00E45729" w:rsidP="00E45729">
      <w:pPr>
        <w:pStyle w:val="Heading4"/>
        <w:spacing w:before="360" w:after="240"/>
        <w:rPr>
          <w:rFonts w:ascii="Segoe UI" w:hAnsi="Segoe UI" w:cs="Segoe UI"/>
          <w:color w:val="24292E"/>
          <w:sz w:val="24"/>
        </w:rPr>
      </w:pPr>
      <w:bookmarkStart w:id="250" w:name="user-content-ruby-nlp"/>
      <w:bookmarkEnd w:id="250"/>
      <w:r w:rsidRPr="001F7D44">
        <w:rPr>
          <w:rFonts w:ascii="Segoe UI" w:hAnsi="Segoe UI" w:cs="Segoe UI"/>
          <w:color w:val="24292E"/>
          <w:sz w:val="24"/>
        </w:rPr>
        <w:t>Natural Language Processing</w:t>
      </w:r>
    </w:p>
    <w:p w:rsidR="00E45729" w:rsidRPr="001F7D44" w:rsidRDefault="00E45729" w:rsidP="00E45729">
      <w:pPr>
        <w:numPr>
          <w:ilvl w:val="0"/>
          <w:numId w:val="148"/>
        </w:numPr>
        <w:spacing w:before="100" w:beforeAutospacing="1" w:after="100" w:afterAutospacing="1" w:line="240" w:lineRule="auto"/>
        <w:rPr>
          <w:rFonts w:ascii="Segoe UI" w:hAnsi="Segoe UI" w:cs="Segoe UI"/>
          <w:color w:val="24292E"/>
          <w:sz w:val="24"/>
        </w:rPr>
      </w:pPr>
      <w:hyperlink r:id="rId2892" w:history="1">
        <w:r w:rsidRPr="001F7D44">
          <w:rPr>
            <w:rStyle w:val="Hyperlink"/>
            <w:rFonts w:ascii="Segoe UI" w:hAnsi="Segoe UI" w:cs="Segoe UI"/>
            <w:color w:val="0366D6"/>
            <w:sz w:val="24"/>
          </w:rPr>
          <w:t>Awesome NLP with Ruby</w:t>
        </w:r>
      </w:hyperlink>
      <w:r w:rsidRPr="001F7D44">
        <w:rPr>
          <w:rFonts w:ascii="Segoe UI" w:hAnsi="Segoe UI" w:cs="Segoe UI"/>
          <w:color w:val="24292E"/>
          <w:sz w:val="24"/>
        </w:rPr>
        <w:t> - Curated link list for practical natural language processing in Ruby.</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3" w:history="1">
        <w:r w:rsidRPr="001F7D44">
          <w:rPr>
            <w:rStyle w:val="Hyperlink"/>
            <w:rFonts w:ascii="Segoe UI" w:hAnsi="Segoe UI" w:cs="Segoe UI"/>
            <w:color w:val="0366D6"/>
            <w:sz w:val="24"/>
          </w:rPr>
          <w:t>Treat</w:t>
        </w:r>
      </w:hyperlink>
      <w:r w:rsidRPr="001F7D44">
        <w:rPr>
          <w:rFonts w:ascii="Segoe UI" w:hAnsi="Segoe UI" w:cs="Segoe UI"/>
          <w:color w:val="24292E"/>
          <w:sz w:val="24"/>
        </w:rPr>
        <w:t> - Text REtrieval and Annotation Toolkit, definitely the most comprehensive toolkit I’ve encountered so far for Ruby</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4" w:history="1">
        <w:r w:rsidRPr="001F7D44">
          <w:rPr>
            <w:rStyle w:val="Hyperlink"/>
            <w:rFonts w:ascii="Segoe UI" w:hAnsi="Segoe UI" w:cs="Segoe UI"/>
            <w:color w:val="0366D6"/>
            <w:sz w:val="24"/>
          </w:rPr>
          <w:t>Ruby Linguistics</w:t>
        </w:r>
      </w:hyperlink>
      <w:r w:rsidRPr="001F7D44">
        <w:rPr>
          <w:rFonts w:ascii="Segoe UI" w:hAnsi="Segoe UI" w:cs="Segoe UI"/>
          <w:color w:val="24292E"/>
          <w:sz w:val="24"/>
        </w:rPr>
        <w:t> - Linguistics is a framework for building linguistic utilities for Ruby objects in any language. It includes a generic language-independent front end, a module for mapping language codes into language names, and a module which contains various English-language utilities.</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5" w:history="1">
        <w:r w:rsidRPr="001F7D44">
          <w:rPr>
            <w:rStyle w:val="Hyperlink"/>
            <w:rFonts w:ascii="Segoe UI" w:hAnsi="Segoe UI" w:cs="Segoe UI"/>
            <w:color w:val="0366D6"/>
            <w:sz w:val="24"/>
          </w:rPr>
          <w:t>Stemmer</w:t>
        </w:r>
      </w:hyperlink>
      <w:r w:rsidRPr="001F7D44">
        <w:rPr>
          <w:rFonts w:ascii="Segoe UI" w:hAnsi="Segoe UI" w:cs="Segoe UI"/>
          <w:color w:val="24292E"/>
          <w:sz w:val="24"/>
        </w:rPr>
        <w:t> - Expose libstemmer_c to Ruby</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6" w:history="1">
        <w:r w:rsidRPr="001F7D44">
          <w:rPr>
            <w:rStyle w:val="Hyperlink"/>
            <w:rFonts w:ascii="Segoe UI" w:hAnsi="Segoe UI" w:cs="Segoe UI"/>
            <w:color w:val="0366D6"/>
            <w:sz w:val="24"/>
          </w:rPr>
          <w:t>Ruby Wordnet</w:t>
        </w:r>
      </w:hyperlink>
      <w:r w:rsidRPr="001F7D44">
        <w:rPr>
          <w:rFonts w:ascii="Segoe UI" w:hAnsi="Segoe UI" w:cs="Segoe UI"/>
          <w:color w:val="24292E"/>
          <w:sz w:val="24"/>
        </w:rPr>
        <w:t> - This library is a Ruby interface to WordNet</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7" w:history="1">
        <w:r w:rsidRPr="001F7D44">
          <w:rPr>
            <w:rStyle w:val="Hyperlink"/>
            <w:rFonts w:ascii="Segoe UI" w:hAnsi="Segoe UI" w:cs="Segoe UI"/>
            <w:color w:val="0366D6"/>
            <w:sz w:val="24"/>
          </w:rPr>
          <w:t>Raspel</w:t>
        </w:r>
      </w:hyperlink>
      <w:r w:rsidRPr="001F7D44">
        <w:rPr>
          <w:rFonts w:ascii="Segoe UI" w:hAnsi="Segoe UI" w:cs="Segoe UI"/>
          <w:color w:val="24292E"/>
          <w:sz w:val="24"/>
        </w:rPr>
        <w:t> - raspell is an interface binding for ruby</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8" w:history="1">
        <w:r w:rsidRPr="001F7D44">
          <w:rPr>
            <w:rStyle w:val="Hyperlink"/>
            <w:rFonts w:ascii="Segoe UI" w:hAnsi="Segoe UI" w:cs="Segoe UI"/>
            <w:color w:val="0366D6"/>
            <w:sz w:val="24"/>
          </w:rPr>
          <w:t>UEA Stemmer</w:t>
        </w:r>
      </w:hyperlink>
      <w:r w:rsidRPr="001F7D44">
        <w:rPr>
          <w:rFonts w:ascii="Segoe UI" w:hAnsi="Segoe UI" w:cs="Segoe UI"/>
          <w:color w:val="24292E"/>
          <w:sz w:val="24"/>
        </w:rPr>
        <w:t> - Ruby port of UEALite Stemmer - a conservative stemmer for search and indexing</w:t>
      </w:r>
    </w:p>
    <w:p w:rsidR="00E45729" w:rsidRPr="001F7D44" w:rsidRDefault="00E45729" w:rsidP="00E45729">
      <w:pPr>
        <w:numPr>
          <w:ilvl w:val="0"/>
          <w:numId w:val="148"/>
        </w:numPr>
        <w:spacing w:before="60" w:after="100" w:afterAutospacing="1" w:line="240" w:lineRule="auto"/>
        <w:rPr>
          <w:rFonts w:ascii="Segoe UI" w:hAnsi="Segoe UI" w:cs="Segoe UI"/>
          <w:color w:val="24292E"/>
          <w:sz w:val="24"/>
        </w:rPr>
      </w:pPr>
      <w:hyperlink r:id="rId2899" w:history="1">
        <w:r w:rsidRPr="001F7D44">
          <w:rPr>
            <w:rStyle w:val="Hyperlink"/>
            <w:rFonts w:ascii="Segoe UI" w:hAnsi="Segoe UI" w:cs="Segoe UI"/>
            <w:color w:val="0366D6"/>
            <w:sz w:val="24"/>
          </w:rPr>
          <w:t>Twitter-text-rb</w:t>
        </w:r>
      </w:hyperlink>
      <w:r w:rsidRPr="001F7D44">
        <w:rPr>
          <w:rFonts w:ascii="Segoe UI" w:hAnsi="Segoe UI" w:cs="Segoe UI"/>
          <w:color w:val="24292E"/>
          <w:sz w:val="24"/>
        </w:rPr>
        <w:t> - A library that does auto linking and extraction of usernames, lists and hashtags in tweets</w:t>
      </w:r>
    </w:p>
    <w:p w:rsidR="00E45729" w:rsidRPr="001F7D44" w:rsidRDefault="00E45729" w:rsidP="00E45729">
      <w:pPr>
        <w:pStyle w:val="Heading4"/>
        <w:spacing w:before="360" w:after="240"/>
        <w:rPr>
          <w:rFonts w:ascii="Segoe UI" w:hAnsi="Segoe UI" w:cs="Segoe UI"/>
          <w:color w:val="24292E"/>
          <w:sz w:val="24"/>
        </w:rPr>
      </w:pPr>
      <w:bookmarkStart w:id="251" w:name="user-content-ruby-general-purpose"/>
      <w:bookmarkEnd w:id="251"/>
      <w:r w:rsidRPr="001F7D44">
        <w:rPr>
          <w:rFonts w:ascii="Segoe UI" w:hAnsi="Segoe UI" w:cs="Segoe UI"/>
          <w:color w:val="24292E"/>
          <w:sz w:val="24"/>
        </w:rPr>
        <w:t>General-Purpose Machine Learning</w:t>
      </w:r>
    </w:p>
    <w:p w:rsidR="00E45729" w:rsidRPr="001F7D44" w:rsidRDefault="00E45729" w:rsidP="00E45729">
      <w:pPr>
        <w:numPr>
          <w:ilvl w:val="0"/>
          <w:numId w:val="149"/>
        </w:numPr>
        <w:spacing w:before="100" w:beforeAutospacing="1" w:after="100" w:afterAutospacing="1" w:line="240" w:lineRule="auto"/>
        <w:rPr>
          <w:rFonts w:ascii="Segoe UI" w:hAnsi="Segoe UI" w:cs="Segoe UI"/>
          <w:color w:val="24292E"/>
          <w:sz w:val="24"/>
        </w:rPr>
      </w:pPr>
      <w:hyperlink r:id="rId2900" w:history="1">
        <w:r w:rsidRPr="001F7D44">
          <w:rPr>
            <w:rStyle w:val="Hyperlink"/>
            <w:rFonts w:ascii="Segoe UI" w:hAnsi="Segoe UI" w:cs="Segoe UI"/>
            <w:color w:val="0366D6"/>
            <w:sz w:val="24"/>
          </w:rPr>
          <w:t>Awesome Machine Learning with Ruby</w:t>
        </w:r>
      </w:hyperlink>
      <w:r w:rsidRPr="001F7D44">
        <w:rPr>
          <w:rFonts w:ascii="Segoe UI" w:hAnsi="Segoe UI" w:cs="Segoe UI"/>
          <w:color w:val="24292E"/>
          <w:sz w:val="24"/>
        </w:rPr>
        <w:t> - Curated list of ML related resources for Ruby</w:t>
      </w:r>
    </w:p>
    <w:p w:rsidR="00E45729" w:rsidRPr="001F7D44" w:rsidRDefault="00E45729" w:rsidP="00E45729">
      <w:pPr>
        <w:numPr>
          <w:ilvl w:val="0"/>
          <w:numId w:val="149"/>
        </w:numPr>
        <w:spacing w:before="60" w:after="100" w:afterAutospacing="1" w:line="240" w:lineRule="auto"/>
        <w:rPr>
          <w:rFonts w:ascii="Segoe UI" w:hAnsi="Segoe UI" w:cs="Segoe UI"/>
          <w:color w:val="24292E"/>
          <w:sz w:val="24"/>
        </w:rPr>
      </w:pPr>
      <w:hyperlink r:id="rId2901" w:history="1">
        <w:r w:rsidRPr="001F7D44">
          <w:rPr>
            <w:rStyle w:val="Hyperlink"/>
            <w:rFonts w:ascii="Segoe UI" w:hAnsi="Segoe UI" w:cs="Segoe UI"/>
            <w:color w:val="0366D6"/>
            <w:sz w:val="24"/>
          </w:rPr>
          <w:t>Ruby Machine Learning</w:t>
        </w:r>
      </w:hyperlink>
      <w:r w:rsidRPr="001F7D44">
        <w:rPr>
          <w:rFonts w:ascii="Segoe UI" w:hAnsi="Segoe UI" w:cs="Segoe UI"/>
          <w:color w:val="24292E"/>
          <w:sz w:val="24"/>
        </w:rPr>
        <w:t> - Some Machine Learning algorithms, implemented in Ruby</w:t>
      </w:r>
    </w:p>
    <w:p w:rsidR="00E45729" w:rsidRPr="001F7D44" w:rsidRDefault="00E45729" w:rsidP="00E45729">
      <w:pPr>
        <w:numPr>
          <w:ilvl w:val="0"/>
          <w:numId w:val="149"/>
        </w:numPr>
        <w:spacing w:before="60" w:after="100" w:afterAutospacing="1" w:line="240" w:lineRule="auto"/>
        <w:rPr>
          <w:rFonts w:ascii="Segoe UI" w:hAnsi="Segoe UI" w:cs="Segoe UI"/>
          <w:color w:val="24292E"/>
          <w:sz w:val="24"/>
        </w:rPr>
      </w:pPr>
      <w:hyperlink r:id="rId2902" w:history="1">
        <w:r w:rsidRPr="001F7D44">
          <w:rPr>
            <w:rStyle w:val="Hyperlink"/>
            <w:rFonts w:ascii="Segoe UI" w:hAnsi="Segoe UI" w:cs="Segoe UI"/>
            <w:color w:val="0366D6"/>
            <w:sz w:val="24"/>
          </w:rPr>
          <w:t>Machine Learning Ruby</w:t>
        </w:r>
      </w:hyperlink>
    </w:p>
    <w:p w:rsidR="00E45729" w:rsidRPr="001F7D44" w:rsidRDefault="00E45729" w:rsidP="00E45729">
      <w:pPr>
        <w:numPr>
          <w:ilvl w:val="0"/>
          <w:numId w:val="149"/>
        </w:numPr>
        <w:spacing w:before="60" w:after="100" w:afterAutospacing="1" w:line="240" w:lineRule="auto"/>
        <w:rPr>
          <w:rFonts w:ascii="Segoe UI" w:hAnsi="Segoe UI" w:cs="Segoe UI"/>
          <w:color w:val="24292E"/>
          <w:sz w:val="24"/>
        </w:rPr>
      </w:pPr>
      <w:hyperlink r:id="rId2903" w:history="1">
        <w:r w:rsidRPr="001F7D44">
          <w:rPr>
            <w:rStyle w:val="Hyperlink"/>
            <w:rFonts w:ascii="Segoe UI" w:hAnsi="Segoe UI" w:cs="Segoe UI"/>
            <w:color w:val="0366D6"/>
            <w:sz w:val="24"/>
          </w:rPr>
          <w:t>jRuby Mahout</w:t>
        </w:r>
      </w:hyperlink>
      <w:r w:rsidRPr="001F7D44">
        <w:rPr>
          <w:rFonts w:ascii="Segoe UI" w:hAnsi="Segoe UI" w:cs="Segoe UI"/>
          <w:color w:val="24292E"/>
          <w:sz w:val="24"/>
        </w:rPr>
        <w:t> - JRuby Mahout is a gem that unleashes the power of Apache Mahout in the world of JRuby.</w:t>
      </w:r>
    </w:p>
    <w:p w:rsidR="00E45729" w:rsidRPr="001F7D44" w:rsidRDefault="00E45729" w:rsidP="00E45729">
      <w:pPr>
        <w:numPr>
          <w:ilvl w:val="0"/>
          <w:numId w:val="149"/>
        </w:numPr>
        <w:spacing w:before="60" w:after="100" w:afterAutospacing="1" w:line="240" w:lineRule="auto"/>
        <w:rPr>
          <w:rFonts w:ascii="Segoe UI" w:hAnsi="Segoe UI" w:cs="Segoe UI"/>
          <w:color w:val="24292E"/>
          <w:sz w:val="24"/>
        </w:rPr>
      </w:pPr>
      <w:hyperlink r:id="rId2904" w:history="1">
        <w:r w:rsidRPr="001F7D44">
          <w:rPr>
            <w:rStyle w:val="Hyperlink"/>
            <w:rFonts w:ascii="Segoe UI" w:hAnsi="Segoe UI" w:cs="Segoe UI"/>
            <w:color w:val="0366D6"/>
            <w:sz w:val="24"/>
          </w:rPr>
          <w:t>CardMagic-Classifier</w:t>
        </w:r>
      </w:hyperlink>
      <w:r w:rsidRPr="001F7D44">
        <w:rPr>
          <w:rFonts w:ascii="Segoe UI" w:hAnsi="Segoe UI" w:cs="Segoe UI"/>
          <w:color w:val="24292E"/>
          <w:sz w:val="24"/>
        </w:rPr>
        <w:t> - A general classifier module to allow Bayesian and other types of classifications.</w:t>
      </w:r>
    </w:p>
    <w:p w:rsidR="00E45729" w:rsidRPr="001F7D44" w:rsidRDefault="00E45729" w:rsidP="00E45729">
      <w:pPr>
        <w:numPr>
          <w:ilvl w:val="0"/>
          <w:numId w:val="149"/>
        </w:numPr>
        <w:spacing w:before="60" w:after="100" w:afterAutospacing="1" w:line="240" w:lineRule="auto"/>
        <w:rPr>
          <w:rFonts w:ascii="Segoe UI" w:hAnsi="Segoe UI" w:cs="Segoe UI"/>
          <w:color w:val="24292E"/>
          <w:sz w:val="24"/>
        </w:rPr>
      </w:pPr>
      <w:hyperlink r:id="rId2905" w:history="1">
        <w:r w:rsidRPr="001F7D44">
          <w:rPr>
            <w:rStyle w:val="Hyperlink"/>
            <w:rFonts w:ascii="Segoe UI" w:hAnsi="Segoe UI" w:cs="Segoe UI"/>
            <w:color w:val="0366D6"/>
            <w:sz w:val="24"/>
          </w:rPr>
          <w:t>rb-libsvm</w:t>
        </w:r>
      </w:hyperlink>
      <w:r w:rsidRPr="001F7D44">
        <w:rPr>
          <w:rFonts w:ascii="Segoe UI" w:hAnsi="Segoe UI" w:cs="Segoe UI"/>
          <w:color w:val="24292E"/>
          <w:sz w:val="24"/>
        </w:rPr>
        <w:t> - Ruby language bindings for LIBSVM which is a Library for Support Vector Machines</w:t>
      </w:r>
    </w:p>
    <w:p w:rsidR="00E45729" w:rsidRPr="001F7D44" w:rsidRDefault="00E45729" w:rsidP="00E45729">
      <w:pPr>
        <w:numPr>
          <w:ilvl w:val="0"/>
          <w:numId w:val="149"/>
        </w:numPr>
        <w:spacing w:before="60" w:after="100" w:afterAutospacing="1" w:line="240" w:lineRule="auto"/>
        <w:rPr>
          <w:rFonts w:ascii="Segoe UI" w:hAnsi="Segoe UI" w:cs="Segoe UI"/>
          <w:color w:val="24292E"/>
          <w:sz w:val="24"/>
        </w:rPr>
      </w:pPr>
      <w:hyperlink r:id="rId2906" w:history="1">
        <w:r w:rsidRPr="001F7D44">
          <w:rPr>
            <w:rStyle w:val="Hyperlink"/>
            <w:rFonts w:ascii="Segoe UI" w:hAnsi="Segoe UI" w:cs="Segoe UI"/>
            <w:color w:val="0366D6"/>
            <w:sz w:val="24"/>
          </w:rPr>
          <w:t>Random Forester</w:t>
        </w:r>
      </w:hyperlink>
      <w:r w:rsidRPr="001F7D44">
        <w:rPr>
          <w:rFonts w:ascii="Segoe UI" w:hAnsi="Segoe UI" w:cs="Segoe UI"/>
          <w:color w:val="24292E"/>
          <w:sz w:val="24"/>
        </w:rPr>
        <w:t> - Creates Random Forest classifiers from PMML files</w:t>
      </w:r>
    </w:p>
    <w:p w:rsidR="00E45729" w:rsidRPr="001F7D44" w:rsidRDefault="00E45729" w:rsidP="00E45729">
      <w:pPr>
        <w:pStyle w:val="Heading4"/>
        <w:spacing w:before="360" w:after="240"/>
        <w:rPr>
          <w:rFonts w:ascii="Segoe UI" w:hAnsi="Segoe UI" w:cs="Segoe UI"/>
          <w:color w:val="24292E"/>
          <w:sz w:val="24"/>
        </w:rPr>
      </w:pPr>
      <w:bookmarkStart w:id="252" w:name="user-content-ruby-data-analysis"/>
      <w:bookmarkEnd w:id="252"/>
      <w:r w:rsidRPr="001F7D44">
        <w:rPr>
          <w:rFonts w:ascii="Segoe UI" w:hAnsi="Segoe UI" w:cs="Segoe UI"/>
          <w:color w:val="24292E"/>
          <w:sz w:val="24"/>
        </w:rPr>
        <w:t>Data Analysis / Data Visualization</w:t>
      </w:r>
    </w:p>
    <w:p w:rsidR="00E45729" w:rsidRPr="001F7D44" w:rsidRDefault="00E45729" w:rsidP="00E45729">
      <w:pPr>
        <w:numPr>
          <w:ilvl w:val="0"/>
          <w:numId w:val="150"/>
        </w:numPr>
        <w:spacing w:before="100" w:beforeAutospacing="1" w:after="100" w:afterAutospacing="1" w:line="240" w:lineRule="auto"/>
        <w:rPr>
          <w:rFonts w:ascii="Segoe UI" w:hAnsi="Segoe UI" w:cs="Segoe UI"/>
          <w:color w:val="24292E"/>
          <w:sz w:val="24"/>
        </w:rPr>
      </w:pPr>
      <w:hyperlink r:id="rId2907" w:history="1">
        <w:r w:rsidRPr="001F7D44">
          <w:rPr>
            <w:rStyle w:val="Hyperlink"/>
            <w:rFonts w:ascii="Segoe UI" w:hAnsi="Segoe UI" w:cs="Segoe UI"/>
            <w:color w:val="0366D6"/>
            <w:sz w:val="24"/>
          </w:rPr>
          <w:t>rsruby</w:t>
        </w:r>
      </w:hyperlink>
      <w:r w:rsidRPr="001F7D44">
        <w:rPr>
          <w:rFonts w:ascii="Segoe UI" w:hAnsi="Segoe UI" w:cs="Segoe UI"/>
          <w:color w:val="24292E"/>
          <w:sz w:val="24"/>
        </w:rPr>
        <w:t> - Ruby - R bridge</w:t>
      </w:r>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08" w:history="1">
        <w:r w:rsidRPr="001F7D44">
          <w:rPr>
            <w:rStyle w:val="Hyperlink"/>
            <w:rFonts w:ascii="Segoe UI" w:hAnsi="Segoe UI" w:cs="Segoe UI"/>
            <w:color w:val="0366D6"/>
            <w:sz w:val="24"/>
          </w:rPr>
          <w:t>data-visualization-ruby</w:t>
        </w:r>
      </w:hyperlink>
      <w:r w:rsidRPr="001F7D44">
        <w:rPr>
          <w:rFonts w:ascii="Segoe UI" w:hAnsi="Segoe UI" w:cs="Segoe UI"/>
          <w:color w:val="24292E"/>
          <w:sz w:val="24"/>
        </w:rPr>
        <w:t> - Source code and supporting content for my Ruby Manor presentation on Data Visualisation with Ruby</w:t>
      </w:r>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09" w:history="1">
        <w:r w:rsidRPr="001F7D44">
          <w:rPr>
            <w:rStyle w:val="Hyperlink"/>
            <w:rFonts w:ascii="Segoe UI" w:hAnsi="Segoe UI" w:cs="Segoe UI"/>
            <w:color w:val="0366D6"/>
            <w:sz w:val="24"/>
          </w:rPr>
          <w:t>ruby-plot</w:t>
        </w:r>
      </w:hyperlink>
      <w:r w:rsidRPr="001F7D44">
        <w:rPr>
          <w:rFonts w:ascii="Segoe UI" w:hAnsi="Segoe UI" w:cs="Segoe UI"/>
          <w:color w:val="24292E"/>
          <w:sz w:val="24"/>
        </w:rPr>
        <w:t> - gnuplot wrapper for ruby, especially for plotting roc curves into svg files</w:t>
      </w:r>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10" w:history="1">
        <w:r w:rsidRPr="001F7D44">
          <w:rPr>
            <w:rStyle w:val="Hyperlink"/>
            <w:rFonts w:ascii="Segoe UI" w:hAnsi="Segoe UI" w:cs="Segoe UI"/>
            <w:color w:val="0366D6"/>
            <w:sz w:val="24"/>
          </w:rPr>
          <w:t>plot-rb</w:t>
        </w:r>
      </w:hyperlink>
      <w:r w:rsidRPr="001F7D44">
        <w:rPr>
          <w:rFonts w:ascii="Segoe UI" w:hAnsi="Segoe UI" w:cs="Segoe UI"/>
          <w:color w:val="24292E"/>
          <w:sz w:val="24"/>
        </w:rPr>
        <w:t> - A plotting library in Ruby built on top of Vega and D3.</w:t>
      </w:r>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11" w:history="1">
        <w:r w:rsidRPr="001F7D44">
          <w:rPr>
            <w:rStyle w:val="Hyperlink"/>
            <w:rFonts w:ascii="Segoe UI" w:hAnsi="Segoe UI" w:cs="Segoe UI"/>
            <w:color w:val="0366D6"/>
            <w:sz w:val="24"/>
          </w:rPr>
          <w:t>scruffy</w:t>
        </w:r>
      </w:hyperlink>
      <w:r w:rsidRPr="001F7D44">
        <w:rPr>
          <w:rFonts w:ascii="Segoe UI" w:hAnsi="Segoe UI" w:cs="Segoe UI"/>
          <w:color w:val="24292E"/>
          <w:sz w:val="24"/>
        </w:rPr>
        <w:t> - A beautiful graphing toolkit for Ruby</w:t>
      </w:r>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12" w:history="1">
        <w:r w:rsidRPr="001F7D44">
          <w:rPr>
            <w:rStyle w:val="Hyperlink"/>
            <w:rFonts w:ascii="Segoe UI" w:hAnsi="Segoe UI" w:cs="Segoe UI"/>
            <w:color w:val="0366D6"/>
            <w:sz w:val="24"/>
          </w:rPr>
          <w:t>SciRuby</w:t>
        </w:r>
      </w:hyperlink>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13" w:history="1">
        <w:r w:rsidRPr="001F7D44">
          <w:rPr>
            <w:rStyle w:val="Hyperlink"/>
            <w:rFonts w:ascii="Segoe UI" w:hAnsi="Segoe UI" w:cs="Segoe UI"/>
            <w:color w:val="0366D6"/>
            <w:sz w:val="24"/>
          </w:rPr>
          <w:t>Glean</w:t>
        </w:r>
      </w:hyperlink>
      <w:r w:rsidRPr="001F7D44">
        <w:rPr>
          <w:rFonts w:ascii="Segoe UI" w:hAnsi="Segoe UI" w:cs="Segoe UI"/>
          <w:color w:val="24292E"/>
          <w:sz w:val="24"/>
        </w:rPr>
        <w:t> - A data management tool for humans</w:t>
      </w:r>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14" w:history="1">
        <w:r w:rsidRPr="001F7D44">
          <w:rPr>
            <w:rStyle w:val="Hyperlink"/>
            <w:rFonts w:ascii="Segoe UI" w:hAnsi="Segoe UI" w:cs="Segoe UI"/>
            <w:color w:val="0366D6"/>
            <w:sz w:val="24"/>
          </w:rPr>
          <w:t>Bioruby</w:t>
        </w:r>
      </w:hyperlink>
    </w:p>
    <w:p w:rsidR="00E45729" w:rsidRPr="001F7D44" w:rsidRDefault="00E45729" w:rsidP="00E45729">
      <w:pPr>
        <w:numPr>
          <w:ilvl w:val="0"/>
          <w:numId w:val="150"/>
        </w:numPr>
        <w:spacing w:before="60" w:after="100" w:afterAutospacing="1" w:line="240" w:lineRule="auto"/>
        <w:rPr>
          <w:rFonts w:ascii="Segoe UI" w:hAnsi="Segoe UI" w:cs="Segoe UI"/>
          <w:color w:val="24292E"/>
          <w:sz w:val="24"/>
        </w:rPr>
      </w:pPr>
      <w:hyperlink r:id="rId2915" w:history="1">
        <w:r w:rsidRPr="001F7D44">
          <w:rPr>
            <w:rStyle w:val="Hyperlink"/>
            <w:rFonts w:ascii="Segoe UI" w:hAnsi="Segoe UI" w:cs="Segoe UI"/>
            <w:color w:val="0366D6"/>
            <w:sz w:val="24"/>
          </w:rPr>
          <w:t>Arel</w:t>
        </w:r>
      </w:hyperlink>
    </w:p>
    <w:p w:rsidR="00E45729" w:rsidRPr="001F7D44" w:rsidRDefault="00E45729" w:rsidP="00E45729">
      <w:pPr>
        <w:pStyle w:val="Heading4"/>
        <w:spacing w:before="360" w:after="240"/>
        <w:rPr>
          <w:rFonts w:ascii="Segoe UI" w:hAnsi="Segoe UI" w:cs="Segoe UI"/>
          <w:color w:val="24292E"/>
          <w:sz w:val="24"/>
        </w:rPr>
      </w:pPr>
      <w:bookmarkStart w:id="253" w:name="user-content-ruby-misc"/>
      <w:bookmarkEnd w:id="253"/>
      <w:r w:rsidRPr="001F7D44">
        <w:rPr>
          <w:rFonts w:ascii="Segoe UI" w:hAnsi="Segoe UI" w:cs="Segoe UI"/>
          <w:color w:val="24292E"/>
          <w:sz w:val="24"/>
        </w:rPr>
        <w:t>Misc</w:t>
      </w:r>
    </w:p>
    <w:p w:rsidR="00E45729" w:rsidRPr="001F7D44" w:rsidRDefault="00E45729" w:rsidP="00F526AB">
      <w:pPr>
        <w:numPr>
          <w:ilvl w:val="0"/>
          <w:numId w:val="151"/>
        </w:numPr>
        <w:spacing w:before="100" w:beforeAutospacing="1" w:after="100" w:afterAutospacing="1" w:line="240" w:lineRule="auto"/>
        <w:rPr>
          <w:rFonts w:ascii="Segoe UI" w:hAnsi="Segoe UI" w:cs="Segoe UI"/>
          <w:color w:val="24292E"/>
          <w:sz w:val="24"/>
        </w:rPr>
      </w:pPr>
      <w:hyperlink r:id="rId2916" w:history="1">
        <w:r w:rsidRPr="001F7D44">
          <w:rPr>
            <w:rStyle w:val="Hyperlink"/>
            <w:rFonts w:ascii="Segoe UI" w:hAnsi="Segoe UI" w:cs="Segoe UI"/>
            <w:color w:val="0366D6"/>
            <w:sz w:val="24"/>
          </w:rPr>
          <w:t xml:space="preserve">Big Data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Chimps</w:t>
        </w:r>
      </w:hyperlink>
    </w:p>
    <w:p w:rsidR="00E45729" w:rsidRPr="001F7D44" w:rsidRDefault="00E45729" w:rsidP="00E45729">
      <w:pPr>
        <w:numPr>
          <w:ilvl w:val="0"/>
          <w:numId w:val="151"/>
        </w:numPr>
        <w:spacing w:before="60" w:after="100" w:afterAutospacing="1" w:line="240" w:lineRule="auto"/>
        <w:rPr>
          <w:rFonts w:ascii="Segoe UI" w:hAnsi="Segoe UI" w:cs="Segoe UI"/>
          <w:color w:val="24292E"/>
          <w:sz w:val="24"/>
        </w:rPr>
      </w:pPr>
      <w:hyperlink r:id="rId2917" w:history="1">
        <w:r w:rsidRPr="001F7D44">
          <w:rPr>
            <w:rStyle w:val="Hyperlink"/>
            <w:rFonts w:ascii="Segoe UI" w:hAnsi="Segoe UI" w:cs="Segoe UI"/>
            <w:color w:val="0366D6"/>
            <w:sz w:val="24"/>
          </w:rPr>
          <w:t>Listof</w:t>
        </w:r>
      </w:hyperlink>
      <w:r w:rsidRPr="001F7D44">
        <w:rPr>
          <w:rFonts w:ascii="Segoe UI" w:hAnsi="Segoe UI" w:cs="Segoe UI"/>
          <w:color w:val="24292E"/>
          <w:sz w:val="24"/>
        </w:rPr>
        <w:t xml:space="preserve"> - Community based data collection, packed in gem. Get list of pretty much anything (stop words, countries, </w:t>
      </w:r>
      <w:proofErr w:type="gramStart"/>
      <w:r w:rsidRPr="001F7D44">
        <w:rPr>
          <w:rFonts w:ascii="Segoe UI" w:hAnsi="Segoe UI" w:cs="Segoe UI"/>
          <w:color w:val="24292E"/>
          <w:sz w:val="24"/>
        </w:rPr>
        <w:t>non words</w:t>
      </w:r>
      <w:proofErr w:type="gramEnd"/>
      <w:r w:rsidRPr="001F7D44">
        <w:rPr>
          <w:rFonts w:ascii="Segoe UI" w:hAnsi="Segoe UI" w:cs="Segoe UI"/>
          <w:color w:val="24292E"/>
          <w:sz w:val="24"/>
        </w:rPr>
        <w:t>) in txt, json or hash. </w:t>
      </w:r>
      <w:hyperlink r:id="rId2918" w:history="1">
        <w:r w:rsidRPr="001F7D44">
          <w:rPr>
            <w:rStyle w:val="Hyperlink"/>
            <w:rFonts w:ascii="Segoe UI" w:hAnsi="Segoe UI" w:cs="Segoe UI"/>
            <w:color w:val="0366D6"/>
            <w:sz w:val="24"/>
          </w:rPr>
          <w:t>Demo/Search for a list</w:t>
        </w:r>
      </w:hyperlink>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54" w:name="user-content-rust"/>
      <w:bookmarkEnd w:id="254"/>
      <w:r w:rsidRPr="001F7D44">
        <w:rPr>
          <w:rFonts w:ascii="Segoe UI" w:hAnsi="Segoe UI" w:cs="Segoe UI"/>
          <w:color w:val="24292E"/>
          <w:sz w:val="38"/>
        </w:rPr>
        <w:t>Rust</w:t>
      </w:r>
    </w:p>
    <w:p w:rsidR="00E45729" w:rsidRPr="001F7D44" w:rsidRDefault="00E45729" w:rsidP="00E45729">
      <w:pPr>
        <w:pStyle w:val="Heading4"/>
        <w:spacing w:before="360" w:after="240"/>
        <w:rPr>
          <w:rFonts w:ascii="Segoe UI" w:hAnsi="Segoe UI" w:cs="Segoe UI"/>
          <w:color w:val="24292E"/>
          <w:sz w:val="24"/>
        </w:rPr>
      </w:pPr>
      <w:bookmarkStart w:id="255" w:name="user-content-rust-general-purpose"/>
      <w:bookmarkEnd w:id="255"/>
      <w:r w:rsidRPr="001F7D44">
        <w:rPr>
          <w:rFonts w:ascii="Segoe UI" w:hAnsi="Segoe UI" w:cs="Segoe UI"/>
          <w:color w:val="24292E"/>
          <w:sz w:val="24"/>
        </w:rPr>
        <w:t>General-Purpose Machine Learning</w:t>
      </w:r>
    </w:p>
    <w:p w:rsidR="00E45729" w:rsidRPr="001F7D44" w:rsidRDefault="00E45729" w:rsidP="00E45729">
      <w:pPr>
        <w:numPr>
          <w:ilvl w:val="0"/>
          <w:numId w:val="152"/>
        </w:numPr>
        <w:spacing w:before="100" w:beforeAutospacing="1" w:after="100" w:afterAutospacing="1" w:line="240" w:lineRule="auto"/>
        <w:rPr>
          <w:rFonts w:ascii="Segoe UI" w:hAnsi="Segoe UI" w:cs="Segoe UI"/>
          <w:color w:val="24292E"/>
          <w:sz w:val="24"/>
        </w:rPr>
      </w:pPr>
      <w:hyperlink r:id="rId2919" w:history="1">
        <w:r w:rsidRPr="001F7D44">
          <w:rPr>
            <w:rStyle w:val="Hyperlink"/>
            <w:rFonts w:ascii="Segoe UI" w:hAnsi="Segoe UI" w:cs="Segoe UI"/>
            <w:color w:val="0366D6"/>
            <w:sz w:val="24"/>
          </w:rPr>
          <w:t>deeplearn-rs</w:t>
        </w:r>
      </w:hyperlink>
      <w:r w:rsidRPr="001F7D44">
        <w:rPr>
          <w:rFonts w:ascii="Segoe UI" w:hAnsi="Segoe UI" w:cs="Segoe UI"/>
          <w:color w:val="24292E"/>
          <w:sz w:val="24"/>
        </w:rPr>
        <w:t> - deeplearn-rs provides simple networks that use matrix multiplication, addition, and ReLU under the MIT license.</w:t>
      </w:r>
    </w:p>
    <w:p w:rsidR="00E45729" w:rsidRPr="001F7D44" w:rsidRDefault="00E45729" w:rsidP="00E45729">
      <w:pPr>
        <w:numPr>
          <w:ilvl w:val="0"/>
          <w:numId w:val="152"/>
        </w:numPr>
        <w:spacing w:before="60" w:after="100" w:afterAutospacing="1" w:line="240" w:lineRule="auto"/>
        <w:rPr>
          <w:rFonts w:ascii="Segoe UI" w:hAnsi="Segoe UI" w:cs="Segoe UI"/>
          <w:color w:val="24292E"/>
          <w:sz w:val="24"/>
        </w:rPr>
      </w:pPr>
      <w:hyperlink r:id="rId2920" w:history="1">
        <w:r w:rsidRPr="001F7D44">
          <w:rPr>
            <w:rStyle w:val="Hyperlink"/>
            <w:rFonts w:ascii="Segoe UI" w:hAnsi="Segoe UI" w:cs="Segoe UI"/>
            <w:color w:val="0366D6"/>
            <w:sz w:val="24"/>
          </w:rPr>
          <w:t>rustlearn</w:t>
        </w:r>
      </w:hyperlink>
      <w:r w:rsidRPr="001F7D44">
        <w:rPr>
          <w:rFonts w:ascii="Segoe UI" w:hAnsi="Segoe UI" w:cs="Segoe UI"/>
          <w:color w:val="24292E"/>
          <w:sz w:val="24"/>
        </w:rPr>
        <w:t> - a machine learning framework featuring logistic regression, support vector machines, decision trees and random forests.</w:t>
      </w:r>
    </w:p>
    <w:p w:rsidR="00E45729" w:rsidRPr="001F7D44" w:rsidRDefault="00E45729" w:rsidP="00E45729">
      <w:pPr>
        <w:numPr>
          <w:ilvl w:val="0"/>
          <w:numId w:val="152"/>
        </w:numPr>
        <w:spacing w:before="60" w:after="100" w:afterAutospacing="1" w:line="240" w:lineRule="auto"/>
        <w:rPr>
          <w:rFonts w:ascii="Segoe UI" w:hAnsi="Segoe UI" w:cs="Segoe UI"/>
          <w:color w:val="24292E"/>
          <w:sz w:val="24"/>
        </w:rPr>
      </w:pPr>
      <w:hyperlink r:id="rId2921" w:history="1">
        <w:r w:rsidRPr="001F7D44">
          <w:rPr>
            <w:rStyle w:val="Hyperlink"/>
            <w:rFonts w:ascii="Segoe UI" w:hAnsi="Segoe UI" w:cs="Segoe UI"/>
            <w:color w:val="0366D6"/>
            <w:sz w:val="24"/>
          </w:rPr>
          <w:t>rusty-machine</w:t>
        </w:r>
      </w:hyperlink>
      <w:r w:rsidRPr="001F7D44">
        <w:rPr>
          <w:rFonts w:ascii="Segoe UI" w:hAnsi="Segoe UI" w:cs="Segoe UI"/>
          <w:color w:val="24292E"/>
          <w:sz w:val="24"/>
        </w:rPr>
        <w:t> - a pure-rust machine learning library.</w:t>
      </w:r>
    </w:p>
    <w:p w:rsidR="00E45729" w:rsidRPr="001F7D44" w:rsidRDefault="00E45729" w:rsidP="00E45729">
      <w:pPr>
        <w:numPr>
          <w:ilvl w:val="0"/>
          <w:numId w:val="152"/>
        </w:numPr>
        <w:spacing w:before="60" w:after="100" w:afterAutospacing="1" w:line="240" w:lineRule="auto"/>
        <w:rPr>
          <w:rFonts w:ascii="Segoe UI" w:hAnsi="Segoe UI" w:cs="Segoe UI"/>
          <w:color w:val="24292E"/>
          <w:sz w:val="24"/>
        </w:rPr>
      </w:pPr>
      <w:hyperlink r:id="rId2922" w:history="1">
        <w:r w:rsidRPr="001F7D44">
          <w:rPr>
            <w:rStyle w:val="Hyperlink"/>
            <w:rFonts w:ascii="Segoe UI" w:hAnsi="Segoe UI" w:cs="Segoe UI"/>
            <w:color w:val="0366D6"/>
            <w:sz w:val="24"/>
          </w:rPr>
          <w:t>leaf</w:t>
        </w:r>
      </w:hyperlink>
      <w:r w:rsidRPr="001F7D44">
        <w:rPr>
          <w:rFonts w:ascii="Segoe UI" w:hAnsi="Segoe UI" w:cs="Segoe UI"/>
          <w:color w:val="24292E"/>
          <w:sz w:val="24"/>
        </w:rPr>
        <w:t> - open source framework for machine intelligence, sharing concepts from TensorFlow and Caffe. Available under the MIT license. </w:t>
      </w:r>
      <w:hyperlink r:id="rId2923" w:anchor=".s0a3uy4cc" w:history="1">
        <w:r w:rsidRPr="001F7D44">
          <w:rPr>
            <w:rStyle w:val="Strong"/>
            <w:rFonts w:ascii="Segoe UI" w:hAnsi="Segoe UI" w:cs="Segoe UI"/>
            <w:color w:val="0366D6"/>
            <w:sz w:val="24"/>
          </w:rPr>
          <w:t>[Deprecated]</w:t>
        </w:r>
      </w:hyperlink>
    </w:p>
    <w:p w:rsidR="00E45729" w:rsidRPr="001F7D44" w:rsidRDefault="00E45729" w:rsidP="00E45729">
      <w:pPr>
        <w:numPr>
          <w:ilvl w:val="0"/>
          <w:numId w:val="152"/>
        </w:numPr>
        <w:spacing w:before="60" w:after="100" w:afterAutospacing="1" w:line="240" w:lineRule="auto"/>
        <w:rPr>
          <w:rFonts w:ascii="Segoe UI" w:hAnsi="Segoe UI" w:cs="Segoe UI"/>
          <w:color w:val="24292E"/>
          <w:sz w:val="24"/>
        </w:rPr>
      </w:pPr>
      <w:hyperlink r:id="rId2924" w:history="1">
        <w:r w:rsidRPr="001F7D44">
          <w:rPr>
            <w:rStyle w:val="Hyperlink"/>
            <w:rFonts w:ascii="Segoe UI" w:hAnsi="Segoe UI" w:cs="Segoe UI"/>
            <w:color w:val="0366D6"/>
            <w:sz w:val="24"/>
          </w:rPr>
          <w:t>RustNN</w:t>
        </w:r>
      </w:hyperlink>
      <w:r w:rsidRPr="001F7D44">
        <w:rPr>
          <w:rFonts w:ascii="Segoe UI" w:hAnsi="Segoe UI" w:cs="Segoe UI"/>
          <w:color w:val="24292E"/>
          <w:sz w:val="24"/>
        </w:rPr>
        <w:t> - RustNN is a feedforward neural network library.</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56" w:name="user-content-r"/>
      <w:bookmarkEnd w:id="256"/>
      <w:r w:rsidRPr="001F7D44">
        <w:rPr>
          <w:rFonts w:ascii="Segoe UI" w:hAnsi="Segoe UI" w:cs="Segoe UI"/>
          <w:color w:val="24292E"/>
          <w:sz w:val="38"/>
        </w:rPr>
        <w:t>R</w:t>
      </w:r>
    </w:p>
    <w:p w:rsidR="00E45729" w:rsidRPr="001F7D44" w:rsidRDefault="00E45729" w:rsidP="00E45729">
      <w:pPr>
        <w:pStyle w:val="Heading4"/>
        <w:spacing w:before="360" w:after="240"/>
        <w:rPr>
          <w:rFonts w:ascii="Segoe UI" w:hAnsi="Segoe UI" w:cs="Segoe UI"/>
          <w:color w:val="24292E"/>
          <w:sz w:val="24"/>
        </w:rPr>
      </w:pPr>
      <w:bookmarkStart w:id="257" w:name="user-content-r-general-purpose"/>
      <w:bookmarkEnd w:id="257"/>
      <w:r w:rsidRPr="001F7D44">
        <w:rPr>
          <w:rFonts w:ascii="Segoe UI" w:hAnsi="Segoe UI" w:cs="Segoe UI"/>
          <w:color w:val="24292E"/>
          <w:sz w:val="24"/>
        </w:rPr>
        <w:t>General-Purpose Machine Learning</w:t>
      </w:r>
    </w:p>
    <w:p w:rsidR="00E45729" w:rsidRPr="001F7D44" w:rsidRDefault="00E45729" w:rsidP="00E45729">
      <w:pPr>
        <w:numPr>
          <w:ilvl w:val="0"/>
          <w:numId w:val="153"/>
        </w:numPr>
        <w:spacing w:before="100" w:beforeAutospacing="1" w:after="100" w:afterAutospacing="1" w:line="240" w:lineRule="auto"/>
        <w:rPr>
          <w:rFonts w:ascii="Segoe UI" w:hAnsi="Segoe UI" w:cs="Segoe UI"/>
          <w:color w:val="24292E"/>
          <w:sz w:val="24"/>
        </w:rPr>
      </w:pPr>
      <w:hyperlink r:id="rId2925" w:history="1">
        <w:r w:rsidRPr="001F7D44">
          <w:rPr>
            <w:rStyle w:val="Hyperlink"/>
            <w:rFonts w:ascii="Segoe UI" w:hAnsi="Segoe UI" w:cs="Segoe UI"/>
            <w:color w:val="0366D6"/>
            <w:sz w:val="24"/>
          </w:rPr>
          <w:t>ahaz</w:t>
        </w:r>
      </w:hyperlink>
      <w:r w:rsidRPr="001F7D44">
        <w:rPr>
          <w:rFonts w:ascii="Segoe UI" w:hAnsi="Segoe UI" w:cs="Segoe UI"/>
          <w:color w:val="24292E"/>
          <w:sz w:val="24"/>
        </w:rPr>
        <w:t> - ahaz: Regularization for semiparametric additive hazards regression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26" w:history="1">
        <w:r w:rsidRPr="001F7D44">
          <w:rPr>
            <w:rStyle w:val="Hyperlink"/>
            <w:rFonts w:ascii="Segoe UI" w:hAnsi="Segoe UI" w:cs="Segoe UI"/>
            <w:color w:val="0366D6"/>
            <w:sz w:val="24"/>
          </w:rPr>
          <w:t>arules</w:t>
        </w:r>
      </w:hyperlink>
      <w:r w:rsidRPr="001F7D44">
        <w:rPr>
          <w:rFonts w:ascii="Segoe UI" w:hAnsi="Segoe UI" w:cs="Segoe UI"/>
          <w:color w:val="24292E"/>
          <w:sz w:val="24"/>
        </w:rPr>
        <w:t> - arules: Mining Association Rules and Frequent Itemsets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27" w:history="1">
        <w:r w:rsidRPr="001F7D44">
          <w:rPr>
            <w:rStyle w:val="Hyperlink"/>
            <w:rFonts w:ascii="Segoe UI" w:hAnsi="Segoe UI" w:cs="Segoe UI"/>
            <w:color w:val="0366D6"/>
            <w:sz w:val="24"/>
          </w:rPr>
          <w:t>biglasso</w:t>
        </w:r>
      </w:hyperlink>
      <w:r w:rsidRPr="001F7D44">
        <w:rPr>
          <w:rFonts w:ascii="Segoe UI" w:hAnsi="Segoe UI" w:cs="Segoe UI"/>
          <w:color w:val="24292E"/>
          <w:sz w:val="24"/>
        </w:rPr>
        <w:t> - biglasso: Extending Lasso Model Fitting to Big Data in R</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28" w:history="1">
        <w:r w:rsidRPr="001F7D44">
          <w:rPr>
            <w:rStyle w:val="Hyperlink"/>
            <w:rFonts w:ascii="Segoe UI" w:hAnsi="Segoe UI" w:cs="Segoe UI"/>
            <w:color w:val="0366D6"/>
            <w:sz w:val="24"/>
          </w:rPr>
          <w:t>bigrf</w:t>
        </w:r>
      </w:hyperlink>
      <w:r w:rsidRPr="001F7D44">
        <w:rPr>
          <w:rFonts w:ascii="Segoe UI" w:hAnsi="Segoe UI" w:cs="Segoe UI"/>
          <w:color w:val="24292E"/>
          <w:sz w:val="24"/>
        </w:rPr>
        <w:t> - bigrf: Big Random Forests: Classification and Regression Forests for Large Data Sets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29" w:history="1">
        <w:r w:rsidRPr="001F7D44">
          <w:rPr>
            <w:rStyle w:val="Hyperlink"/>
            <w:rFonts w:ascii="Segoe UI" w:hAnsi="Segoe UI" w:cs="Segoe UI"/>
            <w:color w:val="0366D6"/>
            <w:sz w:val="24"/>
          </w:rPr>
          <w:t>bigRR</w:t>
        </w:r>
      </w:hyperlink>
      <w:r w:rsidRPr="001F7D44">
        <w:rPr>
          <w:rFonts w:ascii="Segoe UI" w:hAnsi="Segoe UI" w:cs="Segoe UI"/>
          <w:color w:val="24292E"/>
          <w:sz w:val="24"/>
        </w:rPr>
        <w:t> - bigRR: Generalized Ridge Regression (with special advantage for p &gt;&gt; n cases)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0" w:history="1">
        <w:r w:rsidRPr="001F7D44">
          <w:rPr>
            <w:rStyle w:val="Hyperlink"/>
            <w:rFonts w:ascii="Segoe UI" w:hAnsi="Segoe UI" w:cs="Segoe UI"/>
            <w:color w:val="0366D6"/>
            <w:sz w:val="24"/>
          </w:rPr>
          <w:t>bmrm</w:t>
        </w:r>
      </w:hyperlink>
      <w:r w:rsidRPr="001F7D44">
        <w:rPr>
          <w:rFonts w:ascii="Segoe UI" w:hAnsi="Segoe UI" w:cs="Segoe UI"/>
          <w:color w:val="24292E"/>
          <w:sz w:val="24"/>
        </w:rPr>
        <w:t> - bmrm: Bundle Methods for Regularized Risk Minimization Package</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1" w:history="1">
        <w:r w:rsidRPr="001F7D44">
          <w:rPr>
            <w:rStyle w:val="Hyperlink"/>
            <w:rFonts w:ascii="Segoe UI" w:hAnsi="Segoe UI" w:cs="Segoe UI"/>
            <w:color w:val="0366D6"/>
            <w:sz w:val="24"/>
          </w:rPr>
          <w:t>Boruta</w:t>
        </w:r>
      </w:hyperlink>
      <w:r w:rsidRPr="001F7D44">
        <w:rPr>
          <w:rFonts w:ascii="Segoe UI" w:hAnsi="Segoe UI" w:cs="Segoe UI"/>
          <w:color w:val="24292E"/>
          <w:sz w:val="24"/>
        </w:rPr>
        <w:t> - Boruta: A wrapper algorithm for all-relevant feature selection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2" w:history="1">
        <w:r w:rsidRPr="001F7D44">
          <w:rPr>
            <w:rStyle w:val="Hyperlink"/>
            <w:rFonts w:ascii="Segoe UI" w:hAnsi="Segoe UI" w:cs="Segoe UI"/>
            <w:color w:val="0366D6"/>
            <w:sz w:val="24"/>
          </w:rPr>
          <w:t>bst</w:t>
        </w:r>
      </w:hyperlink>
      <w:r w:rsidRPr="001F7D44">
        <w:rPr>
          <w:rFonts w:ascii="Segoe UI" w:hAnsi="Segoe UI" w:cs="Segoe UI"/>
          <w:color w:val="24292E"/>
          <w:sz w:val="24"/>
        </w:rPr>
        <w:t> - bst: Gradient Boosting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3" w:history="1">
        <w:r w:rsidRPr="001F7D44">
          <w:rPr>
            <w:rStyle w:val="Hyperlink"/>
            <w:rFonts w:ascii="Segoe UI" w:hAnsi="Segoe UI" w:cs="Segoe UI"/>
            <w:color w:val="0366D6"/>
            <w:sz w:val="24"/>
          </w:rPr>
          <w:t>C50</w:t>
        </w:r>
      </w:hyperlink>
      <w:r w:rsidRPr="001F7D44">
        <w:rPr>
          <w:rFonts w:ascii="Segoe UI" w:hAnsi="Segoe UI" w:cs="Segoe UI"/>
          <w:color w:val="24292E"/>
          <w:sz w:val="24"/>
        </w:rPr>
        <w:t> - C50: C5.0 Decision Trees and Rule-Based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4" w:history="1">
        <w:r w:rsidRPr="001F7D44">
          <w:rPr>
            <w:rStyle w:val="Hyperlink"/>
            <w:rFonts w:ascii="Segoe UI" w:hAnsi="Segoe UI" w:cs="Segoe UI"/>
            <w:color w:val="0366D6"/>
            <w:sz w:val="24"/>
          </w:rPr>
          <w:t>caret</w:t>
        </w:r>
      </w:hyperlink>
      <w:r w:rsidRPr="001F7D44">
        <w:rPr>
          <w:rFonts w:ascii="Segoe UI" w:hAnsi="Segoe UI" w:cs="Segoe UI"/>
          <w:color w:val="24292E"/>
          <w:sz w:val="24"/>
        </w:rPr>
        <w:t> - Classification and Regression Training: Unified interface to ~150 ML algorithms in R.</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5" w:history="1">
        <w:r w:rsidRPr="001F7D44">
          <w:rPr>
            <w:rStyle w:val="Hyperlink"/>
            <w:rFonts w:ascii="Segoe UI" w:hAnsi="Segoe UI" w:cs="Segoe UI"/>
            <w:color w:val="0366D6"/>
            <w:sz w:val="24"/>
          </w:rPr>
          <w:t>caretEnsemble</w:t>
        </w:r>
      </w:hyperlink>
      <w:r w:rsidRPr="001F7D44">
        <w:rPr>
          <w:rFonts w:ascii="Segoe UI" w:hAnsi="Segoe UI" w:cs="Segoe UI"/>
          <w:color w:val="24292E"/>
          <w:sz w:val="24"/>
        </w:rPr>
        <w:t> - caretEnsemble: Framework for fitting multiple caret models as well as creating ensembles of such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6" w:history="1">
        <w:r w:rsidRPr="001F7D44">
          <w:rPr>
            <w:rStyle w:val="Hyperlink"/>
            <w:rFonts w:ascii="Segoe UI" w:hAnsi="Segoe UI" w:cs="Segoe UI"/>
            <w:color w:val="0366D6"/>
            <w:sz w:val="24"/>
          </w:rPr>
          <w:t xml:space="preserve">Clever Algorithms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Machine Learning</w:t>
        </w:r>
      </w:hyperlink>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7" w:history="1">
        <w:r w:rsidRPr="001F7D44">
          <w:rPr>
            <w:rStyle w:val="Hyperlink"/>
            <w:rFonts w:ascii="Segoe UI" w:hAnsi="Segoe UI" w:cs="Segoe UI"/>
            <w:color w:val="0366D6"/>
            <w:sz w:val="24"/>
          </w:rPr>
          <w:t>CORElearn</w:t>
        </w:r>
      </w:hyperlink>
      <w:r w:rsidRPr="001F7D44">
        <w:rPr>
          <w:rFonts w:ascii="Segoe UI" w:hAnsi="Segoe UI" w:cs="Segoe UI"/>
          <w:color w:val="24292E"/>
          <w:sz w:val="24"/>
        </w:rPr>
        <w:t> - CORElearn: Classification, regression, feature evaluation and ordinal evaluation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8" w:history="1">
        <w:r w:rsidRPr="001F7D44">
          <w:rPr>
            <w:rStyle w:val="Hyperlink"/>
            <w:rFonts w:ascii="Segoe UI" w:hAnsi="Segoe UI" w:cs="Segoe UI"/>
            <w:color w:val="0366D6"/>
            <w:sz w:val="24"/>
          </w:rPr>
          <w:t>CoxBoost</w:t>
        </w:r>
      </w:hyperlink>
      <w:r w:rsidRPr="001F7D44">
        <w:rPr>
          <w:rFonts w:ascii="Segoe UI" w:hAnsi="Segoe UI" w:cs="Segoe UI"/>
          <w:color w:val="24292E"/>
          <w:sz w:val="24"/>
        </w:rPr>
        <w:t> - CoxBoost: Cox models by likelihood based boosting for a single survival endpoint or competing risks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39" w:history="1">
        <w:r w:rsidRPr="001F7D44">
          <w:rPr>
            <w:rStyle w:val="Hyperlink"/>
            <w:rFonts w:ascii="Segoe UI" w:hAnsi="Segoe UI" w:cs="Segoe UI"/>
            <w:color w:val="0366D6"/>
            <w:sz w:val="24"/>
          </w:rPr>
          <w:t>Cubist</w:t>
        </w:r>
      </w:hyperlink>
      <w:r w:rsidRPr="001F7D44">
        <w:rPr>
          <w:rFonts w:ascii="Segoe UI" w:hAnsi="Segoe UI" w:cs="Segoe UI"/>
          <w:color w:val="24292E"/>
          <w:sz w:val="24"/>
        </w:rPr>
        <w:t> - Cubist: Rule- and Instance-Based Regression Modeling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0" w:history="1">
        <w:r w:rsidRPr="001F7D44">
          <w:rPr>
            <w:rStyle w:val="Hyperlink"/>
            <w:rFonts w:ascii="Segoe UI" w:hAnsi="Segoe UI" w:cs="Segoe UI"/>
            <w:color w:val="0366D6"/>
            <w:sz w:val="24"/>
          </w:rPr>
          <w:t>e1071</w:t>
        </w:r>
      </w:hyperlink>
      <w:r w:rsidRPr="001F7D44">
        <w:rPr>
          <w:rFonts w:ascii="Segoe UI" w:hAnsi="Segoe UI" w:cs="Segoe UI"/>
          <w:color w:val="24292E"/>
          <w:sz w:val="24"/>
        </w:rPr>
        <w:t> - e1071: Misc Functions of the Department of Statistics (e1071), TU Wien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1" w:history="1">
        <w:r w:rsidRPr="001F7D44">
          <w:rPr>
            <w:rStyle w:val="Hyperlink"/>
            <w:rFonts w:ascii="Segoe UI" w:hAnsi="Segoe UI" w:cs="Segoe UI"/>
            <w:color w:val="0366D6"/>
            <w:sz w:val="24"/>
          </w:rPr>
          <w:t>earth</w:t>
        </w:r>
      </w:hyperlink>
      <w:r w:rsidRPr="001F7D44">
        <w:rPr>
          <w:rFonts w:ascii="Segoe UI" w:hAnsi="Segoe UI" w:cs="Segoe UI"/>
          <w:color w:val="24292E"/>
          <w:sz w:val="24"/>
        </w:rPr>
        <w:t> - earth: Multivariate Adaptive Regression Spline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2" w:history="1">
        <w:r w:rsidRPr="001F7D44">
          <w:rPr>
            <w:rStyle w:val="Hyperlink"/>
            <w:rFonts w:ascii="Segoe UI" w:hAnsi="Segoe UI" w:cs="Segoe UI"/>
            <w:color w:val="0366D6"/>
            <w:sz w:val="24"/>
          </w:rPr>
          <w:t>elasticnet</w:t>
        </w:r>
      </w:hyperlink>
      <w:r w:rsidRPr="001F7D44">
        <w:rPr>
          <w:rFonts w:ascii="Segoe UI" w:hAnsi="Segoe UI" w:cs="Segoe UI"/>
          <w:color w:val="24292E"/>
          <w:sz w:val="24"/>
        </w:rPr>
        <w:t> - elasticnet: Elastic-Net for Sparse Estimation and Sparse PCA</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3" w:history="1">
        <w:r w:rsidRPr="001F7D44">
          <w:rPr>
            <w:rStyle w:val="Hyperlink"/>
            <w:rFonts w:ascii="Segoe UI" w:hAnsi="Segoe UI" w:cs="Segoe UI"/>
            <w:color w:val="0366D6"/>
            <w:sz w:val="24"/>
          </w:rPr>
          <w:t>ElemStatLearn</w:t>
        </w:r>
      </w:hyperlink>
      <w:r w:rsidRPr="001F7D44">
        <w:rPr>
          <w:rFonts w:ascii="Segoe UI" w:hAnsi="Segoe UI" w:cs="Segoe UI"/>
          <w:color w:val="24292E"/>
          <w:sz w:val="24"/>
        </w:rPr>
        <w:t> - ElemStatLearn: Data sets, functions and examples from the book: "The Elements of Statistical Learning, Data Mining, Inference, and Prediction" by Trevor Hastie, Robert Tibshirani and Jerome Friedman Prediction" by Trevor Hastie, Robert Tibshirani and Jerome Friedman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4" w:history="1">
        <w:r w:rsidRPr="001F7D44">
          <w:rPr>
            <w:rStyle w:val="Hyperlink"/>
            <w:rFonts w:ascii="Segoe UI" w:hAnsi="Segoe UI" w:cs="Segoe UI"/>
            <w:color w:val="0366D6"/>
            <w:sz w:val="24"/>
          </w:rPr>
          <w:t>evtree</w:t>
        </w:r>
      </w:hyperlink>
      <w:r w:rsidRPr="001F7D44">
        <w:rPr>
          <w:rFonts w:ascii="Segoe UI" w:hAnsi="Segoe UI" w:cs="Segoe UI"/>
          <w:color w:val="24292E"/>
          <w:sz w:val="24"/>
        </w:rPr>
        <w:t> - evtree: Evolutionary Learning of Globally Optimal Trees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5" w:history="1">
        <w:r w:rsidRPr="001F7D44">
          <w:rPr>
            <w:rStyle w:val="Hyperlink"/>
            <w:rFonts w:ascii="Segoe UI" w:hAnsi="Segoe UI" w:cs="Segoe UI"/>
            <w:color w:val="0366D6"/>
            <w:sz w:val="24"/>
          </w:rPr>
          <w:t>forecast</w:t>
        </w:r>
      </w:hyperlink>
      <w:r w:rsidRPr="001F7D44">
        <w:rPr>
          <w:rFonts w:ascii="Segoe UI" w:hAnsi="Segoe UI" w:cs="Segoe UI"/>
          <w:color w:val="24292E"/>
          <w:sz w:val="24"/>
        </w:rPr>
        <w:t> - forecast: Timeseries forecasting using ARIMA, ETS, STLM, TBATS, and neural network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6" w:history="1">
        <w:r w:rsidRPr="001F7D44">
          <w:rPr>
            <w:rStyle w:val="Hyperlink"/>
            <w:rFonts w:ascii="Segoe UI" w:hAnsi="Segoe UI" w:cs="Segoe UI"/>
            <w:color w:val="0366D6"/>
            <w:sz w:val="24"/>
          </w:rPr>
          <w:t>forecastHybrid</w:t>
        </w:r>
      </w:hyperlink>
      <w:r w:rsidRPr="001F7D44">
        <w:rPr>
          <w:rFonts w:ascii="Segoe UI" w:hAnsi="Segoe UI" w:cs="Segoe UI"/>
          <w:color w:val="24292E"/>
          <w:sz w:val="24"/>
        </w:rPr>
        <w:t> - forecastHybrid: Automatic ensemble and cross validation of ARIMA, ETS, STLM, TBATS, and neural network models from the "forecast" package</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7" w:history="1">
        <w:r w:rsidRPr="001F7D44">
          <w:rPr>
            <w:rStyle w:val="Hyperlink"/>
            <w:rFonts w:ascii="Segoe UI" w:hAnsi="Segoe UI" w:cs="Segoe UI"/>
            <w:color w:val="0366D6"/>
            <w:sz w:val="24"/>
          </w:rPr>
          <w:t>fpc</w:t>
        </w:r>
      </w:hyperlink>
      <w:r w:rsidRPr="001F7D44">
        <w:rPr>
          <w:rFonts w:ascii="Segoe UI" w:hAnsi="Segoe UI" w:cs="Segoe UI"/>
          <w:color w:val="24292E"/>
          <w:sz w:val="24"/>
        </w:rPr>
        <w:t> - fpc: Flexible procedures for clustering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8" w:history="1">
        <w:r w:rsidRPr="001F7D44">
          <w:rPr>
            <w:rStyle w:val="Hyperlink"/>
            <w:rFonts w:ascii="Segoe UI" w:hAnsi="Segoe UI" w:cs="Segoe UI"/>
            <w:color w:val="0366D6"/>
            <w:sz w:val="24"/>
          </w:rPr>
          <w:t>frbs</w:t>
        </w:r>
      </w:hyperlink>
      <w:r w:rsidRPr="001F7D44">
        <w:rPr>
          <w:rFonts w:ascii="Segoe UI" w:hAnsi="Segoe UI" w:cs="Segoe UI"/>
          <w:color w:val="24292E"/>
          <w:sz w:val="24"/>
        </w:rPr>
        <w:t> - frbs: Fuzzy Rule-based Systems for Classification and Regression Tasks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49" w:history="1">
        <w:r w:rsidRPr="001F7D44">
          <w:rPr>
            <w:rStyle w:val="Hyperlink"/>
            <w:rFonts w:ascii="Segoe UI" w:hAnsi="Segoe UI" w:cs="Segoe UI"/>
            <w:color w:val="0366D6"/>
            <w:sz w:val="24"/>
          </w:rPr>
          <w:t>GAMBoost</w:t>
        </w:r>
      </w:hyperlink>
      <w:r w:rsidRPr="001F7D44">
        <w:rPr>
          <w:rFonts w:ascii="Segoe UI" w:hAnsi="Segoe UI" w:cs="Segoe UI"/>
          <w:color w:val="24292E"/>
          <w:sz w:val="24"/>
        </w:rPr>
        <w:t> - GAMBoost: Generalized linear and additive models by likelihood based boosting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0" w:history="1">
        <w:r w:rsidRPr="001F7D44">
          <w:rPr>
            <w:rStyle w:val="Hyperlink"/>
            <w:rFonts w:ascii="Segoe UI" w:hAnsi="Segoe UI" w:cs="Segoe UI"/>
            <w:color w:val="0366D6"/>
            <w:sz w:val="24"/>
          </w:rPr>
          <w:t>gamboostLSS</w:t>
        </w:r>
      </w:hyperlink>
      <w:r w:rsidRPr="001F7D44">
        <w:rPr>
          <w:rFonts w:ascii="Segoe UI" w:hAnsi="Segoe UI" w:cs="Segoe UI"/>
          <w:color w:val="24292E"/>
          <w:sz w:val="24"/>
        </w:rPr>
        <w:t> - gamboostLSS: Boosting Methods for GAMLSS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1" w:history="1">
        <w:r w:rsidRPr="001F7D44">
          <w:rPr>
            <w:rStyle w:val="Hyperlink"/>
            <w:rFonts w:ascii="Segoe UI" w:hAnsi="Segoe UI" w:cs="Segoe UI"/>
            <w:color w:val="0366D6"/>
            <w:sz w:val="24"/>
          </w:rPr>
          <w:t>gbm</w:t>
        </w:r>
      </w:hyperlink>
      <w:r w:rsidRPr="001F7D44">
        <w:rPr>
          <w:rFonts w:ascii="Segoe UI" w:hAnsi="Segoe UI" w:cs="Segoe UI"/>
          <w:color w:val="24292E"/>
          <w:sz w:val="24"/>
        </w:rPr>
        <w:t> - gbm: Generalized Boosted Regression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2" w:history="1">
        <w:r w:rsidRPr="001F7D44">
          <w:rPr>
            <w:rStyle w:val="Hyperlink"/>
            <w:rFonts w:ascii="Segoe UI" w:hAnsi="Segoe UI" w:cs="Segoe UI"/>
            <w:color w:val="0366D6"/>
            <w:sz w:val="24"/>
          </w:rPr>
          <w:t>glmnet</w:t>
        </w:r>
      </w:hyperlink>
      <w:r w:rsidRPr="001F7D44">
        <w:rPr>
          <w:rFonts w:ascii="Segoe UI" w:hAnsi="Segoe UI" w:cs="Segoe UI"/>
          <w:color w:val="24292E"/>
          <w:sz w:val="24"/>
        </w:rPr>
        <w:t> - glmnet: Lasso and elastic-net regularized generalized linear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3" w:history="1">
        <w:r w:rsidRPr="001F7D44">
          <w:rPr>
            <w:rStyle w:val="Hyperlink"/>
            <w:rFonts w:ascii="Segoe UI" w:hAnsi="Segoe UI" w:cs="Segoe UI"/>
            <w:color w:val="0366D6"/>
            <w:sz w:val="24"/>
          </w:rPr>
          <w:t>glmpath</w:t>
        </w:r>
      </w:hyperlink>
      <w:r w:rsidRPr="001F7D44">
        <w:rPr>
          <w:rFonts w:ascii="Segoe UI" w:hAnsi="Segoe UI" w:cs="Segoe UI"/>
          <w:color w:val="24292E"/>
          <w:sz w:val="24"/>
        </w:rPr>
        <w:t> - glmpath: L1 Regularization Path for Generalized Linear Models and Cox Proportional Hazards Model</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4" w:history="1">
        <w:r w:rsidRPr="001F7D44">
          <w:rPr>
            <w:rStyle w:val="Hyperlink"/>
            <w:rFonts w:ascii="Segoe UI" w:hAnsi="Segoe UI" w:cs="Segoe UI"/>
            <w:color w:val="0366D6"/>
            <w:sz w:val="24"/>
          </w:rPr>
          <w:t>GMMBoost</w:t>
        </w:r>
      </w:hyperlink>
      <w:r w:rsidRPr="001F7D44">
        <w:rPr>
          <w:rFonts w:ascii="Segoe UI" w:hAnsi="Segoe UI" w:cs="Segoe UI"/>
          <w:color w:val="24292E"/>
          <w:sz w:val="24"/>
        </w:rPr>
        <w:t> - GMMBoost: Likelihood-based Boosting for Generalized mixed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5" w:history="1">
        <w:r w:rsidRPr="001F7D44">
          <w:rPr>
            <w:rStyle w:val="Hyperlink"/>
            <w:rFonts w:ascii="Segoe UI" w:hAnsi="Segoe UI" w:cs="Segoe UI"/>
            <w:color w:val="0366D6"/>
            <w:sz w:val="24"/>
          </w:rPr>
          <w:t>grplasso</w:t>
        </w:r>
      </w:hyperlink>
      <w:r w:rsidRPr="001F7D44">
        <w:rPr>
          <w:rFonts w:ascii="Segoe UI" w:hAnsi="Segoe UI" w:cs="Segoe UI"/>
          <w:color w:val="24292E"/>
          <w:sz w:val="24"/>
        </w:rPr>
        <w:t> - grplasso: Fitting user specified models with Group Lasso penalty</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6" w:history="1">
        <w:r w:rsidRPr="001F7D44">
          <w:rPr>
            <w:rStyle w:val="Hyperlink"/>
            <w:rFonts w:ascii="Segoe UI" w:hAnsi="Segoe UI" w:cs="Segoe UI"/>
            <w:color w:val="0366D6"/>
            <w:sz w:val="24"/>
          </w:rPr>
          <w:t>grpreg</w:t>
        </w:r>
      </w:hyperlink>
      <w:r w:rsidRPr="001F7D44">
        <w:rPr>
          <w:rFonts w:ascii="Segoe UI" w:hAnsi="Segoe UI" w:cs="Segoe UI"/>
          <w:color w:val="24292E"/>
          <w:sz w:val="24"/>
        </w:rPr>
        <w:t> - grpreg: Regularization paths for regression models with grouped covariates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7" w:history="1">
        <w:r w:rsidRPr="001F7D44">
          <w:rPr>
            <w:rStyle w:val="Hyperlink"/>
            <w:rFonts w:ascii="Segoe UI" w:hAnsi="Segoe UI" w:cs="Segoe UI"/>
            <w:color w:val="0366D6"/>
            <w:sz w:val="24"/>
          </w:rPr>
          <w:t>h2o</w:t>
        </w:r>
      </w:hyperlink>
      <w:r w:rsidRPr="001F7D44">
        <w:rPr>
          <w:rFonts w:ascii="Segoe UI" w:hAnsi="Segoe UI" w:cs="Segoe UI"/>
          <w:color w:val="24292E"/>
          <w:sz w:val="24"/>
        </w:rPr>
        <w:t> - A framework for fast, parallel, and distributed machine learning algorithms at scale -- Deeplearning, Random forests, GBM, KMeans, PCA, GLM</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8" w:history="1">
        <w:r w:rsidRPr="001F7D44">
          <w:rPr>
            <w:rStyle w:val="Hyperlink"/>
            <w:rFonts w:ascii="Segoe UI" w:hAnsi="Segoe UI" w:cs="Segoe UI"/>
            <w:color w:val="0366D6"/>
            <w:sz w:val="24"/>
          </w:rPr>
          <w:t>hda</w:t>
        </w:r>
      </w:hyperlink>
      <w:r w:rsidRPr="001F7D44">
        <w:rPr>
          <w:rFonts w:ascii="Segoe UI" w:hAnsi="Segoe UI" w:cs="Segoe UI"/>
          <w:color w:val="24292E"/>
          <w:sz w:val="24"/>
        </w:rPr>
        <w:t> - hda: Heteroscedastic Discriminant Analysis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59" w:history="1">
        <w:r w:rsidRPr="001F7D44">
          <w:rPr>
            <w:rStyle w:val="Hyperlink"/>
            <w:rFonts w:ascii="Segoe UI" w:hAnsi="Segoe UI" w:cs="Segoe UI"/>
            <w:color w:val="0366D6"/>
            <w:sz w:val="24"/>
          </w:rPr>
          <w:t>Introduction to Statistical Learning</w:t>
        </w:r>
      </w:hyperlink>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0" w:history="1">
        <w:r w:rsidRPr="001F7D44">
          <w:rPr>
            <w:rStyle w:val="Hyperlink"/>
            <w:rFonts w:ascii="Segoe UI" w:hAnsi="Segoe UI" w:cs="Segoe UI"/>
            <w:color w:val="0366D6"/>
            <w:sz w:val="24"/>
          </w:rPr>
          <w:t>ipred</w:t>
        </w:r>
      </w:hyperlink>
      <w:r w:rsidRPr="001F7D44">
        <w:rPr>
          <w:rFonts w:ascii="Segoe UI" w:hAnsi="Segoe UI" w:cs="Segoe UI"/>
          <w:color w:val="24292E"/>
          <w:sz w:val="24"/>
        </w:rPr>
        <w:t> - ipred: Improved Predictors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1" w:history="1">
        <w:r w:rsidRPr="001F7D44">
          <w:rPr>
            <w:rStyle w:val="Hyperlink"/>
            <w:rFonts w:ascii="Segoe UI" w:hAnsi="Segoe UI" w:cs="Segoe UI"/>
            <w:color w:val="0366D6"/>
            <w:sz w:val="24"/>
          </w:rPr>
          <w:t>kernlab</w:t>
        </w:r>
      </w:hyperlink>
      <w:r w:rsidRPr="001F7D44">
        <w:rPr>
          <w:rFonts w:ascii="Segoe UI" w:hAnsi="Segoe UI" w:cs="Segoe UI"/>
          <w:color w:val="24292E"/>
          <w:sz w:val="24"/>
        </w:rPr>
        <w:t> - kernlab: Kernel-based Machine Learning Lab</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2" w:history="1">
        <w:r w:rsidRPr="001F7D44">
          <w:rPr>
            <w:rStyle w:val="Hyperlink"/>
            <w:rFonts w:ascii="Segoe UI" w:hAnsi="Segoe UI" w:cs="Segoe UI"/>
            <w:color w:val="0366D6"/>
            <w:sz w:val="24"/>
          </w:rPr>
          <w:t>klaR</w:t>
        </w:r>
      </w:hyperlink>
      <w:r w:rsidRPr="001F7D44">
        <w:rPr>
          <w:rFonts w:ascii="Segoe UI" w:hAnsi="Segoe UI" w:cs="Segoe UI"/>
          <w:color w:val="24292E"/>
          <w:sz w:val="24"/>
        </w:rPr>
        <w:t> - klaR: Classification and visualization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3" w:history="1">
        <w:r w:rsidRPr="001F7D44">
          <w:rPr>
            <w:rStyle w:val="Hyperlink"/>
            <w:rFonts w:ascii="Segoe UI" w:hAnsi="Segoe UI" w:cs="Segoe UI"/>
            <w:color w:val="0366D6"/>
            <w:sz w:val="24"/>
          </w:rPr>
          <w:t>lars</w:t>
        </w:r>
      </w:hyperlink>
      <w:r w:rsidRPr="001F7D44">
        <w:rPr>
          <w:rFonts w:ascii="Segoe UI" w:hAnsi="Segoe UI" w:cs="Segoe UI"/>
          <w:color w:val="24292E"/>
          <w:sz w:val="24"/>
        </w:rPr>
        <w:t> - lars: Least Angle Regression, Lasso and Forward Stagewise</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4" w:history="1">
        <w:r w:rsidRPr="001F7D44">
          <w:rPr>
            <w:rStyle w:val="Hyperlink"/>
            <w:rFonts w:ascii="Segoe UI" w:hAnsi="Segoe UI" w:cs="Segoe UI"/>
            <w:color w:val="0366D6"/>
            <w:sz w:val="24"/>
          </w:rPr>
          <w:t>lasso2</w:t>
        </w:r>
      </w:hyperlink>
      <w:r w:rsidRPr="001F7D44">
        <w:rPr>
          <w:rFonts w:ascii="Segoe UI" w:hAnsi="Segoe UI" w:cs="Segoe UI"/>
          <w:color w:val="24292E"/>
          <w:sz w:val="24"/>
        </w:rPr>
        <w:t> - lasso2: L1 constrained estimation aka ‘lasso’</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5" w:history="1">
        <w:r w:rsidRPr="001F7D44">
          <w:rPr>
            <w:rStyle w:val="Hyperlink"/>
            <w:rFonts w:ascii="Segoe UI" w:hAnsi="Segoe UI" w:cs="Segoe UI"/>
            <w:color w:val="0366D6"/>
            <w:sz w:val="24"/>
          </w:rPr>
          <w:t>LiblineaR</w:t>
        </w:r>
      </w:hyperlink>
      <w:r w:rsidRPr="001F7D44">
        <w:rPr>
          <w:rFonts w:ascii="Segoe UI" w:hAnsi="Segoe UI" w:cs="Segoe UI"/>
          <w:color w:val="24292E"/>
          <w:sz w:val="24"/>
        </w:rPr>
        <w:t xml:space="preserve"> - LiblineaR: Linear Predictive Models Based </w:t>
      </w:r>
      <w:proofErr w:type="gramStart"/>
      <w:r w:rsidRPr="001F7D44">
        <w:rPr>
          <w:rFonts w:ascii="Segoe UI" w:hAnsi="Segoe UI" w:cs="Segoe UI"/>
          <w:color w:val="24292E"/>
          <w:sz w:val="24"/>
        </w:rPr>
        <w:t>On</w:t>
      </w:r>
      <w:proofErr w:type="gramEnd"/>
      <w:r w:rsidRPr="001F7D44">
        <w:rPr>
          <w:rFonts w:ascii="Segoe UI" w:hAnsi="Segoe UI" w:cs="Segoe UI"/>
          <w:color w:val="24292E"/>
          <w:sz w:val="24"/>
        </w:rPr>
        <w:t xml:space="preserve"> The Liblinear C/C++ Library</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6" w:history="1">
        <w:r w:rsidRPr="001F7D44">
          <w:rPr>
            <w:rStyle w:val="Hyperlink"/>
            <w:rFonts w:ascii="Segoe UI" w:hAnsi="Segoe UI" w:cs="Segoe UI"/>
            <w:color w:val="0366D6"/>
            <w:sz w:val="24"/>
          </w:rPr>
          <w:t>LogicReg</w:t>
        </w:r>
      </w:hyperlink>
      <w:r w:rsidRPr="001F7D44">
        <w:rPr>
          <w:rFonts w:ascii="Segoe UI" w:hAnsi="Segoe UI" w:cs="Segoe UI"/>
          <w:color w:val="24292E"/>
          <w:sz w:val="24"/>
        </w:rPr>
        <w:t> - LogicReg: Logic Regression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7" w:history="1">
        <w:r w:rsidRPr="001F7D44">
          <w:rPr>
            <w:rStyle w:val="Hyperlink"/>
            <w:rFonts w:ascii="Segoe UI" w:hAnsi="Segoe UI" w:cs="Segoe UI"/>
            <w:color w:val="0366D6"/>
            <w:sz w:val="24"/>
          </w:rPr>
          <w:t xml:space="preserve">Machine Learning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Hackers</w:t>
        </w:r>
      </w:hyperlink>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8" w:history="1">
        <w:r w:rsidRPr="001F7D44">
          <w:rPr>
            <w:rStyle w:val="Hyperlink"/>
            <w:rFonts w:ascii="Segoe UI" w:hAnsi="Segoe UI" w:cs="Segoe UI"/>
            <w:color w:val="0366D6"/>
            <w:sz w:val="24"/>
          </w:rPr>
          <w:t>maptree</w:t>
        </w:r>
      </w:hyperlink>
      <w:r w:rsidRPr="001F7D44">
        <w:rPr>
          <w:rFonts w:ascii="Segoe UI" w:hAnsi="Segoe UI" w:cs="Segoe UI"/>
          <w:color w:val="24292E"/>
          <w:sz w:val="24"/>
        </w:rPr>
        <w:t> - maptree: Mapping, pruning, and graphing tree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69" w:history="1">
        <w:r w:rsidRPr="001F7D44">
          <w:rPr>
            <w:rStyle w:val="Hyperlink"/>
            <w:rFonts w:ascii="Segoe UI" w:hAnsi="Segoe UI" w:cs="Segoe UI"/>
            <w:color w:val="0366D6"/>
            <w:sz w:val="24"/>
          </w:rPr>
          <w:t>mboost</w:t>
        </w:r>
      </w:hyperlink>
      <w:r w:rsidRPr="001F7D44">
        <w:rPr>
          <w:rFonts w:ascii="Segoe UI" w:hAnsi="Segoe UI" w:cs="Segoe UI"/>
          <w:color w:val="24292E"/>
          <w:sz w:val="24"/>
        </w:rPr>
        <w:t> - mboost: Model-Based Boosting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0" w:history="1">
        <w:r w:rsidRPr="001F7D44">
          <w:rPr>
            <w:rStyle w:val="Hyperlink"/>
            <w:rFonts w:ascii="Segoe UI" w:hAnsi="Segoe UI" w:cs="Segoe UI"/>
            <w:color w:val="0366D6"/>
            <w:sz w:val="24"/>
          </w:rPr>
          <w:t>medley</w:t>
        </w:r>
      </w:hyperlink>
      <w:r w:rsidRPr="001F7D44">
        <w:rPr>
          <w:rFonts w:ascii="Segoe UI" w:hAnsi="Segoe UI" w:cs="Segoe UI"/>
          <w:color w:val="24292E"/>
          <w:sz w:val="24"/>
        </w:rPr>
        <w:t> - medley: Blending regression models, using a greedy stepwise approach</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1" w:history="1">
        <w:r w:rsidRPr="001F7D44">
          <w:rPr>
            <w:rStyle w:val="Hyperlink"/>
            <w:rFonts w:ascii="Segoe UI" w:hAnsi="Segoe UI" w:cs="Segoe UI"/>
            <w:color w:val="0366D6"/>
            <w:sz w:val="24"/>
          </w:rPr>
          <w:t>mlr</w:t>
        </w:r>
      </w:hyperlink>
      <w:r w:rsidRPr="001F7D44">
        <w:rPr>
          <w:rFonts w:ascii="Segoe UI" w:hAnsi="Segoe UI" w:cs="Segoe UI"/>
          <w:color w:val="24292E"/>
          <w:sz w:val="24"/>
        </w:rPr>
        <w:t> - mlr: Machine Learning in R</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2" w:history="1">
        <w:r w:rsidRPr="001F7D44">
          <w:rPr>
            <w:rStyle w:val="Hyperlink"/>
            <w:rFonts w:ascii="Segoe UI" w:hAnsi="Segoe UI" w:cs="Segoe UI"/>
            <w:color w:val="0366D6"/>
            <w:sz w:val="24"/>
          </w:rPr>
          <w:t>mvpart</w:t>
        </w:r>
      </w:hyperlink>
      <w:r w:rsidRPr="001F7D44">
        <w:rPr>
          <w:rFonts w:ascii="Segoe UI" w:hAnsi="Segoe UI" w:cs="Segoe UI"/>
          <w:color w:val="24292E"/>
          <w:sz w:val="24"/>
        </w:rPr>
        <w:t> - mvpart: Multivariate partitioning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3" w:history="1">
        <w:r w:rsidRPr="001F7D44">
          <w:rPr>
            <w:rStyle w:val="Hyperlink"/>
            <w:rFonts w:ascii="Segoe UI" w:hAnsi="Segoe UI" w:cs="Segoe UI"/>
            <w:color w:val="0366D6"/>
            <w:sz w:val="24"/>
          </w:rPr>
          <w:t>ncvreg</w:t>
        </w:r>
      </w:hyperlink>
      <w:r w:rsidRPr="001F7D44">
        <w:rPr>
          <w:rFonts w:ascii="Segoe UI" w:hAnsi="Segoe UI" w:cs="Segoe UI"/>
          <w:color w:val="24292E"/>
          <w:sz w:val="24"/>
        </w:rPr>
        <w:t> - ncvreg: Regularization paths for SCAD- and MCP-penalized regression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4" w:history="1">
        <w:r w:rsidRPr="001F7D44">
          <w:rPr>
            <w:rStyle w:val="Hyperlink"/>
            <w:rFonts w:ascii="Segoe UI" w:hAnsi="Segoe UI" w:cs="Segoe UI"/>
            <w:color w:val="0366D6"/>
            <w:sz w:val="24"/>
          </w:rPr>
          <w:t>nnet</w:t>
        </w:r>
      </w:hyperlink>
      <w:r w:rsidRPr="001F7D44">
        <w:rPr>
          <w:rFonts w:ascii="Segoe UI" w:hAnsi="Segoe UI" w:cs="Segoe UI"/>
          <w:color w:val="24292E"/>
          <w:sz w:val="24"/>
        </w:rPr>
        <w:t> - nnet: Feed-forward Neural Networks and Multinomial Log-Linear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5" w:history="1">
        <w:proofErr w:type="gramStart"/>
        <w:r w:rsidRPr="001F7D44">
          <w:rPr>
            <w:rStyle w:val="Hyperlink"/>
            <w:rFonts w:ascii="Segoe UI" w:hAnsi="Segoe UI" w:cs="Segoe UI"/>
            <w:color w:val="0366D6"/>
            <w:sz w:val="24"/>
          </w:rPr>
          <w:t>oblique.tree</w:t>
        </w:r>
        <w:proofErr w:type="gramEnd"/>
      </w:hyperlink>
      <w:r w:rsidRPr="001F7D44">
        <w:rPr>
          <w:rFonts w:ascii="Segoe UI" w:hAnsi="Segoe UI" w:cs="Segoe UI"/>
          <w:color w:val="24292E"/>
          <w:sz w:val="24"/>
        </w:rPr>
        <w:t> - oblique.tree: Oblique Trees for Classification Data</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6" w:history="1">
        <w:r w:rsidRPr="001F7D44">
          <w:rPr>
            <w:rStyle w:val="Hyperlink"/>
            <w:rFonts w:ascii="Segoe UI" w:hAnsi="Segoe UI" w:cs="Segoe UI"/>
            <w:color w:val="0366D6"/>
            <w:sz w:val="24"/>
          </w:rPr>
          <w:t>pamr</w:t>
        </w:r>
      </w:hyperlink>
      <w:r w:rsidRPr="001F7D44">
        <w:rPr>
          <w:rFonts w:ascii="Segoe UI" w:hAnsi="Segoe UI" w:cs="Segoe UI"/>
          <w:color w:val="24292E"/>
          <w:sz w:val="24"/>
        </w:rPr>
        <w:t> - pamr: Pam: prediction analysis for microarrays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7" w:history="1">
        <w:r w:rsidRPr="001F7D44">
          <w:rPr>
            <w:rStyle w:val="Hyperlink"/>
            <w:rFonts w:ascii="Segoe UI" w:hAnsi="Segoe UI" w:cs="Segoe UI"/>
            <w:color w:val="0366D6"/>
            <w:sz w:val="24"/>
          </w:rPr>
          <w:t>party</w:t>
        </w:r>
      </w:hyperlink>
      <w:r w:rsidRPr="001F7D44">
        <w:rPr>
          <w:rFonts w:ascii="Segoe UI" w:hAnsi="Segoe UI" w:cs="Segoe UI"/>
          <w:color w:val="24292E"/>
          <w:sz w:val="24"/>
        </w:rPr>
        <w:t> - party: A Laboratory for Recursive Partytioning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8" w:history="1">
        <w:r w:rsidRPr="001F7D44">
          <w:rPr>
            <w:rStyle w:val="Hyperlink"/>
            <w:rFonts w:ascii="Segoe UI" w:hAnsi="Segoe UI" w:cs="Segoe UI"/>
            <w:color w:val="0366D6"/>
            <w:sz w:val="24"/>
          </w:rPr>
          <w:t>partykit</w:t>
        </w:r>
      </w:hyperlink>
      <w:r w:rsidRPr="001F7D44">
        <w:rPr>
          <w:rFonts w:ascii="Segoe UI" w:hAnsi="Segoe UI" w:cs="Segoe UI"/>
          <w:color w:val="24292E"/>
          <w:sz w:val="24"/>
        </w:rPr>
        <w:t> - partykit: A Toolkit for Recursive Partytioning</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79" w:history="1">
        <w:r w:rsidRPr="001F7D44">
          <w:rPr>
            <w:rStyle w:val="Hyperlink"/>
            <w:rFonts w:ascii="Segoe UI" w:hAnsi="Segoe UI" w:cs="Segoe UI"/>
            <w:color w:val="0366D6"/>
            <w:sz w:val="24"/>
          </w:rPr>
          <w:t>penalized</w:t>
        </w:r>
      </w:hyperlink>
      <w:r w:rsidRPr="001F7D44">
        <w:rPr>
          <w:rFonts w:ascii="Segoe UI" w:hAnsi="Segoe UI" w:cs="Segoe UI"/>
          <w:color w:val="24292E"/>
          <w:sz w:val="24"/>
        </w:rPr>
        <w:t> - penalized: L1 (lasso and fused lasso) and L2 (ridge) penalized estimation in GLMs and in the Cox model</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0" w:history="1">
        <w:r w:rsidRPr="001F7D44">
          <w:rPr>
            <w:rStyle w:val="Hyperlink"/>
            <w:rFonts w:ascii="Segoe UI" w:hAnsi="Segoe UI" w:cs="Segoe UI"/>
            <w:color w:val="0366D6"/>
            <w:sz w:val="24"/>
          </w:rPr>
          <w:t>penalizedLDA</w:t>
        </w:r>
      </w:hyperlink>
      <w:r w:rsidRPr="001F7D44">
        <w:rPr>
          <w:rFonts w:ascii="Segoe UI" w:hAnsi="Segoe UI" w:cs="Segoe UI"/>
          <w:color w:val="24292E"/>
          <w:sz w:val="24"/>
        </w:rPr>
        <w:t> - penalizedLDA: Penalized classification using Fisher's linear discriminant</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1" w:history="1">
        <w:r w:rsidRPr="001F7D44">
          <w:rPr>
            <w:rStyle w:val="Hyperlink"/>
            <w:rFonts w:ascii="Segoe UI" w:hAnsi="Segoe UI" w:cs="Segoe UI"/>
            <w:color w:val="0366D6"/>
            <w:sz w:val="24"/>
          </w:rPr>
          <w:t>penalizedSVM</w:t>
        </w:r>
      </w:hyperlink>
      <w:r w:rsidRPr="001F7D44">
        <w:rPr>
          <w:rFonts w:ascii="Segoe UI" w:hAnsi="Segoe UI" w:cs="Segoe UI"/>
          <w:color w:val="24292E"/>
          <w:sz w:val="24"/>
        </w:rPr>
        <w:t> - penalizedSVM: Feature Selection SVM using penalty functions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2" w:history="1">
        <w:r w:rsidRPr="001F7D44">
          <w:rPr>
            <w:rStyle w:val="Hyperlink"/>
            <w:rFonts w:ascii="Segoe UI" w:hAnsi="Segoe UI" w:cs="Segoe UI"/>
            <w:color w:val="0366D6"/>
            <w:sz w:val="24"/>
          </w:rPr>
          <w:t>quantregForest</w:t>
        </w:r>
      </w:hyperlink>
      <w:r w:rsidRPr="001F7D44">
        <w:rPr>
          <w:rFonts w:ascii="Segoe UI" w:hAnsi="Segoe UI" w:cs="Segoe UI"/>
          <w:color w:val="24292E"/>
          <w:sz w:val="24"/>
        </w:rPr>
        <w:t> - quantregForest: Quantile Regression Forests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3" w:history="1">
        <w:r w:rsidRPr="001F7D44">
          <w:rPr>
            <w:rStyle w:val="Hyperlink"/>
            <w:rFonts w:ascii="Segoe UI" w:hAnsi="Segoe UI" w:cs="Segoe UI"/>
            <w:color w:val="0366D6"/>
            <w:sz w:val="24"/>
          </w:rPr>
          <w:t>randomForest</w:t>
        </w:r>
      </w:hyperlink>
      <w:r w:rsidRPr="001F7D44">
        <w:rPr>
          <w:rFonts w:ascii="Segoe UI" w:hAnsi="Segoe UI" w:cs="Segoe UI"/>
          <w:color w:val="24292E"/>
          <w:sz w:val="24"/>
        </w:rPr>
        <w:t> - randomForest: Breiman and Cutler's random forests for classification and regression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4" w:history="1">
        <w:r w:rsidRPr="001F7D44">
          <w:rPr>
            <w:rStyle w:val="Hyperlink"/>
            <w:rFonts w:ascii="Segoe UI" w:hAnsi="Segoe UI" w:cs="Segoe UI"/>
            <w:color w:val="0366D6"/>
            <w:sz w:val="24"/>
          </w:rPr>
          <w:t>randomForestSRC</w:t>
        </w:r>
      </w:hyperlink>
      <w:r w:rsidRPr="001F7D44">
        <w:rPr>
          <w:rFonts w:ascii="Segoe UI" w:hAnsi="Segoe UI" w:cs="Segoe UI"/>
          <w:color w:val="24292E"/>
          <w:sz w:val="24"/>
        </w:rPr>
        <w:t> - randomForestSRC: Random Forests for Survival, Regression and Classification (RF-SRC)</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5" w:history="1">
        <w:r w:rsidRPr="001F7D44">
          <w:rPr>
            <w:rStyle w:val="Hyperlink"/>
            <w:rFonts w:ascii="Segoe UI" w:hAnsi="Segoe UI" w:cs="Segoe UI"/>
            <w:color w:val="0366D6"/>
            <w:sz w:val="24"/>
          </w:rPr>
          <w:t>rattle</w:t>
        </w:r>
      </w:hyperlink>
      <w:r w:rsidRPr="001F7D44">
        <w:rPr>
          <w:rFonts w:ascii="Segoe UI" w:hAnsi="Segoe UI" w:cs="Segoe UI"/>
          <w:color w:val="24292E"/>
          <w:sz w:val="24"/>
        </w:rPr>
        <w:t> - rattle: Graphical user interface for data mining in R</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6" w:history="1">
        <w:r w:rsidRPr="001F7D44">
          <w:rPr>
            <w:rStyle w:val="Hyperlink"/>
            <w:rFonts w:ascii="Segoe UI" w:hAnsi="Segoe UI" w:cs="Segoe UI"/>
            <w:color w:val="0366D6"/>
            <w:sz w:val="24"/>
          </w:rPr>
          <w:t>rda</w:t>
        </w:r>
      </w:hyperlink>
      <w:r w:rsidRPr="001F7D44">
        <w:rPr>
          <w:rFonts w:ascii="Segoe UI" w:hAnsi="Segoe UI" w:cs="Segoe UI"/>
          <w:color w:val="24292E"/>
          <w:sz w:val="24"/>
        </w:rPr>
        <w:t> - rda: Shrunken Centroids Regularized Discriminant Analysis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7" w:history="1">
        <w:r w:rsidRPr="001F7D44">
          <w:rPr>
            <w:rStyle w:val="Hyperlink"/>
            <w:rFonts w:ascii="Segoe UI" w:hAnsi="Segoe UI" w:cs="Segoe UI"/>
            <w:color w:val="0366D6"/>
            <w:sz w:val="24"/>
          </w:rPr>
          <w:t>rdetools</w:t>
        </w:r>
      </w:hyperlink>
      <w:r w:rsidRPr="001F7D44">
        <w:rPr>
          <w:rFonts w:ascii="Segoe UI" w:hAnsi="Segoe UI" w:cs="Segoe UI"/>
          <w:color w:val="24292E"/>
          <w:sz w:val="24"/>
        </w:rPr>
        <w:t> - rdetools: Relevant Dimension Estimation (RDE) in Feature Spaces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8" w:history="1">
        <w:r w:rsidRPr="001F7D44">
          <w:rPr>
            <w:rStyle w:val="Hyperlink"/>
            <w:rFonts w:ascii="Segoe UI" w:hAnsi="Segoe UI" w:cs="Segoe UI"/>
            <w:color w:val="0366D6"/>
            <w:sz w:val="24"/>
          </w:rPr>
          <w:t>REEMtree</w:t>
        </w:r>
      </w:hyperlink>
      <w:r w:rsidRPr="001F7D44">
        <w:rPr>
          <w:rFonts w:ascii="Segoe UI" w:hAnsi="Segoe UI" w:cs="Segoe UI"/>
          <w:color w:val="24292E"/>
          <w:sz w:val="24"/>
        </w:rPr>
        <w:t> - REEMtree: Regression Trees with Random Effects for Longitudinal (Panel) Data</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89" w:history="1">
        <w:r w:rsidRPr="001F7D44">
          <w:rPr>
            <w:rStyle w:val="Hyperlink"/>
            <w:rFonts w:ascii="Segoe UI" w:hAnsi="Segoe UI" w:cs="Segoe UI"/>
            <w:color w:val="0366D6"/>
            <w:sz w:val="24"/>
          </w:rPr>
          <w:t>relaxo</w:t>
        </w:r>
      </w:hyperlink>
      <w:r w:rsidRPr="001F7D44">
        <w:rPr>
          <w:rFonts w:ascii="Segoe UI" w:hAnsi="Segoe UI" w:cs="Segoe UI"/>
          <w:color w:val="24292E"/>
          <w:sz w:val="24"/>
        </w:rPr>
        <w:t> - relaxo: Relaxed Lasso</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0" w:history="1">
        <w:r w:rsidRPr="001F7D44">
          <w:rPr>
            <w:rStyle w:val="Hyperlink"/>
            <w:rFonts w:ascii="Segoe UI" w:hAnsi="Segoe UI" w:cs="Segoe UI"/>
            <w:color w:val="0366D6"/>
            <w:sz w:val="24"/>
          </w:rPr>
          <w:t>rgenoud</w:t>
        </w:r>
      </w:hyperlink>
      <w:r w:rsidRPr="001F7D44">
        <w:rPr>
          <w:rFonts w:ascii="Segoe UI" w:hAnsi="Segoe UI" w:cs="Segoe UI"/>
          <w:color w:val="24292E"/>
          <w:sz w:val="24"/>
        </w:rPr>
        <w:t> - rgenoud: R version of GENetic Optimization Using Derivatives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1" w:history="1">
        <w:r w:rsidRPr="001F7D44">
          <w:rPr>
            <w:rStyle w:val="Hyperlink"/>
            <w:rFonts w:ascii="Segoe UI" w:hAnsi="Segoe UI" w:cs="Segoe UI"/>
            <w:color w:val="0366D6"/>
            <w:sz w:val="24"/>
          </w:rPr>
          <w:t>rgp</w:t>
        </w:r>
      </w:hyperlink>
      <w:r w:rsidRPr="001F7D44">
        <w:rPr>
          <w:rFonts w:ascii="Segoe UI" w:hAnsi="Segoe UI" w:cs="Segoe UI"/>
          <w:color w:val="24292E"/>
          <w:sz w:val="24"/>
        </w:rPr>
        <w:t> - rgp: R genetic programming framework</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2" w:history="1">
        <w:r w:rsidRPr="001F7D44">
          <w:rPr>
            <w:rStyle w:val="Hyperlink"/>
            <w:rFonts w:ascii="Segoe UI" w:hAnsi="Segoe UI" w:cs="Segoe UI"/>
            <w:color w:val="0366D6"/>
            <w:sz w:val="24"/>
          </w:rPr>
          <w:t>Rmalschains</w:t>
        </w:r>
      </w:hyperlink>
      <w:r w:rsidRPr="001F7D44">
        <w:rPr>
          <w:rFonts w:ascii="Segoe UI" w:hAnsi="Segoe UI" w:cs="Segoe UI"/>
          <w:color w:val="24292E"/>
          <w:sz w:val="24"/>
        </w:rPr>
        <w:t> - Rmalschains: Continuous Optimization using Memetic Algorithms with Local Search Chains (MA-LS-Chains) in R</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3" w:history="1">
        <w:r w:rsidRPr="001F7D44">
          <w:rPr>
            <w:rStyle w:val="Hyperlink"/>
            <w:rFonts w:ascii="Segoe UI" w:hAnsi="Segoe UI" w:cs="Segoe UI"/>
            <w:color w:val="0366D6"/>
            <w:sz w:val="24"/>
          </w:rPr>
          <w:t>rminer</w:t>
        </w:r>
      </w:hyperlink>
      <w:r w:rsidRPr="001F7D44">
        <w:rPr>
          <w:rFonts w:ascii="Segoe UI" w:hAnsi="Segoe UI" w:cs="Segoe UI"/>
          <w:color w:val="24292E"/>
          <w:sz w:val="24"/>
        </w:rPr>
        <w:t> - rminer: Simpler use of data mining methods (e.g. NN and SVM) in classification and regression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4" w:history="1">
        <w:r w:rsidRPr="001F7D44">
          <w:rPr>
            <w:rStyle w:val="Hyperlink"/>
            <w:rFonts w:ascii="Segoe UI" w:hAnsi="Segoe UI" w:cs="Segoe UI"/>
            <w:color w:val="0366D6"/>
            <w:sz w:val="24"/>
          </w:rPr>
          <w:t>ROCR</w:t>
        </w:r>
      </w:hyperlink>
      <w:r w:rsidRPr="001F7D44">
        <w:rPr>
          <w:rFonts w:ascii="Segoe UI" w:hAnsi="Segoe UI" w:cs="Segoe UI"/>
          <w:color w:val="24292E"/>
          <w:sz w:val="24"/>
        </w:rPr>
        <w:t> - ROCR: Visualizing the performance of scoring classifiers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5" w:history="1">
        <w:r w:rsidRPr="001F7D44">
          <w:rPr>
            <w:rStyle w:val="Hyperlink"/>
            <w:rFonts w:ascii="Segoe UI" w:hAnsi="Segoe UI" w:cs="Segoe UI"/>
            <w:color w:val="0366D6"/>
            <w:sz w:val="24"/>
          </w:rPr>
          <w:t>RoughSets</w:t>
        </w:r>
      </w:hyperlink>
      <w:r w:rsidRPr="001F7D44">
        <w:rPr>
          <w:rFonts w:ascii="Segoe UI" w:hAnsi="Segoe UI" w:cs="Segoe UI"/>
          <w:color w:val="24292E"/>
          <w:sz w:val="24"/>
        </w:rPr>
        <w:t> - RoughSets: Data Analysis Using Rough Set and Fuzzy Rough Set Theories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6" w:history="1">
        <w:r w:rsidRPr="001F7D44">
          <w:rPr>
            <w:rStyle w:val="Hyperlink"/>
            <w:rFonts w:ascii="Segoe UI" w:hAnsi="Segoe UI" w:cs="Segoe UI"/>
            <w:color w:val="0366D6"/>
            <w:sz w:val="24"/>
          </w:rPr>
          <w:t>rpart</w:t>
        </w:r>
      </w:hyperlink>
      <w:r w:rsidRPr="001F7D44">
        <w:rPr>
          <w:rFonts w:ascii="Segoe UI" w:hAnsi="Segoe UI" w:cs="Segoe UI"/>
          <w:color w:val="24292E"/>
          <w:sz w:val="24"/>
        </w:rPr>
        <w:t> - rpart: Recursive Partitioning and Regression Trees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7" w:history="1">
        <w:r w:rsidRPr="001F7D44">
          <w:rPr>
            <w:rStyle w:val="Hyperlink"/>
            <w:rFonts w:ascii="Segoe UI" w:hAnsi="Segoe UI" w:cs="Segoe UI"/>
            <w:color w:val="0366D6"/>
            <w:sz w:val="24"/>
          </w:rPr>
          <w:t>RPMM</w:t>
        </w:r>
      </w:hyperlink>
      <w:r w:rsidRPr="001F7D44">
        <w:rPr>
          <w:rFonts w:ascii="Segoe UI" w:hAnsi="Segoe UI" w:cs="Segoe UI"/>
          <w:color w:val="24292E"/>
          <w:sz w:val="24"/>
        </w:rPr>
        <w:t> - RPMM: Recursively Partitioned Mixture Model</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8" w:history="1">
        <w:r w:rsidRPr="001F7D44">
          <w:rPr>
            <w:rStyle w:val="Hyperlink"/>
            <w:rFonts w:ascii="Segoe UI" w:hAnsi="Segoe UI" w:cs="Segoe UI"/>
            <w:color w:val="0366D6"/>
            <w:sz w:val="24"/>
          </w:rPr>
          <w:t>RSNNS</w:t>
        </w:r>
      </w:hyperlink>
      <w:r w:rsidRPr="001F7D44">
        <w:rPr>
          <w:rFonts w:ascii="Segoe UI" w:hAnsi="Segoe UI" w:cs="Segoe UI"/>
          <w:color w:val="24292E"/>
          <w:sz w:val="24"/>
        </w:rPr>
        <w:t> - RSNNS: Neural Networks in R using the Stuttgart Neural Network Simulator (SNNS)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2999" w:history="1">
        <w:r w:rsidRPr="001F7D44">
          <w:rPr>
            <w:rStyle w:val="Hyperlink"/>
            <w:rFonts w:ascii="Segoe UI" w:hAnsi="Segoe UI" w:cs="Segoe UI"/>
            <w:color w:val="0366D6"/>
            <w:sz w:val="24"/>
          </w:rPr>
          <w:t>RWeka</w:t>
        </w:r>
      </w:hyperlink>
      <w:r w:rsidRPr="001F7D44">
        <w:rPr>
          <w:rFonts w:ascii="Segoe UI" w:hAnsi="Segoe UI" w:cs="Segoe UI"/>
          <w:color w:val="24292E"/>
          <w:sz w:val="24"/>
        </w:rPr>
        <w:t> - RWeka: R/Weka interface</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0" w:history="1">
        <w:r w:rsidRPr="001F7D44">
          <w:rPr>
            <w:rStyle w:val="Hyperlink"/>
            <w:rFonts w:ascii="Segoe UI" w:hAnsi="Segoe UI" w:cs="Segoe UI"/>
            <w:color w:val="0366D6"/>
            <w:sz w:val="24"/>
          </w:rPr>
          <w:t>RXshrink</w:t>
        </w:r>
      </w:hyperlink>
      <w:r w:rsidRPr="001F7D44">
        <w:rPr>
          <w:rFonts w:ascii="Segoe UI" w:hAnsi="Segoe UI" w:cs="Segoe UI"/>
          <w:color w:val="24292E"/>
          <w:sz w:val="24"/>
        </w:rPr>
        <w:t> - RXshrink: Maximum Likelihood Shrinkage via Generalized Ridge or Least Angle Regression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1" w:history="1">
        <w:r w:rsidRPr="001F7D44">
          <w:rPr>
            <w:rStyle w:val="Hyperlink"/>
            <w:rFonts w:ascii="Segoe UI" w:hAnsi="Segoe UI" w:cs="Segoe UI"/>
            <w:color w:val="0366D6"/>
            <w:sz w:val="24"/>
          </w:rPr>
          <w:t>sda</w:t>
        </w:r>
      </w:hyperlink>
      <w:r w:rsidRPr="001F7D44">
        <w:rPr>
          <w:rFonts w:ascii="Segoe UI" w:hAnsi="Segoe UI" w:cs="Segoe UI"/>
          <w:color w:val="24292E"/>
          <w:sz w:val="24"/>
        </w:rPr>
        <w:t> - sda: Shrinkage Discriminant Analysis and CAT Score Variable Selection</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2" w:history="1">
        <w:r w:rsidRPr="001F7D44">
          <w:rPr>
            <w:rStyle w:val="Hyperlink"/>
            <w:rFonts w:ascii="Segoe UI" w:hAnsi="Segoe UI" w:cs="Segoe UI"/>
            <w:color w:val="0366D6"/>
            <w:sz w:val="24"/>
          </w:rPr>
          <w:t>SDDA</w:t>
        </w:r>
      </w:hyperlink>
      <w:r w:rsidRPr="001F7D44">
        <w:rPr>
          <w:rFonts w:ascii="Segoe UI" w:hAnsi="Segoe UI" w:cs="Segoe UI"/>
          <w:color w:val="24292E"/>
          <w:sz w:val="24"/>
        </w:rPr>
        <w:t> - SDDA: Stepwise Diagonal Discriminant Analysis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3" w:history="1">
        <w:r w:rsidRPr="001F7D44">
          <w:rPr>
            <w:rStyle w:val="Hyperlink"/>
            <w:rFonts w:ascii="Segoe UI" w:hAnsi="Segoe UI" w:cs="Segoe UI"/>
            <w:color w:val="0366D6"/>
            <w:sz w:val="24"/>
          </w:rPr>
          <w:t>SuperLearner</w:t>
        </w:r>
      </w:hyperlink>
      <w:r w:rsidRPr="001F7D44">
        <w:rPr>
          <w:rFonts w:ascii="Segoe UI" w:hAnsi="Segoe UI" w:cs="Segoe UI"/>
          <w:color w:val="24292E"/>
          <w:sz w:val="24"/>
        </w:rPr>
        <w:t> and </w:t>
      </w:r>
      <w:hyperlink r:id="rId3004" w:history="1">
        <w:r w:rsidRPr="001F7D44">
          <w:rPr>
            <w:rStyle w:val="Hyperlink"/>
            <w:rFonts w:ascii="Segoe UI" w:hAnsi="Segoe UI" w:cs="Segoe UI"/>
            <w:color w:val="0366D6"/>
            <w:sz w:val="24"/>
          </w:rPr>
          <w:t>subsemble</w:t>
        </w:r>
      </w:hyperlink>
      <w:r w:rsidRPr="001F7D44">
        <w:rPr>
          <w:rFonts w:ascii="Segoe UI" w:hAnsi="Segoe UI" w:cs="Segoe UI"/>
          <w:color w:val="24292E"/>
          <w:sz w:val="24"/>
        </w:rPr>
        <w:t> - Multi-algorithm ensemble learning packages.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5" w:history="1">
        <w:r w:rsidRPr="001F7D44">
          <w:rPr>
            <w:rStyle w:val="Hyperlink"/>
            <w:rFonts w:ascii="Segoe UI" w:hAnsi="Segoe UI" w:cs="Segoe UI"/>
            <w:color w:val="0366D6"/>
            <w:sz w:val="24"/>
          </w:rPr>
          <w:t>svmpath</w:t>
        </w:r>
      </w:hyperlink>
      <w:r w:rsidRPr="001F7D44">
        <w:rPr>
          <w:rFonts w:ascii="Segoe UI" w:hAnsi="Segoe UI" w:cs="Segoe UI"/>
          <w:color w:val="24292E"/>
          <w:sz w:val="24"/>
        </w:rPr>
        <w:t> - svmpath: svmpath: the SVM Path algorithm</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6" w:history="1">
        <w:r w:rsidRPr="001F7D44">
          <w:rPr>
            <w:rStyle w:val="Hyperlink"/>
            <w:rFonts w:ascii="Segoe UI" w:hAnsi="Segoe UI" w:cs="Segoe UI"/>
            <w:color w:val="0366D6"/>
            <w:sz w:val="24"/>
          </w:rPr>
          <w:t>tgp</w:t>
        </w:r>
      </w:hyperlink>
      <w:r w:rsidRPr="001F7D44">
        <w:rPr>
          <w:rFonts w:ascii="Segoe UI" w:hAnsi="Segoe UI" w:cs="Segoe UI"/>
          <w:color w:val="24292E"/>
          <w:sz w:val="24"/>
        </w:rPr>
        <w:t> - tgp: Bayesian treed Gaussian process models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7" w:history="1">
        <w:r w:rsidRPr="001F7D44">
          <w:rPr>
            <w:rStyle w:val="Hyperlink"/>
            <w:rFonts w:ascii="Segoe UI" w:hAnsi="Segoe UI" w:cs="Segoe UI"/>
            <w:color w:val="0366D6"/>
            <w:sz w:val="24"/>
          </w:rPr>
          <w:t>tree</w:t>
        </w:r>
      </w:hyperlink>
      <w:r w:rsidRPr="001F7D44">
        <w:rPr>
          <w:rFonts w:ascii="Segoe UI" w:hAnsi="Segoe UI" w:cs="Segoe UI"/>
          <w:color w:val="24292E"/>
          <w:sz w:val="24"/>
        </w:rPr>
        <w:t> - tree: Classification and regression trees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8" w:history="1">
        <w:r w:rsidRPr="001F7D44">
          <w:rPr>
            <w:rStyle w:val="Hyperlink"/>
            <w:rFonts w:ascii="Segoe UI" w:hAnsi="Segoe UI" w:cs="Segoe UI"/>
            <w:color w:val="0366D6"/>
            <w:sz w:val="24"/>
          </w:rPr>
          <w:t>varSelRF</w:t>
        </w:r>
      </w:hyperlink>
      <w:r w:rsidRPr="001F7D44">
        <w:rPr>
          <w:rFonts w:ascii="Segoe UI" w:hAnsi="Segoe UI" w:cs="Segoe UI"/>
          <w:color w:val="24292E"/>
          <w:sz w:val="24"/>
        </w:rPr>
        <w:t> - varSelRF: Variable selection using random forests</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09" w:history="1">
        <w:r w:rsidRPr="001F7D44">
          <w:rPr>
            <w:rStyle w:val="Hyperlink"/>
            <w:rFonts w:ascii="Segoe UI" w:hAnsi="Segoe UI" w:cs="Segoe UI"/>
            <w:color w:val="0366D6"/>
            <w:sz w:val="24"/>
          </w:rPr>
          <w:t>XGBoost.R</w:t>
        </w:r>
      </w:hyperlink>
      <w:r w:rsidRPr="001F7D44">
        <w:rPr>
          <w:rFonts w:ascii="Segoe UI" w:hAnsi="Segoe UI" w:cs="Segoe UI"/>
          <w:color w:val="24292E"/>
          <w:sz w:val="24"/>
        </w:rPr>
        <w:t> - R binding for eXtreme Gradient Boosting (Tree) Library</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10" w:history="1">
        <w:r w:rsidRPr="001F7D44">
          <w:rPr>
            <w:rStyle w:val="Hyperlink"/>
            <w:rFonts w:ascii="Segoe UI" w:hAnsi="Segoe UI" w:cs="Segoe UI"/>
            <w:color w:val="0366D6"/>
            <w:sz w:val="24"/>
          </w:rPr>
          <w:t>Optunity</w:t>
        </w:r>
      </w:hyperlink>
      <w:r w:rsidRPr="001F7D44">
        <w:rPr>
          <w:rFonts w:ascii="Segoe UI" w:hAnsi="Segoe UI" w:cs="Segoe UI"/>
          <w:color w:val="24292E"/>
          <w:sz w:val="24"/>
        </w:rPr>
        <w:t> - A library dedicated to automated hyperparameter optimization with a simple, lightweight API to facilitate drop-in replacement of grid search. Optunity is written in Python but interfaces seamlessly to R.</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11" w:history="1">
        <w:r w:rsidRPr="001F7D44">
          <w:rPr>
            <w:rStyle w:val="Hyperlink"/>
            <w:rFonts w:ascii="Segoe UI" w:hAnsi="Segoe UI" w:cs="Segoe UI"/>
            <w:color w:val="0366D6"/>
            <w:sz w:val="24"/>
          </w:rPr>
          <w:t>igraph</w:t>
        </w:r>
      </w:hyperlink>
      <w:r w:rsidRPr="001F7D44">
        <w:rPr>
          <w:rFonts w:ascii="Segoe UI" w:hAnsi="Segoe UI" w:cs="Segoe UI"/>
          <w:color w:val="24292E"/>
          <w:sz w:val="24"/>
        </w:rPr>
        <w:t> - binding to igraph library - General purpose graph library</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12" w:history="1">
        <w:r w:rsidRPr="001F7D44">
          <w:rPr>
            <w:rStyle w:val="Hyperlink"/>
            <w:rFonts w:ascii="Segoe UI" w:hAnsi="Segoe UI" w:cs="Segoe UI"/>
            <w:color w:val="0366D6"/>
            <w:sz w:val="24"/>
          </w:rPr>
          <w:t>MXNet</w:t>
        </w:r>
      </w:hyperlink>
      <w:r w:rsidRPr="001F7D44">
        <w:rPr>
          <w:rFonts w:ascii="Segoe UI" w:hAnsi="Segoe UI" w:cs="Segoe UI"/>
          <w:color w:val="24292E"/>
          <w:sz w:val="24"/>
        </w:rPr>
        <w:t> - Lightweight, Portable, Flexible Distributed/Mobile Deep Learning with Dynamic, Mutation-aware Dataflow Dep Scheduler; for Python, R, Julia, Go, Javascript and more.</w:t>
      </w:r>
    </w:p>
    <w:p w:rsidR="00E45729" w:rsidRPr="001F7D44" w:rsidRDefault="00E45729" w:rsidP="00E45729">
      <w:pPr>
        <w:numPr>
          <w:ilvl w:val="0"/>
          <w:numId w:val="153"/>
        </w:numPr>
        <w:spacing w:before="60" w:after="100" w:afterAutospacing="1" w:line="240" w:lineRule="auto"/>
        <w:rPr>
          <w:rFonts w:ascii="Segoe UI" w:hAnsi="Segoe UI" w:cs="Segoe UI"/>
          <w:color w:val="24292E"/>
          <w:sz w:val="24"/>
        </w:rPr>
      </w:pPr>
      <w:hyperlink r:id="rId3013" w:history="1">
        <w:r w:rsidRPr="001F7D44">
          <w:rPr>
            <w:rStyle w:val="Hyperlink"/>
            <w:rFonts w:ascii="Segoe UI" w:hAnsi="Segoe UI" w:cs="Segoe UI"/>
            <w:color w:val="0366D6"/>
            <w:sz w:val="24"/>
          </w:rPr>
          <w:t>TDSP-Utilities</w:t>
        </w:r>
      </w:hyperlink>
      <w:r w:rsidRPr="001F7D44">
        <w:rPr>
          <w:rFonts w:ascii="Segoe UI" w:hAnsi="Segoe UI" w:cs="Segoe UI"/>
          <w:color w:val="24292E"/>
          <w:sz w:val="24"/>
        </w:rPr>
        <w:t> - Two data science utilities in R from Microsoft: 1) Interactive Data Exploration, Analysis, and Reporting (IDEAR</w:t>
      </w:r>
      <w:proofErr w:type="gramStart"/>
      <w:r w:rsidRPr="001F7D44">
        <w:rPr>
          <w:rFonts w:ascii="Segoe UI" w:hAnsi="Segoe UI" w:cs="Segoe UI"/>
          <w:color w:val="24292E"/>
          <w:sz w:val="24"/>
        </w:rPr>
        <w:t>) ;</w:t>
      </w:r>
      <w:proofErr w:type="gramEnd"/>
      <w:r w:rsidRPr="001F7D44">
        <w:rPr>
          <w:rFonts w:ascii="Segoe UI" w:hAnsi="Segoe UI" w:cs="Segoe UI"/>
          <w:color w:val="24292E"/>
          <w:sz w:val="24"/>
        </w:rPr>
        <w:t xml:space="preserve"> 2) Automated Modeling and Reporting (AMR).</w:t>
      </w:r>
    </w:p>
    <w:p w:rsidR="00E45729" w:rsidRPr="001F7D44" w:rsidRDefault="00E45729" w:rsidP="00E45729">
      <w:pPr>
        <w:pStyle w:val="Heading4"/>
        <w:spacing w:before="360" w:after="240"/>
        <w:rPr>
          <w:rFonts w:ascii="Segoe UI" w:hAnsi="Segoe UI" w:cs="Segoe UI"/>
          <w:color w:val="24292E"/>
          <w:sz w:val="24"/>
        </w:rPr>
      </w:pPr>
      <w:bookmarkStart w:id="258" w:name="user-content-r-data-analysis"/>
      <w:bookmarkEnd w:id="258"/>
      <w:r w:rsidRPr="001F7D44">
        <w:rPr>
          <w:rFonts w:ascii="Segoe UI" w:hAnsi="Segoe UI" w:cs="Segoe UI"/>
          <w:color w:val="24292E"/>
          <w:sz w:val="24"/>
        </w:rPr>
        <w:t>Data Analysis / Data Visualization</w:t>
      </w:r>
    </w:p>
    <w:p w:rsidR="00E45729" w:rsidRPr="001F7D44" w:rsidRDefault="00E45729" w:rsidP="00E45729">
      <w:pPr>
        <w:numPr>
          <w:ilvl w:val="0"/>
          <w:numId w:val="154"/>
        </w:numPr>
        <w:spacing w:before="100" w:beforeAutospacing="1" w:after="100" w:afterAutospacing="1" w:line="240" w:lineRule="auto"/>
        <w:rPr>
          <w:rFonts w:ascii="Segoe UI" w:hAnsi="Segoe UI" w:cs="Segoe UI"/>
          <w:color w:val="24292E"/>
          <w:sz w:val="24"/>
        </w:rPr>
      </w:pPr>
      <w:hyperlink r:id="rId3014" w:history="1">
        <w:r w:rsidRPr="001F7D44">
          <w:rPr>
            <w:rStyle w:val="Hyperlink"/>
            <w:rFonts w:ascii="Segoe UI" w:hAnsi="Segoe UI" w:cs="Segoe UI"/>
            <w:color w:val="0366D6"/>
            <w:sz w:val="24"/>
          </w:rPr>
          <w:t>ggplot2</w:t>
        </w:r>
      </w:hyperlink>
      <w:r w:rsidRPr="001F7D44">
        <w:rPr>
          <w:rFonts w:ascii="Segoe UI" w:hAnsi="Segoe UI" w:cs="Segoe UI"/>
          <w:color w:val="24292E"/>
          <w:sz w:val="24"/>
        </w:rPr>
        <w:t> - A data visualization package based on the grammar of graphics.</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59" w:name="user-content-sas"/>
      <w:bookmarkEnd w:id="259"/>
      <w:r w:rsidRPr="001F7D44">
        <w:rPr>
          <w:rFonts w:ascii="Segoe UI" w:hAnsi="Segoe UI" w:cs="Segoe UI"/>
          <w:color w:val="24292E"/>
          <w:sz w:val="38"/>
        </w:rPr>
        <w:t>SAS</w:t>
      </w:r>
    </w:p>
    <w:p w:rsidR="00E45729" w:rsidRPr="001F7D44" w:rsidRDefault="00E45729" w:rsidP="00E45729">
      <w:pPr>
        <w:pStyle w:val="Heading4"/>
        <w:spacing w:before="360" w:after="240"/>
        <w:rPr>
          <w:rFonts w:ascii="Segoe UI" w:hAnsi="Segoe UI" w:cs="Segoe UI"/>
          <w:color w:val="24292E"/>
          <w:sz w:val="24"/>
        </w:rPr>
      </w:pPr>
      <w:bookmarkStart w:id="260" w:name="user-content-sas-general-purpose"/>
      <w:bookmarkEnd w:id="260"/>
      <w:r w:rsidRPr="001F7D44">
        <w:rPr>
          <w:rFonts w:ascii="Segoe UI" w:hAnsi="Segoe UI" w:cs="Segoe UI"/>
          <w:color w:val="24292E"/>
          <w:sz w:val="24"/>
        </w:rPr>
        <w:t>General-Purpose Machine Learning</w:t>
      </w:r>
    </w:p>
    <w:p w:rsidR="00E45729" w:rsidRPr="001F7D44" w:rsidRDefault="00E45729" w:rsidP="00E45729">
      <w:pPr>
        <w:numPr>
          <w:ilvl w:val="0"/>
          <w:numId w:val="155"/>
        </w:numPr>
        <w:spacing w:before="100" w:beforeAutospacing="1" w:after="100" w:afterAutospacing="1" w:line="240" w:lineRule="auto"/>
        <w:rPr>
          <w:rFonts w:ascii="Segoe UI" w:hAnsi="Segoe UI" w:cs="Segoe UI"/>
          <w:color w:val="24292E"/>
          <w:sz w:val="24"/>
        </w:rPr>
      </w:pPr>
      <w:hyperlink r:id="rId3015" w:history="1">
        <w:r w:rsidRPr="001F7D44">
          <w:rPr>
            <w:rStyle w:val="Hyperlink"/>
            <w:rFonts w:ascii="Segoe UI" w:hAnsi="Segoe UI" w:cs="Segoe UI"/>
            <w:color w:val="0366D6"/>
            <w:sz w:val="24"/>
          </w:rPr>
          <w:t>Enterprise Miner</w:t>
        </w:r>
      </w:hyperlink>
      <w:r w:rsidRPr="001F7D44">
        <w:rPr>
          <w:rFonts w:ascii="Segoe UI" w:hAnsi="Segoe UI" w:cs="Segoe UI"/>
          <w:color w:val="24292E"/>
          <w:sz w:val="24"/>
        </w:rPr>
        <w:t> - Data mining and machine learning that creates deployable models using a GUI or code.</w:t>
      </w:r>
    </w:p>
    <w:p w:rsidR="00E45729" w:rsidRPr="001F7D44" w:rsidRDefault="00E45729" w:rsidP="00E45729">
      <w:pPr>
        <w:numPr>
          <w:ilvl w:val="0"/>
          <w:numId w:val="155"/>
        </w:numPr>
        <w:spacing w:before="60" w:after="100" w:afterAutospacing="1" w:line="240" w:lineRule="auto"/>
        <w:rPr>
          <w:rFonts w:ascii="Segoe UI" w:hAnsi="Segoe UI" w:cs="Segoe UI"/>
          <w:color w:val="24292E"/>
          <w:sz w:val="24"/>
        </w:rPr>
      </w:pPr>
      <w:hyperlink r:id="rId3016" w:history="1">
        <w:r w:rsidRPr="001F7D44">
          <w:rPr>
            <w:rStyle w:val="Hyperlink"/>
            <w:rFonts w:ascii="Segoe UI" w:hAnsi="Segoe UI" w:cs="Segoe UI"/>
            <w:color w:val="0366D6"/>
            <w:sz w:val="24"/>
          </w:rPr>
          <w:t>Factory Miner</w:t>
        </w:r>
      </w:hyperlink>
      <w:r w:rsidRPr="001F7D44">
        <w:rPr>
          <w:rFonts w:ascii="Segoe UI" w:hAnsi="Segoe UI" w:cs="Segoe UI"/>
          <w:color w:val="24292E"/>
          <w:sz w:val="24"/>
        </w:rPr>
        <w:t> - Automatically creates deployable machine learning models across numerous market or customer segments using a GUI.</w:t>
      </w:r>
    </w:p>
    <w:p w:rsidR="00E45729" w:rsidRPr="001F7D44" w:rsidRDefault="00E45729" w:rsidP="00E45729">
      <w:pPr>
        <w:pStyle w:val="Heading4"/>
        <w:spacing w:before="360" w:after="240"/>
        <w:rPr>
          <w:rFonts w:ascii="Segoe UI" w:hAnsi="Segoe UI" w:cs="Segoe UI"/>
          <w:color w:val="24292E"/>
          <w:sz w:val="24"/>
        </w:rPr>
      </w:pPr>
      <w:bookmarkStart w:id="261" w:name="user-content-sas-data-analysis"/>
      <w:bookmarkEnd w:id="261"/>
      <w:r w:rsidRPr="001F7D44">
        <w:rPr>
          <w:rFonts w:ascii="Segoe UI" w:hAnsi="Segoe UI" w:cs="Segoe UI"/>
          <w:color w:val="24292E"/>
          <w:sz w:val="24"/>
        </w:rPr>
        <w:t>Data Analysis / Data Visualization</w:t>
      </w:r>
    </w:p>
    <w:p w:rsidR="00E45729" w:rsidRPr="001F7D44" w:rsidRDefault="00E45729" w:rsidP="00E45729">
      <w:pPr>
        <w:numPr>
          <w:ilvl w:val="0"/>
          <w:numId w:val="156"/>
        </w:numPr>
        <w:spacing w:before="100" w:beforeAutospacing="1" w:after="100" w:afterAutospacing="1" w:line="240" w:lineRule="auto"/>
        <w:rPr>
          <w:rFonts w:ascii="Segoe UI" w:hAnsi="Segoe UI" w:cs="Segoe UI"/>
          <w:color w:val="24292E"/>
          <w:sz w:val="24"/>
        </w:rPr>
      </w:pPr>
      <w:hyperlink r:id="rId3017" w:history="1">
        <w:r w:rsidRPr="001F7D44">
          <w:rPr>
            <w:rStyle w:val="Hyperlink"/>
            <w:rFonts w:ascii="Segoe UI" w:hAnsi="Segoe UI" w:cs="Segoe UI"/>
            <w:color w:val="0366D6"/>
            <w:sz w:val="24"/>
          </w:rPr>
          <w:t>SAS/STAT</w:t>
        </w:r>
      </w:hyperlink>
      <w:r w:rsidRPr="001F7D44">
        <w:rPr>
          <w:rFonts w:ascii="Segoe UI" w:hAnsi="Segoe UI" w:cs="Segoe UI"/>
          <w:color w:val="24292E"/>
          <w:sz w:val="24"/>
        </w:rPr>
        <w:t> - For conducting advanced statistical analysis.</w:t>
      </w:r>
    </w:p>
    <w:p w:rsidR="00E45729" w:rsidRPr="001F7D44" w:rsidRDefault="00E45729" w:rsidP="00E45729">
      <w:pPr>
        <w:numPr>
          <w:ilvl w:val="0"/>
          <w:numId w:val="156"/>
        </w:numPr>
        <w:spacing w:before="60" w:after="100" w:afterAutospacing="1" w:line="240" w:lineRule="auto"/>
        <w:rPr>
          <w:rFonts w:ascii="Segoe UI" w:hAnsi="Segoe UI" w:cs="Segoe UI"/>
          <w:color w:val="24292E"/>
          <w:sz w:val="24"/>
        </w:rPr>
      </w:pPr>
      <w:hyperlink r:id="rId3018" w:history="1">
        <w:r w:rsidRPr="001F7D44">
          <w:rPr>
            <w:rStyle w:val="Hyperlink"/>
            <w:rFonts w:ascii="Segoe UI" w:hAnsi="Segoe UI" w:cs="Segoe UI"/>
            <w:color w:val="0366D6"/>
            <w:sz w:val="24"/>
          </w:rPr>
          <w:t>University Edition</w:t>
        </w:r>
      </w:hyperlink>
      <w:r w:rsidRPr="001F7D44">
        <w:rPr>
          <w:rFonts w:ascii="Segoe UI" w:hAnsi="Segoe UI" w:cs="Segoe UI"/>
          <w:color w:val="24292E"/>
          <w:sz w:val="24"/>
        </w:rPr>
        <w:t> - FREE! Includes all SAS packages necessary for data analysis and visualization, and includes online SAS courses.</w:t>
      </w:r>
    </w:p>
    <w:p w:rsidR="00E45729" w:rsidRPr="001F7D44" w:rsidRDefault="00E45729" w:rsidP="00E45729">
      <w:pPr>
        <w:pStyle w:val="Heading4"/>
        <w:spacing w:before="360" w:after="240"/>
        <w:rPr>
          <w:rFonts w:ascii="Segoe UI" w:hAnsi="Segoe UI" w:cs="Segoe UI"/>
          <w:color w:val="24292E"/>
          <w:sz w:val="24"/>
        </w:rPr>
      </w:pPr>
      <w:bookmarkStart w:id="262" w:name="user-content-sas-mpp"/>
      <w:bookmarkEnd w:id="262"/>
      <w:r w:rsidRPr="001F7D44">
        <w:rPr>
          <w:rFonts w:ascii="Segoe UI" w:hAnsi="Segoe UI" w:cs="Segoe UI"/>
          <w:color w:val="24292E"/>
          <w:sz w:val="24"/>
        </w:rPr>
        <w:t>High Performance Machine Learning</w:t>
      </w:r>
    </w:p>
    <w:p w:rsidR="00E45729" w:rsidRPr="001F7D44" w:rsidRDefault="00E45729" w:rsidP="00E45729">
      <w:pPr>
        <w:numPr>
          <w:ilvl w:val="0"/>
          <w:numId w:val="157"/>
        </w:numPr>
        <w:spacing w:before="100" w:beforeAutospacing="1" w:after="100" w:afterAutospacing="1" w:line="240" w:lineRule="auto"/>
        <w:rPr>
          <w:rFonts w:ascii="Segoe UI" w:hAnsi="Segoe UI" w:cs="Segoe UI"/>
          <w:color w:val="24292E"/>
          <w:sz w:val="24"/>
        </w:rPr>
      </w:pPr>
      <w:hyperlink r:id="rId3019" w:history="1">
        <w:r w:rsidRPr="001F7D44">
          <w:rPr>
            <w:rStyle w:val="Hyperlink"/>
            <w:rFonts w:ascii="Segoe UI" w:hAnsi="Segoe UI" w:cs="Segoe UI"/>
            <w:color w:val="0366D6"/>
            <w:sz w:val="24"/>
          </w:rPr>
          <w:t>High Performance Data Mining</w:t>
        </w:r>
      </w:hyperlink>
      <w:r w:rsidRPr="001F7D44">
        <w:rPr>
          <w:rFonts w:ascii="Segoe UI" w:hAnsi="Segoe UI" w:cs="Segoe UI"/>
          <w:color w:val="24292E"/>
          <w:sz w:val="24"/>
        </w:rPr>
        <w:t> - Data mining and machine learning that creates deployable models using a GUI or code in an MPP environment, including Hadoop.</w:t>
      </w:r>
    </w:p>
    <w:p w:rsidR="00E45729" w:rsidRPr="001F7D44" w:rsidRDefault="00E45729" w:rsidP="00E45729">
      <w:pPr>
        <w:numPr>
          <w:ilvl w:val="0"/>
          <w:numId w:val="157"/>
        </w:numPr>
        <w:spacing w:before="60" w:after="100" w:afterAutospacing="1" w:line="240" w:lineRule="auto"/>
        <w:rPr>
          <w:rFonts w:ascii="Segoe UI" w:hAnsi="Segoe UI" w:cs="Segoe UI"/>
          <w:color w:val="24292E"/>
          <w:sz w:val="24"/>
        </w:rPr>
      </w:pPr>
      <w:hyperlink r:id="rId3020" w:history="1">
        <w:r w:rsidRPr="001F7D44">
          <w:rPr>
            <w:rStyle w:val="Hyperlink"/>
            <w:rFonts w:ascii="Segoe UI" w:hAnsi="Segoe UI" w:cs="Segoe UI"/>
            <w:color w:val="0366D6"/>
            <w:sz w:val="24"/>
          </w:rPr>
          <w:t>High Performance Text Mining</w:t>
        </w:r>
      </w:hyperlink>
      <w:r w:rsidRPr="001F7D44">
        <w:rPr>
          <w:rFonts w:ascii="Segoe UI" w:hAnsi="Segoe UI" w:cs="Segoe UI"/>
          <w:color w:val="24292E"/>
          <w:sz w:val="24"/>
        </w:rPr>
        <w:t> - Text mining using a GUI or code in an MPP environment, including Hadoop.</w:t>
      </w:r>
    </w:p>
    <w:p w:rsidR="00E45729" w:rsidRPr="001F7D44" w:rsidRDefault="00E45729" w:rsidP="00E45729">
      <w:pPr>
        <w:pStyle w:val="Heading4"/>
        <w:spacing w:before="360" w:after="240"/>
        <w:rPr>
          <w:rFonts w:ascii="Segoe UI" w:hAnsi="Segoe UI" w:cs="Segoe UI"/>
          <w:color w:val="24292E"/>
          <w:sz w:val="24"/>
        </w:rPr>
      </w:pPr>
      <w:bookmarkStart w:id="263" w:name="user-content-sas-nlp"/>
      <w:bookmarkEnd w:id="263"/>
      <w:r w:rsidRPr="001F7D44">
        <w:rPr>
          <w:rFonts w:ascii="Segoe UI" w:hAnsi="Segoe UI" w:cs="Segoe UI"/>
          <w:color w:val="24292E"/>
          <w:sz w:val="24"/>
        </w:rPr>
        <w:t>Natural Language Processing</w:t>
      </w:r>
    </w:p>
    <w:p w:rsidR="00E45729" w:rsidRPr="001F7D44" w:rsidRDefault="00E45729" w:rsidP="00F526AB">
      <w:pPr>
        <w:numPr>
          <w:ilvl w:val="0"/>
          <w:numId w:val="158"/>
        </w:numPr>
        <w:spacing w:before="100" w:beforeAutospacing="1" w:after="100" w:afterAutospacing="1" w:line="240" w:lineRule="auto"/>
        <w:rPr>
          <w:rFonts w:ascii="Segoe UI" w:hAnsi="Segoe UI" w:cs="Segoe UI"/>
          <w:color w:val="24292E"/>
          <w:sz w:val="24"/>
        </w:rPr>
      </w:pPr>
      <w:hyperlink r:id="rId3021" w:history="1">
        <w:r w:rsidRPr="001F7D44">
          <w:rPr>
            <w:rStyle w:val="Hyperlink"/>
            <w:rFonts w:ascii="Segoe UI" w:hAnsi="Segoe UI" w:cs="Segoe UI"/>
            <w:color w:val="0366D6"/>
            <w:sz w:val="24"/>
          </w:rPr>
          <w:t>Contextual Analysis</w:t>
        </w:r>
      </w:hyperlink>
      <w:r w:rsidRPr="001F7D44">
        <w:rPr>
          <w:rFonts w:ascii="Segoe UI" w:hAnsi="Segoe UI" w:cs="Segoe UI"/>
          <w:color w:val="24292E"/>
          <w:sz w:val="24"/>
        </w:rPr>
        <w:t> - Add structure to unstructured text using a GUI.</w:t>
      </w:r>
    </w:p>
    <w:p w:rsidR="00E45729" w:rsidRPr="001F7D44" w:rsidRDefault="00E45729" w:rsidP="00E45729">
      <w:pPr>
        <w:numPr>
          <w:ilvl w:val="0"/>
          <w:numId w:val="158"/>
        </w:numPr>
        <w:spacing w:before="60" w:after="100" w:afterAutospacing="1" w:line="240" w:lineRule="auto"/>
        <w:rPr>
          <w:rFonts w:ascii="Segoe UI" w:hAnsi="Segoe UI" w:cs="Segoe UI"/>
          <w:color w:val="24292E"/>
          <w:sz w:val="24"/>
        </w:rPr>
      </w:pPr>
      <w:hyperlink r:id="rId3022" w:history="1">
        <w:r w:rsidRPr="001F7D44">
          <w:rPr>
            <w:rStyle w:val="Hyperlink"/>
            <w:rFonts w:ascii="Segoe UI" w:hAnsi="Segoe UI" w:cs="Segoe UI"/>
            <w:color w:val="0366D6"/>
            <w:sz w:val="24"/>
          </w:rPr>
          <w:t>Sentiment Analysis</w:t>
        </w:r>
      </w:hyperlink>
      <w:r w:rsidRPr="001F7D44">
        <w:rPr>
          <w:rFonts w:ascii="Segoe UI" w:hAnsi="Segoe UI" w:cs="Segoe UI"/>
          <w:color w:val="24292E"/>
          <w:sz w:val="24"/>
        </w:rPr>
        <w:t> - Extract sentiment from text using a GUI.</w:t>
      </w:r>
    </w:p>
    <w:p w:rsidR="00E45729" w:rsidRPr="001F7D44" w:rsidRDefault="00E45729" w:rsidP="00E45729">
      <w:pPr>
        <w:numPr>
          <w:ilvl w:val="0"/>
          <w:numId w:val="158"/>
        </w:numPr>
        <w:spacing w:before="60" w:after="100" w:afterAutospacing="1" w:line="240" w:lineRule="auto"/>
        <w:rPr>
          <w:rFonts w:ascii="Segoe UI" w:hAnsi="Segoe UI" w:cs="Segoe UI"/>
          <w:color w:val="24292E"/>
          <w:sz w:val="24"/>
        </w:rPr>
      </w:pPr>
      <w:hyperlink r:id="rId3023" w:history="1">
        <w:r w:rsidRPr="001F7D44">
          <w:rPr>
            <w:rStyle w:val="Hyperlink"/>
            <w:rFonts w:ascii="Segoe UI" w:hAnsi="Segoe UI" w:cs="Segoe UI"/>
            <w:color w:val="0366D6"/>
            <w:sz w:val="24"/>
          </w:rPr>
          <w:t>Text Miner</w:t>
        </w:r>
      </w:hyperlink>
      <w:r w:rsidRPr="001F7D44">
        <w:rPr>
          <w:rFonts w:ascii="Segoe UI" w:hAnsi="Segoe UI" w:cs="Segoe UI"/>
          <w:color w:val="24292E"/>
          <w:sz w:val="24"/>
        </w:rPr>
        <w:t> - Text mining using a GUI or code.</w:t>
      </w:r>
    </w:p>
    <w:p w:rsidR="00E45729" w:rsidRPr="001F7D44" w:rsidRDefault="00E45729" w:rsidP="00E45729">
      <w:pPr>
        <w:pStyle w:val="Heading4"/>
        <w:spacing w:before="360" w:after="240"/>
        <w:rPr>
          <w:rFonts w:ascii="Segoe UI" w:hAnsi="Segoe UI" w:cs="Segoe UI"/>
          <w:color w:val="24292E"/>
          <w:sz w:val="24"/>
        </w:rPr>
      </w:pPr>
      <w:bookmarkStart w:id="264" w:name="user-content-sas-demos"/>
      <w:bookmarkEnd w:id="264"/>
      <w:r w:rsidRPr="001F7D44">
        <w:rPr>
          <w:rFonts w:ascii="Segoe UI" w:hAnsi="Segoe UI" w:cs="Segoe UI"/>
          <w:color w:val="24292E"/>
          <w:sz w:val="24"/>
        </w:rPr>
        <w:t>Demos and Scripts</w:t>
      </w:r>
    </w:p>
    <w:p w:rsidR="00E45729" w:rsidRPr="001F7D44" w:rsidRDefault="00E45729" w:rsidP="00E45729">
      <w:pPr>
        <w:numPr>
          <w:ilvl w:val="0"/>
          <w:numId w:val="159"/>
        </w:numPr>
        <w:spacing w:before="100" w:beforeAutospacing="1" w:after="100" w:afterAutospacing="1" w:line="240" w:lineRule="auto"/>
        <w:rPr>
          <w:rFonts w:ascii="Segoe UI" w:hAnsi="Segoe UI" w:cs="Segoe UI"/>
          <w:color w:val="24292E"/>
          <w:sz w:val="24"/>
        </w:rPr>
      </w:pPr>
      <w:hyperlink r:id="rId3024" w:history="1">
        <w:r w:rsidRPr="001F7D44">
          <w:rPr>
            <w:rStyle w:val="Hyperlink"/>
            <w:rFonts w:ascii="Segoe UI" w:hAnsi="Segoe UI" w:cs="Segoe UI"/>
            <w:color w:val="0366D6"/>
            <w:sz w:val="24"/>
          </w:rPr>
          <w:t>ML_Tables</w:t>
        </w:r>
      </w:hyperlink>
      <w:r w:rsidRPr="001F7D44">
        <w:rPr>
          <w:rFonts w:ascii="Segoe UI" w:hAnsi="Segoe UI" w:cs="Segoe UI"/>
          <w:color w:val="24292E"/>
          <w:sz w:val="24"/>
        </w:rPr>
        <w:t> - Concise cheat sheets containing machine learning best practices.</w:t>
      </w:r>
    </w:p>
    <w:p w:rsidR="00E45729" w:rsidRPr="001F7D44" w:rsidRDefault="00E45729" w:rsidP="00E45729">
      <w:pPr>
        <w:numPr>
          <w:ilvl w:val="0"/>
          <w:numId w:val="159"/>
        </w:numPr>
        <w:spacing w:before="60" w:after="100" w:afterAutospacing="1" w:line="240" w:lineRule="auto"/>
        <w:rPr>
          <w:rFonts w:ascii="Segoe UI" w:hAnsi="Segoe UI" w:cs="Segoe UI"/>
          <w:color w:val="24292E"/>
          <w:sz w:val="24"/>
        </w:rPr>
      </w:pPr>
      <w:hyperlink r:id="rId3025" w:history="1">
        <w:r w:rsidRPr="001F7D44">
          <w:rPr>
            <w:rStyle w:val="Hyperlink"/>
            <w:rFonts w:ascii="Segoe UI" w:hAnsi="Segoe UI" w:cs="Segoe UI"/>
            <w:color w:val="0366D6"/>
            <w:sz w:val="24"/>
          </w:rPr>
          <w:t>enlighten-apply</w:t>
        </w:r>
      </w:hyperlink>
      <w:r w:rsidRPr="001F7D44">
        <w:rPr>
          <w:rFonts w:ascii="Segoe UI" w:hAnsi="Segoe UI" w:cs="Segoe UI"/>
          <w:color w:val="24292E"/>
          <w:sz w:val="24"/>
        </w:rPr>
        <w:t> - Example code and materials that illustrate applications of SAS machine learning techniques.</w:t>
      </w:r>
    </w:p>
    <w:p w:rsidR="00E45729" w:rsidRPr="001F7D44" w:rsidRDefault="00E45729" w:rsidP="00E45729">
      <w:pPr>
        <w:numPr>
          <w:ilvl w:val="0"/>
          <w:numId w:val="159"/>
        </w:numPr>
        <w:spacing w:before="60" w:after="100" w:afterAutospacing="1" w:line="240" w:lineRule="auto"/>
        <w:rPr>
          <w:rFonts w:ascii="Segoe UI" w:hAnsi="Segoe UI" w:cs="Segoe UI"/>
          <w:color w:val="24292E"/>
          <w:sz w:val="24"/>
        </w:rPr>
      </w:pPr>
      <w:hyperlink r:id="rId3026" w:history="1">
        <w:r w:rsidRPr="001F7D44">
          <w:rPr>
            <w:rStyle w:val="Hyperlink"/>
            <w:rFonts w:ascii="Segoe UI" w:hAnsi="Segoe UI" w:cs="Segoe UI"/>
            <w:color w:val="0366D6"/>
            <w:sz w:val="24"/>
          </w:rPr>
          <w:t>enlighten-integration</w:t>
        </w:r>
      </w:hyperlink>
      <w:r w:rsidRPr="001F7D44">
        <w:rPr>
          <w:rFonts w:ascii="Segoe UI" w:hAnsi="Segoe UI" w:cs="Segoe UI"/>
          <w:color w:val="24292E"/>
          <w:sz w:val="24"/>
        </w:rPr>
        <w:t> - Example code and materials that illustrate techniques for integrating SAS with other analytics technologies in Java, PMML, Python and R.</w:t>
      </w:r>
    </w:p>
    <w:p w:rsidR="00E45729" w:rsidRPr="001F7D44" w:rsidRDefault="00E45729" w:rsidP="00E45729">
      <w:pPr>
        <w:numPr>
          <w:ilvl w:val="0"/>
          <w:numId w:val="159"/>
        </w:numPr>
        <w:spacing w:before="60" w:after="100" w:afterAutospacing="1" w:line="240" w:lineRule="auto"/>
        <w:rPr>
          <w:rFonts w:ascii="Segoe UI" w:hAnsi="Segoe UI" w:cs="Segoe UI"/>
          <w:color w:val="24292E"/>
          <w:sz w:val="24"/>
        </w:rPr>
      </w:pPr>
      <w:hyperlink r:id="rId3027" w:history="1">
        <w:r w:rsidRPr="001F7D44">
          <w:rPr>
            <w:rStyle w:val="Hyperlink"/>
            <w:rFonts w:ascii="Segoe UI" w:hAnsi="Segoe UI" w:cs="Segoe UI"/>
            <w:color w:val="0366D6"/>
            <w:sz w:val="24"/>
          </w:rPr>
          <w:t>enlighten-deep</w:t>
        </w:r>
      </w:hyperlink>
      <w:r w:rsidRPr="001F7D44">
        <w:rPr>
          <w:rFonts w:ascii="Segoe UI" w:hAnsi="Segoe UI" w:cs="Segoe UI"/>
          <w:color w:val="24292E"/>
          <w:sz w:val="24"/>
        </w:rPr>
        <w:t> - Example code and materials that illustrate using neural networks with several hidden layers in SAS.</w:t>
      </w:r>
    </w:p>
    <w:p w:rsidR="00E45729" w:rsidRPr="001F7D44" w:rsidRDefault="00E45729" w:rsidP="00E45729">
      <w:pPr>
        <w:numPr>
          <w:ilvl w:val="0"/>
          <w:numId w:val="159"/>
        </w:numPr>
        <w:spacing w:before="60" w:after="100" w:afterAutospacing="1" w:line="240" w:lineRule="auto"/>
        <w:rPr>
          <w:rFonts w:ascii="Segoe UI" w:hAnsi="Segoe UI" w:cs="Segoe UI"/>
          <w:color w:val="24292E"/>
          <w:sz w:val="24"/>
        </w:rPr>
      </w:pPr>
      <w:hyperlink r:id="rId3028" w:history="1">
        <w:r w:rsidRPr="001F7D44">
          <w:rPr>
            <w:rStyle w:val="Hyperlink"/>
            <w:rFonts w:ascii="Segoe UI" w:hAnsi="Segoe UI" w:cs="Segoe UI"/>
            <w:color w:val="0366D6"/>
            <w:sz w:val="24"/>
          </w:rPr>
          <w:t>dm-flow</w:t>
        </w:r>
      </w:hyperlink>
      <w:r w:rsidRPr="001F7D44">
        <w:rPr>
          <w:rFonts w:ascii="Segoe UI" w:hAnsi="Segoe UI" w:cs="Segoe UI"/>
          <w:color w:val="24292E"/>
          <w:sz w:val="24"/>
        </w:rPr>
        <w:t> - Library of SAS Enterprise Miner process flow diagrams to help you learn by example about specific data mining topics.</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65" w:name="user-content-scala"/>
      <w:bookmarkEnd w:id="265"/>
      <w:r w:rsidRPr="001F7D44">
        <w:rPr>
          <w:rFonts w:ascii="Segoe UI" w:hAnsi="Segoe UI" w:cs="Segoe UI"/>
          <w:color w:val="24292E"/>
          <w:sz w:val="38"/>
        </w:rPr>
        <w:t>Scala</w:t>
      </w:r>
    </w:p>
    <w:p w:rsidR="00E45729" w:rsidRPr="001F7D44" w:rsidRDefault="00E45729" w:rsidP="00E45729">
      <w:pPr>
        <w:pStyle w:val="Heading4"/>
        <w:spacing w:before="360" w:after="240"/>
        <w:rPr>
          <w:rFonts w:ascii="Segoe UI" w:hAnsi="Segoe UI" w:cs="Segoe UI"/>
          <w:color w:val="24292E"/>
          <w:sz w:val="24"/>
        </w:rPr>
      </w:pPr>
      <w:bookmarkStart w:id="266" w:name="user-content-scala-nlp"/>
      <w:bookmarkEnd w:id="266"/>
      <w:r w:rsidRPr="001F7D44">
        <w:rPr>
          <w:rFonts w:ascii="Segoe UI" w:hAnsi="Segoe UI" w:cs="Segoe UI"/>
          <w:color w:val="24292E"/>
          <w:sz w:val="24"/>
        </w:rPr>
        <w:t>Natural Language Processing</w:t>
      </w:r>
    </w:p>
    <w:p w:rsidR="00E45729" w:rsidRPr="001F7D44" w:rsidRDefault="00E45729" w:rsidP="00E45729">
      <w:pPr>
        <w:numPr>
          <w:ilvl w:val="0"/>
          <w:numId w:val="160"/>
        </w:numPr>
        <w:spacing w:before="100" w:beforeAutospacing="1" w:after="100" w:afterAutospacing="1" w:line="240" w:lineRule="auto"/>
        <w:rPr>
          <w:rFonts w:ascii="Segoe UI" w:hAnsi="Segoe UI" w:cs="Segoe UI"/>
          <w:color w:val="24292E"/>
          <w:sz w:val="24"/>
        </w:rPr>
      </w:pPr>
      <w:hyperlink r:id="rId3029" w:history="1">
        <w:r w:rsidRPr="001F7D44">
          <w:rPr>
            <w:rStyle w:val="Hyperlink"/>
            <w:rFonts w:ascii="Segoe UI" w:hAnsi="Segoe UI" w:cs="Segoe UI"/>
            <w:color w:val="0366D6"/>
            <w:sz w:val="24"/>
          </w:rPr>
          <w:t>ScalaNLP</w:t>
        </w:r>
      </w:hyperlink>
      <w:r w:rsidRPr="001F7D44">
        <w:rPr>
          <w:rFonts w:ascii="Segoe UI" w:hAnsi="Segoe UI" w:cs="Segoe UI"/>
          <w:color w:val="24292E"/>
          <w:sz w:val="24"/>
        </w:rPr>
        <w:t> - ScalaNLP is a suite of machine learning and numerical computing libraries.</w:t>
      </w:r>
    </w:p>
    <w:p w:rsidR="00E45729" w:rsidRPr="001F7D44" w:rsidRDefault="00E45729" w:rsidP="00E45729">
      <w:pPr>
        <w:numPr>
          <w:ilvl w:val="0"/>
          <w:numId w:val="160"/>
        </w:numPr>
        <w:spacing w:before="60" w:after="100" w:afterAutospacing="1" w:line="240" w:lineRule="auto"/>
        <w:rPr>
          <w:rFonts w:ascii="Segoe UI" w:hAnsi="Segoe UI" w:cs="Segoe UI"/>
          <w:color w:val="24292E"/>
          <w:sz w:val="24"/>
        </w:rPr>
      </w:pPr>
      <w:hyperlink r:id="rId3030" w:history="1">
        <w:r w:rsidRPr="001F7D44">
          <w:rPr>
            <w:rStyle w:val="Hyperlink"/>
            <w:rFonts w:ascii="Segoe UI" w:hAnsi="Segoe UI" w:cs="Segoe UI"/>
            <w:color w:val="0366D6"/>
            <w:sz w:val="24"/>
          </w:rPr>
          <w:t>Breeze</w:t>
        </w:r>
      </w:hyperlink>
      <w:r w:rsidRPr="001F7D44">
        <w:rPr>
          <w:rFonts w:ascii="Segoe UI" w:hAnsi="Segoe UI" w:cs="Segoe UI"/>
          <w:color w:val="24292E"/>
          <w:sz w:val="24"/>
        </w:rPr>
        <w:t> - Breeze is a numerical processing library for Scala.</w:t>
      </w:r>
    </w:p>
    <w:p w:rsidR="00E45729" w:rsidRPr="001F7D44" w:rsidRDefault="00E45729" w:rsidP="00E45729">
      <w:pPr>
        <w:numPr>
          <w:ilvl w:val="0"/>
          <w:numId w:val="160"/>
        </w:numPr>
        <w:spacing w:before="60" w:after="100" w:afterAutospacing="1" w:line="240" w:lineRule="auto"/>
        <w:rPr>
          <w:rFonts w:ascii="Segoe UI" w:hAnsi="Segoe UI" w:cs="Segoe UI"/>
          <w:color w:val="24292E"/>
          <w:sz w:val="24"/>
        </w:rPr>
      </w:pPr>
      <w:hyperlink r:id="rId3031" w:history="1">
        <w:r w:rsidRPr="001F7D44">
          <w:rPr>
            <w:rStyle w:val="Hyperlink"/>
            <w:rFonts w:ascii="Segoe UI" w:hAnsi="Segoe UI" w:cs="Segoe UI"/>
            <w:color w:val="0366D6"/>
            <w:sz w:val="24"/>
          </w:rPr>
          <w:t>Chalk</w:t>
        </w:r>
      </w:hyperlink>
      <w:r w:rsidRPr="001F7D44">
        <w:rPr>
          <w:rFonts w:ascii="Segoe UI" w:hAnsi="Segoe UI" w:cs="Segoe UI"/>
          <w:color w:val="24292E"/>
          <w:sz w:val="24"/>
        </w:rPr>
        <w:t> - Chalk is a natural language processing library.</w:t>
      </w:r>
    </w:p>
    <w:p w:rsidR="00E45729" w:rsidRPr="001F7D44" w:rsidRDefault="00E45729" w:rsidP="00E45729">
      <w:pPr>
        <w:numPr>
          <w:ilvl w:val="0"/>
          <w:numId w:val="160"/>
        </w:numPr>
        <w:spacing w:before="60" w:after="100" w:afterAutospacing="1" w:line="240" w:lineRule="auto"/>
        <w:rPr>
          <w:rFonts w:ascii="Segoe UI" w:hAnsi="Segoe UI" w:cs="Segoe UI"/>
          <w:color w:val="24292E"/>
          <w:sz w:val="24"/>
        </w:rPr>
      </w:pPr>
      <w:hyperlink r:id="rId3032" w:history="1">
        <w:r w:rsidRPr="001F7D44">
          <w:rPr>
            <w:rStyle w:val="Hyperlink"/>
            <w:rFonts w:ascii="Segoe UI" w:hAnsi="Segoe UI" w:cs="Segoe UI"/>
            <w:color w:val="0366D6"/>
            <w:sz w:val="24"/>
          </w:rPr>
          <w:t>FACTORIE</w:t>
        </w:r>
      </w:hyperlink>
      <w:r w:rsidRPr="001F7D44">
        <w:rPr>
          <w:rFonts w:ascii="Segoe UI" w:hAnsi="Segoe UI" w:cs="Segoe UI"/>
          <w:color w:val="24292E"/>
          <w:sz w:val="24"/>
        </w:rPr>
        <w:t> - FACTORIE is a toolkit for deployable probabilistic modeling, implemented as a software library in Scala. It provides its users with a succinct language for creating relational factor graphs, estimating parameters and performing inference.</w:t>
      </w:r>
    </w:p>
    <w:p w:rsidR="00E45729" w:rsidRPr="001F7D44" w:rsidRDefault="00E45729" w:rsidP="00E45729">
      <w:pPr>
        <w:numPr>
          <w:ilvl w:val="0"/>
          <w:numId w:val="160"/>
        </w:numPr>
        <w:spacing w:before="60" w:after="100" w:afterAutospacing="1" w:line="240" w:lineRule="auto"/>
        <w:rPr>
          <w:rFonts w:ascii="Segoe UI" w:hAnsi="Segoe UI" w:cs="Segoe UI"/>
          <w:color w:val="24292E"/>
          <w:sz w:val="24"/>
        </w:rPr>
      </w:pPr>
      <w:hyperlink r:id="rId3033" w:history="1">
        <w:r w:rsidRPr="001F7D44">
          <w:rPr>
            <w:rStyle w:val="Hyperlink"/>
            <w:rFonts w:ascii="Segoe UI" w:hAnsi="Segoe UI" w:cs="Segoe UI"/>
            <w:color w:val="0366D6"/>
            <w:sz w:val="24"/>
          </w:rPr>
          <w:t>Montague</w:t>
        </w:r>
      </w:hyperlink>
      <w:r w:rsidRPr="001F7D44">
        <w:rPr>
          <w:rFonts w:ascii="Segoe UI" w:hAnsi="Segoe UI" w:cs="Segoe UI"/>
          <w:color w:val="24292E"/>
          <w:sz w:val="24"/>
        </w:rPr>
        <w:t> - Montague is a semantic parsing library for Scala with an easy-to-use DSL.</w:t>
      </w:r>
    </w:p>
    <w:p w:rsidR="00E45729" w:rsidRPr="001F7D44" w:rsidRDefault="00E45729" w:rsidP="00E45729">
      <w:pPr>
        <w:pStyle w:val="Heading4"/>
        <w:spacing w:before="360" w:after="240"/>
        <w:rPr>
          <w:rFonts w:ascii="Segoe UI" w:hAnsi="Segoe UI" w:cs="Segoe UI"/>
          <w:color w:val="24292E"/>
          <w:sz w:val="24"/>
        </w:rPr>
      </w:pPr>
      <w:bookmarkStart w:id="267" w:name="user-content-scala-data-analysis"/>
      <w:bookmarkEnd w:id="267"/>
      <w:r w:rsidRPr="001F7D44">
        <w:rPr>
          <w:rFonts w:ascii="Segoe UI" w:hAnsi="Segoe UI" w:cs="Segoe UI"/>
          <w:color w:val="24292E"/>
          <w:sz w:val="24"/>
        </w:rPr>
        <w:t>Data Analysis / Data Visualization</w:t>
      </w:r>
    </w:p>
    <w:p w:rsidR="00E45729" w:rsidRPr="001F7D44" w:rsidRDefault="00E45729" w:rsidP="00E45729">
      <w:pPr>
        <w:numPr>
          <w:ilvl w:val="0"/>
          <w:numId w:val="161"/>
        </w:numPr>
        <w:spacing w:before="100" w:beforeAutospacing="1" w:after="100" w:afterAutospacing="1" w:line="240" w:lineRule="auto"/>
        <w:rPr>
          <w:rFonts w:ascii="Segoe UI" w:hAnsi="Segoe UI" w:cs="Segoe UI"/>
          <w:color w:val="24292E"/>
          <w:sz w:val="24"/>
        </w:rPr>
      </w:pPr>
      <w:hyperlink r:id="rId3034" w:history="1">
        <w:r w:rsidRPr="001F7D44">
          <w:rPr>
            <w:rStyle w:val="Hyperlink"/>
            <w:rFonts w:ascii="Segoe UI" w:hAnsi="Segoe UI" w:cs="Segoe UI"/>
            <w:color w:val="0366D6"/>
            <w:sz w:val="24"/>
          </w:rPr>
          <w:t>MLlib in Apache Spark</w:t>
        </w:r>
      </w:hyperlink>
      <w:r w:rsidRPr="001F7D44">
        <w:rPr>
          <w:rFonts w:ascii="Segoe UI" w:hAnsi="Segoe UI" w:cs="Segoe UI"/>
          <w:color w:val="24292E"/>
          <w:sz w:val="24"/>
        </w:rPr>
        <w:t> - Distributed machine learning library in Spark</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35" w:history="1">
        <w:r w:rsidRPr="001F7D44">
          <w:rPr>
            <w:rStyle w:val="Hyperlink"/>
            <w:rFonts w:ascii="Segoe UI" w:hAnsi="Segoe UI" w:cs="Segoe UI"/>
            <w:color w:val="0366D6"/>
            <w:sz w:val="24"/>
          </w:rPr>
          <w:t>Hydrosphere Mist</w:t>
        </w:r>
      </w:hyperlink>
      <w:r w:rsidRPr="001F7D44">
        <w:rPr>
          <w:rFonts w:ascii="Segoe UI" w:hAnsi="Segoe UI" w:cs="Segoe UI"/>
          <w:color w:val="24292E"/>
          <w:sz w:val="24"/>
        </w:rPr>
        <w:t> - a service for deployment Apache Spark MLLib machine learning models as realtime, batch or reactive web services.</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36" w:history="1">
        <w:r w:rsidRPr="001F7D44">
          <w:rPr>
            <w:rStyle w:val="Hyperlink"/>
            <w:rFonts w:ascii="Segoe UI" w:hAnsi="Segoe UI" w:cs="Segoe UI"/>
            <w:color w:val="0366D6"/>
            <w:sz w:val="24"/>
          </w:rPr>
          <w:t>Scalding</w:t>
        </w:r>
      </w:hyperlink>
      <w:r w:rsidRPr="001F7D44">
        <w:rPr>
          <w:rFonts w:ascii="Segoe UI" w:hAnsi="Segoe UI" w:cs="Segoe UI"/>
          <w:color w:val="24292E"/>
          <w:sz w:val="24"/>
        </w:rPr>
        <w:t> - A Scala API for Cascading</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37" w:history="1">
        <w:r w:rsidRPr="001F7D44">
          <w:rPr>
            <w:rStyle w:val="Hyperlink"/>
            <w:rFonts w:ascii="Segoe UI" w:hAnsi="Segoe UI" w:cs="Segoe UI"/>
            <w:color w:val="0366D6"/>
            <w:sz w:val="24"/>
          </w:rPr>
          <w:t>Summing Bird</w:t>
        </w:r>
      </w:hyperlink>
      <w:r w:rsidRPr="001F7D44">
        <w:rPr>
          <w:rFonts w:ascii="Segoe UI" w:hAnsi="Segoe UI" w:cs="Segoe UI"/>
          <w:color w:val="24292E"/>
          <w:sz w:val="24"/>
        </w:rPr>
        <w:t> - Streaming MapReduce with Scalding and Storm</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38" w:history="1">
        <w:r w:rsidRPr="001F7D44">
          <w:rPr>
            <w:rStyle w:val="Hyperlink"/>
            <w:rFonts w:ascii="Segoe UI" w:hAnsi="Segoe UI" w:cs="Segoe UI"/>
            <w:color w:val="0366D6"/>
            <w:sz w:val="24"/>
          </w:rPr>
          <w:t>Algebird</w:t>
        </w:r>
      </w:hyperlink>
      <w:r w:rsidRPr="001F7D44">
        <w:rPr>
          <w:rFonts w:ascii="Segoe UI" w:hAnsi="Segoe UI" w:cs="Segoe UI"/>
          <w:color w:val="24292E"/>
          <w:sz w:val="24"/>
        </w:rPr>
        <w:t> - Abstract Algebra for Scala</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39" w:history="1">
        <w:r w:rsidRPr="001F7D44">
          <w:rPr>
            <w:rStyle w:val="Hyperlink"/>
            <w:rFonts w:ascii="Segoe UI" w:hAnsi="Segoe UI" w:cs="Segoe UI"/>
            <w:color w:val="0366D6"/>
            <w:sz w:val="24"/>
          </w:rPr>
          <w:t>xerial</w:t>
        </w:r>
      </w:hyperlink>
      <w:r w:rsidRPr="001F7D44">
        <w:rPr>
          <w:rFonts w:ascii="Segoe UI" w:hAnsi="Segoe UI" w:cs="Segoe UI"/>
          <w:color w:val="24292E"/>
          <w:sz w:val="24"/>
        </w:rPr>
        <w:t> - Data management utilities for Scala</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40" w:history="1">
        <w:r w:rsidRPr="001F7D44">
          <w:rPr>
            <w:rStyle w:val="Hyperlink"/>
            <w:rFonts w:ascii="Segoe UI" w:hAnsi="Segoe UI" w:cs="Segoe UI"/>
            <w:color w:val="0366D6"/>
            <w:sz w:val="24"/>
          </w:rPr>
          <w:t>PredictionIO</w:t>
        </w:r>
      </w:hyperlink>
      <w:r w:rsidRPr="001F7D44">
        <w:rPr>
          <w:rFonts w:ascii="Segoe UI" w:hAnsi="Segoe UI" w:cs="Segoe UI"/>
          <w:color w:val="24292E"/>
          <w:sz w:val="24"/>
        </w:rPr>
        <w:t> - PredictionIO, a machine learning server for software developers and data engineers.</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41" w:history="1">
        <w:r w:rsidRPr="001F7D44">
          <w:rPr>
            <w:rStyle w:val="Hyperlink"/>
            <w:rFonts w:ascii="Segoe UI" w:hAnsi="Segoe UI" w:cs="Segoe UI"/>
            <w:color w:val="0366D6"/>
            <w:sz w:val="24"/>
          </w:rPr>
          <w:t>BIDMat</w:t>
        </w:r>
      </w:hyperlink>
      <w:r w:rsidRPr="001F7D44">
        <w:rPr>
          <w:rFonts w:ascii="Segoe UI" w:hAnsi="Segoe UI" w:cs="Segoe UI"/>
          <w:color w:val="24292E"/>
          <w:sz w:val="24"/>
        </w:rPr>
        <w:t> - CPU and GPU-accelerated matrix library intended to support large-scale exploratory data analysis.</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42" w:history="1">
        <w:r w:rsidRPr="001F7D44">
          <w:rPr>
            <w:rStyle w:val="Hyperlink"/>
            <w:rFonts w:ascii="Segoe UI" w:hAnsi="Segoe UI" w:cs="Segoe UI"/>
            <w:color w:val="0366D6"/>
            <w:sz w:val="24"/>
          </w:rPr>
          <w:t>Flink</w:t>
        </w:r>
      </w:hyperlink>
      <w:r w:rsidRPr="001F7D44">
        <w:rPr>
          <w:rFonts w:ascii="Segoe UI" w:hAnsi="Segoe UI" w:cs="Segoe UI"/>
          <w:color w:val="24292E"/>
          <w:sz w:val="24"/>
        </w:rPr>
        <w:t> - Open source platform for distributed stream and batch data processing.</w:t>
      </w:r>
    </w:p>
    <w:p w:rsidR="00E45729" w:rsidRPr="001F7D44" w:rsidRDefault="00E45729" w:rsidP="00E45729">
      <w:pPr>
        <w:numPr>
          <w:ilvl w:val="0"/>
          <w:numId w:val="161"/>
        </w:numPr>
        <w:spacing w:before="60" w:after="100" w:afterAutospacing="1" w:line="240" w:lineRule="auto"/>
        <w:rPr>
          <w:rFonts w:ascii="Segoe UI" w:hAnsi="Segoe UI" w:cs="Segoe UI"/>
          <w:color w:val="24292E"/>
          <w:sz w:val="24"/>
        </w:rPr>
      </w:pPr>
      <w:hyperlink r:id="rId3043" w:history="1">
        <w:r w:rsidRPr="001F7D44">
          <w:rPr>
            <w:rStyle w:val="Hyperlink"/>
            <w:rFonts w:ascii="Segoe UI" w:hAnsi="Segoe UI" w:cs="Segoe UI"/>
            <w:color w:val="0366D6"/>
            <w:sz w:val="24"/>
          </w:rPr>
          <w:t>Spark Notebook</w:t>
        </w:r>
      </w:hyperlink>
      <w:r w:rsidRPr="001F7D44">
        <w:rPr>
          <w:rFonts w:ascii="Segoe UI" w:hAnsi="Segoe UI" w:cs="Segoe UI"/>
          <w:color w:val="24292E"/>
          <w:sz w:val="24"/>
        </w:rPr>
        <w:t> - Interactive and Reactive Data Science using Scala and Spark.</w:t>
      </w:r>
    </w:p>
    <w:p w:rsidR="00E45729" w:rsidRPr="001F7D44" w:rsidRDefault="00E45729" w:rsidP="00E45729">
      <w:pPr>
        <w:pStyle w:val="Heading4"/>
        <w:spacing w:before="360" w:after="240"/>
        <w:rPr>
          <w:rFonts w:ascii="Segoe UI" w:hAnsi="Segoe UI" w:cs="Segoe UI"/>
          <w:color w:val="24292E"/>
          <w:sz w:val="24"/>
        </w:rPr>
      </w:pPr>
      <w:bookmarkStart w:id="268" w:name="user-content-scala-general-purpose"/>
      <w:bookmarkEnd w:id="268"/>
      <w:r w:rsidRPr="001F7D44">
        <w:rPr>
          <w:rFonts w:ascii="Segoe UI" w:hAnsi="Segoe UI" w:cs="Segoe UI"/>
          <w:color w:val="24292E"/>
          <w:sz w:val="24"/>
        </w:rPr>
        <w:t>General-Purpose Machine Learning</w:t>
      </w:r>
    </w:p>
    <w:p w:rsidR="00E45729" w:rsidRPr="001F7D44" w:rsidRDefault="00E45729" w:rsidP="00E45729">
      <w:pPr>
        <w:numPr>
          <w:ilvl w:val="0"/>
          <w:numId w:val="162"/>
        </w:numPr>
        <w:spacing w:before="100" w:beforeAutospacing="1" w:after="100" w:afterAutospacing="1" w:line="240" w:lineRule="auto"/>
        <w:rPr>
          <w:rFonts w:ascii="Segoe UI" w:hAnsi="Segoe UI" w:cs="Segoe UI"/>
          <w:color w:val="24292E"/>
          <w:sz w:val="24"/>
        </w:rPr>
      </w:pPr>
      <w:hyperlink r:id="rId3044" w:history="1">
        <w:r w:rsidRPr="001F7D44">
          <w:rPr>
            <w:rStyle w:val="Hyperlink"/>
            <w:rFonts w:ascii="Segoe UI" w:hAnsi="Segoe UI" w:cs="Segoe UI"/>
            <w:color w:val="0366D6"/>
            <w:sz w:val="24"/>
          </w:rPr>
          <w:t>DeepLearning.scala</w:t>
        </w:r>
      </w:hyperlink>
      <w:r w:rsidRPr="001F7D44">
        <w:rPr>
          <w:rFonts w:ascii="Segoe UI" w:hAnsi="Segoe UI" w:cs="Segoe UI"/>
          <w:color w:val="24292E"/>
          <w:sz w:val="24"/>
        </w:rPr>
        <w:t> - Creating statically typed dynamic neural networks from object-oriented &amp; functional programming constructs.</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45" w:history="1">
        <w:r w:rsidRPr="001F7D44">
          <w:rPr>
            <w:rStyle w:val="Hyperlink"/>
            <w:rFonts w:ascii="Segoe UI" w:hAnsi="Segoe UI" w:cs="Segoe UI"/>
            <w:color w:val="0366D6"/>
            <w:sz w:val="24"/>
          </w:rPr>
          <w:t>Conjecture</w:t>
        </w:r>
      </w:hyperlink>
      <w:r w:rsidRPr="001F7D44">
        <w:rPr>
          <w:rFonts w:ascii="Segoe UI" w:hAnsi="Segoe UI" w:cs="Segoe UI"/>
          <w:color w:val="24292E"/>
          <w:sz w:val="24"/>
        </w:rPr>
        <w:t> - Scalable Machine Learning in Scalding</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46" w:history="1">
        <w:r w:rsidRPr="001F7D44">
          <w:rPr>
            <w:rStyle w:val="Hyperlink"/>
            <w:rFonts w:ascii="Segoe UI" w:hAnsi="Segoe UI" w:cs="Segoe UI"/>
            <w:color w:val="0366D6"/>
            <w:sz w:val="24"/>
          </w:rPr>
          <w:t>brushfire</w:t>
        </w:r>
      </w:hyperlink>
      <w:r w:rsidRPr="001F7D44">
        <w:rPr>
          <w:rFonts w:ascii="Segoe UI" w:hAnsi="Segoe UI" w:cs="Segoe UI"/>
          <w:color w:val="24292E"/>
          <w:sz w:val="24"/>
        </w:rPr>
        <w:t> - Distributed decision tree ensemble learning in Scala</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47" w:history="1">
        <w:r w:rsidRPr="001F7D44">
          <w:rPr>
            <w:rStyle w:val="Hyperlink"/>
            <w:rFonts w:ascii="Segoe UI" w:hAnsi="Segoe UI" w:cs="Segoe UI"/>
            <w:color w:val="0366D6"/>
            <w:sz w:val="24"/>
          </w:rPr>
          <w:t>ganitha</w:t>
        </w:r>
      </w:hyperlink>
      <w:r w:rsidRPr="001F7D44">
        <w:rPr>
          <w:rFonts w:ascii="Segoe UI" w:hAnsi="Segoe UI" w:cs="Segoe UI"/>
          <w:color w:val="24292E"/>
          <w:sz w:val="24"/>
        </w:rPr>
        <w:t> - scalding powered machine learning</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48" w:history="1">
        <w:r w:rsidRPr="001F7D44">
          <w:rPr>
            <w:rStyle w:val="Hyperlink"/>
            <w:rFonts w:ascii="Segoe UI" w:hAnsi="Segoe UI" w:cs="Segoe UI"/>
            <w:color w:val="0366D6"/>
            <w:sz w:val="24"/>
          </w:rPr>
          <w:t>adam</w:t>
        </w:r>
      </w:hyperlink>
      <w:r w:rsidRPr="001F7D44">
        <w:rPr>
          <w:rFonts w:ascii="Segoe UI" w:hAnsi="Segoe UI" w:cs="Segoe UI"/>
          <w:color w:val="24292E"/>
          <w:sz w:val="24"/>
        </w:rPr>
        <w:t> - A genomics processing engine and specialized file format built using Apache Avro, Apache Spark and Parquet. Apache 2 licensed.</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49" w:history="1">
        <w:r w:rsidRPr="001F7D44">
          <w:rPr>
            <w:rStyle w:val="Hyperlink"/>
            <w:rFonts w:ascii="Segoe UI" w:hAnsi="Segoe UI" w:cs="Segoe UI"/>
            <w:color w:val="0366D6"/>
            <w:sz w:val="24"/>
          </w:rPr>
          <w:t>bioscala</w:t>
        </w:r>
      </w:hyperlink>
      <w:r w:rsidRPr="001F7D44">
        <w:rPr>
          <w:rFonts w:ascii="Segoe UI" w:hAnsi="Segoe UI" w:cs="Segoe UI"/>
          <w:color w:val="24292E"/>
          <w:sz w:val="24"/>
        </w:rPr>
        <w:t> - Bioinformatics for the Scala programming language</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0" w:history="1">
        <w:r w:rsidRPr="001F7D44">
          <w:rPr>
            <w:rStyle w:val="Hyperlink"/>
            <w:rFonts w:ascii="Segoe UI" w:hAnsi="Segoe UI" w:cs="Segoe UI"/>
            <w:color w:val="0366D6"/>
            <w:sz w:val="24"/>
          </w:rPr>
          <w:t>BIDMach</w:t>
        </w:r>
      </w:hyperlink>
      <w:r w:rsidRPr="001F7D44">
        <w:rPr>
          <w:rFonts w:ascii="Segoe UI" w:hAnsi="Segoe UI" w:cs="Segoe UI"/>
          <w:color w:val="24292E"/>
          <w:sz w:val="24"/>
        </w:rPr>
        <w:t> - CPU and GPU-accelerated Machine Learning Library.</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1" w:history="1">
        <w:r w:rsidRPr="001F7D44">
          <w:rPr>
            <w:rStyle w:val="Hyperlink"/>
            <w:rFonts w:ascii="Segoe UI" w:hAnsi="Segoe UI" w:cs="Segoe UI"/>
            <w:color w:val="0366D6"/>
            <w:sz w:val="24"/>
          </w:rPr>
          <w:t>Figaro</w:t>
        </w:r>
      </w:hyperlink>
      <w:r w:rsidRPr="001F7D44">
        <w:rPr>
          <w:rFonts w:ascii="Segoe UI" w:hAnsi="Segoe UI" w:cs="Segoe UI"/>
          <w:color w:val="24292E"/>
          <w:sz w:val="24"/>
        </w:rPr>
        <w:t> - a Scala library for constructing probabilistic models.</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2" w:history="1">
        <w:r w:rsidRPr="001F7D44">
          <w:rPr>
            <w:rStyle w:val="Hyperlink"/>
            <w:rFonts w:ascii="Segoe UI" w:hAnsi="Segoe UI" w:cs="Segoe UI"/>
            <w:color w:val="0366D6"/>
            <w:sz w:val="24"/>
          </w:rPr>
          <w:t>H2O Sparkling Water</w:t>
        </w:r>
      </w:hyperlink>
      <w:r w:rsidRPr="001F7D44">
        <w:rPr>
          <w:rFonts w:ascii="Segoe UI" w:hAnsi="Segoe UI" w:cs="Segoe UI"/>
          <w:color w:val="24292E"/>
          <w:sz w:val="24"/>
        </w:rPr>
        <w:t> - H2O and Spark interoperability.</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3" w:history="1">
        <w:r w:rsidRPr="001F7D44">
          <w:rPr>
            <w:rStyle w:val="Hyperlink"/>
            <w:rFonts w:ascii="Segoe UI" w:hAnsi="Segoe UI" w:cs="Segoe UI"/>
            <w:color w:val="0366D6"/>
            <w:sz w:val="24"/>
          </w:rPr>
          <w:t>FlinkML in Apache Flink</w:t>
        </w:r>
      </w:hyperlink>
      <w:r w:rsidRPr="001F7D44">
        <w:rPr>
          <w:rFonts w:ascii="Segoe UI" w:hAnsi="Segoe UI" w:cs="Segoe UI"/>
          <w:color w:val="24292E"/>
          <w:sz w:val="24"/>
        </w:rPr>
        <w:t> - Distributed machine learning library in Flink</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4" w:history="1">
        <w:r w:rsidRPr="001F7D44">
          <w:rPr>
            <w:rStyle w:val="Hyperlink"/>
            <w:rFonts w:ascii="Segoe UI" w:hAnsi="Segoe UI" w:cs="Segoe UI"/>
            <w:color w:val="0366D6"/>
            <w:sz w:val="24"/>
          </w:rPr>
          <w:t>DynaML</w:t>
        </w:r>
      </w:hyperlink>
      <w:r w:rsidRPr="001F7D44">
        <w:rPr>
          <w:rFonts w:ascii="Segoe UI" w:hAnsi="Segoe UI" w:cs="Segoe UI"/>
          <w:color w:val="24292E"/>
          <w:sz w:val="24"/>
        </w:rPr>
        <w:t> - Scala Library/REPL for Machine Learning Research</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5" w:history="1">
        <w:r w:rsidRPr="001F7D44">
          <w:rPr>
            <w:rStyle w:val="Hyperlink"/>
            <w:rFonts w:ascii="Segoe UI" w:hAnsi="Segoe UI" w:cs="Segoe UI"/>
            <w:color w:val="0366D6"/>
            <w:sz w:val="24"/>
          </w:rPr>
          <w:t>Saul</w:t>
        </w:r>
      </w:hyperlink>
      <w:r w:rsidRPr="001F7D44">
        <w:rPr>
          <w:rFonts w:ascii="Segoe UI" w:hAnsi="Segoe UI" w:cs="Segoe UI"/>
          <w:color w:val="24292E"/>
          <w:sz w:val="24"/>
        </w:rPr>
        <w:t> - Flexible Declarative Learning-Based Programming.</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6" w:history="1">
        <w:r w:rsidRPr="001F7D44">
          <w:rPr>
            <w:rStyle w:val="Hyperlink"/>
            <w:rFonts w:ascii="Segoe UI" w:hAnsi="Segoe UI" w:cs="Segoe UI"/>
            <w:color w:val="0366D6"/>
            <w:sz w:val="24"/>
          </w:rPr>
          <w:t>SwiftLearner</w:t>
        </w:r>
      </w:hyperlink>
      <w:r w:rsidRPr="001F7D44">
        <w:rPr>
          <w:rFonts w:ascii="Segoe UI" w:hAnsi="Segoe UI" w:cs="Segoe UI"/>
          <w:color w:val="24292E"/>
          <w:sz w:val="24"/>
        </w:rPr>
        <w:t> - Simply written algorithms to help study ML or write your own implementations.</w:t>
      </w:r>
    </w:p>
    <w:p w:rsidR="00E45729" w:rsidRPr="001F7D44" w:rsidRDefault="00E45729" w:rsidP="00E45729">
      <w:pPr>
        <w:numPr>
          <w:ilvl w:val="0"/>
          <w:numId w:val="162"/>
        </w:numPr>
        <w:spacing w:before="60" w:after="100" w:afterAutospacing="1" w:line="240" w:lineRule="auto"/>
        <w:rPr>
          <w:rFonts w:ascii="Segoe UI" w:hAnsi="Segoe UI" w:cs="Segoe UI"/>
          <w:color w:val="24292E"/>
          <w:sz w:val="24"/>
        </w:rPr>
      </w:pPr>
      <w:hyperlink r:id="rId3057" w:history="1">
        <w:r w:rsidRPr="001F7D44">
          <w:rPr>
            <w:rStyle w:val="Hyperlink"/>
            <w:rFonts w:ascii="Segoe UI" w:hAnsi="Segoe UI" w:cs="Segoe UI"/>
            <w:color w:val="0366D6"/>
            <w:sz w:val="24"/>
          </w:rPr>
          <w:t>Smile</w:t>
        </w:r>
      </w:hyperlink>
      <w:r w:rsidRPr="001F7D44">
        <w:rPr>
          <w:rFonts w:ascii="Segoe UI" w:hAnsi="Segoe UI" w:cs="Segoe UI"/>
          <w:color w:val="24292E"/>
          <w:sz w:val="24"/>
        </w:rPr>
        <w:t> - Statistical Machine Intelligence and Learning Engine</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69" w:name="user-content-swift"/>
      <w:bookmarkEnd w:id="269"/>
      <w:r w:rsidRPr="001F7D44">
        <w:rPr>
          <w:rFonts w:ascii="Segoe UI" w:hAnsi="Segoe UI" w:cs="Segoe UI"/>
          <w:color w:val="24292E"/>
          <w:sz w:val="38"/>
        </w:rPr>
        <w:t>Swift</w:t>
      </w:r>
    </w:p>
    <w:p w:rsidR="00E45729" w:rsidRPr="001F7D44" w:rsidRDefault="00E45729" w:rsidP="00E45729">
      <w:pPr>
        <w:pStyle w:val="Heading4"/>
        <w:spacing w:before="360" w:after="240"/>
        <w:rPr>
          <w:rFonts w:ascii="Segoe UI" w:hAnsi="Segoe UI" w:cs="Segoe UI"/>
          <w:color w:val="24292E"/>
          <w:sz w:val="24"/>
        </w:rPr>
      </w:pPr>
      <w:bookmarkStart w:id="270" w:name="user-content-swift-general-purpose"/>
      <w:bookmarkEnd w:id="270"/>
      <w:r w:rsidRPr="001F7D44">
        <w:rPr>
          <w:rFonts w:ascii="Segoe UI" w:hAnsi="Segoe UI" w:cs="Segoe UI"/>
          <w:color w:val="24292E"/>
          <w:sz w:val="24"/>
        </w:rPr>
        <w:t>General-Purpose Machine Learning</w:t>
      </w:r>
    </w:p>
    <w:p w:rsidR="00E45729" w:rsidRPr="001F7D44" w:rsidRDefault="00E45729" w:rsidP="00E45729">
      <w:pPr>
        <w:numPr>
          <w:ilvl w:val="0"/>
          <w:numId w:val="163"/>
        </w:numPr>
        <w:spacing w:before="100" w:beforeAutospacing="1" w:after="100" w:afterAutospacing="1" w:line="240" w:lineRule="auto"/>
        <w:rPr>
          <w:rFonts w:ascii="Segoe UI" w:hAnsi="Segoe UI" w:cs="Segoe UI"/>
          <w:color w:val="24292E"/>
          <w:sz w:val="24"/>
        </w:rPr>
      </w:pPr>
      <w:hyperlink r:id="rId3058" w:history="1">
        <w:r w:rsidRPr="001F7D44">
          <w:rPr>
            <w:rStyle w:val="Hyperlink"/>
            <w:rFonts w:ascii="Segoe UI" w:hAnsi="Segoe UI" w:cs="Segoe UI"/>
            <w:color w:val="0366D6"/>
            <w:sz w:val="24"/>
          </w:rPr>
          <w:t>Bender</w:t>
        </w:r>
      </w:hyperlink>
      <w:r w:rsidRPr="001F7D44">
        <w:rPr>
          <w:rFonts w:ascii="Segoe UI" w:hAnsi="Segoe UI" w:cs="Segoe UI"/>
          <w:color w:val="24292E"/>
          <w:sz w:val="24"/>
        </w:rPr>
        <w:t> - Fast Neural Networks framework built on top of Metal. Supports TensorFlow models.</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59" w:history="1">
        <w:r w:rsidRPr="001F7D44">
          <w:rPr>
            <w:rStyle w:val="Hyperlink"/>
            <w:rFonts w:ascii="Segoe UI" w:hAnsi="Segoe UI" w:cs="Segoe UI"/>
            <w:color w:val="0366D6"/>
            <w:sz w:val="24"/>
          </w:rPr>
          <w:t>Swift AI</w:t>
        </w:r>
      </w:hyperlink>
      <w:r w:rsidRPr="001F7D44">
        <w:rPr>
          <w:rFonts w:ascii="Segoe UI" w:hAnsi="Segoe UI" w:cs="Segoe UI"/>
          <w:color w:val="24292E"/>
          <w:sz w:val="24"/>
        </w:rPr>
        <w:t> - Highly optimized artificial intelligence and machine learning library written in Swift.</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0" w:history="1">
        <w:r w:rsidRPr="001F7D44">
          <w:rPr>
            <w:rStyle w:val="Hyperlink"/>
            <w:rFonts w:ascii="Segoe UI" w:hAnsi="Segoe UI" w:cs="Segoe UI"/>
            <w:color w:val="0366D6"/>
            <w:sz w:val="24"/>
          </w:rPr>
          <w:t>BrainCore</w:t>
        </w:r>
      </w:hyperlink>
      <w:r w:rsidRPr="001F7D44">
        <w:rPr>
          <w:rFonts w:ascii="Segoe UI" w:hAnsi="Segoe UI" w:cs="Segoe UI"/>
          <w:color w:val="24292E"/>
          <w:sz w:val="24"/>
        </w:rPr>
        <w:t> - The iOS and OS X neural network framework</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1" w:history="1">
        <w:r w:rsidRPr="001F7D44">
          <w:rPr>
            <w:rStyle w:val="Hyperlink"/>
            <w:rFonts w:ascii="Segoe UI" w:hAnsi="Segoe UI" w:cs="Segoe UI"/>
            <w:color w:val="0366D6"/>
            <w:sz w:val="24"/>
          </w:rPr>
          <w:t>swix</w:t>
        </w:r>
      </w:hyperlink>
      <w:r w:rsidRPr="001F7D44">
        <w:rPr>
          <w:rFonts w:ascii="Segoe UI" w:hAnsi="Segoe UI" w:cs="Segoe UI"/>
          <w:color w:val="24292E"/>
          <w:sz w:val="24"/>
        </w:rPr>
        <w:t> - A bare bones library that includes a general matrix language and wraps some OpenCV for iOS development.</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2" w:history="1">
        <w:r w:rsidRPr="001F7D44">
          <w:rPr>
            <w:rStyle w:val="Hyperlink"/>
            <w:rFonts w:ascii="Segoe UI" w:hAnsi="Segoe UI" w:cs="Segoe UI"/>
            <w:color w:val="0366D6"/>
            <w:sz w:val="24"/>
          </w:rPr>
          <w:t>DeepLearningKit</w:t>
        </w:r>
      </w:hyperlink>
      <w:r w:rsidRPr="001F7D44">
        <w:rPr>
          <w:rFonts w:ascii="Segoe UI" w:hAnsi="Segoe UI" w:cs="Segoe UI"/>
          <w:color w:val="24292E"/>
          <w:sz w:val="24"/>
        </w:rPr>
        <w:t> an Open Source Deep Learning Framework for Apple’s iOS, OS X and tvOS. It currently allows using deep convolutional neural network models trained in Caffe on Apple operating systems.</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3" w:history="1">
        <w:r w:rsidRPr="001F7D44">
          <w:rPr>
            <w:rStyle w:val="Hyperlink"/>
            <w:rFonts w:ascii="Segoe UI" w:hAnsi="Segoe UI" w:cs="Segoe UI"/>
            <w:color w:val="0366D6"/>
            <w:sz w:val="24"/>
          </w:rPr>
          <w:t>AIToolbox</w:t>
        </w:r>
      </w:hyperlink>
      <w:r w:rsidRPr="001F7D44">
        <w:rPr>
          <w:rFonts w:ascii="Segoe UI" w:hAnsi="Segoe UI" w:cs="Segoe UI"/>
          <w:color w:val="24292E"/>
          <w:sz w:val="24"/>
        </w:rPr>
        <w:t> - A toolbox framework of AI modules written in Swift: Graphs/Trees, Linear Regression, Support Vector Machines, Neural Networks, PCA, KMeans, Genetic Algorithms, MDP, Mixture of Gaussians.</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4" w:history="1">
        <w:r w:rsidRPr="001F7D44">
          <w:rPr>
            <w:rStyle w:val="Hyperlink"/>
            <w:rFonts w:ascii="Segoe UI" w:hAnsi="Segoe UI" w:cs="Segoe UI"/>
            <w:color w:val="0366D6"/>
            <w:sz w:val="24"/>
          </w:rPr>
          <w:t>MLKit</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simple</w:t>
      </w:r>
      <w:proofErr w:type="gramEnd"/>
      <w:r w:rsidRPr="001F7D44">
        <w:rPr>
          <w:rFonts w:ascii="Segoe UI" w:hAnsi="Segoe UI" w:cs="Segoe UI"/>
          <w:color w:val="24292E"/>
          <w:sz w:val="24"/>
        </w:rPr>
        <w:t xml:space="preserve"> Machine Learning Framework written in Swift. Currently features Simple Linear Regression, Polynomial Regression, and Ridge Regression.</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5" w:history="1">
        <w:r w:rsidRPr="001F7D44">
          <w:rPr>
            <w:rStyle w:val="Hyperlink"/>
            <w:rFonts w:ascii="Segoe UI" w:hAnsi="Segoe UI" w:cs="Segoe UI"/>
            <w:color w:val="0366D6"/>
            <w:sz w:val="24"/>
          </w:rPr>
          <w:t>Swift Brain</w:t>
        </w:r>
      </w:hyperlink>
      <w:r w:rsidRPr="001F7D44">
        <w:rPr>
          <w:rFonts w:ascii="Segoe UI" w:hAnsi="Segoe UI" w:cs="Segoe UI"/>
          <w:color w:val="24292E"/>
          <w:sz w:val="24"/>
        </w:rPr>
        <w:t xml:space="preserve"> - The first neural network / machine learning library written in Swift. This is a project for AI algorithms in Swift for iOS and OS X development. This project includes algorithms focused on Bayes theorem, neural networks, SVMs, Matrices, </w:t>
      </w:r>
      <w:proofErr w:type="gramStart"/>
      <w:r w:rsidRPr="001F7D44">
        <w:rPr>
          <w:rFonts w:ascii="Segoe UI" w:hAnsi="Segoe UI" w:cs="Segoe UI"/>
          <w:color w:val="24292E"/>
          <w:sz w:val="24"/>
        </w:rPr>
        <w:t>etc..</w:t>
      </w:r>
      <w:proofErr w:type="gramEnd"/>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6" w:history="1">
        <w:r w:rsidRPr="001F7D44">
          <w:rPr>
            <w:rStyle w:val="Hyperlink"/>
            <w:rFonts w:ascii="Segoe UI" w:hAnsi="Segoe UI" w:cs="Segoe UI"/>
            <w:color w:val="0366D6"/>
            <w:sz w:val="24"/>
          </w:rPr>
          <w:t>Perfect TensorFlow</w:t>
        </w:r>
      </w:hyperlink>
      <w:r w:rsidRPr="001F7D44">
        <w:rPr>
          <w:rFonts w:ascii="Segoe UI" w:hAnsi="Segoe UI" w:cs="Segoe UI"/>
          <w:color w:val="24292E"/>
          <w:sz w:val="24"/>
        </w:rPr>
        <w:t> - Swift Language Bindings of TensorFlow. Using native TensorFlow models on both macOS / Linux.</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7" w:history="1">
        <w:r w:rsidRPr="001F7D44">
          <w:rPr>
            <w:rStyle w:val="Hyperlink"/>
            <w:rFonts w:ascii="Segoe UI" w:hAnsi="Segoe UI" w:cs="Segoe UI"/>
            <w:color w:val="0366D6"/>
            <w:sz w:val="24"/>
          </w:rPr>
          <w:t>Awesome CoreML</w:t>
        </w:r>
      </w:hyperlink>
      <w:r w:rsidRPr="001F7D44">
        <w:rPr>
          <w:rFonts w:ascii="Segoe UI" w:hAnsi="Segoe UI" w:cs="Segoe UI"/>
          <w:color w:val="24292E"/>
          <w:sz w:val="24"/>
        </w:rPr>
        <w:t> - A curated list of pretrained CoreML models</w:t>
      </w:r>
    </w:p>
    <w:p w:rsidR="00E45729" w:rsidRPr="001F7D44" w:rsidRDefault="00E45729" w:rsidP="00E45729">
      <w:pPr>
        <w:numPr>
          <w:ilvl w:val="0"/>
          <w:numId w:val="163"/>
        </w:numPr>
        <w:spacing w:before="60" w:after="100" w:afterAutospacing="1" w:line="240" w:lineRule="auto"/>
        <w:rPr>
          <w:rFonts w:ascii="Segoe UI" w:hAnsi="Segoe UI" w:cs="Segoe UI"/>
          <w:color w:val="24292E"/>
          <w:sz w:val="24"/>
        </w:rPr>
      </w:pPr>
      <w:hyperlink r:id="rId3068" w:history="1">
        <w:r w:rsidRPr="001F7D44">
          <w:rPr>
            <w:rStyle w:val="Hyperlink"/>
            <w:rFonts w:ascii="Segoe UI" w:hAnsi="Segoe UI" w:cs="Segoe UI"/>
            <w:color w:val="0366D6"/>
            <w:sz w:val="24"/>
          </w:rPr>
          <w:t>Awesome Core ML Models</w:t>
        </w:r>
      </w:hyperlink>
      <w:r w:rsidRPr="001F7D44">
        <w:rPr>
          <w:rFonts w:ascii="Segoe UI" w:hAnsi="Segoe UI" w:cs="Segoe UI"/>
          <w:color w:val="24292E"/>
          <w:sz w:val="24"/>
        </w:rPr>
        <w:t> - A curated list of machine learning models in CoreML format.</w:t>
      </w:r>
    </w:p>
    <w:p w:rsidR="00E45729" w:rsidRPr="001F7D44" w:rsidRDefault="00E45729" w:rsidP="00E45729">
      <w:pPr>
        <w:pStyle w:val="Heading2"/>
        <w:pBdr>
          <w:bottom w:val="single" w:sz="6" w:space="4" w:color="EAECEF"/>
        </w:pBdr>
        <w:spacing w:before="360" w:beforeAutospacing="0" w:after="240" w:afterAutospacing="0"/>
        <w:rPr>
          <w:rFonts w:ascii="Segoe UI" w:hAnsi="Segoe UI" w:cs="Segoe UI"/>
          <w:color w:val="24292E"/>
          <w:sz w:val="38"/>
        </w:rPr>
      </w:pPr>
      <w:bookmarkStart w:id="271" w:name="user-content-tensor"/>
      <w:bookmarkEnd w:id="271"/>
      <w:r w:rsidRPr="001F7D44">
        <w:rPr>
          <w:rFonts w:ascii="Segoe UI" w:hAnsi="Segoe UI" w:cs="Segoe UI"/>
          <w:color w:val="24292E"/>
          <w:sz w:val="38"/>
        </w:rPr>
        <w:t>TensorFlow</w:t>
      </w:r>
    </w:p>
    <w:p w:rsidR="00E45729" w:rsidRPr="001F7D44" w:rsidRDefault="00E45729" w:rsidP="00E45729">
      <w:pPr>
        <w:pStyle w:val="Heading4"/>
        <w:spacing w:before="360" w:after="240"/>
        <w:rPr>
          <w:rFonts w:ascii="Segoe UI" w:hAnsi="Segoe UI" w:cs="Segoe UI"/>
          <w:color w:val="24292E"/>
          <w:sz w:val="24"/>
        </w:rPr>
      </w:pPr>
      <w:bookmarkStart w:id="272" w:name="user-content-tensor-general-purpose"/>
      <w:bookmarkEnd w:id="272"/>
      <w:r w:rsidRPr="001F7D44">
        <w:rPr>
          <w:rFonts w:ascii="Segoe UI" w:hAnsi="Segoe UI" w:cs="Segoe UI"/>
          <w:color w:val="24292E"/>
          <w:sz w:val="24"/>
        </w:rPr>
        <w:t>General-Purpose Machine Learning</w:t>
      </w:r>
    </w:p>
    <w:p w:rsidR="00E45729" w:rsidRPr="001F7D44" w:rsidRDefault="00E45729" w:rsidP="00E45729">
      <w:pPr>
        <w:numPr>
          <w:ilvl w:val="0"/>
          <w:numId w:val="164"/>
        </w:numPr>
        <w:spacing w:before="100" w:beforeAutospacing="1" w:after="100" w:afterAutospacing="1" w:line="240" w:lineRule="auto"/>
        <w:rPr>
          <w:rFonts w:ascii="Segoe UI" w:hAnsi="Segoe UI" w:cs="Segoe UI"/>
          <w:color w:val="24292E"/>
          <w:sz w:val="24"/>
        </w:rPr>
      </w:pPr>
      <w:hyperlink r:id="rId3069" w:history="1">
        <w:r w:rsidRPr="001F7D44">
          <w:rPr>
            <w:rStyle w:val="Hyperlink"/>
            <w:rFonts w:ascii="Segoe UI" w:hAnsi="Segoe UI" w:cs="Segoe UI"/>
            <w:color w:val="0366D6"/>
            <w:sz w:val="24"/>
          </w:rPr>
          <w:t>Awesome TensorFlow</w:t>
        </w:r>
      </w:hyperlink>
      <w:r w:rsidRPr="001F7D44">
        <w:rPr>
          <w:rFonts w:ascii="Segoe UI" w:hAnsi="Segoe UI" w:cs="Segoe UI"/>
          <w:color w:val="24292E"/>
          <w:sz w:val="24"/>
        </w:rPr>
        <w:t> - A list of all things related to TensorFlow</w:t>
      </w:r>
    </w:p>
    <w:p w:rsidR="00342843" w:rsidRPr="001F7D44" w:rsidRDefault="00342843">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342843" w:rsidRPr="001F7D44" w:rsidRDefault="00342843" w:rsidP="00EB23BD">
      <w:pPr>
        <w:pStyle w:val="Heading1"/>
        <w:pBdr>
          <w:bottom w:val="single" w:sz="6" w:space="4" w:color="EAECEF"/>
        </w:pBdr>
        <w:spacing w:after="240" w:afterAutospacing="0"/>
        <w:rPr>
          <w:rFonts w:ascii="Segoe UI" w:hAnsi="Segoe UI" w:cs="Segoe UI"/>
          <w:color w:val="24292E"/>
          <w:sz w:val="50"/>
        </w:rPr>
      </w:pPr>
      <w:bookmarkStart w:id="273" w:name="_Toc494544479"/>
      <w:r w:rsidRPr="001F7D44">
        <w:rPr>
          <w:rFonts w:ascii="Segoe UI" w:hAnsi="Segoe UI" w:cs="Segoe UI"/>
          <w:color w:val="24292E"/>
          <w:sz w:val="50"/>
        </w:rPr>
        <w:t>Awesome Public Datasets</w:t>
      </w:r>
      <w:bookmarkEnd w:id="273"/>
    </w:p>
    <w:p w:rsidR="00342843" w:rsidRPr="001F7D44" w:rsidRDefault="00342843" w:rsidP="00342843">
      <w:pPr>
        <w:rPr>
          <w:sz w:val="24"/>
        </w:rPr>
      </w:pPr>
      <w:r w:rsidRPr="001F7D44">
        <w:rPr>
          <w:sz w:val="24"/>
        </w:rPr>
        <w:t>https://github.com/caesar0301/awesome-public-datasets</w:t>
      </w:r>
    </w:p>
    <w:p w:rsidR="00342843" w:rsidRPr="001F7D44" w:rsidRDefault="00342843" w:rsidP="00342843">
      <w:pPr>
        <w:pStyle w:val="NormalWeb"/>
        <w:spacing w:before="0" w:beforeAutospacing="0" w:after="240" w:afterAutospacing="0"/>
        <w:rPr>
          <w:rFonts w:ascii="Segoe UI" w:hAnsi="Segoe UI" w:cs="Segoe UI"/>
          <w:color w:val="24292E"/>
          <w:sz w:val="26"/>
        </w:rPr>
      </w:pPr>
      <w:hyperlink r:id="rId3070" w:history="1">
        <w:r w:rsidRPr="001F7D44">
          <w:rPr>
            <w:rStyle w:val="Hyperlink"/>
            <w:rFonts w:ascii="Segoe UI" w:hAnsi="Segoe UI" w:cs="Segoe UI"/>
            <w:color w:val="0366D6"/>
            <w:sz w:val="26"/>
          </w:rPr>
          <w:t>This list of a topic-centric public data sources</w:t>
        </w:r>
      </w:hyperlink>
      <w:r w:rsidRPr="001F7D44">
        <w:rPr>
          <w:rFonts w:ascii="Segoe UI" w:hAnsi="Segoe UI" w:cs="Segoe UI"/>
          <w:color w:val="24292E"/>
          <w:sz w:val="26"/>
        </w:rPr>
        <w:t> in high quality. They are collected and tidied from blogs, answers, and user responses. Most of the data sets listed below are free, however, some are not. Other amazingly awesome lists can be found in the </w:t>
      </w:r>
      <w:hyperlink r:id="rId3071" w:history="1">
        <w:r w:rsidRPr="001F7D44">
          <w:rPr>
            <w:rStyle w:val="Hyperlink"/>
            <w:rFonts w:ascii="Segoe UI" w:hAnsi="Segoe UI" w:cs="Segoe UI"/>
            <w:color w:val="0366D6"/>
            <w:sz w:val="26"/>
          </w:rPr>
          <w:t>awesome-awesomeness</w:t>
        </w:r>
      </w:hyperlink>
      <w:r w:rsidRPr="001F7D44">
        <w:rPr>
          <w:rFonts w:ascii="Segoe UI" w:hAnsi="Segoe UI" w:cs="Segoe UI"/>
          <w:color w:val="24292E"/>
          <w:sz w:val="26"/>
        </w:rPr>
        <w:t> and </w:t>
      </w:r>
      <w:hyperlink r:id="rId3072" w:history="1">
        <w:r w:rsidRPr="001F7D44">
          <w:rPr>
            <w:rStyle w:val="Hyperlink"/>
            <w:rFonts w:ascii="Segoe UI" w:hAnsi="Segoe UI" w:cs="Segoe UI"/>
            <w:color w:val="0366D6"/>
            <w:sz w:val="26"/>
          </w:rPr>
          <w:t>sindresorhus's awesome</w:t>
        </w:r>
      </w:hyperlink>
      <w:r w:rsidRPr="001F7D44">
        <w:rPr>
          <w:rFonts w:ascii="Segoe UI" w:hAnsi="Segoe UI" w:cs="Segoe UI"/>
          <w:color w:val="24292E"/>
          <w:sz w:val="26"/>
        </w:rPr>
        <w:t> list.</w:t>
      </w:r>
    </w:p>
    <w:p w:rsidR="00342843" w:rsidRPr="001F7D44" w:rsidRDefault="00342843" w:rsidP="00342843">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Table of Contents</w:t>
      </w:r>
    </w:p>
    <w:p w:rsidR="00F526AB" w:rsidRDefault="00F526AB" w:rsidP="00F526AB">
      <w:pPr>
        <w:numPr>
          <w:ilvl w:val="0"/>
          <w:numId w:val="165"/>
        </w:numPr>
        <w:spacing w:before="100" w:beforeAutospacing="1" w:after="100" w:afterAutospacing="1" w:line="240" w:lineRule="auto"/>
        <w:rPr>
          <w:rFonts w:ascii="Segoe UI" w:hAnsi="Segoe UI" w:cs="Segoe UI"/>
          <w:color w:val="24292E"/>
          <w:sz w:val="24"/>
        </w:rPr>
        <w:sectPr w:rsidR="00F526AB" w:rsidSect="00BD2705">
          <w:type w:val="continuous"/>
          <w:pgSz w:w="11906" w:h="16838" w:code="9"/>
          <w:pgMar w:top="720" w:right="1008" w:bottom="720" w:left="1008" w:header="720" w:footer="288" w:gutter="0"/>
          <w:cols w:space="720"/>
          <w:docGrid w:linePitch="360"/>
        </w:sectPr>
      </w:pPr>
    </w:p>
    <w:p w:rsidR="00342843" w:rsidRPr="001F7D44" w:rsidRDefault="00342843" w:rsidP="00F526AB">
      <w:pPr>
        <w:numPr>
          <w:ilvl w:val="0"/>
          <w:numId w:val="165"/>
        </w:numPr>
        <w:spacing w:before="100" w:beforeAutospacing="1" w:after="100" w:afterAutospacing="1" w:line="240" w:lineRule="auto"/>
        <w:rPr>
          <w:rFonts w:ascii="Segoe UI" w:hAnsi="Segoe UI" w:cs="Segoe UI"/>
          <w:color w:val="24292E"/>
          <w:sz w:val="24"/>
        </w:rPr>
      </w:pPr>
      <w:hyperlink r:id="rId3073" w:anchor="agriculture" w:history="1">
        <w:r w:rsidRPr="001F7D44">
          <w:rPr>
            <w:rStyle w:val="Hyperlink"/>
            <w:rFonts w:ascii="Segoe UI" w:hAnsi="Segoe UI" w:cs="Segoe UI"/>
            <w:color w:val="0366D6"/>
            <w:sz w:val="24"/>
          </w:rPr>
          <w:t>Agriculture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74" w:anchor="biology" w:history="1">
        <w:r w:rsidRPr="001F7D44">
          <w:rPr>
            <w:rStyle w:val="Hyperlink"/>
            <w:rFonts w:ascii="Segoe UI" w:hAnsi="Segoe UI" w:cs="Segoe UI"/>
            <w:color w:val="0366D6"/>
            <w:sz w:val="24"/>
          </w:rPr>
          <w:t>Biology</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75" w:anchor="climate-weather" w:history="1">
        <w:r w:rsidRPr="001F7D44">
          <w:rPr>
            <w:rStyle w:val="Hyperlink"/>
            <w:rFonts w:ascii="Segoe UI" w:hAnsi="Segoe UI" w:cs="Segoe UI"/>
            <w:color w:val="0366D6"/>
            <w:sz w:val="24"/>
          </w:rPr>
          <w:t>Climate/Weather</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76" w:anchor="complex-networks" w:history="1">
        <w:r w:rsidRPr="001F7D44">
          <w:rPr>
            <w:rStyle w:val="Hyperlink"/>
            <w:rFonts w:ascii="Segoe UI" w:hAnsi="Segoe UI" w:cs="Segoe UI"/>
            <w:color w:val="0366D6"/>
            <w:sz w:val="24"/>
          </w:rPr>
          <w:t>Complex Networks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77" w:anchor="computer-networks" w:history="1">
        <w:r w:rsidRPr="001F7D44">
          <w:rPr>
            <w:rStyle w:val="Hyperlink"/>
            <w:rFonts w:ascii="Segoe UI" w:hAnsi="Segoe UI" w:cs="Segoe UI"/>
            <w:color w:val="0366D6"/>
            <w:sz w:val="24"/>
          </w:rPr>
          <w:t>Computer Networks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78" w:anchor="data-challenges" w:history="1">
        <w:r w:rsidRPr="001F7D44">
          <w:rPr>
            <w:rStyle w:val="Hyperlink"/>
            <w:rFonts w:ascii="Segoe UI" w:hAnsi="Segoe UI" w:cs="Segoe UI"/>
            <w:color w:val="0366D6"/>
            <w:sz w:val="24"/>
          </w:rPr>
          <w:t>Data Challenges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79" w:anchor="earth-science" w:history="1">
        <w:r w:rsidRPr="001F7D44">
          <w:rPr>
            <w:rStyle w:val="Hyperlink"/>
            <w:rFonts w:ascii="Segoe UI" w:hAnsi="Segoe UI" w:cs="Segoe UI"/>
            <w:color w:val="0366D6"/>
            <w:sz w:val="24"/>
          </w:rPr>
          <w:t>Earth Science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0" w:anchor="economics" w:history="1">
        <w:r w:rsidRPr="001F7D44">
          <w:rPr>
            <w:rStyle w:val="Hyperlink"/>
            <w:rFonts w:ascii="Segoe UI" w:hAnsi="Segoe UI" w:cs="Segoe UI"/>
            <w:color w:val="0366D6"/>
            <w:sz w:val="24"/>
          </w:rPr>
          <w:t>Economics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1" w:anchor="education" w:history="1">
        <w:r w:rsidRPr="001F7D44">
          <w:rPr>
            <w:rStyle w:val="Hyperlink"/>
            <w:rFonts w:ascii="Segoe UI" w:hAnsi="Segoe UI" w:cs="Segoe UI"/>
            <w:color w:val="0366D6"/>
            <w:sz w:val="24"/>
          </w:rPr>
          <w:t>Education</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2" w:anchor="energy" w:history="1">
        <w:r w:rsidRPr="001F7D44">
          <w:rPr>
            <w:rStyle w:val="Hyperlink"/>
            <w:rFonts w:ascii="Segoe UI" w:hAnsi="Segoe UI" w:cs="Segoe UI"/>
            <w:color w:val="0366D6"/>
            <w:sz w:val="24"/>
          </w:rPr>
          <w:t>Energy</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3" w:anchor="finance" w:history="1">
        <w:r w:rsidRPr="001F7D44">
          <w:rPr>
            <w:rStyle w:val="Hyperlink"/>
            <w:rFonts w:ascii="Segoe UI" w:hAnsi="Segoe UI" w:cs="Segoe UI"/>
            <w:color w:val="0366D6"/>
            <w:sz w:val="24"/>
          </w:rPr>
          <w:t>Finance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4" w:anchor="gis" w:history="1">
        <w:r w:rsidRPr="001F7D44">
          <w:rPr>
            <w:rStyle w:val="Hyperlink"/>
            <w:rFonts w:ascii="Segoe UI" w:hAnsi="Segoe UI" w:cs="Segoe UI"/>
            <w:color w:val="0366D6"/>
            <w:sz w:val="24"/>
          </w:rPr>
          <w:t>GIS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5" w:anchor="government" w:history="1">
        <w:r w:rsidRPr="001F7D44">
          <w:rPr>
            <w:rStyle w:val="Hyperlink"/>
            <w:rFonts w:ascii="Segoe UI" w:hAnsi="Segoe UI" w:cs="Segoe UI"/>
            <w:color w:val="0366D6"/>
            <w:sz w:val="24"/>
          </w:rPr>
          <w:t>Government</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6" w:anchor="healthcare" w:history="1">
        <w:r w:rsidRPr="001F7D44">
          <w:rPr>
            <w:rStyle w:val="Hyperlink"/>
            <w:rFonts w:ascii="Segoe UI" w:hAnsi="Segoe UI" w:cs="Segoe UI"/>
            <w:color w:val="0366D6"/>
            <w:sz w:val="24"/>
          </w:rPr>
          <w:t>Healthcare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7" w:anchor="image-processing" w:history="1">
        <w:r w:rsidRPr="001F7D44">
          <w:rPr>
            <w:rStyle w:val="Hyperlink"/>
            <w:rFonts w:ascii="Segoe UI" w:hAnsi="Segoe UI" w:cs="Segoe UI"/>
            <w:color w:val="0366D6"/>
            <w:sz w:val="24"/>
          </w:rPr>
          <w:t>Image Processing</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8" w:anchor="machine-learning" w:history="1">
        <w:r w:rsidRPr="001F7D44">
          <w:rPr>
            <w:rStyle w:val="Hyperlink"/>
            <w:rFonts w:ascii="Segoe UI" w:hAnsi="Segoe UI" w:cs="Segoe UI"/>
            <w:color w:val="0366D6"/>
            <w:sz w:val="24"/>
          </w:rPr>
          <w:t>Machine Learning</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89" w:anchor="museums" w:history="1">
        <w:r w:rsidRPr="001F7D44">
          <w:rPr>
            <w:rStyle w:val="Hyperlink"/>
            <w:rFonts w:ascii="Segoe UI" w:hAnsi="Segoe UI" w:cs="Segoe UI"/>
            <w:color w:val="0366D6"/>
            <w:sz w:val="24"/>
          </w:rPr>
          <w:t>Museums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0" w:anchor="natural-language" w:history="1">
        <w:r w:rsidRPr="001F7D44">
          <w:rPr>
            <w:rStyle w:val="Hyperlink"/>
            <w:rFonts w:ascii="Segoe UI" w:hAnsi="Segoe UI" w:cs="Segoe UI"/>
            <w:color w:val="0366D6"/>
            <w:sz w:val="24"/>
          </w:rPr>
          <w:t>Natural Language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1" w:anchor="neuroscience" w:history="1">
        <w:r w:rsidRPr="001F7D44">
          <w:rPr>
            <w:rStyle w:val="Hyperlink"/>
            <w:rFonts w:ascii="Segoe UI" w:hAnsi="Segoe UI" w:cs="Segoe UI"/>
            <w:color w:val="0366D6"/>
            <w:sz w:val="24"/>
          </w:rPr>
          <w:t>Neuroscience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2" w:anchor="physics" w:history="1">
        <w:r w:rsidRPr="001F7D44">
          <w:rPr>
            <w:rStyle w:val="Hyperlink"/>
            <w:rFonts w:ascii="Segoe UI" w:hAnsi="Segoe UI" w:cs="Segoe UI"/>
            <w:color w:val="0366D6"/>
            <w:sz w:val="24"/>
          </w:rPr>
          <w:t>Physics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3" w:anchor="psychology-cognition" w:history="1">
        <w:r w:rsidRPr="001F7D44">
          <w:rPr>
            <w:rStyle w:val="Hyperlink"/>
            <w:rFonts w:ascii="Segoe UI" w:hAnsi="Segoe UI" w:cs="Segoe UI"/>
            <w:color w:val="0366D6"/>
            <w:sz w:val="24"/>
          </w:rPr>
          <w:t>Psychology/Cognition</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4" w:anchor="public-domains" w:history="1">
        <w:r w:rsidRPr="001F7D44">
          <w:rPr>
            <w:rStyle w:val="Hyperlink"/>
            <w:rFonts w:ascii="Segoe UI" w:hAnsi="Segoe UI" w:cs="Segoe UI"/>
            <w:color w:val="0366D6"/>
            <w:sz w:val="24"/>
          </w:rPr>
          <w:t>Public Domains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5" w:anchor="search-engines" w:history="1">
        <w:r w:rsidRPr="001F7D44">
          <w:rPr>
            <w:rStyle w:val="Hyperlink"/>
            <w:rFonts w:ascii="Segoe UI" w:hAnsi="Segoe UI" w:cs="Segoe UI"/>
            <w:color w:val="0366D6"/>
            <w:sz w:val="24"/>
          </w:rPr>
          <w:t>Search Engines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6" w:anchor="social-networks" w:history="1">
        <w:r w:rsidRPr="001F7D44">
          <w:rPr>
            <w:rStyle w:val="Hyperlink"/>
            <w:rFonts w:ascii="Segoe UI" w:hAnsi="Segoe UI" w:cs="Segoe UI"/>
            <w:color w:val="0366D6"/>
            <w:sz w:val="24"/>
          </w:rPr>
          <w:t>Social Networks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7" w:anchor="social-sciences" w:history="1">
        <w:r w:rsidRPr="001F7D44">
          <w:rPr>
            <w:rStyle w:val="Hyperlink"/>
            <w:rFonts w:ascii="Segoe UI" w:hAnsi="Segoe UI" w:cs="Segoe UI"/>
            <w:color w:val="0366D6"/>
            <w:sz w:val="24"/>
          </w:rPr>
          <w:t>Social Sciences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8" w:anchor="software" w:history="1">
        <w:r w:rsidRPr="001F7D44">
          <w:rPr>
            <w:rStyle w:val="Hyperlink"/>
            <w:rFonts w:ascii="Segoe UI" w:hAnsi="Segoe UI" w:cs="Segoe UI"/>
            <w:color w:val="0366D6"/>
            <w:sz w:val="24"/>
          </w:rPr>
          <w:t>Software</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099" w:anchor="sports" w:history="1">
        <w:r w:rsidRPr="001F7D44">
          <w:rPr>
            <w:rStyle w:val="Hyperlink"/>
            <w:rFonts w:ascii="Segoe UI" w:hAnsi="Segoe UI" w:cs="Segoe UI"/>
            <w:color w:val="0366D6"/>
            <w:sz w:val="24"/>
          </w:rPr>
          <w:t>Sports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100" w:anchor="time-series" w:history="1">
        <w:r w:rsidRPr="001F7D44">
          <w:rPr>
            <w:rStyle w:val="Hyperlink"/>
            <w:rFonts w:ascii="Segoe UI" w:hAnsi="Segoe UI" w:cs="Segoe UI"/>
            <w:color w:val="0366D6"/>
            <w:sz w:val="24"/>
          </w:rPr>
          <w:t>Time Series</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101" w:anchor="transportation" w:history="1">
        <w:r w:rsidRPr="001F7D44">
          <w:rPr>
            <w:rStyle w:val="Hyperlink"/>
            <w:rFonts w:ascii="Segoe UI" w:hAnsi="Segoe UI" w:cs="Segoe UI"/>
            <w:color w:val="0366D6"/>
            <w:sz w:val="24"/>
          </w:rPr>
          <w:t>Transportation</w:t>
        </w:r>
      </w:hyperlink>
    </w:p>
    <w:p w:rsidR="00342843" w:rsidRPr="001F7D44" w:rsidRDefault="00342843" w:rsidP="00F526AB">
      <w:pPr>
        <w:numPr>
          <w:ilvl w:val="0"/>
          <w:numId w:val="165"/>
        </w:numPr>
        <w:spacing w:before="60" w:after="100" w:afterAutospacing="1" w:line="240" w:lineRule="auto"/>
        <w:rPr>
          <w:rFonts w:ascii="Segoe UI" w:hAnsi="Segoe UI" w:cs="Segoe UI"/>
          <w:color w:val="24292E"/>
          <w:sz w:val="24"/>
        </w:rPr>
      </w:pPr>
      <w:hyperlink r:id="rId3102" w:anchor="complementary-collections" w:history="1">
        <w:r w:rsidRPr="001F7D44">
          <w:rPr>
            <w:rStyle w:val="Hyperlink"/>
            <w:rFonts w:ascii="Segoe UI" w:hAnsi="Segoe UI" w:cs="Segoe UI"/>
            <w:color w:val="0366D6"/>
            <w:sz w:val="24"/>
          </w:rPr>
          <w:t>Complementary Collections</w:t>
        </w:r>
      </w:hyperlink>
    </w:p>
    <w:p w:rsidR="00F526AB" w:rsidRDefault="00F526AB" w:rsidP="00342843">
      <w:pPr>
        <w:pStyle w:val="Heading2"/>
        <w:pBdr>
          <w:bottom w:val="single" w:sz="6" w:space="4" w:color="EAECEF"/>
        </w:pBdr>
        <w:spacing w:before="360" w:beforeAutospacing="0" w:after="240" w:afterAutospacing="0"/>
        <w:rPr>
          <w:rFonts w:ascii="Segoe UI" w:hAnsi="Segoe UI" w:cs="Segoe UI"/>
          <w:color w:val="24292E"/>
          <w:sz w:val="38"/>
        </w:rPr>
        <w:sectPr w:rsidR="00F526AB" w:rsidSect="00F526AB">
          <w:type w:val="continuous"/>
          <w:pgSz w:w="11906" w:h="16838" w:code="9"/>
          <w:pgMar w:top="720" w:right="1008" w:bottom="720" w:left="1008" w:header="720" w:footer="288" w:gutter="0"/>
          <w:cols w:num="2" w:space="0"/>
          <w:docGrid w:linePitch="360"/>
        </w:sectPr>
      </w:pPr>
      <w:bookmarkStart w:id="274" w:name="user-content-agriculture"/>
      <w:bookmarkEnd w:id="274"/>
    </w:p>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hyperlink r:id="rId3103" w:anchor="id2" w:history="1">
        <w:r w:rsidRPr="001F7D44">
          <w:rPr>
            <w:rStyle w:val="Hyperlink"/>
            <w:rFonts w:ascii="Segoe UI" w:hAnsi="Segoe UI" w:cs="Segoe UI"/>
            <w:color w:val="0366D6"/>
            <w:sz w:val="38"/>
          </w:rPr>
          <w:t>Agriculture</w:t>
        </w:r>
      </w:hyperlink>
    </w:p>
    <w:p w:rsidR="00342843" w:rsidRPr="001F7D44" w:rsidRDefault="00342843" w:rsidP="00342843">
      <w:pPr>
        <w:numPr>
          <w:ilvl w:val="0"/>
          <w:numId w:val="166"/>
        </w:numPr>
        <w:spacing w:before="100" w:beforeAutospacing="1" w:after="100" w:afterAutospacing="1" w:line="240" w:lineRule="auto"/>
        <w:rPr>
          <w:rFonts w:ascii="Segoe UI" w:hAnsi="Segoe UI" w:cs="Segoe UI"/>
          <w:color w:val="24292E"/>
          <w:sz w:val="24"/>
        </w:rPr>
      </w:pPr>
      <w:hyperlink r:id="rId3104" w:history="1">
        <w:r w:rsidRPr="001F7D44">
          <w:rPr>
            <w:rStyle w:val="Hyperlink"/>
            <w:rFonts w:ascii="Segoe UI" w:hAnsi="Segoe UI" w:cs="Segoe UI"/>
            <w:color w:val="0366D6"/>
            <w:sz w:val="24"/>
          </w:rPr>
          <w:t>U.S. Department of Agriculture's PLANTS Database</w:t>
        </w:r>
      </w:hyperlink>
    </w:p>
    <w:p w:rsidR="00342843" w:rsidRPr="001F7D44" w:rsidRDefault="00342843" w:rsidP="00342843">
      <w:pPr>
        <w:numPr>
          <w:ilvl w:val="0"/>
          <w:numId w:val="166"/>
        </w:numPr>
        <w:spacing w:before="60" w:after="100" w:afterAutospacing="1" w:line="240" w:lineRule="auto"/>
        <w:rPr>
          <w:rFonts w:ascii="Segoe UI" w:hAnsi="Segoe UI" w:cs="Segoe UI"/>
          <w:color w:val="24292E"/>
          <w:sz w:val="24"/>
        </w:rPr>
      </w:pPr>
      <w:hyperlink r:id="rId3105" w:history="1">
        <w:r w:rsidRPr="001F7D44">
          <w:rPr>
            <w:rStyle w:val="Hyperlink"/>
            <w:rFonts w:ascii="Segoe UI" w:hAnsi="Segoe UI" w:cs="Segoe UI"/>
            <w:color w:val="0366D6"/>
            <w:sz w:val="24"/>
          </w:rPr>
          <w:t>U.S. Department of Agriculture's Nutrient Database</w:t>
        </w:r>
      </w:hyperlink>
    </w:p>
    <w:bookmarkStart w:id="275" w:name="user-content-biology"/>
    <w:bookmarkEnd w:id="275"/>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"id3"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Biology</w:t>
      </w:r>
      <w:r w:rsidRPr="001F7D44">
        <w:rPr>
          <w:rFonts w:ascii="Segoe UI" w:hAnsi="Segoe UI" w:cs="Segoe UI"/>
          <w:color w:val="24292E"/>
          <w:sz w:val="38"/>
        </w:rPr>
        <w:fldChar w:fldCharType="end"/>
      </w:r>
    </w:p>
    <w:p w:rsidR="00342843" w:rsidRPr="001F7D44" w:rsidRDefault="00342843" w:rsidP="00342843">
      <w:pPr>
        <w:numPr>
          <w:ilvl w:val="0"/>
          <w:numId w:val="167"/>
        </w:numPr>
        <w:spacing w:before="100" w:beforeAutospacing="1" w:after="100" w:afterAutospacing="1" w:line="240" w:lineRule="auto"/>
        <w:rPr>
          <w:rFonts w:ascii="Segoe UI" w:hAnsi="Segoe UI" w:cs="Segoe UI"/>
          <w:color w:val="24292E"/>
          <w:sz w:val="24"/>
        </w:rPr>
      </w:pPr>
      <w:hyperlink r:id="rId3106" w:history="1">
        <w:r w:rsidRPr="001F7D44">
          <w:rPr>
            <w:rStyle w:val="Hyperlink"/>
            <w:rFonts w:ascii="Segoe UI" w:hAnsi="Segoe UI" w:cs="Segoe UI"/>
            <w:color w:val="0366D6"/>
            <w:sz w:val="24"/>
          </w:rPr>
          <w:t>1000 Genomes</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07" w:history="1">
        <w:r w:rsidRPr="001F7D44">
          <w:rPr>
            <w:rStyle w:val="Hyperlink"/>
            <w:rFonts w:ascii="Segoe UI" w:hAnsi="Segoe UI" w:cs="Segoe UI"/>
            <w:color w:val="0366D6"/>
            <w:sz w:val="24"/>
          </w:rPr>
          <w:t>American Gut (Microbiome Project)</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08" w:history="1">
        <w:r w:rsidRPr="001F7D44">
          <w:rPr>
            <w:rStyle w:val="Hyperlink"/>
            <w:rFonts w:ascii="Segoe UI" w:hAnsi="Segoe UI" w:cs="Segoe UI"/>
            <w:color w:val="0366D6"/>
            <w:sz w:val="24"/>
          </w:rPr>
          <w:t>Broad Bioimage Benchmark Collection (BBBC)</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09" w:history="1">
        <w:r w:rsidRPr="001F7D44">
          <w:rPr>
            <w:rStyle w:val="Hyperlink"/>
            <w:rFonts w:ascii="Segoe UI" w:hAnsi="Segoe UI" w:cs="Segoe UI"/>
            <w:color w:val="0366D6"/>
            <w:sz w:val="24"/>
          </w:rPr>
          <w:t>Broad Cancer Cell Line Encyclopedia (CCLE)</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0" w:history="1">
        <w:r w:rsidRPr="001F7D44">
          <w:rPr>
            <w:rStyle w:val="Hyperlink"/>
            <w:rFonts w:ascii="Segoe UI" w:hAnsi="Segoe UI" w:cs="Segoe UI"/>
            <w:color w:val="0366D6"/>
            <w:sz w:val="24"/>
          </w:rPr>
          <w:t>Cell Image Library</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1" w:history="1">
        <w:r w:rsidRPr="001F7D44">
          <w:rPr>
            <w:rStyle w:val="Hyperlink"/>
            <w:rFonts w:ascii="Segoe UI" w:hAnsi="Segoe UI" w:cs="Segoe UI"/>
            <w:color w:val="0366D6"/>
            <w:sz w:val="24"/>
          </w:rPr>
          <w:t>Complete Genomics Public Data</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2" w:history="1">
        <w:r w:rsidRPr="001F7D44">
          <w:rPr>
            <w:rStyle w:val="Hyperlink"/>
            <w:rFonts w:ascii="Segoe UI" w:hAnsi="Segoe UI" w:cs="Segoe UI"/>
            <w:color w:val="0366D6"/>
            <w:sz w:val="24"/>
          </w:rPr>
          <w:t>EBI ArrayExpress</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3" w:history="1">
        <w:r w:rsidRPr="001F7D44">
          <w:rPr>
            <w:rStyle w:val="Hyperlink"/>
            <w:rFonts w:ascii="Segoe UI" w:hAnsi="Segoe UI" w:cs="Segoe UI"/>
            <w:color w:val="0366D6"/>
            <w:sz w:val="24"/>
          </w:rPr>
          <w:t>EBI Protein Data Bank in Europe</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4" w:history="1">
        <w:r w:rsidRPr="001F7D44">
          <w:rPr>
            <w:rStyle w:val="Hyperlink"/>
            <w:rFonts w:ascii="Segoe UI" w:hAnsi="Segoe UI" w:cs="Segoe UI"/>
            <w:color w:val="0366D6"/>
            <w:sz w:val="24"/>
          </w:rPr>
          <w:t>Electron Microscopy Pilot Image Archive (EMPIAR)</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5" w:history="1">
        <w:r w:rsidRPr="001F7D44">
          <w:rPr>
            <w:rStyle w:val="Hyperlink"/>
            <w:rFonts w:ascii="Segoe UI" w:hAnsi="Segoe UI" w:cs="Segoe UI"/>
            <w:color w:val="0366D6"/>
            <w:sz w:val="24"/>
          </w:rPr>
          <w:t>ENCODE project</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6" w:history="1">
        <w:r w:rsidRPr="001F7D44">
          <w:rPr>
            <w:rStyle w:val="Hyperlink"/>
            <w:rFonts w:ascii="Segoe UI" w:hAnsi="Segoe UI" w:cs="Segoe UI"/>
            <w:color w:val="0366D6"/>
            <w:sz w:val="24"/>
          </w:rPr>
          <w:t>Ensembl Genomes</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7" w:history="1">
        <w:r w:rsidRPr="001F7D44">
          <w:rPr>
            <w:rStyle w:val="Hyperlink"/>
            <w:rFonts w:ascii="Segoe UI" w:hAnsi="Segoe UI" w:cs="Segoe UI"/>
            <w:color w:val="0366D6"/>
            <w:sz w:val="24"/>
          </w:rPr>
          <w:t>Gene Expression Omnibus (GEO)</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8" w:history="1">
        <w:r w:rsidRPr="001F7D44">
          <w:rPr>
            <w:rStyle w:val="Hyperlink"/>
            <w:rFonts w:ascii="Segoe UI" w:hAnsi="Segoe UI" w:cs="Segoe UI"/>
            <w:color w:val="0366D6"/>
            <w:sz w:val="24"/>
          </w:rPr>
          <w:t>Gene Ontology (GO)</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19" w:anchor="accessing-species-interaction-data" w:history="1">
        <w:r w:rsidRPr="001F7D44">
          <w:rPr>
            <w:rStyle w:val="Hyperlink"/>
            <w:rFonts w:ascii="Segoe UI" w:hAnsi="Segoe UI" w:cs="Segoe UI"/>
            <w:color w:val="0366D6"/>
            <w:sz w:val="24"/>
          </w:rPr>
          <w:t>Global Biotic Interactions (GloBI)</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0" w:history="1">
        <w:r w:rsidRPr="001F7D44">
          <w:rPr>
            <w:rStyle w:val="Hyperlink"/>
            <w:rFonts w:ascii="Segoe UI" w:hAnsi="Segoe UI" w:cs="Segoe UI"/>
            <w:color w:val="0366D6"/>
            <w:sz w:val="24"/>
          </w:rPr>
          <w:t>Harvard Medical School (HMS) LINCS Project</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1" w:history="1">
        <w:r w:rsidRPr="001F7D44">
          <w:rPr>
            <w:rStyle w:val="Hyperlink"/>
            <w:rFonts w:ascii="Segoe UI" w:hAnsi="Segoe UI" w:cs="Segoe UI"/>
            <w:color w:val="0366D6"/>
            <w:sz w:val="24"/>
          </w:rPr>
          <w:t>Human Genome Diversity Project</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2" w:history="1">
        <w:r w:rsidRPr="001F7D44">
          <w:rPr>
            <w:rStyle w:val="Hyperlink"/>
            <w:rFonts w:ascii="Segoe UI" w:hAnsi="Segoe UI" w:cs="Segoe UI"/>
            <w:color w:val="0366D6"/>
            <w:sz w:val="24"/>
          </w:rPr>
          <w:t>Human Microbiome Project (HMP)</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3" w:history="1">
        <w:r w:rsidRPr="001F7D44">
          <w:rPr>
            <w:rStyle w:val="Hyperlink"/>
            <w:rFonts w:ascii="Segoe UI" w:hAnsi="Segoe UI" w:cs="Segoe UI"/>
            <w:color w:val="0366D6"/>
            <w:sz w:val="24"/>
          </w:rPr>
          <w:t>ICOS PSP Benchmark</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4" w:history="1">
        <w:r w:rsidRPr="001F7D44">
          <w:rPr>
            <w:rStyle w:val="Hyperlink"/>
            <w:rFonts w:ascii="Segoe UI" w:hAnsi="Segoe UI" w:cs="Segoe UI"/>
            <w:color w:val="0366D6"/>
            <w:sz w:val="24"/>
          </w:rPr>
          <w:t>International HapMap Project</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5" w:history="1">
        <w:r w:rsidRPr="001F7D44">
          <w:rPr>
            <w:rStyle w:val="Hyperlink"/>
            <w:rFonts w:ascii="Segoe UI" w:hAnsi="Segoe UI" w:cs="Segoe UI"/>
            <w:color w:val="0366D6"/>
            <w:sz w:val="24"/>
          </w:rPr>
          <w:t>Journal of Cell Biology DataViewer</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6" w:history="1">
        <w:r w:rsidRPr="001F7D44">
          <w:rPr>
            <w:rStyle w:val="Hyperlink"/>
            <w:rFonts w:ascii="Segoe UI" w:hAnsi="Segoe UI" w:cs="Segoe UI"/>
            <w:color w:val="0366D6"/>
            <w:sz w:val="24"/>
          </w:rPr>
          <w:t>MIT Cancer Genomics Data</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7" w:anchor="databases" w:history="1">
        <w:r w:rsidRPr="001F7D44">
          <w:rPr>
            <w:rStyle w:val="Hyperlink"/>
            <w:rFonts w:ascii="Segoe UI" w:hAnsi="Segoe UI" w:cs="Segoe UI"/>
            <w:color w:val="0366D6"/>
            <w:sz w:val="24"/>
          </w:rPr>
          <w:t>NCBI Proteins</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8" w:history="1">
        <w:r w:rsidRPr="001F7D44">
          <w:rPr>
            <w:rStyle w:val="Hyperlink"/>
            <w:rFonts w:ascii="Segoe UI" w:hAnsi="Segoe UI" w:cs="Segoe UI"/>
            <w:color w:val="0366D6"/>
            <w:sz w:val="24"/>
          </w:rPr>
          <w:t>NCBI Taxonomy</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29" w:history="1">
        <w:r w:rsidRPr="001F7D44">
          <w:rPr>
            <w:rStyle w:val="Hyperlink"/>
            <w:rFonts w:ascii="Segoe UI" w:hAnsi="Segoe UI" w:cs="Segoe UI"/>
            <w:color w:val="0366D6"/>
            <w:sz w:val="24"/>
          </w:rPr>
          <w:t>NCI Genomic Data Commons</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0" w:history="1">
        <w:r w:rsidRPr="001F7D44">
          <w:rPr>
            <w:rStyle w:val="Hyperlink"/>
            <w:rFonts w:ascii="Segoe UI" w:hAnsi="Segoe UI" w:cs="Segoe UI"/>
            <w:color w:val="0366D6"/>
            <w:sz w:val="24"/>
          </w:rPr>
          <w:t>NIH Microarray data</w:t>
        </w:r>
      </w:hyperlink>
      <w:r w:rsidRPr="001F7D44">
        <w:rPr>
          <w:rFonts w:ascii="Segoe UI" w:hAnsi="Segoe UI" w:cs="Segoe UI"/>
          <w:color w:val="24292E"/>
          <w:sz w:val="24"/>
        </w:rPr>
        <w:t> or FTP (see FTP link on </w:t>
      </w:r>
      <w:hyperlink r:id="rId3131" w:history="1">
        <w:r w:rsidRPr="001F7D44">
          <w:rPr>
            <w:rStyle w:val="Hyperlink"/>
            <w:rFonts w:ascii="Segoe UI" w:hAnsi="Segoe UI" w:cs="Segoe UI"/>
            <w:color w:val="0366D6"/>
            <w:sz w:val="24"/>
          </w:rPr>
          <w:t>RAW</w:t>
        </w:r>
      </w:hyperlink>
      <w:r w:rsidRPr="001F7D44">
        <w:rPr>
          <w:rFonts w:ascii="Segoe UI" w:hAnsi="Segoe UI" w:cs="Segoe UI"/>
          <w:color w:val="24292E"/>
          <w:sz w:val="24"/>
        </w:rPr>
        <w:t>)</w:t>
      </w:r>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2" w:history="1">
        <w:r w:rsidRPr="001F7D44">
          <w:rPr>
            <w:rStyle w:val="Hyperlink"/>
            <w:rFonts w:ascii="Segoe UI" w:hAnsi="Segoe UI" w:cs="Segoe UI"/>
            <w:color w:val="0366D6"/>
            <w:sz w:val="24"/>
          </w:rPr>
          <w:t>OpenSNP genotypes data</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3" w:history="1">
        <w:r w:rsidRPr="001F7D44">
          <w:rPr>
            <w:rStyle w:val="Hyperlink"/>
            <w:rFonts w:ascii="Segoe UI" w:hAnsi="Segoe UI" w:cs="Segoe UI"/>
            <w:color w:val="0366D6"/>
            <w:sz w:val="24"/>
          </w:rPr>
          <w:t>Pathguid - Protein-Protein Interactions Catalog</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4" w:history="1">
        <w:r w:rsidRPr="001F7D44">
          <w:rPr>
            <w:rStyle w:val="Hyperlink"/>
            <w:rFonts w:ascii="Segoe UI" w:hAnsi="Segoe UI" w:cs="Segoe UI"/>
            <w:color w:val="0366D6"/>
            <w:sz w:val="24"/>
          </w:rPr>
          <w:t>Protein Data Bank</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5" w:history="1">
        <w:r w:rsidRPr="001F7D44">
          <w:rPr>
            <w:rStyle w:val="Hyperlink"/>
            <w:rFonts w:ascii="Segoe UI" w:hAnsi="Segoe UI" w:cs="Segoe UI"/>
            <w:color w:val="0366D6"/>
            <w:sz w:val="24"/>
          </w:rPr>
          <w:t>Psychiatric Genomics Consortium</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6" w:history="1">
        <w:r w:rsidRPr="001F7D44">
          <w:rPr>
            <w:rStyle w:val="Hyperlink"/>
            <w:rFonts w:ascii="Segoe UI" w:hAnsi="Segoe UI" w:cs="Segoe UI"/>
            <w:color w:val="0366D6"/>
            <w:sz w:val="24"/>
          </w:rPr>
          <w:t>PubChem Project</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7" w:history="1">
        <w:r w:rsidRPr="001F7D44">
          <w:rPr>
            <w:rStyle w:val="Hyperlink"/>
            <w:rFonts w:ascii="Segoe UI" w:hAnsi="Segoe UI" w:cs="Segoe UI"/>
            <w:color w:val="0366D6"/>
            <w:sz w:val="24"/>
          </w:rPr>
          <w:t>PubGene (now Coremine Medical)</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38" w:history="1">
        <w:r w:rsidRPr="001F7D44">
          <w:rPr>
            <w:rStyle w:val="Hyperlink"/>
            <w:rFonts w:ascii="Segoe UI" w:hAnsi="Segoe UI" w:cs="Segoe UI"/>
            <w:color w:val="0366D6"/>
            <w:sz w:val="24"/>
          </w:rPr>
          <w:t>Sanger Catalogue of Somatic Mutations in Cancer (COSMIC)</w:t>
        </w:r>
      </w:hyperlink>
    </w:p>
    <w:p w:rsidR="00342843" w:rsidRPr="001F7D44" w:rsidRDefault="00342843" w:rsidP="00F526AB">
      <w:pPr>
        <w:numPr>
          <w:ilvl w:val="0"/>
          <w:numId w:val="167"/>
        </w:numPr>
        <w:spacing w:before="60" w:after="100" w:afterAutospacing="1" w:line="240" w:lineRule="auto"/>
        <w:rPr>
          <w:rFonts w:ascii="Segoe UI" w:hAnsi="Segoe UI" w:cs="Segoe UI"/>
          <w:color w:val="24292E"/>
          <w:sz w:val="24"/>
        </w:rPr>
      </w:pPr>
      <w:hyperlink r:id="rId3139" w:history="1">
        <w:r w:rsidRPr="001F7D44">
          <w:rPr>
            <w:rStyle w:val="Hyperlink"/>
            <w:rFonts w:ascii="Segoe UI" w:hAnsi="Segoe UI" w:cs="Segoe UI"/>
            <w:color w:val="0366D6"/>
            <w:sz w:val="24"/>
          </w:rPr>
          <w:t>Sanger Genomics of Drug Sensitivity in Cancer Project (GDSC)</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0" w:history="1">
        <w:r w:rsidRPr="001F7D44">
          <w:rPr>
            <w:rStyle w:val="Hyperlink"/>
            <w:rFonts w:ascii="Segoe UI" w:hAnsi="Segoe UI" w:cs="Segoe UI"/>
            <w:color w:val="0366D6"/>
            <w:sz w:val="24"/>
          </w:rPr>
          <w:t>Sequence Read Archive(SRA)</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1" w:history="1">
        <w:r w:rsidRPr="001F7D44">
          <w:rPr>
            <w:rStyle w:val="Hyperlink"/>
            <w:rFonts w:ascii="Segoe UI" w:hAnsi="Segoe UI" w:cs="Segoe UI"/>
            <w:color w:val="0366D6"/>
            <w:sz w:val="24"/>
          </w:rPr>
          <w:t>Stanford Microarray Data</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2" w:history="1">
        <w:r w:rsidRPr="001F7D44">
          <w:rPr>
            <w:rStyle w:val="Hyperlink"/>
            <w:rFonts w:ascii="Segoe UI" w:hAnsi="Segoe UI" w:cs="Segoe UI"/>
            <w:color w:val="0366D6"/>
            <w:sz w:val="24"/>
          </w:rPr>
          <w:t>Stowers Institute Original Data Repository</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3" w:history="1">
        <w:r w:rsidRPr="001F7D44">
          <w:rPr>
            <w:rStyle w:val="Hyperlink"/>
            <w:rFonts w:ascii="Segoe UI" w:hAnsi="Segoe UI" w:cs="Segoe UI"/>
            <w:color w:val="0366D6"/>
            <w:sz w:val="24"/>
          </w:rPr>
          <w:t>Systems Science of Biological Dynamics (SSBD) Database</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4" w:history="1">
        <w:r w:rsidRPr="001F7D44">
          <w:rPr>
            <w:rStyle w:val="Hyperlink"/>
            <w:rFonts w:ascii="Segoe UI" w:hAnsi="Segoe UI" w:cs="Segoe UI"/>
            <w:color w:val="0366D6"/>
            <w:sz w:val="24"/>
          </w:rPr>
          <w:t>The Cancer Genome Atlas (TCGA), available via Broad GDAC</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5" w:history="1">
        <w:r w:rsidRPr="001F7D44">
          <w:rPr>
            <w:rStyle w:val="Hyperlink"/>
            <w:rFonts w:ascii="Segoe UI" w:hAnsi="Segoe UI" w:cs="Segoe UI"/>
            <w:color w:val="0366D6"/>
            <w:sz w:val="24"/>
          </w:rPr>
          <w:t>The Catalogue of Life</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6" w:history="1">
        <w:r w:rsidRPr="001F7D44">
          <w:rPr>
            <w:rStyle w:val="Hyperlink"/>
            <w:rFonts w:ascii="Segoe UI" w:hAnsi="Segoe UI" w:cs="Segoe UI"/>
            <w:color w:val="0366D6"/>
            <w:sz w:val="24"/>
          </w:rPr>
          <w:t>The Personal Genome Project</w:t>
        </w:r>
      </w:hyperlink>
      <w:r w:rsidRPr="001F7D44">
        <w:rPr>
          <w:rFonts w:ascii="Segoe UI" w:hAnsi="Segoe UI" w:cs="Segoe UI"/>
          <w:color w:val="24292E"/>
          <w:sz w:val="24"/>
        </w:rPr>
        <w:t> or </w:t>
      </w:r>
      <w:hyperlink r:id="rId3147" w:history="1">
        <w:r w:rsidRPr="001F7D44">
          <w:rPr>
            <w:rStyle w:val="Hyperlink"/>
            <w:rFonts w:ascii="Segoe UI" w:hAnsi="Segoe UI" w:cs="Segoe UI"/>
            <w:color w:val="0366D6"/>
            <w:sz w:val="24"/>
          </w:rPr>
          <w:t>PGP</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8" w:history="1">
        <w:r w:rsidRPr="001F7D44">
          <w:rPr>
            <w:rStyle w:val="Hyperlink"/>
            <w:rFonts w:ascii="Segoe UI" w:hAnsi="Segoe UI" w:cs="Segoe UI"/>
            <w:color w:val="0366D6"/>
            <w:sz w:val="24"/>
          </w:rPr>
          <w:t>UCSC Public Data</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49" w:history="1">
        <w:r w:rsidRPr="001F7D44">
          <w:rPr>
            <w:rStyle w:val="Hyperlink"/>
            <w:rFonts w:ascii="Segoe UI" w:hAnsi="Segoe UI" w:cs="Segoe UI"/>
            <w:color w:val="0366D6"/>
            <w:sz w:val="24"/>
          </w:rPr>
          <w:t>UniGene</w:t>
        </w:r>
      </w:hyperlink>
    </w:p>
    <w:p w:rsidR="00342843" w:rsidRPr="001F7D44" w:rsidRDefault="00342843" w:rsidP="00342843">
      <w:pPr>
        <w:numPr>
          <w:ilvl w:val="0"/>
          <w:numId w:val="167"/>
        </w:numPr>
        <w:spacing w:before="60" w:after="100" w:afterAutospacing="1" w:line="240" w:lineRule="auto"/>
        <w:rPr>
          <w:rFonts w:ascii="Segoe UI" w:hAnsi="Segoe UI" w:cs="Segoe UI"/>
          <w:color w:val="24292E"/>
          <w:sz w:val="24"/>
        </w:rPr>
      </w:pPr>
      <w:hyperlink r:id="rId3150" w:history="1">
        <w:r w:rsidRPr="001F7D44">
          <w:rPr>
            <w:rStyle w:val="Hyperlink"/>
            <w:rFonts w:ascii="Segoe UI" w:hAnsi="Segoe UI" w:cs="Segoe UI"/>
            <w:color w:val="0366D6"/>
            <w:sz w:val="24"/>
          </w:rPr>
          <w:t>Universal Protein Resource (UnitProt)</w:t>
        </w:r>
      </w:hyperlink>
    </w:p>
    <w:bookmarkStart w:id="276" w:name="user-content-climate-weather"/>
    <w:bookmarkEnd w:id="276"/>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"id4"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Climate/Weather</w:t>
      </w:r>
      <w:r w:rsidRPr="001F7D44">
        <w:rPr>
          <w:rFonts w:ascii="Segoe UI" w:hAnsi="Segoe UI" w:cs="Segoe UI"/>
          <w:color w:val="24292E"/>
          <w:sz w:val="38"/>
        </w:rPr>
        <w:fldChar w:fldCharType="end"/>
      </w:r>
    </w:p>
    <w:p w:rsidR="00342843" w:rsidRPr="001F7D44" w:rsidRDefault="00342843" w:rsidP="00342843">
      <w:pPr>
        <w:numPr>
          <w:ilvl w:val="0"/>
          <w:numId w:val="168"/>
        </w:numPr>
        <w:spacing w:before="100" w:beforeAutospacing="1" w:after="100" w:afterAutospacing="1" w:line="240" w:lineRule="auto"/>
        <w:rPr>
          <w:rFonts w:ascii="Segoe UI" w:hAnsi="Segoe UI" w:cs="Segoe UI"/>
          <w:color w:val="24292E"/>
          <w:sz w:val="24"/>
        </w:rPr>
      </w:pPr>
      <w:hyperlink r:id="rId3151" w:history="1">
        <w:r w:rsidRPr="001F7D44">
          <w:rPr>
            <w:rStyle w:val="Hyperlink"/>
            <w:rFonts w:ascii="Segoe UI" w:hAnsi="Segoe UI" w:cs="Segoe UI"/>
            <w:color w:val="0366D6"/>
            <w:sz w:val="24"/>
          </w:rPr>
          <w:t>Actuaries Climate Index</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2" w:history="1">
        <w:r w:rsidRPr="001F7D44">
          <w:rPr>
            <w:rStyle w:val="Hyperlink"/>
            <w:rFonts w:ascii="Segoe UI" w:hAnsi="Segoe UI" w:cs="Segoe UI"/>
            <w:color w:val="0366D6"/>
            <w:sz w:val="24"/>
          </w:rPr>
          <w:t>Australian Weather</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3" w:history="1">
        <w:r w:rsidRPr="001F7D44">
          <w:rPr>
            <w:rStyle w:val="Hyperlink"/>
            <w:rFonts w:ascii="Segoe UI" w:hAnsi="Segoe UI" w:cs="Segoe UI"/>
            <w:color w:val="0366D6"/>
            <w:sz w:val="24"/>
          </w:rPr>
          <w:t>Aviation Weather Center - Consistent, timely and accurate weather information for the world airspace system</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4" w:history="1">
        <w:r w:rsidRPr="001F7D44">
          <w:rPr>
            <w:rStyle w:val="Hyperlink"/>
            <w:rFonts w:ascii="Segoe UI" w:hAnsi="Segoe UI" w:cs="Segoe UI"/>
            <w:color w:val="0366D6"/>
            <w:sz w:val="24"/>
          </w:rPr>
          <w:t>Brazilian Weather - Historical data (In Portuguese)</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5" w:history="1">
        <w:r w:rsidRPr="001F7D44">
          <w:rPr>
            <w:rStyle w:val="Hyperlink"/>
            <w:rFonts w:ascii="Segoe UI" w:hAnsi="Segoe UI" w:cs="Segoe UI"/>
            <w:color w:val="0366D6"/>
            <w:sz w:val="24"/>
          </w:rPr>
          <w:t>Canadian Meteorological Centre</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6" w:anchor="datterandftp://ftp.cmdl.noaa.gov/" w:history="1">
        <w:r w:rsidRPr="001F7D44">
          <w:rPr>
            <w:rStyle w:val="Hyperlink"/>
            <w:rFonts w:ascii="Segoe UI" w:hAnsi="Segoe UI" w:cs="Segoe UI"/>
            <w:color w:val="0366D6"/>
            <w:sz w:val="24"/>
          </w:rPr>
          <w:t>Climate Data from UEA (updated monthly)</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7" w:history="1">
        <w:r w:rsidRPr="001F7D44">
          <w:rPr>
            <w:rStyle w:val="Hyperlink"/>
            <w:rFonts w:ascii="Segoe UI" w:hAnsi="Segoe UI" w:cs="Segoe UI"/>
            <w:color w:val="0366D6"/>
            <w:sz w:val="24"/>
          </w:rPr>
          <w:t>European Climate Assessment &amp; Dataset</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8" w:history="1">
        <w:r w:rsidRPr="001F7D44">
          <w:rPr>
            <w:rStyle w:val="Hyperlink"/>
            <w:rFonts w:ascii="Segoe UI" w:hAnsi="Segoe UI" w:cs="Segoe UI"/>
            <w:color w:val="0366D6"/>
            <w:sz w:val="24"/>
          </w:rPr>
          <w:t>Global Climate Data Since 1929</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59" w:history="1">
        <w:r w:rsidRPr="001F7D44">
          <w:rPr>
            <w:rStyle w:val="Hyperlink"/>
            <w:rFonts w:ascii="Segoe UI" w:hAnsi="Segoe UI" w:cs="Segoe UI"/>
            <w:color w:val="0366D6"/>
            <w:sz w:val="24"/>
          </w:rPr>
          <w:t>NASA Global Imagery Browse Services</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0" w:history="1">
        <w:r w:rsidRPr="001F7D44">
          <w:rPr>
            <w:rStyle w:val="Hyperlink"/>
            <w:rFonts w:ascii="Segoe UI" w:hAnsi="Segoe UI" w:cs="Segoe UI"/>
            <w:color w:val="0366D6"/>
            <w:sz w:val="24"/>
          </w:rPr>
          <w:t>NOAA Bering Sea Climate</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1" w:history="1">
        <w:r w:rsidRPr="001F7D44">
          <w:rPr>
            <w:rStyle w:val="Hyperlink"/>
            <w:rFonts w:ascii="Segoe UI" w:hAnsi="Segoe UI" w:cs="Segoe UI"/>
            <w:color w:val="0366D6"/>
            <w:sz w:val="24"/>
          </w:rPr>
          <w:t>NOAA Climate Datasets</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2" w:history="1">
        <w:r w:rsidRPr="001F7D44">
          <w:rPr>
            <w:rStyle w:val="Hyperlink"/>
            <w:rFonts w:ascii="Segoe UI" w:hAnsi="Segoe UI" w:cs="Segoe UI"/>
            <w:color w:val="0366D6"/>
            <w:sz w:val="24"/>
          </w:rPr>
          <w:t>NOAA Realtime Weather Models</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3" w:history="1">
        <w:r w:rsidRPr="001F7D44">
          <w:rPr>
            <w:rStyle w:val="Hyperlink"/>
            <w:rFonts w:ascii="Segoe UI" w:hAnsi="Segoe UI" w:cs="Segoe UI"/>
            <w:color w:val="0366D6"/>
            <w:sz w:val="24"/>
          </w:rPr>
          <w:t>NOAA SURFRAD Meteorology and Radiation Datasets</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4" w:history="1">
        <w:r w:rsidRPr="001F7D44">
          <w:rPr>
            <w:rStyle w:val="Hyperlink"/>
            <w:rFonts w:ascii="Segoe UI" w:hAnsi="Segoe UI" w:cs="Segoe UI"/>
            <w:color w:val="0366D6"/>
            <w:sz w:val="24"/>
          </w:rPr>
          <w:t>The World Bank Open Data Resources for Climate Change</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5" w:history="1">
        <w:r w:rsidRPr="001F7D44">
          <w:rPr>
            <w:rStyle w:val="Hyperlink"/>
            <w:rFonts w:ascii="Segoe UI" w:hAnsi="Segoe UI" w:cs="Segoe UI"/>
            <w:color w:val="0366D6"/>
            <w:sz w:val="24"/>
          </w:rPr>
          <w:t>UEA Climatic Research Unit</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6" w:history="1">
        <w:r w:rsidRPr="001F7D44">
          <w:rPr>
            <w:rStyle w:val="Hyperlink"/>
            <w:rFonts w:ascii="Segoe UI" w:hAnsi="Segoe UI" w:cs="Segoe UI"/>
            <w:color w:val="0366D6"/>
            <w:sz w:val="24"/>
          </w:rPr>
          <w:t>WorldClim - Global Climate Data</w:t>
        </w:r>
      </w:hyperlink>
    </w:p>
    <w:p w:rsidR="00342843" w:rsidRPr="001F7D44" w:rsidRDefault="00342843" w:rsidP="00342843">
      <w:pPr>
        <w:numPr>
          <w:ilvl w:val="0"/>
          <w:numId w:val="168"/>
        </w:numPr>
        <w:spacing w:before="60" w:after="100" w:afterAutospacing="1" w:line="240" w:lineRule="auto"/>
        <w:rPr>
          <w:rFonts w:ascii="Segoe UI" w:hAnsi="Segoe UI" w:cs="Segoe UI"/>
          <w:color w:val="24292E"/>
          <w:sz w:val="24"/>
        </w:rPr>
      </w:pPr>
      <w:hyperlink r:id="rId3167" w:history="1">
        <w:r w:rsidRPr="001F7D44">
          <w:rPr>
            <w:rStyle w:val="Hyperlink"/>
            <w:rFonts w:ascii="Segoe UI" w:hAnsi="Segoe UI" w:cs="Segoe UI"/>
            <w:color w:val="0366D6"/>
            <w:sz w:val="24"/>
          </w:rPr>
          <w:t>WU Historical Weather Worldwide</w:t>
        </w:r>
      </w:hyperlink>
    </w:p>
    <w:bookmarkStart w:id="277" w:name="user-content-complex-networks"/>
    <w:bookmarkEnd w:id="277"/>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"id5"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Complex Networks</w:t>
      </w:r>
      <w:r w:rsidRPr="001F7D44">
        <w:rPr>
          <w:rFonts w:ascii="Segoe UI" w:hAnsi="Segoe UI" w:cs="Segoe UI"/>
          <w:color w:val="24292E"/>
          <w:sz w:val="38"/>
        </w:rPr>
        <w:fldChar w:fldCharType="end"/>
      </w:r>
    </w:p>
    <w:p w:rsidR="00342843" w:rsidRPr="001F7D44" w:rsidRDefault="00342843" w:rsidP="00342843">
      <w:pPr>
        <w:numPr>
          <w:ilvl w:val="0"/>
          <w:numId w:val="169"/>
        </w:numPr>
        <w:spacing w:before="100" w:beforeAutospacing="1" w:after="100" w:afterAutospacing="1" w:line="240" w:lineRule="auto"/>
        <w:rPr>
          <w:rFonts w:ascii="Segoe UI" w:hAnsi="Segoe UI" w:cs="Segoe UI"/>
          <w:color w:val="24292E"/>
          <w:sz w:val="24"/>
        </w:rPr>
      </w:pPr>
      <w:hyperlink r:id="rId3168" w:history="1">
        <w:r w:rsidRPr="001F7D44">
          <w:rPr>
            <w:rStyle w:val="Hyperlink"/>
            <w:rFonts w:ascii="Segoe UI" w:hAnsi="Segoe UI" w:cs="Segoe UI"/>
            <w:color w:val="0366D6"/>
            <w:sz w:val="24"/>
          </w:rPr>
          <w:t>AMiner Citation Network Dataset</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69" w:history="1">
        <w:r w:rsidRPr="001F7D44">
          <w:rPr>
            <w:rStyle w:val="Hyperlink"/>
            <w:rFonts w:ascii="Segoe UI" w:hAnsi="Segoe UI" w:cs="Segoe UI"/>
            <w:color w:val="0366D6"/>
            <w:sz w:val="24"/>
          </w:rPr>
          <w:t>CrossRef DOI URLs</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0" w:history="1">
        <w:r w:rsidRPr="001F7D44">
          <w:rPr>
            <w:rStyle w:val="Hyperlink"/>
            <w:rFonts w:ascii="Segoe UI" w:hAnsi="Segoe UI" w:cs="Segoe UI"/>
            <w:color w:val="0366D6"/>
            <w:sz w:val="24"/>
          </w:rPr>
          <w:t>DBLP Citation dataset</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1" w:history="1">
        <w:r w:rsidRPr="001F7D44">
          <w:rPr>
            <w:rStyle w:val="Hyperlink"/>
            <w:rFonts w:ascii="Segoe UI" w:hAnsi="Segoe UI" w:cs="Segoe UI"/>
            <w:color w:val="0366D6"/>
            <w:sz w:val="24"/>
          </w:rPr>
          <w:t>DIMACS Road Networks Collection</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2" w:history="1">
        <w:r w:rsidRPr="001F7D44">
          <w:rPr>
            <w:rStyle w:val="Hyperlink"/>
            <w:rFonts w:ascii="Segoe UI" w:hAnsi="Segoe UI" w:cs="Segoe UI"/>
            <w:color w:val="0366D6"/>
            <w:sz w:val="24"/>
          </w:rPr>
          <w:t>NBER Patent Citations</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3" w:history="1">
        <w:r w:rsidRPr="001F7D44">
          <w:rPr>
            <w:rStyle w:val="Hyperlink"/>
            <w:rFonts w:ascii="Segoe UI" w:hAnsi="Segoe UI" w:cs="Segoe UI"/>
            <w:color w:val="0366D6"/>
            <w:sz w:val="24"/>
          </w:rPr>
          <w:t>Network Repository with Interactive Exploratory Analysis Tools</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4" w:history="1">
        <w:r w:rsidRPr="001F7D44">
          <w:rPr>
            <w:rStyle w:val="Hyperlink"/>
            <w:rFonts w:ascii="Segoe UI" w:hAnsi="Segoe UI" w:cs="Segoe UI"/>
            <w:color w:val="0366D6"/>
            <w:sz w:val="24"/>
          </w:rPr>
          <w:t>NIST complex networks data collection</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5" w:history="1">
        <w:r w:rsidRPr="001F7D44">
          <w:rPr>
            <w:rStyle w:val="Hyperlink"/>
            <w:rFonts w:ascii="Segoe UI" w:hAnsi="Segoe UI" w:cs="Segoe UI"/>
            <w:color w:val="0366D6"/>
            <w:sz w:val="24"/>
          </w:rPr>
          <w:t>Protein-protein interaction network</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6" w:history="1">
        <w:r w:rsidRPr="001F7D44">
          <w:rPr>
            <w:rStyle w:val="Hyperlink"/>
            <w:rFonts w:ascii="Segoe UI" w:hAnsi="Segoe UI" w:cs="Segoe UI"/>
            <w:color w:val="0366D6"/>
            <w:sz w:val="24"/>
          </w:rPr>
          <w:t>PyPI and Maven Dependency Network</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7" w:history="1">
        <w:r w:rsidRPr="001F7D44">
          <w:rPr>
            <w:rStyle w:val="Hyperlink"/>
            <w:rFonts w:ascii="Segoe UI" w:hAnsi="Segoe UI" w:cs="Segoe UI"/>
            <w:color w:val="0366D6"/>
            <w:sz w:val="24"/>
          </w:rPr>
          <w:t>Scopus Citation Database</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8" w:history="1">
        <w:r w:rsidRPr="001F7D44">
          <w:rPr>
            <w:rStyle w:val="Hyperlink"/>
            <w:rFonts w:ascii="Segoe UI" w:hAnsi="Segoe UI" w:cs="Segoe UI"/>
            <w:color w:val="0366D6"/>
            <w:sz w:val="24"/>
          </w:rPr>
          <w:t>Small Network Data</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79" w:history="1">
        <w:r w:rsidRPr="001F7D44">
          <w:rPr>
            <w:rStyle w:val="Hyperlink"/>
            <w:rFonts w:ascii="Segoe UI" w:hAnsi="Segoe UI" w:cs="Segoe UI"/>
            <w:color w:val="0366D6"/>
            <w:sz w:val="24"/>
          </w:rPr>
          <w:t>Stanford GraphBase (Steven Skiena)</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0" w:history="1">
        <w:r w:rsidRPr="001F7D44">
          <w:rPr>
            <w:rStyle w:val="Hyperlink"/>
            <w:rFonts w:ascii="Segoe UI" w:hAnsi="Segoe UI" w:cs="Segoe UI"/>
            <w:color w:val="0366D6"/>
            <w:sz w:val="24"/>
          </w:rPr>
          <w:t>Stanford Large Network Dataset Collection</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1" w:history="1">
        <w:r w:rsidRPr="001F7D44">
          <w:rPr>
            <w:rStyle w:val="Hyperlink"/>
            <w:rFonts w:ascii="Segoe UI" w:hAnsi="Segoe UI" w:cs="Segoe UI"/>
            <w:color w:val="0366D6"/>
            <w:sz w:val="24"/>
          </w:rPr>
          <w:t>Stanford Longitudinal Network Data Sources</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2" w:history="1">
        <w:r w:rsidRPr="001F7D44">
          <w:rPr>
            <w:rStyle w:val="Hyperlink"/>
            <w:rFonts w:ascii="Segoe UI" w:hAnsi="Segoe UI" w:cs="Segoe UI"/>
            <w:color w:val="0366D6"/>
            <w:sz w:val="24"/>
          </w:rPr>
          <w:t>The Koblenz Network Collection</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3" w:history="1">
        <w:r w:rsidRPr="001F7D44">
          <w:rPr>
            <w:rStyle w:val="Hyperlink"/>
            <w:rFonts w:ascii="Segoe UI" w:hAnsi="Segoe UI" w:cs="Segoe UI"/>
            <w:color w:val="0366D6"/>
            <w:sz w:val="24"/>
          </w:rPr>
          <w:t>The Laboratory for Web Algorithmics (UNIMI)</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4" w:history="1">
        <w:r w:rsidRPr="001F7D44">
          <w:rPr>
            <w:rStyle w:val="Hyperlink"/>
            <w:rFonts w:ascii="Segoe UI" w:hAnsi="Segoe UI" w:cs="Segoe UI"/>
            <w:color w:val="0366D6"/>
            <w:sz w:val="24"/>
          </w:rPr>
          <w:t>The Nexus Network Repository</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5" w:history="1">
        <w:r w:rsidRPr="001F7D44">
          <w:rPr>
            <w:rStyle w:val="Hyperlink"/>
            <w:rFonts w:ascii="Segoe UI" w:hAnsi="Segoe UI" w:cs="Segoe UI"/>
            <w:color w:val="0366D6"/>
            <w:sz w:val="24"/>
          </w:rPr>
          <w:t>UCI Network Data Repository</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6" w:history="1">
        <w:r w:rsidRPr="001F7D44">
          <w:rPr>
            <w:rStyle w:val="Hyperlink"/>
            <w:rFonts w:ascii="Segoe UI" w:hAnsi="Segoe UI" w:cs="Segoe UI"/>
            <w:color w:val="0366D6"/>
            <w:sz w:val="24"/>
          </w:rPr>
          <w:t>UFL sparse matrix collection</w:t>
        </w:r>
      </w:hyperlink>
    </w:p>
    <w:p w:rsidR="00342843" w:rsidRPr="001F7D44" w:rsidRDefault="00342843" w:rsidP="00342843">
      <w:pPr>
        <w:numPr>
          <w:ilvl w:val="0"/>
          <w:numId w:val="169"/>
        </w:numPr>
        <w:spacing w:before="60" w:after="100" w:afterAutospacing="1" w:line="240" w:lineRule="auto"/>
        <w:rPr>
          <w:rFonts w:ascii="Segoe UI" w:hAnsi="Segoe UI" w:cs="Segoe UI"/>
          <w:color w:val="24292E"/>
          <w:sz w:val="24"/>
        </w:rPr>
      </w:pPr>
      <w:hyperlink r:id="rId3187" w:history="1">
        <w:r w:rsidRPr="001F7D44">
          <w:rPr>
            <w:rStyle w:val="Hyperlink"/>
            <w:rFonts w:ascii="Segoe UI" w:hAnsi="Segoe UI" w:cs="Segoe UI"/>
            <w:color w:val="0366D6"/>
            <w:sz w:val="24"/>
          </w:rPr>
          <w:t>WSU Graph Database</w:t>
        </w:r>
      </w:hyperlink>
    </w:p>
    <w:bookmarkStart w:id="278" w:name="user-content-computer-networks"/>
    <w:bookmarkEnd w:id="278"/>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"id6"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Computer Networks</w:t>
      </w:r>
      <w:r w:rsidRPr="001F7D44">
        <w:rPr>
          <w:rFonts w:ascii="Segoe UI" w:hAnsi="Segoe UI" w:cs="Segoe UI"/>
          <w:color w:val="24292E"/>
          <w:sz w:val="38"/>
        </w:rPr>
        <w:fldChar w:fldCharType="end"/>
      </w:r>
    </w:p>
    <w:p w:rsidR="00342843" w:rsidRPr="001F7D44" w:rsidRDefault="00342843" w:rsidP="00342843">
      <w:pPr>
        <w:numPr>
          <w:ilvl w:val="0"/>
          <w:numId w:val="170"/>
        </w:numPr>
        <w:spacing w:before="100" w:beforeAutospacing="1" w:after="100" w:afterAutospacing="1" w:line="240" w:lineRule="auto"/>
        <w:rPr>
          <w:rFonts w:ascii="Segoe UI" w:hAnsi="Segoe UI" w:cs="Segoe UI"/>
          <w:color w:val="24292E"/>
          <w:sz w:val="24"/>
        </w:rPr>
      </w:pPr>
      <w:hyperlink r:id="rId3188" w:history="1">
        <w:r w:rsidRPr="001F7D44">
          <w:rPr>
            <w:rStyle w:val="Hyperlink"/>
            <w:rFonts w:ascii="Segoe UI" w:hAnsi="Segoe UI" w:cs="Segoe UI"/>
            <w:color w:val="0366D6"/>
            <w:sz w:val="24"/>
          </w:rPr>
          <w:t>3.5B Web Pages from CommonCrawl 2012</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89" w:history="1">
        <w:r w:rsidRPr="001F7D44">
          <w:rPr>
            <w:rStyle w:val="Hyperlink"/>
            <w:rFonts w:ascii="Segoe UI" w:hAnsi="Segoe UI" w:cs="Segoe UI"/>
            <w:color w:val="0366D6"/>
            <w:sz w:val="24"/>
          </w:rPr>
          <w:t>53.5B Web clicks of 100K users in Indiana Univ.</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0" w:history="1">
        <w:r w:rsidRPr="001F7D44">
          <w:rPr>
            <w:rStyle w:val="Hyperlink"/>
            <w:rFonts w:ascii="Segoe UI" w:hAnsi="Segoe UI" w:cs="Segoe UI"/>
            <w:color w:val="0366D6"/>
            <w:sz w:val="24"/>
          </w:rPr>
          <w:t>CAIDA Internet Datasets</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1" w:history="1">
        <w:r w:rsidRPr="001F7D44">
          <w:rPr>
            <w:rStyle w:val="Hyperlink"/>
            <w:rFonts w:ascii="Segoe UI" w:hAnsi="Segoe UI" w:cs="Segoe UI"/>
            <w:color w:val="0366D6"/>
            <w:sz w:val="24"/>
          </w:rPr>
          <w:t>ClueWeb09 - 1B web pages</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2" w:history="1">
        <w:r w:rsidRPr="001F7D44">
          <w:rPr>
            <w:rStyle w:val="Hyperlink"/>
            <w:rFonts w:ascii="Segoe UI" w:hAnsi="Segoe UI" w:cs="Segoe UI"/>
            <w:color w:val="0366D6"/>
            <w:sz w:val="24"/>
          </w:rPr>
          <w:t>ClueWeb12 - 733M web pages</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3" w:history="1">
        <w:r w:rsidRPr="001F7D44">
          <w:rPr>
            <w:rStyle w:val="Hyperlink"/>
            <w:rFonts w:ascii="Segoe UI" w:hAnsi="Segoe UI" w:cs="Segoe UI"/>
            <w:color w:val="0366D6"/>
            <w:sz w:val="24"/>
          </w:rPr>
          <w:t>CommonCrawl Web Data over 7 years</w:t>
        </w:r>
      </w:hyperlink>
    </w:p>
    <w:p w:rsidR="00342843" w:rsidRPr="001F7D44" w:rsidRDefault="00342843" w:rsidP="00F526AB">
      <w:pPr>
        <w:numPr>
          <w:ilvl w:val="0"/>
          <w:numId w:val="170"/>
        </w:numPr>
        <w:spacing w:before="60" w:after="100" w:afterAutospacing="1" w:line="240" w:lineRule="auto"/>
        <w:rPr>
          <w:rFonts w:ascii="Segoe UI" w:hAnsi="Segoe UI" w:cs="Segoe UI"/>
          <w:color w:val="24292E"/>
          <w:sz w:val="24"/>
        </w:rPr>
      </w:pPr>
      <w:hyperlink r:id="rId3194" w:history="1">
        <w:r w:rsidRPr="001F7D44">
          <w:rPr>
            <w:rStyle w:val="Hyperlink"/>
            <w:rFonts w:ascii="Segoe UI" w:hAnsi="Segoe UI" w:cs="Segoe UI"/>
            <w:color w:val="0366D6"/>
            <w:sz w:val="24"/>
          </w:rPr>
          <w:t>CRAWDAD Wireless datasets from Dartmouth Univ.</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5" w:history="1">
        <w:r w:rsidRPr="001F7D44">
          <w:rPr>
            <w:rStyle w:val="Hyperlink"/>
            <w:rFonts w:ascii="Segoe UI" w:hAnsi="Segoe UI" w:cs="Segoe UI"/>
            <w:color w:val="0366D6"/>
            <w:sz w:val="24"/>
          </w:rPr>
          <w:t>Criteo click-through data</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6" w:history="1">
        <w:r w:rsidRPr="001F7D44">
          <w:rPr>
            <w:rStyle w:val="Hyperlink"/>
            <w:rFonts w:ascii="Segoe UI" w:hAnsi="Segoe UI" w:cs="Segoe UI"/>
            <w:color w:val="0366D6"/>
            <w:sz w:val="24"/>
          </w:rPr>
          <w:t>OONI: Open Observatory of Network Interference - Internet censorship data</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7" w:history="1">
        <w:r w:rsidRPr="001F7D44">
          <w:rPr>
            <w:rStyle w:val="Hyperlink"/>
            <w:rFonts w:ascii="Segoe UI" w:hAnsi="Segoe UI" w:cs="Segoe UI"/>
            <w:color w:val="0366D6"/>
            <w:sz w:val="24"/>
          </w:rPr>
          <w:t>Open Mobile Data by MobiPerf</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8" w:history="1">
        <w:r w:rsidRPr="001F7D44">
          <w:rPr>
            <w:rStyle w:val="Hyperlink"/>
            <w:rFonts w:ascii="Segoe UI" w:hAnsi="Segoe UI" w:cs="Segoe UI"/>
            <w:color w:val="0366D6"/>
            <w:sz w:val="24"/>
          </w:rPr>
          <w:t>Rapid7 Sonar Internet Scans</w:t>
        </w:r>
      </w:hyperlink>
    </w:p>
    <w:p w:rsidR="00342843" w:rsidRPr="001F7D44" w:rsidRDefault="00342843" w:rsidP="00342843">
      <w:pPr>
        <w:numPr>
          <w:ilvl w:val="0"/>
          <w:numId w:val="170"/>
        </w:numPr>
        <w:spacing w:before="60" w:after="100" w:afterAutospacing="1" w:line="240" w:lineRule="auto"/>
        <w:rPr>
          <w:rFonts w:ascii="Segoe UI" w:hAnsi="Segoe UI" w:cs="Segoe UI"/>
          <w:color w:val="24292E"/>
          <w:sz w:val="24"/>
        </w:rPr>
      </w:pPr>
      <w:hyperlink r:id="rId3199" w:history="1">
        <w:r w:rsidRPr="001F7D44">
          <w:rPr>
            <w:rStyle w:val="Hyperlink"/>
            <w:rFonts w:ascii="Segoe UI" w:hAnsi="Segoe UI" w:cs="Segoe UI"/>
            <w:color w:val="0366D6"/>
            <w:sz w:val="24"/>
          </w:rPr>
          <w:t>UCSD Network Telescope, IPv4 /8 net</w:t>
        </w:r>
      </w:hyperlink>
    </w:p>
    <w:bookmarkStart w:id="279" w:name="user-content-data-challenges"/>
    <w:bookmarkEnd w:id="279"/>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"id7"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Data Challenges</w:t>
      </w:r>
      <w:r w:rsidRPr="001F7D44">
        <w:rPr>
          <w:rFonts w:ascii="Segoe UI" w:hAnsi="Segoe UI" w:cs="Segoe UI"/>
          <w:color w:val="24292E"/>
          <w:sz w:val="38"/>
        </w:rPr>
        <w:fldChar w:fldCharType="end"/>
      </w:r>
    </w:p>
    <w:p w:rsidR="00342843" w:rsidRPr="001F7D44" w:rsidRDefault="00342843" w:rsidP="00342843">
      <w:pPr>
        <w:numPr>
          <w:ilvl w:val="0"/>
          <w:numId w:val="171"/>
        </w:numPr>
        <w:spacing w:before="100" w:beforeAutospacing="1" w:after="100" w:afterAutospacing="1" w:line="240" w:lineRule="auto"/>
        <w:rPr>
          <w:rFonts w:ascii="Segoe UI" w:hAnsi="Segoe UI" w:cs="Segoe UI"/>
          <w:color w:val="24292E"/>
          <w:sz w:val="24"/>
        </w:rPr>
      </w:pPr>
      <w:hyperlink r:id="rId3200" w:history="1">
        <w:r w:rsidRPr="001F7D44">
          <w:rPr>
            <w:rStyle w:val="Hyperlink"/>
            <w:rFonts w:ascii="Segoe UI" w:hAnsi="Segoe UI" w:cs="Segoe UI"/>
            <w:color w:val="0366D6"/>
            <w:sz w:val="24"/>
          </w:rPr>
          <w:t>Bruteforce Database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1" w:history="1">
        <w:r w:rsidRPr="001F7D44">
          <w:rPr>
            <w:rStyle w:val="Hyperlink"/>
            <w:rFonts w:ascii="Segoe UI" w:hAnsi="Segoe UI" w:cs="Segoe UI"/>
            <w:color w:val="0366D6"/>
            <w:sz w:val="24"/>
          </w:rPr>
          <w:t>Challenges in Machine Learning</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2" w:history="1">
        <w:r w:rsidRPr="001F7D44">
          <w:rPr>
            <w:rStyle w:val="Hyperlink"/>
            <w:rFonts w:ascii="Segoe UI" w:hAnsi="Segoe UI" w:cs="Segoe UI"/>
            <w:color w:val="0366D6"/>
            <w:sz w:val="24"/>
          </w:rPr>
          <w:t>CrowdANALYTIX dataX</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3" w:history="1">
        <w:r w:rsidRPr="001F7D44">
          <w:rPr>
            <w:rStyle w:val="Hyperlink"/>
            <w:rFonts w:ascii="Segoe UI" w:hAnsi="Segoe UI" w:cs="Segoe UI"/>
            <w:color w:val="0366D6"/>
            <w:sz w:val="24"/>
          </w:rPr>
          <w:t>D4D Challenge of Orange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4" w:history="1">
        <w:r w:rsidRPr="001F7D44">
          <w:rPr>
            <w:rStyle w:val="Hyperlink"/>
            <w:rFonts w:ascii="Segoe UI" w:hAnsi="Segoe UI" w:cs="Segoe UI"/>
            <w:color w:val="0366D6"/>
            <w:sz w:val="24"/>
          </w:rPr>
          <w:t>DrivenData Competitions for Social Good</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5" w:history="1">
        <w:r w:rsidRPr="001F7D44">
          <w:rPr>
            <w:rStyle w:val="Hyperlink"/>
            <w:rFonts w:ascii="Segoe UI" w:hAnsi="Segoe UI" w:cs="Segoe UI"/>
            <w:color w:val="0366D6"/>
            <w:sz w:val="24"/>
          </w:rPr>
          <w:t>ICWSM Data Challenge (since 2009)</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6" w:history="1">
        <w:r w:rsidRPr="001F7D44">
          <w:rPr>
            <w:rStyle w:val="Hyperlink"/>
            <w:rFonts w:ascii="Segoe UI" w:hAnsi="Segoe UI" w:cs="Segoe UI"/>
            <w:color w:val="0366D6"/>
            <w:sz w:val="24"/>
          </w:rPr>
          <w:t>Kaggle Competition Data</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7" w:history="1">
        <w:r w:rsidRPr="001F7D44">
          <w:rPr>
            <w:rStyle w:val="Hyperlink"/>
            <w:rFonts w:ascii="Segoe UI" w:hAnsi="Segoe UI" w:cs="Segoe UI"/>
            <w:color w:val="0366D6"/>
            <w:sz w:val="24"/>
          </w:rPr>
          <w:t>KDD Cup by Tencent 2012</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8" w:history="1">
        <w:r w:rsidRPr="001F7D44">
          <w:rPr>
            <w:rStyle w:val="Hyperlink"/>
            <w:rFonts w:ascii="Segoe UI" w:hAnsi="Segoe UI" w:cs="Segoe UI"/>
            <w:color w:val="0366D6"/>
            <w:sz w:val="24"/>
          </w:rPr>
          <w:t>Localytics Data Visualization Challenge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09" w:history="1">
        <w:r w:rsidRPr="001F7D44">
          <w:rPr>
            <w:rStyle w:val="Hyperlink"/>
            <w:rFonts w:ascii="Segoe UI" w:hAnsi="Segoe UI" w:cs="Segoe UI"/>
            <w:color w:val="0366D6"/>
            <w:sz w:val="24"/>
          </w:rPr>
          <w:t>Netflix Prize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10" w:history="1">
        <w:r w:rsidRPr="001F7D44">
          <w:rPr>
            <w:rStyle w:val="Hyperlink"/>
            <w:rFonts w:ascii="Segoe UI" w:hAnsi="Segoe UI" w:cs="Segoe UI"/>
            <w:color w:val="0366D6"/>
            <w:sz w:val="24"/>
          </w:rPr>
          <w:t>Space Apps Challenge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11" w:history="1">
        <w:r w:rsidRPr="001F7D44">
          <w:rPr>
            <w:rStyle w:val="Hyperlink"/>
            <w:rFonts w:ascii="Segoe UI" w:hAnsi="Segoe UI" w:cs="Segoe UI"/>
            <w:color w:val="0366D6"/>
            <w:sz w:val="24"/>
          </w:rPr>
          <w:t>Telecom Italia Big Data Challenge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12" w:history="1">
        <w:r w:rsidRPr="001F7D44">
          <w:rPr>
            <w:rStyle w:val="Hyperlink"/>
            <w:rFonts w:ascii="Segoe UI" w:hAnsi="Segoe UI" w:cs="Segoe UI"/>
            <w:color w:val="0366D6"/>
            <w:sz w:val="24"/>
          </w:rPr>
          <w:t>TravisTorrent Dataset - MSR'2017 Mining Challenge</w:t>
        </w:r>
      </w:hyperlink>
    </w:p>
    <w:p w:rsidR="00342843" w:rsidRPr="001F7D44" w:rsidRDefault="00342843" w:rsidP="00342843">
      <w:pPr>
        <w:numPr>
          <w:ilvl w:val="0"/>
          <w:numId w:val="171"/>
        </w:numPr>
        <w:spacing w:before="60" w:after="100" w:afterAutospacing="1" w:line="240" w:lineRule="auto"/>
        <w:rPr>
          <w:rFonts w:ascii="Segoe UI" w:hAnsi="Segoe UI" w:cs="Segoe UI"/>
          <w:color w:val="24292E"/>
          <w:sz w:val="24"/>
        </w:rPr>
      </w:pPr>
      <w:hyperlink r:id="rId3213" w:history="1">
        <w:r w:rsidRPr="001F7D44">
          <w:rPr>
            <w:rStyle w:val="Hyperlink"/>
            <w:rFonts w:ascii="Segoe UI" w:hAnsi="Segoe UI" w:cs="Segoe UI"/>
            <w:color w:val="0366D6"/>
            <w:sz w:val="24"/>
          </w:rPr>
          <w:t>Yelp Dataset Challenge</w:t>
        </w:r>
      </w:hyperlink>
    </w:p>
    <w:bookmarkStart w:id="280" w:name="user-content-earth-science"/>
    <w:bookmarkEnd w:id="280"/>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"id8"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Earth Science</w:t>
      </w:r>
      <w:r w:rsidRPr="001F7D44">
        <w:rPr>
          <w:rFonts w:ascii="Segoe UI" w:hAnsi="Segoe UI" w:cs="Segoe UI"/>
          <w:color w:val="24292E"/>
          <w:sz w:val="38"/>
        </w:rPr>
        <w:fldChar w:fldCharType="end"/>
      </w:r>
    </w:p>
    <w:p w:rsidR="00342843" w:rsidRPr="001F7D44" w:rsidRDefault="00342843" w:rsidP="00342843">
      <w:pPr>
        <w:numPr>
          <w:ilvl w:val="0"/>
          <w:numId w:val="172"/>
        </w:numPr>
        <w:spacing w:before="100" w:beforeAutospacing="1" w:after="100" w:afterAutospacing="1" w:line="240" w:lineRule="auto"/>
        <w:rPr>
          <w:rFonts w:ascii="Segoe UI" w:hAnsi="Segoe UI" w:cs="Segoe UI"/>
          <w:color w:val="24292E"/>
          <w:sz w:val="24"/>
        </w:rPr>
      </w:pPr>
      <w:hyperlink r:id="rId3214" w:history="1">
        <w:r w:rsidRPr="001F7D44">
          <w:rPr>
            <w:rStyle w:val="Hyperlink"/>
            <w:rFonts w:ascii="Segoe UI" w:hAnsi="Segoe UI" w:cs="Segoe UI"/>
            <w:color w:val="0366D6"/>
            <w:sz w:val="24"/>
          </w:rPr>
          <w:t>AQUASTAT - Global water resources and uses</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15" w:history="1">
        <w:r w:rsidRPr="001F7D44">
          <w:rPr>
            <w:rStyle w:val="Hyperlink"/>
            <w:rFonts w:ascii="Segoe UI" w:hAnsi="Segoe UI" w:cs="Segoe UI"/>
            <w:color w:val="0366D6"/>
            <w:sz w:val="24"/>
          </w:rPr>
          <w:t>BODC - marine data of ~22K vars</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16" w:history="1">
        <w:r w:rsidRPr="001F7D44">
          <w:rPr>
            <w:rStyle w:val="Hyperlink"/>
            <w:rFonts w:ascii="Segoe UI" w:hAnsi="Segoe UI" w:cs="Segoe UI"/>
            <w:color w:val="0366D6"/>
            <w:sz w:val="24"/>
          </w:rPr>
          <w:t>Earth Models</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17" w:history="1">
        <w:r w:rsidRPr="001F7D44">
          <w:rPr>
            <w:rStyle w:val="Hyperlink"/>
            <w:rFonts w:ascii="Segoe UI" w:hAnsi="Segoe UI" w:cs="Segoe UI"/>
            <w:color w:val="0366D6"/>
            <w:sz w:val="24"/>
          </w:rPr>
          <w:t>EOSDIS - NASA's earth observing system data</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18" w:history="1">
        <w:r w:rsidRPr="001F7D44">
          <w:rPr>
            <w:rStyle w:val="Hyperlink"/>
            <w:rFonts w:ascii="Segoe UI" w:hAnsi="Segoe UI" w:cs="Segoe UI"/>
            <w:color w:val="0366D6"/>
            <w:sz w:val="24"/>
          </w:rPr>
          <w:t>Integrated Marine Observing System (IMOS) - roughly 30TB of ocean measurements</w:t>
        </w:r>
      </w:hyperlink>
      <w:r w:rsidRPr="001F7D44">
        <w:rPr>
          <w:rFonts w:ascii="Segoe UI" w:hAnsi="Segoe UI" w:cs="Segoe UI"/>
          <w:color w:val="24292E"/>
          <w:sz w:val="24"/>
        </w:rPr>
        <w:t> or </w:t>
      </w:r>
      <w:hyperlink r:id="rId3219" w:history="1">
        <w:r w:rsidRPr="001F7D44">
          <w:rPr>
            <w:rStyle w:val="Hyperlink"/>
            <w:rFonts w:ascii="Segoe UI" w:hAnsi="Segoe UI" w:cs="Segoe UI"/>
            <w:color w:val="0366D6"/>
            <w:sz w:val="24"/>
          </w:rPr>
          <w:t>on S3</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20" w:history="1">
        <w:r w:rsidRPr="001F7D44">
          <w:rPr>
            <w:rStyle w:val="Hyperlink"/>
            <w:rFonts w:ascii="Segoe UI" w:hAnsi="Segoe UI" w:cs="Segoe UI"/>
            <w:color w:val="0366D6"/>
            <w:sz w:val="24"/>
          </w:rPr>
          <w:t>Marinexplore - Open Oceanographic Data</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21" w:history="1">
        <w:r w:rsidRPr="001F7D44">
          <w:rPr>
            <w:rStyle w:val="Hyperlink"/>
            <w:rFonts w:ascii="Segoe UI" w:hAnsi="Segoe UI" w:cs="Segoe UI"/>
            <w:color w:val="0366D6"/>
            <w:sz w:val="24"/>
          </w:rPr>
          <w:t>Smithsonian Institution Global Volcano and Eruption Database</w:t>
        </w:r>
      </w:hyperlink>
    </w:p>
    <w:p w:rsidR="00342843" w:rsidRPr="001F7D44" w:rsidRDefault="00342843" w:rsidP="00342843">
      <w:pPr>
        <w:numPr>
          <w:ilvl w:val="0"/>
          <w:numId w:val="172"/>
        </w:numPr>
        <w:spacing w:before="60" w:after="100" w:afterAutospacing="1" w:line="240" w:lineRule="auto"/>
        <w:rPr>
          <w:rFonts w:ascii="Segoe UI" w:hAnsi="Segoe UI" w:cs="Segoe UI"/>
          <w:color w:val="24292E"/>
          <w:sz w:val="24"/>
        </w:rPr>
      </w:pPr>
      <w:hyperlink r:id="rId3222" w:history="1">
        <w:r w:rsidRPr="001F7D44">
          <w:rPr>
            <w:rStyle w:val="Hyperlink"/>
            <w:rFonts w:ascii="Segoe UI" w:hAnsi="Segoe UI" w:cs="Segoe UI"/>
            <w:color w:val="0366D6"/>
            <w:sz w:val="24"/>
          </w:rPr>
          <w:t>USGS Earthquake Archives</w:t>
        </w:r>
      </w:hyperlink>
    </w:p>
    <w:bookmarkStart w:id="281" w:name="user-content-economics"/>
    <w:bookmarkEnd w:id="281"/>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"id9"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Economics</w:t>
      </w:r>
      <w:r w:rsidRPr="001F7D44">
        <w:rPr>
          <w:rFonts w:ascii="Segoe UI" w:hAnsi="Segoe UI" w:cs="Segoe UI"/>
          <w:color w:val="24292E"/>
          <w:sz w:val="38"/>
        </w:rPr>
        <w:fldChar w:fldCharType="end"/>
      </w:r>
    </w:p>
    <w:p w:rsidR="00342843" w:rsidRPr="001F7D44" w:rsidRDefault="00342843" w:rsidP="00342843">
      <w:pPr>
        <w:numPr>
          <w:ilvl w:val="0"/>
          <w:numId w:val="173"/>
        </w:numPr>
        <w:spacing w:before="100" w:beforeAutospacing="1" w:after="100" w:afterAutospacing="1" w:line="240" w:lineRule="auto"/>
        <w:rPr>
          <w:rFonts w:ascii="Segoe UI" w:hAnsi="Segoe UI" w:cs="Segoe UI"/>
          <w:color w:val="24292E"/>
          <w:sz w:val="24"/>
        </w:rPr>
      </w:pPr>
      <w:hyperlink r:id="rId3223" w:history="1">
        <w:r w:rsidRPr="001F7D44">
          <w:rPr>
            <w:rStyle w:val="Hyperlink"/>
            <w:rFonts w:ascii="Segoe UI" w:hAnsi="Segoe UI" w:cs="Segoe UI"/>
            <w:color w:val="0366D6"/>
            <w:sz w:val="24"/>
          </w:rPr>
          <w:t>American Economic Association (AEA)</w:t>
        </w:r>
      </w:hyperlink>
    </w:p>
    <w:p w:rsidR="00342843" w:rsidRPr="001F7D44" w:rsidRDefault="00342843" w:rsidP="00F526AB">
      <w:pPr>
        <w:numPr>
          <w:ilvl w:val="0"/>
          <w:numId w:val="173"/>
        </w:numPr>
        <w:spacing w:before="60" w:after="100" w:afterAutospacing="1" w:line="240" w:lineRule="auto"/>
        <w:rPr>
          <w:rFonts w:ascii="Segoe UI" w:hAnsi="Segoe UI" w:cs="Segoe UI"/>
          <w:color w:val="24292E"/>
          <w:sz w:val="24"/>
        </w:rPr>
      </w:pPr>
      <w:hyperlink r:id="rId3224" w:history="1">
        <w:r w:rsidRPr="001F7D44">
          <w:rPr>
            <w:rStyle w:val="Hyperlink"/>
            <w:rFonts w:ascii="Segoe UI" w:hAnsi="Segoe UI" w:cs="Segoe UI"/>
            <w:color w:val="0366D6"/>
            <w:sz w:val="24"/>
          </w:rPr>
          <w:t>EconData from UMD</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25" w:history="1">
        <w:r w:rsidRPr="001F7D44">
          <w:rPr>
            <w:rStyle w:val="Hyperlink"/>
            <w:rFonts w:ascii="Segoe UI" w:hAnsi="Segoe UI" w:cs="Segoe UI"/>
            <w:color w:val="0366D6"/>
            <w:sz w:val="24"/>
          </w:rPr>
          <w:t>Economic Freedom of the World Data</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26" w:history="1">
        <w:r w:rsidRPr="001F7D44">
          <w:rPr>
            <w:rStyle w:val="Hyperlink"/>
            <w:rFonts w:ascii="Segoe UI" w:hAnsi="Segoe UI" w:cs="Segoe UI"/>
            <w:color w:val="0366D6"/>
            <w:sz w:val="24"/>
          </w:rPr>
          <w:t>Historical MacroEconomc Statistics</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27" w:history="1">
        <w:r w:rsidRPr="001F7D44">
          <w:rPr>
            <w:rStyle w:val="Hyperlink"/>
            <w:rFonts w:ascii="Segoe UI" w:hAnsi="Segoe UI" w:cs="Segoe UI"/>
            <w:color w:val="0366D6"/>
            <w:sz w:val="24"/>
          </w:rPr>
          <w:t>International Economics Database</w:t>
        </w:r>
      </w:hyperlink>
      <w:r w:rsidRPr="001F7D44">
        <w:rPr>
          <w:rFonts w:ascii="Segoe UI" w:hAnsi="Segoe UI" w:cs="Segoe UI"/>
          <w:color w:val="24292E"/>
          <w:sz w:val="24"/>
        </w:rPr>
        <w:t> and </w:t>
      </w:r>
      <w:hyperlink r:id="rId3228" w:history="1">
        <w:r w:rsidRPr="001F7D44">
          <w:rPr>
            <w:rStyle w:val="Hyperlink"/>
            <w:rFonts w:ascii="Segoe UI" w:hAnsi="Segoe UI" w:cs="Segoe UI"/>
            <w:color w:val="0366D6"/>
            <w:sz w:val="24"/>
          </w:rPr>
          <w:t>various data tools</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29" w:history="1">
        <w:r w:rsidRPr="001F7D44">
          <w:rPr>
            <w:rStyle w:val="Hyperlink"/>
            <w:rFonts w:ascii="Segoe UI" w:hAnsi="Segoe UI" w:cs="Segoe UI"/>
            <w:color w:val="0366D6"/>
            <w:sz w:val="24"/>
          </w:rPr>
          <w:t>International Trade Statistics</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0" w:history="1">
        <w:r w:rsidRPr="001F7D44">
          <w:rPr>
            <w:rStyle w:val="Hyperlink"/>
            <w:rFonts w:ascii="Segoe UI" w:hAnsi="Segoe UI" w:cs="Segoe UI"/>
            <w:color w:val="0366D6"/>
            <w:sz w:val="24"/>
          </w:rPr>
          <w:t>Internet Product Code Database</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1" w:history="1">
        <w:r w:rsidRPr="001F7D44">
          <w:rPr>
            <w:rStyle w:val="Hyperlink"/>
            <w:rFonts w:ascii="Segoe UI" w:hAnsi="Segoe UI" w:cs="Segoe UI"/>
            <w:color w:val="0366D6"/>
            <w:sz w:val="24"/>
          </w:rPr>
          <w:t>Joint External Debt Data Hub</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2" w:history="1">
        <w:r w:rsidRPr="001F7D44">
          <w:rPr>
            <w:rStyle w:val="Hyperlink"/>
            <w:rFonts w:ascii="Segoe UI" w:hAnsi="Segoe UI" w:cs="Segoe UI"/>
            <w:color w:val="0366D6"/>
            <w:sz w:val="24"/>
          </w:rPr>
          <w:t>Jon Haveman International Trade Data Links</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3" w:history="1">
        <w:r w:rsidRPr="001F7D44">
          <w:rPr>
            <w:rStyle w:val="Hyperlink"/>
            <w:rFonts w:ascii="Segoe UI" w:hAnsi="Segoe UI" w:cs="Segoe UI"/>
            <w:color w:val="0366D6"/>
            <w:sz w:val="24"/>
          </w:rPr>
          <w:t>OpenCorporates Database of Companies in the World</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4" w:history="1">
        <w:r w:rsidRPr="001F7D44">
          <w:rPr>
            <w:rStyle w:val="Hyperlink"/>
            <w:rFonts w:ascii="Segoe UI" w:hAnsi="Segoe UI" w:cs="Segoe UI"/>
            <w:color w:val="0366D6"/>
            <w:sz w:val="24"/>
          </w:rPr>
          <w:t>Our World in Data</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5" w:history="1">
        <w:r w:rsidRPr="001F7D44">
          <w:rPr>
            <w:rStyle w:val="Hyperlink"/>
            <w:rFonts w:ascii="Segoe UI" w:hAnsi="Segoe UI" w:cs="Segoe UI"/>
            <w:color w:val="0366D6"/>
            <w:sz w:val="24"/>
          </w:rPr>
          <w:t>SciencesPo World Trade Gravity Datasets</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6" w:history="1">
        <w:r w:rsidRPr="001F7D44">
          <w:rPr>
            <w:rStyle w:val="Hyperlink"/>
            <w:rFonts w:ascii="Segoe UI" w:hAnsi="Segoe UI" w:cs="Segoe UI"/>
            <w:color w:val="0366D6"/>
            <w:sz w:val="24"/>
          </w:rPr>
          <w:t>The Atlas of Economic Complexity</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7" w:history="1">
        <w:r w:rsidRPr="001F7D44">
          <w:rPr>
            <w:rStyle w:val="Hyperlink"/>
            <w:rFonts w:ascii="Segoe UI" w:hAnsi="Segoe UI" w:cs="Segoe UI"/>
            <w:color w:val="0366D6"/>
            <w:sz w:val="24"/>
          </w:rPr>
          <w:t>The Center for International Data</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8" w:history="1">
        <w:r w:rsidRPr="001F7D44">
          <w:rPr>
            <w:rStyle w:val="Hyperlink"/>
            <w:rFonts w:ascii="Segoe UI" w:hAnsi="Segoe UI" w:cs="Segoe UI"/>
            <w:color w:val="0366D6"/>
            <w:sz w:val="24"/>
          </w:rPr>
          <w:t>The Observatory of Economic Complexity</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39" w:history="1">
        <w:r w:rsidRPr="001F7D44">
          <w:rPr>
            <w:rStyle w:val="Hyperlink"/>
            <w:rFonts w:ascii="Segoe UI" w:hAnsi="Segoe UI" w:cs="Segoe UI"/>
            <w:color w:val="0366D6"/>
            <w:sz w:val="24"/>
          </w:rPr>
          <w:t>UN Commodity Trade Statistics</w:t>
        </w:r>
      </w:hyperlink>
    </w:p>
    <w:p w:rsidR="00342843" w:rsidRPr="001F7D44" w:rsidRDefault="00342843" w:rsidP="00342843">
      <w:pPr>
        <w:numPr>
          <w:ilvl w:val="0"/>
          <w:numId w:val="173"/>
        </w:numPr>
        <w:spacing w:before="60" w:after="100" w:afterAutospacing="1" w:line="240" w:lineRule="auto"/>
        <w:rPr>
          <w:rFonts w:ascii="Segoe UI" w:hAnsi="Segoe UI" w:cs="Segoe UI"/>
          <w:color w:val="24292E"/>
          <w:sz w:val="24"/>
        </w:rPr>
      </w:pPr>
      <w:hyperlink r:id="rId3240" w:history="1">
        <w:r w:rsidRPr="001F7D44">
          <w:rPr>
            <w:rStyle w:val="Hyperlink"/>
            <w:rFonts w:ascii="Segoe UI" w:hAnsi="Segoe UI" w:cs="Segoe UI"/>
            <w:color w:val="0366D6"/>
            <w:sz w:val="24"/>
          </w:rPr>
          <w:t>UN Human Development Reports</w:t>
        </w:r>
      </w:hyperlink>
    </w:p>
    <w:bookmarkStart w:id="282" w:name="user-content-education"/>
    <w:bookmarkEnd w:id="282"/>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"id10"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Education</w:t>
      </w:r>
      <w:r w:rsidRPr="001F7D44">
        <w:rPr>
          <w:rFonts w:ascii="Segoe UI" w:hAnsi="Segoe UI" w:cs="Segoe UI"/>
          <w:color w:val="24292E"/>
          <w:sz w:val="38"/>
        </w:rPr>
        <w:fldChar w:fldCharType="end"/>
      </w:r>
    </w:p>
    <w:p w:rsidR="00342843" w:rsidRPr="001F7D44" w:rsidRDefault="00342843" w:rsidP="00342843">
      <w:pPr>
        <w:numPr>
          <w:ilvl w:val="0"/>
          <w:numId w:val="174"/>
        </w:numPr>
        <w:spacing w:before="100" w:beforeAutospacing="1" w:after="100" w:afterAutospacing="1" w:line="240" w:lineRule="auto"/>
        <w:rPr>
          <w:rFonts w:ascii="Segoe UI" w:hAnsi="Segoe UI" w:cs="Segoe UI"/>
          <w:color w:val="24292E"/>
          <w:sz w:val="24"/>
        </w:rPr>
      </w:pPr>
      <w:hyperlink r:id="rId3241" w:history="1">
        <w:r w:rsidRPr="001F7D44">
          <w:rPr>
            <w:rStyle w:val="Hyperlink"/>
            <w:rFonts w:ascii="Segoe UI" w:hAnsi="Segoe UI" w:cs="Segoe UI"/>
            <w:color w:val="0366D6"/>
            <w:sz w:val="24"/>
          </w:rPr>
          <w:t>College Scorecard Data</w:t>
        </w:r>
      </w:hyperlink>
    </w:p>
    <w:p w:rsidR="00342843" w:rsidRPr="001F7D44" w:rsidRDefault="00342843" w:rsidP="00342843">
      <w:pPr>
        <w:numPr>
          <w:ilvl w:val="0"/>
          <w:numId w:val="174"/>
        </w:numPr>
        <w:spacing w:before="60" w:after="100" w:afterAutospacing="1" w:line="240" w:lineRule="auto"/>
        <w:rPr>
          <w:rFonts w:ascii="Segoe UI" w:hAnsi="Segoe UI" w:cs="Segoe UI"/>
          <w:color w:val="24292E"/>
          <w:sz w:val="24"/>
        </w:rPr>
      </w:pPr>
      <w:hyperlink r:id="rId3242" w:history="1">
        <w:r w:rsidRPr="001F7D44">
          <w:rPr>
            <w:rStyle w:val="Hyperlink"/>
            <w:rFonts w:ascii="Segoe UI" w:hAnsi="Segoe UI" w:cs="Segoe UI"/>
            <w:color w:val="0366D6"/>
            <w:sz w:val="24"/>
          </w:rPr>
          <w:t>Student Data from Free Code Camp</w:t>
        </w:r>
      </w:hyperlink>
    </w:p>
    <w:bookmarkStart w:id="283" w:name="user-content-energy"/>
    <w:bookmarkEnd w:id="283"/>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"id11"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Energy</w:t>
      </w:r>
      <w:r w:rsidRPr="001F7D44">
        <w:rPr>
          <w:rFonts w:ascii="Segoe UI" w:hAnsi="Segoe UI" w:cs="Segoe UI"/>
          <w:color w:val="24292E"/>
          <w:sz w:val="38"/>
        </w:rPr>
        <w:fldChar w:fldCharType="end"/>
      </w:r>
    </w:p>
    <w:p w:rsidR="00342843" w:rsidRPr="001F7D44" w:rsidRDefault="00342843" w:rsidP="00342843">
      <w:pPr>
        <w:numPr>
          <w:ilvl w:val="0"/>
          <w:numId w:val="175"/>
        </w:numPr>
        <w:spacing w:before="100" w:beforeAutospacing="1" w:after="100" w:afterAutospacing="1" w:line="240" w:lineRule="auto"/>
        <w:rPr>
          <w:rFonts w:ascii="Segoe UI" w:hAnsi="Segoe UI" w:cs="Segoe UI"/>
          <w:color w:val="24292E"/>
          <w:sz w:val="24"/>
        </w:rPr>
      </w:pPr>
      <w:hyperlink r:id="rId3243" w:history="1">
        <w:r w:rsidRPr="001F7D44">
          <w:rPr>
            <w:rStyle w:val="Hyperlink"/>
            <w:rFonts w:ascii="Segoe UI" w:hAnsi="Segoe UI" w:cs="Segoe UI"/>
            <w:color w:val="0366D6"/>
            <w:sz w:val="24"/>
          </w:rPr>
          <w:t>AMPds</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44" w:history="1">
        <w:r w:rsidRPr="001F7D44">
          <w:rPr>
            <w:rStyle w:val="Hyperlink"/>
            <w:rFonts w:ascii="Segoe UI" w:hAnsi="Segoe UI" w:cs="Segoe UI"/>
            <w:color w:val="0366D6"/>
            <w:sz w:val="24"/>
          </w:rPr>
          <w:t>BLUEd</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45" w:history="1">
        <w:r w:rsidRPr="001F7D44">
          <w:rPr>
            <w:rStyle w:val="Hyperlink"/>
            <w:rFonts w:ascii="Segoe UI" w:hAnsi="Segoe UI" w:cs="Segoe UI"/>
            <w:color w:val="0366D6"/>
            <w:sz w:val="24"/>
          </w:rPr>
          <w:t>COMBED</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46" w:history="1">
        <w:r w:rsidRPr="001F7D44">
          <w:rPr>
            <w:rStyle w:val="Hyperlink"/>
            <w:rFonts w:ascii="Segoe UI" w:hAnsi="Segoe UI" w:cs="Segoe UI"/>
            <w:color w:val="0366D6"/>
            <w:sz w:val="24"/>
          </w:rPr>
          <w:t>Dataport</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47" w:history="1">
        <w:r w:rsidRPr="001F7D44">
          <w:rPr>
            <w:rStyle w:val="Hyperlink"/>
            <w:rFonts w:ascii="Segoe UI" w:hAnsi="Segoe UI" w:cs="Segoe UI"/>
            <w:color w:val="0366D6"/>
            <w:sz w:val="24"/>
          </w:rPr>
          <w:t>DRED</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48" w:history="1">
        <w:r w:rsidRPr="001F7D44">
          <w:rPr>
            <w:rStyle w:val="Hyperlink"/>
            <w:rFonts w:ascii="Segoe UI" w:hAnsi="Segoe UI" w:cs="Segoe UI"/>
            <w:color w:val="0366D6"/>
            <w:sz w:val="24"/>
          </w:rPr>
          <w:t>ECO</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49" w:history="1">
        <w:r w:rsidRPr="001F7D44">
          <w:rPr>
            <w:rStyle w:val="Hyperlink"/>
            <w:rFonts w:ascii="Segoe UI" w:hAnsi="Segoe UI" w:cs="Segoe UI"/>
            <w:color w:val="0366D6"/>
            <w:sz w:val="24"/>
          </w:rPr>
          <w:t>EIA</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0" w:anchor="Description" w:history="1">
        <w:r w:rsidRPr="001F7D44">
          <w:rPr>
            <w:rStyle w:val="Hyperlink"/>
            <w:rFonts w:ascii="Segoe UI" w:hAnsi="Segoe UI" w:cs="Segoe UI"/>
            <w:color w:val="0366D6"/>
            <w:sz w:val="24"/>
          </w:rPr>
          <w:t>HES</w:t>
        </w:r>
      </w:hyperlink>
      <w:r w:rsidRPr="001F7D44">
        <w:rPr>
          <w:rFonts w:ascii="Segoe UI" w:hAnsi="Segoe UI" w:cs="Segoe UI"/>
          <w:color w:val="24292E"/>
          <w:sz w:val="24"/>
        </w:rPr>
        <w:t> - Household Electricity Study, UK</w:t>
      </w:r>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1" w:history="1">
        <w:r w:rsidRPr="001F7D44">
          <w:rPr>
            <w:rStyle w:val="Hyperlink"/>
            <w:rFonts w:ascii="Segoe UI" w:hAnsi="Segoe UI" w:cs="Segoe UI"/>
            <w:color w:val="0366D6"/>
            <w:sz w:val="24"/>
          </w:rPr>
          <w:t>HFED</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2" w:history="1">
        <w:r w:rsidRPr="001F7D44">
          <w:rPr>
            <w:rStyle w:val="Hyperlink"/>
            <w:rFonts w:ascii="Segoe UI" w:hAnsi="Segoe UI" w:cs="Segoe UI"/>
            <w:color w:val="0366D6"/>
            <w:sz w:val="24"/>
          </w:rPr>
          <w:t>iAWE</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3" w:history="1">
        <w:r w:rsidRPr="001F7D44">
          <w:rPr>
            <w:rStyle w:val="Hyperlink"/>
            <w:rFonts w:ascii="Segoe UI" w:hAnsi="Segoe UI" w:cs="Segoe UI"/>
            <w:color w:val="0366D6"/>
            <w:sz w:val="24"/>
          </w:rPr>
          <w:t>PLAID</w:t>
        </w:r>
      </w:hyperlink>
      <w:r w:rsidRPr="001F7D44">
        <w:rPr>
          <w:rFonts w:ascii="Segoe UI" w:hAnsi="Segoe UI" w:cs="Segoe UI"/>
          <w:color w:val="24292E"/>
          <w:sz w:val="24"/>
        </w:rPr>
        <w:t> - the Plug Load Appliance Identification Dataset</w:t>
      </w:r>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4" w:history="1">
        <w:r w:rsidRPr="001F7D44">
          <w:rPr>
            <w:rStyle w:val="Hyperlink"/>
            <w:rFonts w:ascii="Segoe UI" w:hAnsi="Segoe UI" w:cs="Segoe UI"/>
            <w:color w:val="0366D6"/>
            <w:sz w:val="24"/>
          </w:rPr>
          <w:t>REDD</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5" w:history="1">
        <w:r w:rsidRPr="001F7D44">
          <w:rPr>
            <w:rStyle w:val="Hyperlink"/>
            <w:rFonts w:ascii="Segoe UI" w:hAnsi="Segoe UI" w:cs="Segoe UI"/>
            <w:color w:val="0366D6"/>
            <w:sz w:val="24"/>
          </w:rPr>
          <w:t>Tracebase</w:t>
        </w:r>
      </w:hyperlink>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6" w:history="1">
        <w:r w:rsidRPr="001F7D44">
          <w:rPr>
            <w:rStyle w:val="Hyperlink"/>
            <w:rFonts w:ascii="Segoe UI" w:hAnsi="Segoe UI" w:cs="Segoe UI"/>
            <w:color w:val="0366D6"/>
            <w:sz w:val="24"/>
          </w:rPr>
          <w:t>UK-DALE</w:t>
        </w:r>
      </w:hyperlink>
      <w:r w:rsidRPr="001F7D44">
        <w:rPr>
          <w:rFonts w:ascii="Segoe UI" w:hAnsi="Segoe UI" w:cs="Segoe UI"/>
          <w:color w:val="24292E"/>
          <w:sz w:val="24"/>
        </w:rPr>
        <w:t> - UK Domestic Appliance-Level Electricity</w:t>
      </w:r>
    </w:p>
    <w:p w:rsidR="00342843" w:rsidRPr="001F7D44" w:rsidRDefault="00342843" w:rsidP="00342843">
      <w:pPr>
        <w:numPr>
          <w:ilvl w:val="0"/>
          <w:numId w:val="175"/>
        </w:numPr>
        <w:spacing w:before="60" w:after="100" w:afterAutospacing="1" w:line="240" w:lineRule="auto"/>
        <w:rPr>
          <w:rFonts w:ascii="Segoe UI" w:hAnsi="Segoe UI" w:cs="Segoe UI"/>
          <w:color w:val="24292E"/>
          <w:sz w:val="24"/>
        </w:rPr>
      </w:pPr>
      <w:hyperlink r:id="rId3257" w:history="1">
        <w:r w:rsidRPr="001F7D44">
          <w:rPr>
            <w:rStyle w:val="Hyperlink"/>
            <w:rFonts w:ascii="Segoe UI" w:hAnsi="Segoe UI" w:cs="Segoe UI"/>
            <w:color w:val="0366D6"/>
            <w:sz w:val="24"/>
          </w:rPr>
          <w:t>WHITED</w:t>
        </w:r>
      </w:hyperlink>
    </w:p>
    <w:bookmarkStart w:id="284" w:name="user-content-finance"/>
    <w:bookmarkEnd w:id="284"/>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"id12"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Finance</w:t>
      </w:r>
      <w:r w:rsidRPr="001F7D44">
        <w:rPr>
          <w:rFonts w:ascii="Segoe UI" w:hAnsi="Segoe UI" w:cs="Segoe UI"/>
          <w:color w:val="24292E"/>
          <w:sz w:val="38"/>
        </w:rPr>
        <w:fldChar w:fldCharType="end"/>
      </w:r>
    </w:p>
    <w:p w:rsidR="00342843" w:rsidRPr="001F7D44" w:rsidRDefault="00342843" w:rsidP="00342843">
      <w:pPr>
        <w:numPr>
          <w:ilvl w:val="0"/>
          <w:numId w:val="176"/>
        </w:numPr>
        <w:spacing w:before="100" w:beforeAutospacing="1" w:after="100" w:afterAutospacing="1" w:line="240" w:lineRule="auto"/>
        <w:rPr>
          <w:rFonts w:ascii="Segoe UI" w:hAnsi="Segoe UI" w:cs="Segoe UI"/>
          <w:color w:val="24292E"/>
          <w:sz w:val="24"/>
        </w:rPr>
      </w:pPr>
      <w:hyperlink r:id="rId3258" w:history="1">
        <w:r w:rsidRPr="001F7D44">
          <w:rPr>
            <w:rStyle w:val="Hyperlink"/>
            <w:rFonts w:ascii="Segoe UI" w:hAnsi="Segoe UI" w:cs="Segoe UI"/>
            <w:color w:val="0366D6"/>
            <w:sz w:val="24"/>
          </w:rPr>
          <w:t>CBOE Futures Exchange</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59" w:history="1">
        <w:r w:rsidRPr="001F7D44">
          <w:rPr>
            <w:rStyle w:val="Hyperlink"/>
            <w:rFonts w:ascii="Segoe UI" w:hAnsi="Segoe UI" w:cs="Segoe UI"/>
            <w:color w:val="0366D6"/>
            <w:sz w:val="24"/>
          </w:rPr>
          <w:t>Google Finance</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0" w:history="1">
        <w:r w:rsidRPr="001F7D44">
          <w:rPr>
            <w:rStyle w:val="Hyperlink"/>
            <w:rFonts w:ascii="Segoe UI" w:hAnsi="Segoe UI" w:cs="Segoe UI"/>
            <w:color w:val="0366D6"/>
            <w:sz w:val="24"/>
          </w:rPr>
          <w:t>Google Trends</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1" w:history="1">
        <w:r w:rsidRPr="001F7D44">
          <w:rPr>
            <w:rStyle w:val="Hyperlink"/>
            <w:rFonts w:ascii="Segoe UI" w:hAnsi="Segoe UI" w:cs="Segoe UI"/>
            <w:color w:val="0366D6"/>
            <w:sz w:val="24"/>
          </w:rPr>
          <w:t>NASDAQ</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NYSE Market Data (see FTP link on </w:t>
      </w:r>
      <w:hyperlink r:id="rId3262" w:history="1">
        <w:r w:rsidRPr="001F7D44">
          <w:rPr>
            <w:rStyle w:val="Hyperlink"/>
            <w:rFonts w:ascii="Segoe UI" w:hAnsi="Segoe UI" w:cs="Segoe UI"/>
            <w:color w:val="0366D6"/>
            <w:sz w:val="24"/>
          </w:rPr>
          <w:t>RAW</w:t>
        </w:r>
      </w:hyperlink>
      <w:r w:rsidRPr="001F7D44">
        <w:rPr>
          <w:rFonts w:ascii="Segoe UI" w:hAnsi="Segoe UI" w:cs="Segoe UI"/>
          <w:color w:val="24292E"/>
          <w:sz w:val="24"/>
        </w:rPr>
        <w:t>)</w:t>
      </w:r>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3" w:history="1">
        <w:r w:rsidRPr="001F7D44">
          <w:rPr>
            <w:rStyle w:val="Hyperlink"/>
            <w:rFonts w:ascii="Segoe UI" w:hAnsi="Segoe UI" w:cs="Segoe UI"/>
            <w:color w:val="0366D6"/>
            <w:sz w:val="24"/>
          </w:rPr>
          <w:t>OANDA</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4" w:history="1">
        <w:r w:rsidRPr="001F7D44">
          <w:rPr>
            <w:rStyle w:val="Hyperlink"/>
            <w:rFonts w:ascii="Segoe UI" w:hAnsi="Segoe UI" w:cs="Segoe UI"/>
            <w:color w:val="0366D6"/>
            <w:sz w:val="24"/>
          </w:rPr>
          <w:t>OSU Financial data</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5" w:history="1">
        <w:r w:rsidRPr="001F7D44">
          <w:rPr>
            <w:rStyle w:val="Hyperlink"/>
            <w:rFonts w:ascii="Segoe UI" w:hAnsi="Segoe UI" w:cs="Segoe UI"/>
            <w:color w:val="0366D6"/>
            <w:sz w:val="24"/>
          </w:rPr>
          <w:t>Quandl</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6" w:history="1">
        <w:r w:rsidRPr="001F7D44">
          <w:rPr>
            <w:rStyle w:val="Hyperlink"/>
            <w:rFonts w:ascii="Segoe UI" w:hAnsi="Segoe UI" w:cs="Segoe UI"/>
            <w:color w:val="0366D6"/>
            <w:sz w:val="24"/>
          </w:rPr>
          <w:t>St Louis Federal</w:t>
        </w:r>
      </w:hyperlink>
    </w:p>
    <w:p w:rsidR="00342843" w:rsidRPr="001F7D44" w:rsidRDefault="00342843" w:rsidP="00342843">
      <w:pPr>
        <w:numPr>
          <w:ilvl w:val="0"/>
          <w:numId w:val="176"/>
        </w:numPr>
        <w:spacing w:before="60" w:after="100" w:afterAutospacing="1" w:line="240" w:lineRule="auto"/>
        <w:rPr>
          <w:rFonts w:ascii="Segoe UI" w:hAnsi="Segoe UI" w:cs="Segoe UI"/>
          <w:color w:val="24292E"/>
          <w:sz w:val="24"/>
        </w:rPr>
      </w:pPr>
      <w:hyperlink r:id="rId3267" w:history="1">
        <w:r w:rsidRPr="001F7D44">
          <w:rPr>
            <w:rStyle w:val="Hyperlink"/>
            <w:rFonts w:ascii="Segoe UI" w:hAnsi="Segoe UI" w:cs="Segoe UI"/>
            <w:color w:val="0366D6"/>
            <w:sz w:val="24"/>
          </w:rPr>
          <w:t>Yahoo Finance</w:t>
        </w:r>
      </w:hyperlink>
    </w:p>
    <w:bookmarkStart w:id="285" w:name="user-content-gis"/>
    <w:bookmarkEnd w:id="285"/>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"id13"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GIS</w:t>
      </w:r>
      <w:r w:rsidRPr="001F7D44">
        <w:rPr>
          <w:rFonts w:ascii="Segoe UI" w:hAnsi="Segoe UI" w:cs="Segoe UI"/>
          <w:color w:val="24292E"/>
          <w:sz w:val="38"/>
        </w:rPr>
        <w:fldChar w:fldCharType="end"/>
      </w:r>
    </w:p>
    <w:p w:rsidR="00342843" w:rsidRPr="001F7D44" w:rsidRDefault="00342843" w:rsidP="00F526AB">
      <w:pPr>
        <w:numPr>
          <w:ilvl w:val="0"/>
          <w:numId w:val="177"/>
        </w:numPr>
        <w:spacing w:before="100" w:beforeAutospacing="1" w:after="100" w:afterAutospacing="1" w:line="240" w:lineRule="auto"/>
        <w:rPr>
          <w:rFonts w:ascii="Segoe UI" w:hAnsi="Segoe UI" w:cs="Segoe UI"/>
          <w:color w:val="24292E"/>
          <w:sz w:val="24"/>
        </w:rPr>
      </w:pPr>
      <w:hyperlink r:id="rId3268" w:history="1">
        <w:r w:rsidRPr="001F7D44">
          <w:rPr>
            <w:rStyle w:val="Hyperlink"/>
            <w:rFonts w:ascii="Segoe UI" w:hAnsi="Segoe UI" w:cs="Segoe UI"/>
            <w:color w:val="0366D6"/>
            <w:sz w:val="24"/>
          </w:rPr>
          <w:t>ArcGIS Open Data portal</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69" w:history="1">
        <w:r w:rsidRPr="001F7D44">
          <w:rPr>
            <w:rStyle w:val="Hyperlink"/>
            <w:rFonts w:ascii="Segoe UI" w:hAnsi="Segoe UI" w:cs="Segoe UI"/>
            <w:color w:val="0366D6"/>
            <w:sz w:val="24"/>
          </w:rPr>
          <w:t>Cambridge, MA, US, GIS data on GitHub</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0" w:history="1">
        <w:r w:rsidRPr="001F7D44">
          <w:rPr>
            <w:rStyle w:val="Hyperlink"/>
            <w:rFonts w:ascii="Segoe UI" w:hAnsi="Segoe UI" w:cs="Segoe UI"/>
            <w:color w:val="0366D6"/>
            <w:sz w:val="24"/>
          </w:rPr>
          <w:t>Factual Global Location Data</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1" w:history="1">
        <w:r w:rsidRPr="001F7D44">
          <w:rPr>
            <w:rStyle w:val="Hyperlink"/>
            <w:rFonts w:ascii="Segoe UI" w:hAnsi="Segoe UI" w:cs="Segoe UI"/>
            <w:color w:val="0366D6"/>
            <w:sz w:val="24"/>
          </w:rPr>
          <w:t>Geo Spatial Data from ASU</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2" w:history="1">
        <w:r w:rsidRPr="001F7D44">
          <w:rPr>
            <w:rStyle w:val="Hyperlink"/>
            <w:rFonts w:ascii="Segoe UI" w:hAnsi="Segoe UI" w:cs="Segoe UI"/>
            <w:color w:val="0366D6"/>
            <w:sz w:val="24"/>
          </w:rPr>
          <w:t>Geo Wiki Project - Citizen-driven Environmental Monitoring</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3" w:history="1">
        <w:r w:rsidRPr="001F7D44">
          <w:rPr>
            <w:rStyle w:val="Hyperlink"/>
            <w:rFonts w:ascii="Segoe UI" w:hAnsi="Segoe UI" w:cs="Segoe UI"/>
            <w:color w:val="0366D6"/>
            <w:sz w:val="24"/>
          </w:rPr>
          <w:t>GeoFabrik - OSM data extracted to a variety of formats and areas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4" w:history="1">
        <w:r w:rsidRPr="001F7D44">
          <w:rPr>
            <w:rStyle w:val="Hyperlink"/>
            <w:rFonts w:ascii="Segoe UI" w:hAnsi="Segoe UI" w:cs="Segoe UI"/>
            <w:color w:val="0366D6"/>
            <w:sz w:val="24"/>
          </w:rPr>
          <w:t>GeoNames Worldwide</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5" w:history="1">
        <w:r w:rsidRPr="001F7D44">
          <w:rPr>
            <w:rStyle w:val="Hyperlink"/>
            <w:rFonts w:ascii="Segoe UI" w:hAnsi="Segoe UI" w:cs="Segoe UI"/>
            <w:color w:val="0366D6"/>
            <w:sz w:val="24"/>
          </w:rPr>
          <w:t>Global Administrative Areas Database (GADM)</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6" w:history="1">
        <w:r w:rsidRPr="001F7D44">
          <w:rPr>
            <w:rStyle w:val="Hyperlink"/>
            <w:rFonts w:ascii="Segoe UI" w:hAnsi="Segoe UI" w:cs="Segoe UI"/>
            <w:color w:val="0366D6"/>
            <w:sz w:val="24"/>
          </w:rPr>
          <w:t>Homeland Infrastructure Foundation-Level Data</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7" w:history="1">
        <w:r w:rsidRPr="001F7D44">
          <w:rPr>
            <w:rStyle w:val="Hyperlink"/>
            <w:rFonts w:ascii="Segoe UI" w:hAnsi="Segoe UI" w:cs="Segoe UI"/>
            <w:color w:val="0366D6"/>
            <w:sz w:val="24"/>
          </w:rPr>
          <w:t>Landsat 8 on AWS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8" w:history="1">
        <w:r w:rsidRPr="001F7D44">
          <w:rPr>
            <w:rStyle w:val="Hyperlink"/>
            <w:rFonts w:ascii="Segoe UI" w:hAnsi="Segoe UI" w:cs="Segoe UI"/>
            <w:color w:val="0366D6"/>
            <w:sz w:val="24"/>
          </w:rPr>
          <w:t>List of all countries in all languages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79" w:history="1">
        <w:r w:rsidRPr="001F7D44">
          <w:rPr>
            <w:rStyle w:val="Hyperlink"/>
            <w:rFonts w:ascii="Segoe UI" w:hAnsi="Segoe UI" w:cs="Segoe UI"/>
            <w:color w:val="0366D6"/>
            <w:sz w:val="24"/>
          </w:rPr>
          <w:t>National Weather Service GIS Data Portal</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0" w:history="1">
        <w:r w:rsidRPr="001F7D44">
          <w:rPr>
            <w:rStyle w:val="Hyperlink"/>
            <w:rFonts w:ascii="Segoe UI" w:hAnsi="Segoe UI" w:cs="Segoe UI"/>
            <w:color w:val="0366D6"/>
            <w:sz w:val="24"/>
          </w:rPr>
          <w:t>Natural Earth - vectors and rasters of the world</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1" w:history="1">
        <w:r w:rsidRPr="001F7D44">
          <w:rPr>
            <w:rStyle w:val="Hyperlink"/>
            <w:rFonts w:ascii="Segoe UI" w:hAnsi="Segoe UI" w:cs="Segoe UI"/>
            <w:color w:val="0366D6"/>
            <w:sz w:val="24"/>
          </w:rPr>
          <w:t>OpenAddresses</w:t>
        </w:r>
      </w:hyperlink>
    </w:p>
    <w:p w:rsidR="00342843" w:rsidRPr="001F7D44" w:rsidRDefault="00342843" w:rsidP="00F526AB">
      <w:pPr>
        <w:numPr>
          <w:ilvl w:val="0"/>
          <w:numId w:val="177"/>
        </w:numPr>
        <w:spacing w:before="60" w:after="100" w:afterAutospacing="1" w:line="240" w:lineRule="auto"/>
        <w:rPr>
          <w:rFonts w:ascii="Segoe UI" w:hAnsi="Segoe UI" w:cs="Segoe UI"/>
          <w:color w:val="24292E"/>
          <w:sz w:val="24"/>
        </w:rPr>
      </w:pPr>
      <w:hyperlink r:id="rId3282" w:history="1">
        <w:r w:rsidRPr="001F7D44">
          <w:rPr>
            <w:rStyle w:val="Hyperlink"/>
            <w:rFonts w:ascii="Segoe UI" w:hAnsi="Segoe UI" w:cs="Segoe UI"/>
            <w:color w:val="0366D6"/>
            <w:sz w:val="24"/>
          </w:rPr>
          <w:t>OpenStreetMap (OSM)</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3" w:history="1">
        <w:r w:rsidRPr="001F7D44">
          <w:rPr>
            <w:rStyle w:val="Hyperlink"/>
            <w:rFonts w:ascii="Segoe UI" w:hAnsi="Segoe UI" w:cs="Segoe UI"/>
            <w:color w:val="0366D6"/>
            <w:sz w:val="24"/>
          </w:rPr>
          <w:t>Pleiades - Gazetteer and graph of ancient places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4" w:history="1">
        <w:r w:rsidRPr="001F7D44">
          <w:rPr>
            <w:rStyle w:val="Hyperlink"/>
            <w:rFonts w:ascii="Segoe UI" w:hAnsi="Segoe UI" w:cs="Segoe UI"/>
            <w:color w:val="0366D6"/>
            <w:sz w:val="24"/>
          </w:rPr>
          <w:t>Reverse Geocoder using OSM data</w:t>
        </w:r>
      </w:hyperlink>
      <w:r w:rsidRPr="001F7D44">
        <w:rPr>
          <w:rFonts w:ascii="Segoe UI" w:hAnsi="Segoe UI" w:cs="Segoe UI"/>
          <w:color w:val="24292E"/>
          <w:sz w:val="24"/>
        </w:rPr>
        <w:t> &amp; </w:t>
      </w:r>
      <w:hyperlink r:id="rId3285" w:history="1">
        <w:r w:rsidRPr="001F7D44">
          <w:rPr>
            <w:rStyle w:val="Hyperlink"/>
            <w:rFonts w:ascii="Segoe UI" w:hAnsi="Segoe UI" w:cs="Segoe UI"/>
            <w:color w:val="0366D6"/>
            <w:sz w:val="24"/>
          </w:rPr>
          <w:t>additional high-resolution data files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6" w:history="1">
        <w:r w:rsidRPr="001F7D44">
          <w:rPr>
            <w:rStyle w:val="Hyperlink"/>
            <w:rFonts w:ascii="Segoe UI" w:hAnsi="Segoe UI" w:cs="Segoe UI"/>
            <w:color w:val="0366D6"/>
            <w:sz w:val="24"/>
          </w:rPr>
          <w:t>TIGER/Line - U.S. boundaries and roads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7" w:history="1">
        <w:r w:rsidRPr="001F7D44">
          <w:rPr>
            <w:rStyle w:val="Hyperlink"/>
            <w:rFonts w:ascii="Segoe UI" w:hAnsi="Segoe UI" w:cs="Segoe UI"/>
            <w:color w:val="0366D6"/>
            <w:sz w:val="24"/>
          </w:rPr>
          <w:t>TwoFishes - Foursquare's coarse geocoder</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8" w:history="1">
        <w:r w:rsidRPr="001F7D44">
          <w:rPr>
            <w:rStyle w:val="Hyperlink"/>
            <w:rFonts w:ascii="Segoe UI" w:hAnsi="Segoe UI" w:cs="Segoe UI"/>
            <w:color w:val="0366D6"/>
            <w:sz w:val="24"/>
          </w:rPr>
          <w:t>TZ Timezones shapfiles</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89" w:history="1">
        <w:r w:rsidRPr="001F7D44">
          <w:rPr>
            <w:rStyle w:val="Hyperlink"/>
            <w:rFonts w:ascii="Segoe UI" w:hAnsi="Segoe UI" w:cs="Segoe UI"/>
            <w:color w:val="0366D6"/>
            <w:sz w:val="24"/>
          </w:rPr>
          <w:t>UN Environmental Data</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90" w:history="1">
        <w:r w:rsidRPr="001F7D44">
          <w:rPr>
            <w:rStyle w:val="Hyperlink"/>
            <w:rFonts w:ascii="Segoe UI" w:hAnsi="Segoe UI" w:cs="Segoe UI"/>
            <w:color w:val="0366D6"/>
            <w:sz w:val="24"/>
          </w:rPr>
          <w:t>World boundaries from the U.S. Department of State</w:t>
        </w:r>
      </w:hyperlink>
    </w:p>
    <w:p w:rsidR="00342843" w:rsidRPr="001F7D44" w:rsidRDefault="00342843" w:rsidP="00342843">
      <w:pPr>
        <w:numPr>
          <w:ilvl w:val="0"/>
          <w:numId w:val="177"/>
        </w:numPr>
        <w:spacing w:before="60" w:after="100" w:afterAutospacing="1" w:line="240" w:lineRule="auto"/>
        <w:rPr>
          <w:rFonts w:ascii="Segoe UI" w:hAnsi="Segoe UI" w:cs="Segoe UI"/>
          <w:color w:val="24292E"/>
          <w:sz w:val="24"/>
        </w:rPr>
      </w:pPr>
      <w:hyperlink r:id="rId3291" w:history="1">
        <w:r w:rsidRPr="001F7D44">
          <w:rPr>
            <w:rStyle w:val="Hyperlink"/>
            <w:rFonts w:ascii="Segoe UI" w:hAnsi="Segoe UI" w:cs="Segoe UI"/>
            <w:color w:val="0366D6"/>
            <w:sz w:val="24"/>
          </w:rPr>
          <w:t>World countries in multiple formats</w:t>
        </w:r>
      </w:hyperlink>
    </w:p>
    <w:bookmarkStart w:id="286" w:name="user-content-government"/>
    <w:bookmarkEnd w:id="286"/>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"id14"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Government</w:t>
      </w:r>
      <w:r w:rsidRPr="001F7D44">
        <w:rPr>
          <w:rFonts w:ascii="Segoe UI" w:hAnsi="Segoe UI" w:cs="Segoe UI"/>
          <w:color w:val="24292E"/>
          <w:sz w:val="38"/>
        </w:rPr>
        <w:fldChar w:fldCharType="end"/>
      </w:r>
    </w:p>
    <w:p w:rsidR="00342843" w:rsidRPr="001F7D44" w:rsidRDefault="00342843" w:rsidP="00342843">
      <w:pPr>
        <w:numPr>
          <w:ilvl w:val="0"/>
          <w:numId w:val="178"/>
        </w:numPr>
        <w:spacing w:before="100" w:beforeAutospacing="1" w:after="100" w:afterAutospacing="1" w:line="240" w:lineRule="auto"/>
        <w:rPr>
          <w:rFonts w:ascii="Segoe UI" w:hAnsi="Segoe UI" w:cs="Segoe UI"/>
          <w:color w:val="24292E"/>
          <w:sz w:val="24"/>
        </w:rPr>
      </w:pPr>
      <w:hyperlink r:id="rId3292" w:history="1">
        <w:r w:rsidRPr="001F7D44">
          <w:rPr>
            <w:rStyle w:val="Hyperlink"/>
            <w:rFonts w:ascii="Segoe UI" w:hAnsi="Segoe UI" w:cs="Segoe UI"/>
            <w:color w:val="0366D6"/>
            <w:sz w:val="24"/>
          </w:rPr>
          <w:t>A list of cities and countries contributed by community</w:t>
        </w:r>
      </w:hyperlink>
    </w:p>
    <w:p w:rsidR="00342843" w:rsidRPr="001F7D44" w:rsidRDefault="00342843" w:rsidP="00342843">
      <w:pPr>
        <w:numPr>
          <w:ilvl w:val="0"/>
          <w:numId w:val="178"/>
        </w:numPr>
        <w:spacing w:before="60" w:after="100" w:afterAutospacing="1" w:line="240" w:lineRule="auto"/>
        <w:rPr>
          <w:rFonts w:ascii="Segoe UI" w:hAnsi="Segoe UI" w:cs="Segoe UI"/>
          <w:color w:val="24292E"/>
          <w:sz w:val="24"/>
        </w:rPr>
      </w:pPr>
      <w:hyperlink r:id="rId3293" w:history="1">
        <w:r w:rsidRPr="001F7D44">
          <w:rPr>
            <w:rStyle w:val="Hyperlink"/>
            <w:rFonts w:ascii="Segoe UI" w:hAnsi="Segoe UI" w:cs="Segoe UI"/>
            <w:color w:val="0366D6"/>
            <w:sz w:val="24"/>
          </w:rPr>
          <w:t>Open Data for Africa</w:t>
        </w:r>
      </w:hyperlink>
    </w:p>
    <w:p w:rsidR="00342843" w:rsidRPr="001F7D44" w:rsidRDefault="00342843" w:rsidP="00342843">
      <w:pPr>
        <w:numPr>
          <w:ilvl w:val="0"/>
          <w:numId w:val="178"/>
        </w:numPr>
        <w:spacing w:before="60" w:after="100" w:afterAutospacing="1" w:line="240" w:lineRule="auto"/>
        <w:rPr>
          <w:rFonts w:ascii="Segoe UI" w:hAnsi="Segoe UI" w:cs="Segoe UI"/>
          <w:color w:val="24292E"/>
          <w:sz w:val="24"/>
        </w:rPr>
      </w:pPr>
      <w:hyperlink r:id="rId3294" w:history="1">
        <w:r w:rsidRPr="001F7D44">
          <w:rPr>
            <w:rStyle w:val="Hyperlink"/>
            <w:rFonts w:ascii="Segoe UI" w:hAnsi="Segoe UI" w:cs="Segoe UI"/>
            <w:color w:val="0366D6"/>
            <w:sz w:val="24"/>
          </w:rPr>
          <w:t>OpenDataSoft's list of 1,600 open data</w:t>
        </w:r>
      </w:hyperlink>
    </w:p>
    <w:bookmarkStart w:id="287" w:name="user-content-healthcare"/>
    <w:bookmarkEnd w:id="287"/>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"id15"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Healthcare</w:t>
      </w:r>
      <w:r w:rsidRPr="001F7D44">
        <w:rPr>
          <w:rFonts w:ascii="Segoe UI" w:hAnsi="Segoe UI" w:cs="Segoe UI"/>
          <w:color w:val="24292E"/>
          <w:sz w:val="38"/>
        </w:rPr>
        <w:fldChar w:fldCharType="end"/>
      </w:r>
    </w:p>
    <w:p w:rsidR="00342843" w:rsidRPr="001F7D44" w:rsidRDefault="00342843" w:rsidP="00342843">
      <w:pPr>
        <w:numPr>
          <w:ilvl w:val="0"/>
          <w:numId w:val="179"/>
        </w:numPr>
        <w:spacing w:before="100" w:beforeAutospacing="1" w:after="100" w:afterAutospacing="1" w:line="240" w:lineRule="auto"/>
        <w:rPr>
          <w:rFonts w:ascii="Segoe UI" w:hAnsi="Segoe UI" w:cs="Segoe UI"/>
          <w:color w:val="24292E"/>
          <w:sz w:val="24"/>
        </w:rPr>
      </w:pPr>
      <w:hyperlink r:id="rId3295" w:history="1">
        <w:r w:rsidRPr="001F7D44">
          <w:rPr>
            <w:rStyle w:val="Hyperlink"/>
            <w:rFonts w:ascii="Segoe UI" w:hAnsi="Segoe UI" w:cs="Segoe UI"/>
            <w:color w:val="0366D6"/>
            <w:sz w:val="24"/>
          </w:rPr>
          <w:t>EHDP Large Health Data Sets</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296" w:history="1">
        <w:r w:rsidRPr="001F7D44">
          <w:rPr>
            <w:rStyle w:val="Hyperlink"/>
            <w:rFonts w:ascii="Segoe UI" w:hAnsi="Segoe UI" w:cs="Segoe UI"/>
            <w:color w:val="0366D6"/>
            <w:sz w:val="24"/>
          </w:rPr>
          <w:t>Gapminder World demographic databases</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297" w:history="1">
        <w:r w:rsidRPr="001F7D44">
          <w:rPr>
            <w:rStyle w:val="Hyperlink"/>
            <w:rFonts w:ascii="Segoe UI" w:hAnsi="Segoe UI" w:cs="Segoe UI"/>
            <w:color w:val="0366D6"/>
            <w:sz w:val="24"/>
          </w:rPr>
          <w:t>GDC supports several cancer genome programs for CCG, TCGA, TARGET etc.</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298" w:history="1">
        <w:r w:rsidRPr="001F7D44">
          <w:rPr>
            <w:rStyle w:val="Hyperlink"/>
            <w:rFonts w:ascii="Segoe UI" w:hAnsi="Segoe UI" w:cs="Segoe UI"/>
            <w:color w:val="0366D6"/>
            <w:sz w:val="24"/>
          </w:rPr>
          <w:t>PhysioBank Databases - a large and growing archive of physiological data</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299" w:history="1">
        <w:r w:rsidRPr="001F7D44">
          <w:rPr>
            <w:rStyle w:val="Hyperlink"/>
            <w:rFonts w:ascii="Segoe UI" w:hAnsi="Segoe UI" w:cs="Segoe UI"/>
            <w:color w:val="0366D6"/>
            <w:sz w:val="24"/>
          </w:rPr>
          <w:t>Medicare Coverage Database (MCD), U.S.</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0" w:history="1">
        <w:r w:rsidRPr="001F7D44">
          <w:rPr>
            <w:rStyle w:val="Hyperlink"/>
            <w:rFonts w:ascii="Segoe UI" w:hAnsi="Segoe UI" w:cs="Segoe UI"/>
            <w:color w:val="0366D6"/>
            <w:sz w:val="24"/>
          </w:rPr>
          <w:t>Medicare Data Engine of medicare.gov Data</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1" w:history="1">
        <w:r w:rsidRPr="001F7D44">
          <w:rPr>
            <w:rStyle w:val="Hyperlink"/>
            <w:rFonts w:ascii="Segoe UI" w:hAnsi="Segoe UI" w:cs="Segoe UI"/>
            <w:color w:val="0366D6"/>
            <w:sz w:val="24"/>
          </w:rPr>
          <w:t>Medicare Data File</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2" w:history="1">
        <w:r w:rsidRPr="001F7D44">
          <w:rPr>
            <w:rStyle w:val="Hyperlink"/>
            <w:rFonts w:ascii="Segoe UI" w:hAnsi="Segoe UI" w:cs="Segoe UI"/>
            <w:color w:val="0366D6"/>
            <w:sz w:val="24"/>
          </w:rPr>
          <w:t>MeSH, the vocabulary thesaurus used for indexing articles for PubMed</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3" w:history="1">
        <w:r w:rsidRPr="001F7D44">
          <w:rPr>
            <w:rStyle w:val="Hyperlink"/>
            <w:rFonts w:ascii="Segoe UI" w:hAnsi="Segoe UI" w:cs="Segoe UI"/>
            <w:color w:val="0366D6"/>
            <w:sz w:val="24"/>
          </w:rPr>
          <w:t>Number of Ebola Cases and Deaths in Affected Countries (2014)</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4" w:history="1">
        <w:r w:rsidRPr="001F7D44">
          <w:rPr>
            <w:rStyle w:val="Hyperlink"/>
            <w:rFonts w:ascii="Segoe UI" w:hAnsi="Segoe UI" w:cs="Segoe UI"/>
            <w:color w:val="0366D6"/>
            <w:sz w:val="24"/>
          </w:rPr>
          <w:t>Open-ODS (structure of the UK NHS)</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5" w:history="1">
        <w:r w:rsidRPr="001F7D44">
          <w:rPr>
            <w:rStyle w:val="Hyperlink"/>
            <w:rFonts w:ascii="Segoe UI" w:hAnsi="Segoe UI" w:cs="Segoe UI"/>
            <w:color w:val="0366D6"/>
            <w:sz w:val="24"/>
          </w:rPr>
          <w:t>OpenPaymentsData, Healthcare financial relationship data</w:t>
        </w:r>
      </w:hyperlink>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The Cancer Genome Atlas project (TCGA) (refer to </w:t>
      </w:r>
      <w:hyperlink r:id="rId3306" w:history="1">
        <w:r w:rsidRPr="001F7D44">
          <w:rPr>
            <w:rStyle w:val="Hyperlink"/>
            <w:rFonts w:ascii="Segoe UI" w:hAnsi="Segoe UI" w:cs="Segoe UI"/>
            <w:color w:val="0366D6"/>
            <w:sz w:val="24"/>
          </w:rPr>
          <w:t>GDC</w:t>
        </w:r>
      </w:hyperlink>
      <w:r w:rsidRPr="001F7D44">
        <w:rPr>
          <w:rFonts w:ascii="Segoe UI" w:hAnsi="Segoe UI" w:cs="Segoe UI"/>
          <w:color w:val="24292E"/>
          <w:sz w:val="24"/>
        </w:rPr>
        <w:t> and </w:t>
      </w:r>
      <w:hyperlink r:id="rId3307" w:history="1">
        <w:r w:rsidRPr="001F7D44">
          <w:rPr>
            <w:rStyle w:val="Hyperlink"/>
            <w:rFonts w:ascii="Segoe UI" w:hAnsi="Segoe UI" w:cs="Segoe UI"/>
            <w:color w:val="0366D6"/>
            <w:sz w:val="24"/>
          </w:rPr>
          <w:t>BigQuery table</w:t>
        </w:r>
      </w:hyperlink>
      <w:r w:rsidRPr="001F7D44">
        <w:rPr>
          <w:rFonts w:ascii="Segoe UI" w:hAnsi="Segoe UI" w:cs="Segoe UI"/>
          <w:color w:val="24292E"/>
          <w:sz w:val="24"/>
        </w:rPr>
        <w:t>)</w:t>
      </w:r>
    </w:p>
    <w:p w:rsidR="00342843" w:rsidRPr="001F7D44" w:rsidRDefault="00342843" w:rsidP="00342843">
      <w:pPr>
        <w:numPr>
          <w:ilvl w:val="0"/>
          <w:numId w:val="179"/>
        </w:numPr>
        <w:spacing w:before="60" w:after="100" w:afterAutospacing="1" w:line="240" w:lineRule="auto"/>
        <w:rPr>
          <w:rFonts w:ascii="Segoe UI" w:hAnsi="Segoe UI" w:cs="Segoe UI"/>
          <w:color w:val="24292E"/>
          <w:sz w:val="24"/>
        </w:rPr>
      </w:pPr>
      <w:hyperlink r:id="rId3308" w:history="1">
        <w:r w:rsidRPr="001F7D44">
          <w:rPr>
            <w:rStyle w:val="Hyperlink"/>
            <w:rFonts w:ascii="Segoe UI" w:hAnsi="Segoe UI" w:cs="Segoe UI"/>
            <w:color w:val="0366D6"/>
            <w:sz w:val="24"/>
          </w:rPr>
          <w:t>World Health Organization Global Health Observatory</w:t>
        </w:r>
      </w:hyperlink>
    </w:p>
    <w:bookmarkStart w:id="288" w:name="user-content-image-processing"/>
    <w:bookmarkEnd w:id="288"/>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"id16"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Image Processing</w:t>
      </w:r>
      <w:r w:rsidRPr="001F7D44">
        <w:rPr>
          <w:rFonts w:ascii="Segoe UI" w:hAnsi="Segoe UI" w:cs="Segoe UI"/>
          <w:color w:val="24292E"/>
          <w:sz w:val="38"/>
        </w:rPr>
        <w:fldChar w:fldCharType="end"/>
      </w:r>
    </w:p>
    <w:p w:rsidR="00342843" w:rsidRPr="001F7D44" w:rsidRDefault="00342843" w:rsidP="00342843">
      <w:pPr>
        <w:numPr>
          <w:ilvl w:val="0"/>
          <w:numId w:val="180"/>
        </w:numPr>
        <w:spacing w:before="100" w:beforeAutospacing="1" w:after="100" w:afterAutospacing="1" w:line="240" w:lineRule="auto"/>
        <w:rPr>
          <w:rFonts w:ascii="Segoe UI" w:hAnsi="Segoe UI" w:cs="Segoe UI"/>
          <w:color w:val="24292E"/>
          <w:sz w:val="24"/>
        </w:rPr>
      </w:pPr>
      <w:hyperlink r:id="rId3309" w:history="1">
        <w:r w:rsidRPr="001F7D44">
          <w:rPr>
            <w:rStyle w:val="Hyperlink"/>
            <w:rFonts w:ascii="Segoe UI" w:hAnsi="Segoe UI" w:cs="Segoe UI"/>
            <w:color w:val="0366D6"/>
            <w:sz w:val="24"/>
          </w:rPr>
          <w:t>10k US Adult Faces Database</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0" w:history="1">
        <w:r w:rsidRPr="001F7D44">
          <w:rPr>
            <w:rStyle w:val="Hyperlink"/>
            <w:rFonts w:ascii="Segoe UI" w:hAnsi="Segoe UI" w:cs="Segoe UI"/>
            <w:color w:val="0366D6"/>
            <w:sz w:val="24"/>
          </w:rPr>
          <w:t>2GB of Photos of Cats</w:t>
        </w:r>
      </w:hyperlink>
      <w:r w:rsidRPr="001F7D44">
        <w:rPr>
          <w:rFonts w:ascii="Segoe UI" w:hAnsi="Segoe UI" w:cs="Segoe UI"/>
          <w:color w:val="24292E"/>
          <w:sz w:val="24"/>
        </w:rPr>
        <w:t> or </w:t>
      </w:r>
      <w:hyperlink r:id="rId3311" w:history="1">
        <w:r w:rsidRPr="001F7D44">
          <w:rPr>
            <w:rStyle w:val="Hyperlink"/>
            <w:rFonts w:ascii="Segoe UI" w:hAnsi="Segoe UI" w:cs="Segoe UI"/>
            <w:color w:val="0366D6"/>
            <w:sz w:val="24"/>
          </w:rPr>
          <w:t>Archive version</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2" w:history="1">
        <w:r w:rsidRPr="001F7D44">
          <w:rPr>
            <w:rStyle w:val="Hyperlink"/>
            <w:rFonts w:ascii="Segoe UI" w:hAnsi="Segoe UI" w:cs="Segoe UI"/>
            <w:color w:val="0366D6"/>
            <w:sz w:val="24"/>
          </w:rPr>
          <w:t>Adience Unfiltered faces for gender and age classification</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3" w:history="1">
        <w:r w:rsidRPr="001F7D44">
          <w:rPr>
            <w:rStyle w:val="Hyperlink"/>
            <w:rFonts w:ascii="Segoe UI" w:hAnsi="Segoe UI" w:cs="Segoe UI"/>
            <w:color w:val="0366D6"/>
            <w:sz w:val="24"/>
          </w:rPr>
          <w:t>Affective Image Classification</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4" w:history="1">
        <w:r w:rsidRPr="001F7D44">
          <w:rPr>
            <w:rStyle w:val="Hyperlink"/>
            <w:rFonts w:ascii="Segoe UI" w:hAnsi="Segoe UI" w:cs="Segoe UI"/>
            <w:color w:val="0366D6"/>
            <w:sz w:val="24"/>
          </w:rPr>
          <w:t>Animals with attributes</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5" w:history="1">
        <w:r w:rsidRPr="001F7D44">
          <w:rPr>
            <w:rStyle w:val="Hyperlink"/>
            <w:rFonts w:ascii="Segoe UI" w:hAnsi="Segoe UI" w:cs="Segoe UI"/>
            <w:color w:val="0366D6"/>
            <w:sz w:val="24"/>
          </w:rPr>
          <w:t>Caltech Pedestrian Detection Benchmark</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6" w:history="1">
        <w:r w:rsidRPr="001F7D44">
          <w:rPr>
            <w:rStyle w:val="Hyperlink"/>
            <w:rFonts w:ascii="Segoe UI" w:hAnsi="Segoe UI" w:cs="Segoe UI"/>
            <w:color w:val="0366D6"/>
            <w:sz w:val="24"/>
          </w:rPr>
          <w:t>Chars74K dataset, Character Recognition in Natural Images (both English and Kannada are available)</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7" w:history="1">
        <w:r w:rsidRPr="001F7D44">
          <w:rPr>
            <w:rStyle w:val="Hyperlink"/>
            <w:rFonts w:ascii="Segoe UI" w:hAnsi="Segoe UI" w:cs="Segoe UI"/>
            <w:color w:val="0366D6"/>
            <w:sz w:val="24"/>
          </w:rPr>
          <w:t>Face Recognition Benchmark</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8" w:history="1">
        <w:r w:rsidRPr="001F7D44">
          <w:rPr>
            <w:rStyle w:val="Hyperlink"/>
            <w:rFonts w:ascii="Segoe UI" w:hAnsi="Segoe UI" w:cs="Segoe UI"/>
            <w:color w:val="0366D6"/>
            <w:sz w:val="24"/>
          </w:rPr>
          <w:t>Flickr: 32 Class Brand Logos</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19" w:history="1">
        <w:r w:rsidRPr="001F7D44">
          <w:rPr>
            <w:rStyle w:val="Hyperlink"/>
            <w:rFonts w:ascii="Segoe UI" w:hAnsi="Segoe UI" w:cs="Segoe UI"/>
            <w:color w:val="0366D6"/>
            <w:sz w:val="24"/>
          </w:rPr>
          <w:t>GDXray: X-ray images for X-ray testing and Computer Vision</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0" w:history="1">
        <w:r w:rsidRPr="001F7D44">
          <w:rPr>
            <w:rStyle w:val="Hyperlink"/>
            <w:rFonts w:ascii="Segoe UI" w:hAnsi="Segoe UI" w:cs="Segoe UI"/>
            <w:color w:val="0366D6"/>
            <w:sz w:val="24"/>
          </w:rPr>
          <w:t>ImageNet (in WordNet hierarchy)</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1" w:history="1">
        <w:r w:rsidRPr="001F7D44">
          <w:rPr>
            <w:rStyle w:val="Hyperlink"/>
            <w:rFonts w:ascii="Segoe UI" w:hAnsi="Segoe UI" w:cs="Segoe UI"/>
            <w:color w:val="0366D6"/>
            <w:sz w:val="24"/>
          </w:rPr>
          <w:t>Indoor Scene Recognition</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2" w:history="1">
        <w:r w:rsidRPr="001F7D44">
          <w:rPr>
            <w:rStyle w:val="Hyperlink"/>
            <w:rFonts w:ascii="Segoe UI" w:hAnsi="Segoe UI" w:cs="Segoe UI"/>
            <w:color w:val="0366D6"/>
            <w:sz w:val="24"/>
          </w:rPr>
          <w:t>International Affective Picture System, UFL</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3" w:history="1">
        <w:r w:rsidRPr="001F7D44">
          <w:rPr>
            <w:rStyle w:val="Hyperlink"/>
            <w:rFonts w:ascii="Segoe UI" w:hAnsi="Segoe UI" w:cs="Segoe UI"/>
            <w:color w:val="0366D6"/>
            <w:sz w:val="24"/>
          </w:rPr>
          <w:t>Massive Visual Memory Stimuli, MIT</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4" w:history="1">
        <w:r w:rsidRPr="001F7D44">
          <w:rPr>
            <w:rStyle w:val="Hyperlink"/>
            <w:rFonts w:ascii="Segoe UI" w:hAnsi="Segoe UI" w:cs="Segoe UI"/>
            <w:color w:val="0366D6"/>
            <w:sz w:val="24"/>
          </w:rPr>
          <w:t>MNIST database of handwritten digits, near 1 million examples</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5" w:history="1">
        <w:r w:rsidRPr="001F7D44">
          <w:rPr>
            <w:rStyle w:val="Hyperlink"/>
            <w:rFonts w:ascii="Segoe UI" w:hAnsi="Segoe UI" w:cs="Segoe UI"/>
            <w:color w:val="0366D6"/>
            <w:sz w:val="24"/>
          </w:rPr>
          <w:t>Several Shape-from-Silhouette Datasets</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6" w:history="1">
        <w:r w:rsidRPr="001F7D44">
          <w:rPr>
            <w:rStyle w:val="Hyperlink"/>
            <w:rFonts w:ascii="Segoe UI" w:hAnsi="Segoe UI" w:cs="Segoe UI"/>
            <w:color w:val="0366D6"/>
            <w:sz w:val="24"/>
          </w:rPr>
          <w:t>Stanford Dogs Dataset</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7" w:history="1">
        <w:r w:rsidRPr="001F7D44">
          <w:rPr>
            <w:rStyle w:val="Hyperlink"/>
            <w:rFonts w:ascii="Segoe UI" w:hAnsi="Segoe UI" w:cs="Segoe UI"/>
            <w:color w:val="0366D6"/>
            <w:sz w:val="24"/>
          </w:rPr>
          <w:t>SUN database, MIT</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8" w:history="1">
        <w:r w:rsidRPr="001F7D44">
          <w:rPr>
            <w:rStyle w:val="Hyperlink"/>
            <w:rFonts w:ascii="Segoe UI" w:hAnsi="Segoe UI" w:cs="Segoe UI"/>
            <w:color w:val="0366D6"/>
            <w:sz w:val="24"/>
          </w:rPr>
          <w:t>The Action Similarity Labeling (ASLAN) Challenge</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29" w:history="1">
        <w:r w:rsidRPr="001F7D44">
          <w:rPr>
            <w:rStyle w:val="Hyperlink"/>
            <w:rFonts w:ascii="Segoe UI" w:hAnsi="Segoe UI" w:cs="Segoe UI"/>
            <w:color w:val="0366D6"/>
            <w:sz w:val="24"/>
          </w:rPr>
          <w:t>The Oxford-IIIT Pet Dataset</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30" w:history="1">
        <w:r w:rsidRPr="001F7D44">
          <w:rPr>
            <w:rStyle w:val="Hyperlink"/>
            <w:rFonts w:ascii="Segoe UI" w:hAnsi="Segoe UI" w:cs="Segoe UI"/>
            <w:color w:val="0366D6"/>
            <w:sz w:val="24"/>
          </w:rPr>
          <w:t>Violent-Flows - Crowd Violence Non-violence Database and benchmark</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31" w:history="1">
        <w:r w:rsidRPr="001F7D44">
          <w:rPr>
            <w:rStyle w:val="Hyperlink"/>
            <w:rFonts w:ascii="Segoe UI" w:hAnsi="Segoe UI" w:cs="Segoe UI"/>
            <w:color w:val="0366D6"/>
            <w:sz w:val="24"/>
          </w:rPr>
          <w:t>Visual genome</w:t>
        </w:r>
      </w:hyperlink>
    </w:p>
    <w:p w:rsidR="00342843" w:rsidRPr="001F7D44" w:rsidRDefault="00342843" w:rsidP="00342843">
      <w:pPr>
        <w:numPr>
          <w:ilvl w:val="0"/>
          <w:numId w:val="180"/>
        </w:numPr>
        <w:spacing w:before="60" w:after="100" w:afterAutospacing="1" w:line="240" w:lineRule="auto"/>
        <w:rPr>
          <w:rFonts w:ascii="Segoe UI" w:hAnsi="Segoe UI" w:cs="Segoe UI"/>
          <w:color w:val="24292E"/>
          <w:sz w:val="24"/>
        </w:rPr>
      </w:pPr>
      <w:hyperlink r:id="rId3332" w:history="1">
        <w:r w:rsidRPr="001F7D44">
          <w:rPr>
            <w:rStyle w:val="Hyperlink"/>
            <w:rFonts w:ascii="Segoe UI" w:hAnsi="Segoe UI" w:cs="Segoe UI"/>
            <w:color w:val="0366D6"/>
            <w:sz w:val="24"/>
          </w:rPr>
          <w:t>YouTube Faces Database</w:t>
        </w:r>
      </w:hyperlink>
    </w:p>
    <w:bookmarkStart w:id="289" w:name="user-content-machine-learning"/>
    <w:bookmarkEnd w:id="289"/>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"id17"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Machine Learning</w:t>
      </w:r>
      <w:r w:rsidRPr="001F7D44">
        <w:rPr>
          <w:rFonts w:ascii="Segoe UI" w:hAnsi="Segoe UI" w:cs="Segoe UI"/>
          <w:color w:val="24292E"/>
          <w:sz w:val="38"/>
        </w:rPr>
        <w:fldChar w:fldCharType="end"/>
      </w:r>
    </w:p>
    <w:p w:rsidR="00342843" w:rsidRPr="001F7D44" w:rsidRDefault="00342843" w:rsidP="00342843">
      <w:pPr>
        <w:numPr>
          <w:ilvl w:val="0"/>
          <w:numId w:val="181"/>
        </w:numPr>
        <w:spacing w:before="100" w:beforeAutospacing="1" w:after="100" w:afterAutospacing="1" w:line="240" w:lineRule="auto"/>
        <w:rPr>
          <w:rFonts w:ascii="Segoe UI" w:hAnsi="Segoe UI" w:cs="Segoe UI"/>
          <w:color w:val="24292E"/>
          <w:sz w:val="24"/>
        </w:rPr>
      </w:pPr>
      <w:hyperlink r:id="rId3333" w:history="1">
        <w:r w:rsidRPr="001F7D44">
          <w:rPr>
            <w:rStyle w:val="Hyperlink"/>
            <w:rFonts w:ascii="Segoe UI" w:hAnsi="Segoe UI" w:cs="Segoe UI"/>
            <w:color w:val="0366D6"/>
            <w:sz w:val="24"/>
          </w:rPr>
          <w:t>Context-aware data sets from five domains</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34" w:history="1">
        <w:r w:rsidRPr="001F7D44">
          <w:rPr>
            <w:rStyle w:val="Hyperlink"/>
            <w:rFonts w:ascii="Segoe UI" w:hAnsi="Segoe UI" w:cs="Segoe UI"/>
            <w:color w:val="0366D6"/>
            <w:sz w:val="24"/>
          </w:rPr>
          <w:t>Delve Datasets for classification and regression (Univ. of Toronto)</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35" w:history="1">
        <w:r w:rsidRPr="001F7D44">
          <w:rPr>
            <w:rStyle w:val="Hyperlink"/>
            <w:rFonts w:ascii="Segoe UI" w:hAnsi="Segoe UI" w:cs="Segoe UI"/>
            <w:color w:val="0366D6"/>
            <w:sz w:val="24"/>
          </w:rPr>
          <w:t>Discogs Monthly Data</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36" w:history="1">
        <w:r w:rsidRPr="001F7D44">
          <w:rPr>
            <w:rStyle w:val="Hyperlink"/>
            <w:rFonts w:ascii="Segoe UI" w:hAnsi="Segoe UI" w:cs="Segoe UI"/>
            <w:color w:val="0366D6"/>
            <w:sz w:val="24"/>
          </w:rPr>
          <w:t>eBay Online Auctions (2012)</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37" w:history="1">
        <w:r w:rsidRPr="001F7D44">
          <w:rPr>
            <w:rStyle w:val="Hyperlink"/>
            <w:rFonts w:ascii="Segoe UI" w:hAnsi="Segoe UI" w:cs="Segoe UI"/>
            <w:color w:val="0366D6"/>
            <w:sz w:val="24"/>
          </w:rPr>
          <w:t>IMDb Database</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38" w:history="1">
        <w:r w:rsidRPr="001F7D44">
          <w:rPr>
            <w:rStyle w:val="Hyperlink"/>
            <w:rFonts w:ascii="Segoe UI" w:hAnsi="Segoe UI" w:cs="Segoe UI"/>
            <w:color w:val="0366D6"/>
            <w:sz w:val="24"/>
          </w:rPr>
          <w:t>Keel Repository for classification, regression and time series</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39" w:history="1">
        <w:r w:rsidRPr="001F7D44">
          <w:rPr>
            <w:rStyle w:val="Hyperlink"/>
            <w:rFonts w:ascii="Segoe UI" w:hAnsi="Segoe UI" w:cs="Segoe UI"/>
            <w:color w:val="0366D6"/>
            <w:sz w:val="24"/>
          </w:rPr>
          <w:t>Labeled Faces in the Wild (LFW)</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0" w:history="1">
        <w:r w:rsidRPr="001F7D44">
          <w:rPr>
            <w:rStyle w:val="Hyperlink"/>
            <w:rFonts w:ascii="Segoe UI" w:hAnsi="Segoe UI" w:cs="Segoe UI"/>
            <w:color w:val="0366D6"/>
            <w:sz w:val="24"/>
          </w:rPr>
          <w:t>Lending Club Loan Data</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1" w:history="1">
        <w:r w:rsidRPr="001F7D44">
          <w:rPr>
            <w:rStyle w:val="Hyperlink"/>
            <w:rFonts w:ascii="Segoe UI" w:hAnsi="Segoe UI" w:cs="Segoe UI"/>
            <w:color w:val="0366D6"/>
            <w:sz w:val="24"/>
          </w:rPr>
          <w:t>Machine Learning Data Set Repository</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2" w:history="1">
        <w:r w:rsidRPr="001F7D44">
          <w:rPr>
            <w:rStyle w:val="Hyperlink"/>
            <w:rFonts w:ascii="Segoe UI" w:hAnsi="Segoe UI" w:cs="Segoe UI"/>
            <w:color w:val="0366D6"/>
            <w:sz w:val="24"/>
          </w:rPr>
          <w:t>Free Music Archive</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3" w:history="1">
        <w:r w:rsidRPr="001F7D44">
          <w:rPr>
            <w:rStyle w:val="Hyperlink"/>
            <w:rFonts w:ascii="Segoe UI" w:hAnsi="Segoe UI" w:cs="Segoe UI"/>
            <w:color w:val="0366D6"/>
            <w:sz w:val="24"/>
          </w:rPr>
          <w:t>Million Song Dataset</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4" w:history="1">
        <w:r w:rsidRPr="001F7D44">
          <w:rPr>
            <w:rStyle w:val="Hyperlink"/>
            <w:rFonts w:ascii="Segoe UI" w:hAnsi="Segoe UI" w:cs="Segoe UI"/>
            <w:color w:val="0366D6"/>
            <w:sz w:val="24"/>
          </w:rPr>
          <w:t>More Song Datasets</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5" w:history="1">
        <w:r w:rsidRPr="001F7D44">
          <w:rPr>
            <w:rStyle w:val="Hyperlink"/>
            <w:rFonts w:ascii="Segoe UI" w:hAnsi="Segoe UI" w:cs="Segoe UI"/>
            <w:color w:val="0366D6"/>
            <w:sz w:val="24"/>
          </w:rPr>
          <w:t>MovieLens Data Sets</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6" w:history="1">
        <w:r w:rsidRPr="001F7D44">
          <w:rPr>
            <w:rStyle w:val="Hyperlink"/>
            <w:rFonts w:ascii="Segoe UI" w:hAnsi="Segoe UI" w:cs="Segoe UI"/>
            <w:color w:val="0366D6"/>
            <w:sz w:val="24"/>
          </w:rPr>
          <w:t>New Yorker caption contest ratings</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7" w:history="1">
        <w:r w:rsidRPr="001F7D44">
          <w:rPr>
            <w:rStyle w:val="Hyperlink"/>
            <w:rFonts w:ascii="Segoe UI" w:hAnsi="Segoe UI" w:cs="Segoe UI"/>
            <w:color w:val="0366D6"/>
            <w:sz w:val="24"/>
          </w:rPr>
          <w:t>RDataMining - "R and Data Mining" ebook data</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8" w:history="1">
        <w:r w:rsidRPr="001F7D44">
          <w:rPr>
            <w:rStyle w:val="Hyperlink"/>
            <w:rFonts w:ascii="Segoe UI" w:hAnsi="Segoe UI" w:cs="Segoe UI"/>
            <w:color w:val="0366D6"/>
            <w:sz w:val="24"/>
          </w:rPr>
          <w:t>Registered Meteorites on Earth</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49" w:history="1">
        <w:r w:rsidRPr="001F7D44">
          <w:rPr>
            <w:rStyle w:val="Hyperlink"/>
            <w:rFonts w:ascii="Segoe UI" w:hAnsi="Segoe UI" w:cs="Segoe UI"/>
            <w:color w:val="0366D6"/>
            <w:sz w:val="24"/>
          </w:rPr>
          <w:t>Restaurants Health Score Data in San Francisco</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50" w:history="1">
        <w:r w:rsidRPr="001F7D44">
          <w:rPr>
            <w:rStyle w:val="Hyperlink"/>
            <w:rFonts w:ascii="Segoe UI" w:hAnsi="Segoe UI" w:cs="Segoe UI"/>
            <w:color w:val="0366D6"/>
            <w:sz w:val="24"/>
          </w:rPr>
          <w:t>UCI Machine Learning Repository</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51" w:history="1">
        <w:r w:rsidRPr="001F7D44">
          <w:rPr>
            <w:rStyle w:val="Hyperlink"/>
            <w:rFonts w:ascii="Segoe UI" w:hAnsi="Segoe UI" w:cs="Segoe UI"/>
            <w:color w:val="0366D6"/>
            <w:sz w:val="24"/>
          </w:rPr>
          <w:t>Yahoo! Ratings and Classification Data</w:t>
        </w:r>
      </w:hyperlink>
    </w:p>
    <w:p w:rsidR="00342843" w:rsidRPr="001F7D44" w:rsidRDefault="00342843" w:rsidP="00342843">
      <w:pPr>
        <w:numPr>
          <w:ilvl w:val="0"/>
          <w:numId w:val="181"/>
        </w:numPr>
        <w:spacing w:before="60" w:after="100" w:afterAutospacing="1" w:line="240" w:lineRule="auto"/>
        <w:rPr>
          <w:rFonts w:ascii="Segoe UI" w:hAnsi="Segoe UI" w:cs="Segoe UI"/>
          <w:color w:val="24292E"/>
          <w:sz w:val="24"/>
        </w:rPr>
      </w:pPr>
      <w:hyperlink r:id="rId3352" w:history="1">
        <w:r w:rsidRPr="001F7D44">
          <w:rPr>
            <w:rStyle w:val="Hyperlink"/>
            <w:rFonts w:ascii="Segoe UI" w:hAnsi="Segoe UI" w:cs="Segoe UI"/>
            <w:color w:val="0366D6"/>
            <w:sz w:val="24"/>
          </w:rPr>
          <w:t>Youtube 8m</w:t>
        </w:r>
      </w:hyperlink>
    </w:p>
    <w:bookmarkStart w:id="290" w:name="user-content-museums"/>
    <w:bookmarkEnd w:id="290"/>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"id18"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Museums</w:t>
      </w:r>
      <w:r w:rsidRPr="001F7D44">
        <w:rPr>
          <w:rFonts w:ascii="Segoe UI" w:hAnsi="Segoe UI" w:cs="Segoe UI"/>
          <w:color w:val="24292E"/>
          <w:sz w:val="38"/>
        </w:rPr>
        <w:fldChar w:fldCharType="end"/>
      </w:r>
    </w:p>
    <w:p w:rsidR="00342843" w:rsidRPr="001F7D44" w:rsidRDefault="00342843" w:rsidP="00342843">
      <w:pPr>
        <w:numPr>
          <w:ilvl w:val="0"/>
          <w:numId w:val="182"/>
        </w:numPr>
        <w:spacing w:before="100" w:beforeAutospacing="1" w:after="100" w:afterAutospacing="1" w:line="240" w:lineRule="auto"/>
        <w:rPr>
          <w:rFonts w:ascii="Segoe UI" w:hAnsi="Segoe UI" w:cs="Segoe UI"/>
          <w:color w:val="24292E"/>
          <w:sz w:val="24"/>
        </w:rPr>
      </w:pPr>
      <w:hyperlink r:id="rId3353" w:history="1">
        <w:r w:rsidRPr="001F7D44">
          <w:rPr>
            <w:rStyle w:val="Hyperlink"/>
            <w:rFonts w:ascii="Segoe UI" w:hAnsi="Segoe UI" w:cs="Segoe UI"/>
            <w:color w:val="0366D6"/>
            <w:sz w:val="24"/>
          </w:rPr>
          <w:t>Canada Science and Technology Museums Corporation's Open Data</w:t>
        </w:r>
      </w:hyperlink>
    </w:p>
    <w:p w:rsidR="00342843" w:rsidRPr="001F7D44" w:rsidRDefault="00342843" w:rsidP="00342843">
      <w:pPr>
        <w:numPr>
          <w:ilvl w:val="0"/>
          <w:numId w:val="182"/>
        </w:numPr>
        <w:spacing w:before="60" w:after="100" w:afterAutospacing="1" w:line="240" w:lineRule="auto"/>
        <w:rPr>
          <w:rFonts w:ascii="Segoe UI" w:hAnsi="Segoe UI" w:cs="Segoe UI"/>
          <w:color w:val="24292E"/>
          <w:sz w:val="24"/>
        </w:rPr>
      </w:pPr>
      <w:hyperlink r:id="rId3354" w:history="1">
        <w:r w:rsidRPr="001F7D44">
          <w:rPr>
            <w:rStyle w:val="Hyperlink"/>
            <w:rFonts w:ascii="Segoe UI" w:hAnsi="Segoe UI" w:cs="Segoe UI"/>
            <w:color w:val="0366D6"/>
            <w:sz w:val="24"/>
          </w:rPr>
          <w:t>Cooper-Hewitt's Collection Database</w:t>
        </w:r>
      </w:hyperlink>
    </w:p>
    <w:p w:rsidR="00342843" w:rsidRPr="001F7D44" w:rsidRDefault="00342843" w:rsidP="00342843">
      <w:pPr>
        <w:numPr>
          <w:ilvl w:val="0"/>
          <w:numId w:val="182"/>
        </w:numPr>
        <w:spacing w:before="60" w:after="100" w:afterAutospacing="1" w:line="240" w:lineRule="auto"/>
        <w:rPr>
          <w:rFonts w:ascii="Segoe UI" w:hAnsi="Segoe UI" w:cs="Segoe UI"/>
          <w:color w:val="24292E"/>
          <w:sz w:val="24"/>
        </w:rPr>
      </w:pPr>
      <w:hyperlink r:id="rId3355" w:history="1">
        <w:r w:rsidRPr="001F7D44">
          <w:rPr>
            <w:rStyle w:val="Hyperlink"/>
            <w:rFonts w:ascii="Segoe UI" w:hAnsi="Segoe UI" w:cs="Segoe UI"/>
            <w:color w:val="0366D6"/>
            <w:sz w:val="24"/>
          </w:rPr>
          <w:t>Minneapolis Institute of Arts metadata</w:t>
        </w:r>
      </w:hyperlink>
    </w:p>
    <w:p w:rsidR="00342843" w:rsidRPr="001F7D44" w:rsidRDefault="00342843" w:rsidP="00342843">
      <w:pPr>
        <w:numPr>
          <w:ilvl w:val="0"/>
          <w:numId w:val="182"/>
        </w:numPr>
        <w:spacing w:before="60" w:after="100" w:afterAutospacing="1" w:line="240" w:lineRule="auto"/>
        <w:rPr>
          <w:rFonts w:ascii="Segoe UI" w:hAnsi="Segoe UI" w:cs="Segoe UI"/>
          <w:color w:val="24292E"/>
          <w:sz w:val="24"/>
        </w:rPr>
      </w:pPr>
      <w:hyperlink r:id="rId3356" w:history="1">
        <w:r w:rsidRPr="001F7D44">
          <w:rPr>
            <w:rStyle w:val="Hyperlink"/>
            <w:rFonts w:ascii="Segoe UI" w:hAnsi="Segoe UI" w:cs="Segoe UI"/>
            <w:color w:val="0366D6"/>
            <w:sz w:val="24"/>
          </w:rPr>
          <w:t>Natural History Museum (London) Data Portal</w:t>
        </w:r>
      </w:hyperlink>
    </w:p>
    <w:p w:rsidR="00342843" w:rsidRPr="001F7D44" w:rsidRDefault="00342843" w:rsidP="00342843">
      <w:pPr>
        <w:numPr>
          <w:ilvl w:val="0"/>
          <w:numId w:val="182"/>
        </w:numPr>
        <w:spacing w:before="60" w:after="100" w:afterAutospacing="1" w:line="240" w:lineRule="auto"/>
        <w:rPr>
          <w:rFonts w:ascii="Segoe UI" w:hAnsi="Segoe UI" w:cs="Segoe UI"/>
          <w:color w:val="24292E"/>
          <w:sz w:val="24"/>
        </w:rPr>
      </w:pPr>
      <w:hyperlink r:id="rId3357" w:history="1">
        <w:r w:rsidRPr="001F7D44">
          <w:rPr>
            <w:rStyle w:val="Hyperlink"/>
            <w:rFonts w:ascii="Segoe UI" w:hAnsi="Segoe UI" w:cs="Segoe UI"/>
            <w:color w:val="0366D6"/>
            <w:sz w:val="24"/>
          </w:rPr>
          <w:t>Rijksmuseum Historical Art Collection</w:t>
        </w:r>
      </w:hyperlink>
    </w:p>
    <w:p w:rsidR="00342843" w:rsidRPr="001F7D44" w:rsidRDefault="00342843" w:rsidP="00342843">
      <w:pPr>
        <w:numPr>
          <w:ilvl w:val="0"/>
          <w:numId w:val="182"/>
        </w:numPr>
        <w:spacing w:before="60" w:after="100" w:afterAutospacing="1" w:line="240" w:lineRule="auto"/>
        <w:rPr>
          <w:rFonts w:ascii="Segoe UI" w:hAnsi="Segoe UI" w:cs="Segoe UI"/>
          <w:color w:val="24292E"/>
          <w:sz w:val="24"/>
        </w:rPr>
      </w:pPr>
      <w:hyperlink r:id="rId3358" w:history="1">
        <w:r w:rsidRPr="001F7D44">
          <w:rPr>
            <w:rStyle w:val="Hyperlink"/>
            <w:rFonts w:ascii="Segoe UI" w:hAnsi="Segoe UI" w:cs="Segoe UI"/>
            <w:color w:val="0366D6"/>
            <w:sz w:val="24"/>
          </w:rPr>
          <w:t>Tate Collection metadata</w:t>
        </w:r>
      </w:hyperlink>
    </w:p>
    <w:p w:rsidR="00342843" w:rsidRPr="001F7D44" w:rsidRDefault="00342843" w:rsidP="00342843">
      <w:pPr>
        <w:numPr>
          <w:ilvl w:val="0"/>
          <w:numId w:val="182"/>
        </w:numPr>
        <w:spacing w:before="60" w:after="100" w:afterAutospacing="1" w:line="240" w:lineRule="auto"/>
        <w:rPr>
          <w:rFonts w:ascii="Segoe UI" w:hAnsi="Segoe UI" w:cs="Segoe UI"/>
          <w:color w:val="24292E"/>
          <w:sz w:val="24"/>
        </w:rPr>
      </w:pPr>
      <w:hyperlink r:id="rId3359" w:history="1">
        <w:r w:rsidRPr="001F7D44">
          <w:rPr>
            <w:rStyle w:val="Hyperlink"/>
            <w:rFonts w:ascii="Segoe UI" w:hAnsi="Segoe UI" w:cs="Segoe UI"/>
            <w:color w:val="0366D6"/>
            <w:sz w:val="24"/>
          </w:rPr>
          <w:t>The Getty vocabularies</w:t>
        </w:r>
      </w:hyperlink>
    </w:p>
    <w:bookmarkStart w:id="291" w:name="user-content-natural-language"/>
    <w:bookmarkEnd w:id="291"/>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"id19"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Natural Language</w:t>
      </w:r>
      <w:r w:rsidRPr="001F7D44">
        <w:rPr>
          <w:rFonts w:ascii="Segoe UI" w:hAnsi="Segoe UI" w:cs="Segoe UI"/>
          <w:color w:val="24292E"/>
          <w:sz w:val="38"/>
        </w:rPr>
        <w:fldChar w:fldCharType="end"/>
      </w:r>
    </w:p>
    <w:p w:rsidR="00342843" w:rsidRPr="001F7D44" w:rsidRDefault="00342843" w:rsidP="00342843">
      <w:pPr>
        <w:numPr>
          <w:ilvl w:val="0"/>
          <w:numId w:val="183"/>
        </w:numPr>
        <w:spacing w:before="100" w:beforeAutospacing="1" w:after="100" w:afterAutospacing="1" w:line="240" w:lineRule="auto"/>
        <w:rPr>
          <w:rFonts w:ascii="Segoe UI" w:hAnsi="Segoe UI" w:cs="Segoe UI"/>
          <w:color w:val="24292E"/>
          <w:sz w:val="24"/>
        </w:rPr>
      </w:pPr>
      <w:hyperlink r:id="rId3360" w:history="1">
        <w:r w:rsidRPr="001F7D44">
          <w:rPr>
            <w:rStyle w:val="Hyperlink"/>
            <w:rFonts w:ascii="Segoe UI" w:hAnsi="Segoe UI" w:cs="Segoe UI"/>
            <w:color w:val="0366D6"/>
            <w:sz w:val="24"/>
          </w:rPr>
          <w:t>Automatic Keyphrase Extraction</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1" w:history="1">
        <w:r w:rsidRPr="001F7D44">
          <w:rPr>
            <w:rStyle w:val="Hyperlink"/>
            <w:rFonts w:ascii="Segoe UI" w:hAnsi="Segoe UI" w:cs="Segoe UI"/>
            <w:color w:val="0366D6"/>
            <w:sz w:val="24"/>
          </w:rPr>
          <w:t>Blogger Corpus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2" w:history="1">
        <w:r w:rsidRPr="001F7D44">
          <w:rPr>
            <w:rStyle w:val="Hyperlink"/>
            <w:rFonts w:ascii="Segoe UI" w:hAnsi="Segoe UI" w:cs="Segoe UI"/>
            <w:color w:val="0366D6"/>
            <w:sz w:val="24"/>
          </w:rPr>
          <w:t>CLiPS Stylometry Investigation Corpus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3" w:history="1">
        <w:r w:rsidRPr="001F7D44">
          <w:rPr>
            <w:rStyle w:val="Hyperlink"/>
            <w:rFonts w:ascii="Segoe UI" w:hAnsi="Segoe UI" w:cs="Segoe UI"/>
            <w:color w:val="0366D6"/>
            <w:sz w:val="24"/>
          </w:rPr>
          <w:t>ClueWeb09 FACC</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4" w:history="1">
        <w:r w:rsidRPr="001F7D44">
          <w:rPr>
            <w:rStyle w:val="Hyperlink"/>
            <w:rFonts w:ascii="Segoe UI" w:hAnsi="Segoe UI" w:cs="Segoe UI"/>
            <w:color w:val="0366D6"/>
            <w:sz w:val="24"/>
          </w:rPr>
          <w:t>ClueWeb12 FACC</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5" w:history="1">
        <w:r w:rsidRPr="001F7D44">
          <w:rPr>
            <w:rStyle w:val="Hyperlink"/>
            <w:rFonts w:ascii="Segoe UI" w:hAnsi="Segoe UI" w:cs="Segoe UI"/>
            <w:color w:val="0366D6"/>
            <w:sz w:val="24"/>
          </w:rPr>
          <w:t>DBpedia - 4.58M things with 583M facts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6" w:history="1">
        <w:r w:rsidRPr="001F7D44">
          <w:rPr>
            <w:rStyle w:val="Hyperlink"/>
            <w:rFonts w:ascii="Segoe UI" w:hAnsi="Segoe UI" w:cs="Segoe UI"/>
            <w:color w:val="0366D6"/>
            <w:sz w:val="24"/>
          </w:rPr>
          <w:t>Flickr Personal Taxonomies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7" w:history="1">
        <w:r w:rsidRPr="001F7D44">
          <w:rPr>
            <w:rStyle w:val="Hyperlink"/>
            <w:rFonts w:ascii="Segoe UI" w:hAnsi="Segoe UI" w:cs="Segoe UI"/>
            <w:color w:val="0366D6"/>
            <w:sz w:val="24"/>
          </w:rPr>
          <w:t>Freebase.com of people, places, and things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8" w:history="1">
        <w:r w:rsidRPr="001F7D44">
          <w:rPr>
            <w:rStyle w:val="Hyperlink"/>
            <w:rFonts w:ascii="Segoe UI" w:hAnsi="Segoe UI" w:cs="Segoe UI"/>
            <w:color w:val="0366D6"/>
            <w:sz w:val="24"/>
          </w:rPr>
          <w:t>Google Books Ngrams (2.2TB)</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69" w:history="1">
        <w:r w:rsidRPr="001F7D44">
          <w:rPr>
            <w:rStyle w:val="Hyperlink"/>
            <w:rFonts w:ascii="Segoe UI" w:hAnsi="Segoe UI" w:cs="Segoe UI"/>
            <w:color w:val="0366D6"/>
            <w:sz w:val="24"/>
          </w:rPr>
          <w:t>Google MC-AFP, generated based on the public available Gigaword dataset using Paragraph Vectors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0" w:history="1">
        <w:r w:rsidRPr="001F7D44">
          <w:rPr>
            <w:rStyle w:val="Hyperlink"/>
            <w:rFonts w:ascii="Segoe UI" w:hAnsi="Segoe UI" w:cs="Segoe UI"/>
            <w:color w:val="0366D6"/>
            <w:sz w:val="24"/>
          </w:rPr>
          <w:t>Google Web 5gram (1TB, 2006)</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1" w:history="1">
        <w:r w:rsidRPr="001F7D44">
          <w:rPr>
            <w:rStyle w:val="Hyperlink"/>
            <w:rFonts w:ascii="Segoe UI" w:hAnsi="Segoe UI" w:cs="Segoe UI"/>
            <w:color w:val="0366D6"/>
            <w:sz w:val="24"/>
          </w:rPr>
          <w:t>Gutenberg eBooks List</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2" w:history="1">
        <w:r w:rsidRPr="001F7D44">
          <w:rPr>
            <w:rStyle w:val="Hyperlink"/>
            <w:rFonts w:ascii="Segoe UI" w:hAnsi="Segoe UI" w:cs="Segoe UI"/>
            <w:color w:val="0366D6"/>
            <w:sz w:val="24"/>
          </w:rPr>
          <w:t>Hansards text chunks of Canadian Parliament</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3" w:history="1">
        <w:r w:rsidRPr="001F7D44">
          <w:rPr>
            <w:rStyle w:val="Hyperlink"/>
            <w:rFonts w:ascii="Segoe UI" w:hAnsi="Segoe UI" w:cs="Segoe UI"/>
            <w:color w:val="0366D6"/>
            <w:sz w:val="24"/>
          </w:rPr>
          <w:t>Machine Comprehension Test (MCTest) of text from Microsoft Research</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4" w:anchor="download" w:history="1">
        <w:r w:rsidRPr="001F7D44">
          <w:rPr>
            <w:rStyle w:val="Hyperlink"/>
            <w:rFonts w:ascii="Segoe UI" w:hAnsi="Segoe UI" w:cs="Segoe UI"/>
            <w:color w:val="0366D6"/>
            <w:sz w:val="24"/>
          </w:rPr>
          <w:t>Machine Translation of European languages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5" w:history="1">
        <w:r w:rsidRPr="001F7D44">
          <w:rPr>
            <w:rStyle w:val="Hyperlink"/>
            <w:rFonts w:ascii="Segoe UI" w:hAnsi="Segoe UI" w:cs="Segoe UI"/>
            <w:color w:val="0366D6"/>
            <w:sz w:val="24"/>
          </w:rPr>
          <w:t>Microsoft MAchine Reading COmprehension Dataset (or MS MARCO)</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6" w:history="1">
        <w:r w:rsidRPr="001F7D44">
          <w:rPr>
            <w:rStyle w:val="Hyperlink"/>
            <w:rFonts w:ascii="Segoe UI" w:hAnsi="Segoe UI" w:cs="Segoe UI"/>
            <w:color w:val="0366D6"/>
            <w:sz w:val="24"/>
          </w:rPr>
          <w:t>Multi-Domain Sentiment Dataset (version 2.0)</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7" w:history="1">
        <w:r w:rsidRPr="001F7D44">
          <w:rPr>
            <w:rStyle w:val="Hyperlink"/>
            <w:rFonts w:ascii="Segoe UI" w:hAnsi="Segoe UI" w:cs="Segoe UI"/>
            <w:color w:val="0366D6"/>
            <w:sz w:val="24"/>
          </w:rPr>
          <w:t>Open Multilingual Wordnet</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8" w:history="1">
        <w:r w:rsidRPr="001F7D44">
          <w:rPr>
            <w:rStyle w:val="Hyperlink"/>
            <w:rFonts w:ascii="Segoe UI" w:hAnsi="Segoe UI" w:cs="Segoe UI"/>
            <w:color w:val="0366D6"/>
            <w:sz w:val="24"/>
          </w:rPr>
          <w:t>Personae Corpus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79" w:history="1">
        <w:r w:rsidRPr="001F7D44">
          <w:rPr>
            <w:rStyle w:val="Hyperlink"/>
            <w:rFonts w:ascii="Segoe UI" w:hAnsi="Segoe UI" w:cs="Segoe UI"/>
            <w:color w:val="0366D6"/>
            <w:sz w:val="24"/>
          </w:rPr>
          <w:t>SaudiNewsNet Collection of Saudi Newspaper Articles (Arabic, 30K articles)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0" w:history="1">
        <w:r w:rsidRPr="001F7D44">
          <w:rPr>
            <w:rStyle w:val="Hyperlink"/>
            <w:rFonts w:ascii="Segoe UI" w:hAnsi="Segoe UI" w:cs="Segoe UI"/>
            <w:color w:val="0366D6"/>
            <w:sz w:val="24"/>
          </w:rPr>
          <w:t>SMS Spam Collection in English</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1" w:history="1">
        <w:r w:rsidRPr="001F7D44">
          <w:rPr>
            <w:rStyle w:val="Hyperlink"/>
            <w:rFonts w:ascii="Segoe UI" w:hAnsi="Segoe UI" w:cs="Segoe UI"/>
            <w:color w:val="0366D6"/>
            <w:sz w:val="24"/>
          </w:rPr>
          <w:t>Universal Dependencies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2" w:history="1">
        <w:r w:rsidRPr="001F7D44">
          <w:rPr>
            <w:rStyle w:val="Hyperlink"/>
            <w:rFonts w:ascii="Segoe UI" w:hAnsi="Segoe UI" w:cs="Segoe UI"/>
            <w:color w:val="0366D6"/>
            <w:sz w:val="24"/>
          </w:rPr>
          <w:t>USENET postings corpus of 2005~2011</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3" w:history="1">
        <w:r w:rsidRPr="001F7D44">
          <w:rPr>
            <w:rStyle w:val="Hyperlink"/>
            <w:rFonts w:ascii="Segoe UI" w:hAnsi="Segoe UI" w:cs="Segoe UI"/>
            <w:color w:val="0366D6"/>
            <w:sz w:val="24"/>
          </w:rPr>
          <w:t>Webhose - News/Blogs in multiple languages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4" w:history="1">
        <w:r w:rsidRPr="001F7D44">
          <w:rPr>
            <w:rStyle w:val="Hyperlink"/>
            <w:rFonts w:ascii="Segoe UI" w:hAnsi="Segoe UI" w:cs="Segoe UI"/>
            <w:color w:val="0366D6"/>
            <w:sz w:val="24"/>
          </w:rPr>
          <w:t>Wikidata - Wikipedia databases</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5" w:history="1">
        <w:r w:rsidRPr="001F7D44">
          <w:rPr>
            <w:rStyle w:val="Hyperlink"/>
            <w:rFonts w:ascii="Segoe UI" w:hAnsi="Segoe UI" w:cs="Segoe UI"/>
            <w:color w:val="0366D6"/>
            <w:sz w:val="24"/>
          </w:rPr>
          <w:t>Wikipedia Links data - 40 Million Entities in Context</w:t>
        </w:r>
      </w:hyperlink>
    </w:p>
    <w:p w:rsidR="00342843" w:rsidRPr="001F7D44" w:rsidRDefault="00342843" w:rsidP="00342843">
      <w:pPr>
        <w:numPr>
          <w:ilvl w:val="0"/>
          <w:numId w:val="183"/>
        </w:numPr>
        <w:spacing w:before="60" w:after="100" w:afterAutospacing="1" w:line="240" w:lineRule="auto"/>
        <w:rPr>
          <w:rFonts w:ascii="Segoe UI" w:hAnsi="Segoe UI" w:cs="Segoe UI"/>
          <w:color w:val="24292E"/>
          <w:sz w:val="24"/>
        </w:rPr>
      </w:pPr>
      <w:hyperlink r:id="rId3386" w:history="1">
        <w:r w:rsidRPr="001F7D44">
          <w:rPr>
            <w:rStyle w:val="Hyperlink"/>
            <w:rFonts w:ascii="Segoe UI" w:hAnsi="Segoe UI" w:cs="Segoe UI"/>
            <w:color w:val="0366D6"/>
            <w:sz w:val="24"/>
          </w:rPr>
          <w:t>WordNet databases and tools</w:t>
        </w:r>
      </w:hyperlink>
    </w:p>
    <w:bookmarkStart w:id="292" w:name="user-content-neuroscience"/>
    <w:bookmarkEnd w:id="292"/>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"id20"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Neuroscience</w:t>
      </w:r>
      <w:r w:rsidRPr="001F7D44">
        <w:rPr>
          <w:rFonts w:ascii="Segoe UI" w:hAnsi="Segoe UI" w:cs="Segoe UI"/>
          <w:color w:val="24292E"/>
          <w:sz w:val="38"/>
        </w:rPr>
        <w:fldChar w:fldCharType="end"/>
      </w:r>
    </w:p>
    <w:p w:rsidR="00342843" w:rsidRPr="001F7D44" w:rsidRDefault="00342843" w:rsidP="00342843">
      <w:pPr>
        <w:numPr>
          <w:ilvl w:val="0"/>
          <w:numId w:val="184"/>
        </w:numPr>
        <w:spacing w:before="100" w:beforeAutospacing="1" w:after="100" w:afterAutospacing="1" w:line="240" w:lineRule="auto"/>
        <w:rPr>
          <w:rFonts w:ascii="Segoe UI" w:hAnsi="Segoe UI" w:cs="Segoe UI"/>
          <w:color w:val="24292E"/>
          <w:sz w:val="24"/>
        </w:rPr>
      </w:pPr>
      <w:hyperlink r:id="rId3387" w:history="1">
        <w:r w:rsidRPr="001F7D44">
          <w:rPr>
            <w:rStyle w:val="Hyperlink"/>
            <w:rFonts w:ascii="Segoe UI" w:hAnsi="Segoe UI" w:cs="Segoe UI"/>
            <w:color w:val="0366D6"/>
            <w:sz w:val="24"/>
          </w:rPr>
          <w:t>Allen Institute Datasets</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88" w:history="1">
        <w:r w:rsidRPr="001F7D44">
          <w:rPr>
            <w:rStyle w:val="Hyperlink"/>
            <w:rFonts w:ascii="Segoe UI" w:hAnsi="Segoe UI" w:cs="Segoe UI"/>
            <w:color w:val="0366D6"/>
            <w:sz w:val="24"/>
          </w:rPr>
          <w:t>Brain Catalogue</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89" w:history="1">
        <w:r w:rsidRPr="001F7D44">
          <w:rPr>
            <w:rStyle w:val="Hyperlink"/>
            <w:rFonts w:ascii="Segoe UI" w:hAnsi="Segoe UI" w:cs="Segoe UI"/>
            <w:color w:val="0366D6"/>
            <w:sz w:val="24"/>
          </w:rPr>
          <w:t>Brainomics</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0" w:history="1">
        <w:r w:rsidRPr="001F7D44">
          <w:rPr>
            <w:rStyle w:val="Hyperlink"/>
            <w:rFonts w:ascii="Segoe UI" w:hAnsi="Segoe UI" w:cs="Segoe UI"/>
            <w:color w:val="0366D6"/>
            <w:sz w:val="24"/>
          </w:rPr>
          <w:t>CodeNeuro Datasets</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1" w:history="1">
        <w:r w:rsidRPr="001F7D44">
          <w:rPr>
            <w:rStyle w:val="Hyperlink"/>
            <w:rFonts w:ascii="Segoe UI" w:hAnsi="Segoe UI" w:cs="Segoe UI"/>
            <w:color w:val="0366D6"/>
            <w:sz w:val="24"/>
          </w:rPr>
          <w:t>Collaborative Research in Computational Neuroscience (CRCNS)</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2" w:history="1">
        <w:r w:rsidRPr="001F7D44">
          <w:rPr>
            <w:rStyle w:val="Hyperlink"/>
            <w:rFonts w:ascii="Segoe UI" w:hAnsi="Segoe UI" w:cs="Segoe UI"/>
            <w:color w:val="0366D6"/>
            <w:sz w:val="24"/>
          </w:rPr>
          <w:t>FCP-INDI</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3" w:history="1">
        <w:r w:rsidRPr="001F7D44">
          <w:rPr>
            <w:rStyle w:val="Hyperlink"/>
            <w:rFonts w:ascii="Segoe UI" w:hAnsi="Segoe UI" w:cs="Segoe UI"/>
            <w:color w:val="0366D6"/>
            <w:sz w:val="24"/>
          </w:rPr>
          <w:t>Human Connectome Project</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4" w:history="1">
        <w:r w:rsidRPr="001F7D44">
          <w:rPr>
            <w:rStyle w:val="Hyperlink"/>
            <w:rFonts w:ascii="Segoe UI" w:hAnsi="Segoe UI" w:cs="Segoe UI"/>
            <w:color w:val="0366D6"/>
            <w:sz w:val="24"/>
          </w:rPr>
          <w:t>NDAR</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5" w:history="1">
        <w:r w:rsidRPr="001F7D44">
          <w:rPr>
            <w:rStyle w:val="Hyperlink"/>
            <w:rFonts w:ascii="Segoe UI" w:hAnsi="Segoe UI" w:cs="Segoe UI"/>
            <w:color w:val="0366D6"/>
            <w:sz w:val="24"/>
          </w:rPr>
          <w:t>NeuroData</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6" w:history="1">
        <w:r w:rsidRPr="001F7D44">
          <w:rPr>
            <w:rStyle w:val="Hyperlink"/>
            <w:rFonts w:ascii="Segoe UI" w:hAnsi="Segoe UI" w:cs="Segoe UI"/>
            <w:color w:val="0366D6"/>
            <w:sz w:val="24"/>
          </w:rPr>
          <w:t>Neuroelectro</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7" w:history="1">
        <w:r w:rsidRPr="001F7D44">
          <w:rPr>
            <w:rStyle w:val="Hyperlink"/>
            <w:rFonts w:ascii="Segoe UI" w:hAnsi="Segoe UI" w:cs="Segoe UI"/>
            <w:color w:val="0366D6"/>
            <w:sz w:val="24"/>
          </w:rPr>
          <w:t>NIMH Data Archive</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8" w:history="1">
        <w:r w:rsidRPr="001F7D44">
          <w:rPr>
            <w:rStyle w:val="Hyperlink"/>
            <w:rFonts w:ascii="Segoe UI" w:hAnsi="Segoe UI" w:cs="Segoe UI"/>
            <w:color w:val="0366D6"/>
            <w:sz w:val="24"/>
          </w:rPr>
          <w:t>OASIS</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399" w:history="1">
        <w:r w:rsidRPr="001F7D44">
          <w:rPr>
            <w:rStyle w:val="Hyperlink"/>
            <w:rFonts w:ascii="Segoe UI" w:hAnsi="Segoe UI" w:cs="Segoe UI"/>
            <w:color w:val="0366D6"/>
            <w:sz w:val="24"/>
          </w:rPr>
          <w:t>OpenfMRI</w:t>
        </w:r>
      </w:hyperlink>
    </w:p>
    <w:p w:rsidR="00342843" w:rsidRPr="001F7D44" w:rsidRDefault="00342843" w:rsidP="00342843">
      <w:pPr>
        <w:numPr>
          <w:ilvl w:val="0"/>
          <w:numId w:val="184"/>
        </w:numPr>
        <w:spacing w:before="60" w:after="100" w:afterAutospacing="1" w:line="240" w:lineRule="auto"/>
        <w:rPr>
          <w:rFonts w:ascii="Segoe UI" w:hAnsi="Segoe UI" w:cs="Segoe UI"/>
          <w:color w:val="24292E"/>
          <w:sz w:val="24"/>
        </w:rPr>
      </w:pPr>
      <w:hyperlink r:id="rId3400" w:history="1">
        <w:r w:rsidRPr="001F7D44">
          <w:rPr>
            <w:rStyle w:val="Hyperlink"/>
            <w:rFonts w:ascii="Segoe UI" w:hAnsi="Segoe UI" w:cs="Segoe UI"/>
            <w:color w:val="0366D6"/>
            <w:sz w:val="24"/>
          </w:rPr>
          <w:t>Study Forrest</w:t>
        </w:r>
      </w:hyperlink>
    </w:p>
    <w:bookmarkStart w:id="293" w:name="user-content-physics"/>
    <w:bookmarkEnd w:id="293"/>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"id21"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Physics</w:t>
      </w:r>
      <w:r w:rsidRPr="001F7D44">
        <w:rPr>
          <w:rFonts w:ascii="Segoe UI" w:hAnsi="Segoe UI" w:cs="Segoe UI"/>
          <w:color w:val="24292E"/>
          <w:sz w:val="38"/>
        </w:rPr>
        <w:fldChar w:fldCharType="end"/>
      </w:r>
    </w:p>
    <w:p w:rsidR="00342843" w:rsidRPr="001F7D44" w:rsidRDefault="00342843" w:rsidP="00342843">
      <w:pPr>
        <w:numPr>
          <w:ilvl w:val="0"/>
          <w:numId w:val="185"/>
        </w:numPr>
        <w:spacing w:before="100" w:beforeAutospacing="1" w:after="100" w:afterAutospacing="1" w:line="240" w:lineRule="auto"/>
        <w:rPr>
          <w:rFonts w:ascii="Segoe UI" w:hAnsi="Segoe UI" w:cs="Segoe UI"/>
          <w:color w:val="24292E"/>
          <w:sz w:val="24"/>
        </w:rPr>
      </w:pPr>
      <w:hyperlink r:id="rId3401" w:history="1">
        <w:r w:rsidRPr="001F7D44">
          <w:rPr>
            <w:rStyle w:val="Hyperlink"/>
            <w:rFonts w:ascii="Segoe UI" w:hAnsi="Segoe UI" w:cs="Segoe UI"/>
            <w:color w:val="0366D6"/>
            <w:sz w:val="24"/>
          </w:rPr>
          <w:t>CERN Open Data Portal</w:t>
        </w:r>
      </w:hyperlink>
    </w:p>
    <w:p w:rsidR="00342843" w:rsidRPr="001F7D44" w:rsidRDefault="00342843" w:rsidP="00342843">
      <w:pPr>
        <w:numPr>
          <w:ilvl w:val="0"/>
          <w:numId w:val="185"/>
        </w:numPr>
        <w:spacing w:before="60" w:after="100" w:afterAutospacing="1" w:line="240" w:lineRule="auto"/>
        <w:rPr>
          <w:rFonts w:ascii="Segoe UI" w:hAnsi="Segoe UI" w:cs="Segoe UI"/>
          <w:color w:val="24292E"/>
          <w:sz w:val="24"/>
        </w:rPr>
      </w:pPr>
      <w:hyperlink r:id="rId3402" w:history="1">
        <w:r w:rsidRPr="001F7D44">
          <w:rPr>
            <w:rStyle w:val="Hyperlink"/>
            <w:rFonts w:ascii="Segoe UI" w:hAnsi="Segoe UI" w:cs="Segoe UI"/>
            <w:color w:val="0366D6"/>
            <w:sz w:val="24"/>
          </w:rPr>
          <w:t>Crystallography Open Database</w:t>
        </w:r>
      </w:hyperlink>
    </w:p>
    <w:p w:rsidR="00342843" w:rsidRPr="001F7D44" w:rsidRDefault="00342843" w:rsidP="00342843">
      <w:pPr>
        <w:numPr>
          <w:ilvl w:val="0"/>
          <w:numId w:val="185"/>
        </w:numPr>
        <w:spacing w:before="60" w:after="100" w:afterAutospacing="1" w:line="240" w:lineRule="auto"/>
        <w:rPr>
          <w:rFonts w:ascii="Segoe UI" w:hAnsi="Segoe UI" w:cs="Segoe UI"/>
          <w:color w:val="24292E"/>
          <w:sz w:val="24"/>
        </w:rPr>
      </w:pPr>
      <w:hyperlink r:id="rId3403" w:history="1">
        <w:r w:rsidRPr="001F7D44">
          <w:rPr>
            <w:rStyle w:val="Hyperlink"/>
            <w:rFonts w:ascii="Segoe UI" w:hAnsi="Segoe UI" w:cs="Segoe UI"/>
            <w:color w:val="0366D6"/>
            <w:sz w:val="24"/>
          </w:rPr>
          <w:t>NASA Exoplanet Archive</w:t>
        </w:r>
      </w:hyperlink>
    </w:p>
    <w:p w:rsidR="00342843" w:rsidRPr="001F7D44" w:rsidRDefault="00342843" w:rsidP="00342843">
      <w:pPr>
        <w:numPr>
          <w:ilvl w:val="0"/>
          <w:numId w:val="185"/>
        </w:numPr>
        <w:spacing w:before="60" w:after="100" w:afterAutospacing="1" w:line="240" w:lineRule="auto"/>
        <w:rPr>
          <w:rFonts w:ascii="Segoe UI" w:hAnsi="Segoe UI" w:cs="Segoe UI"/>
          <w:color w:val="24292E"/>
          <w:sz w:val="24"/>
        </w:rPr>
      </w:pPr>
      <w:hyperlink r:id="rId3404" w:history="1">
        <w:r w:rsidRPr="001F7D44">
          <w:rPr>
            <w:rStyle w:val="Hyperlink"/>
            <w:rFonts w:ascii="Segoe UI" w:hAnsi="Segoe UI" w:cs="Segoe UI"/>
            <w:color w:val="0366D6"/>
            <w:sz w:val="24"/>
          </w:rPr>
          <w:t xml:space="preserve">NSSDC (NASA) data of 550 space </w:t>
        </w:r>
        <w:proofErr w:type="gramStart"/>
        <w:r w:rsidRPr="001F7D44">
          <w:rPr>
            <w:rStyle w:val="Hyperlink"/>
            <w:rFonts w:ascii="Segoe UI" w:hAnsi="Segoe UI" w:cs="Segoe UI"/>
            <w:color w:val="0366D6"/>
            <w:sz w:val="24"/>
          </w:rPr>
          <w:t>spacecraft</w:t>
        </w:r>
        <w:proofErr w:type="gramEnd"/>
      </w:hyperlink>
    </w:p>
    <w:p w:rsidR="00342843" w:rsidRPr="001F7D44" w:rsidRDefault="00342843" w:rsidP="00342843">
      <w:pPr>
        <w:numPr>
          <w:ilvl w:val="0"/>
          <w:numId w:val="185"/>
        </w:numPr>
        <w:spacing w:before="60" w:after="100" w:afterAutospacing="1" w:line="240" w:lineRule="auto"/>
        <w:rPr>
          <w:rFonts w:ascii="Segoe UI" w:hAnsi="Segoe UI" w:cs="Segoe UI"/>
          <w:color w:val="24292E"/>
          <w:sz w:val="24"/>
        </w:rPr>
      </w:pPr>
      <w:hyperlink r:id="rId3405" w:history="1">
        <w:r w:rsidRPr="001F7D44">
          <w:rPr>
            <w:rStyle w:val="Hyperlink"/>
            <w:rFonts w:ascii="Segoe UI" w:hAnsi="Segoe UI" w:cs="Segoe UI"/>
            <w:color w:val="0366D6"/>
            <w:sz w:val="24"/>
          </w:rPr>
          <w:t>Sloan Digital Sky Survey (SDSS) - Mapping the Universe</w:t>
        </w:r>
      </w:hyperlink>
    </w:p>
    <w:bookmarkStart w:id="294" w:name="user-content-psychology-cognition"/>
    <w:bookmarkEnd w:id="294"/>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"id22"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Psychology/Cognition</w:t>
      </w:r>
      <w:r w:rsidRPr="001F7D44">
        <w:rPr>
          <w:rFonts w:ascii="Segoe UI" w:hAnsi="Segoe UI" w:cs="Segoe UI"/>
          <w:color w:val="24292E"/>
          <w:sz w:val="38"/>
        </w:rPr>
        <w:fldChar w:fldCharType="end"/>
      </w:r>
    </w:p>
    <w:p w:rsidR="00342843" w:rsidRPr="001F7D44" w:rsidRDefault="00342843" w:rsidP="00342843">
      <w:pPr>
        <w:numPr>
          <w:ilvl w:val="0"/>
          <w:numId w:val="186"/>
        </w:numPr>
        <w:spacing w:before="100" w:beforeAutospacing="1" w:after="100" w:afterAutospacing="1" w:line="240" w:lineRule="auto"/>
        <w:rPr>
          <w:rFonts w:ascii="Segoe UI" w:hAnsi="Segoe UI" w:cs="Segoe UI"/>
          <w:color w:val="24292E"/>
          <w:sz w:val="24"/>
        </w:rPr>
      </w:pPr>
      <w:hyperlink r:id="rId3406" w:history="1">
        <w:r w:rsidRPr="001F7D44">
          <w:rPr>
            <w:rStyle w:val="Hyperlink"/>
            <w:rFonts w:ascii="Segoe UI" w:hAnsi="Segoe UI" w:cs="Segoe UI"/>
            <w:color w:val="0366D6"/>
            <w:sz w:val="24"/>
          </w:rPr>
          <w:t>OSU Cognitive Modeling Repository Datasets</w:t>
        </w:r>
      </w:hyperlink>
    </w:p>
    <w:bookmarkStart w:id="295" w:name="user-content-public-domains"/>
    <w:bookmarkEnd w:id="295"/>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"id23"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Public Domains</w:t>
      </w:r>
      <w:r w:rsidRPr="001F7D44">
        <w:rPr>
          <w:rFonts w:ascii="Segoe UI" w:hAnsi="Segoe UI" w:cs="Segoe UI"/>
          <w:color w:val="24292E"/>
          <w:sz w:val="38"/>
        </w:rPr>
        <w:fldChar w:fldCharType="end"/>
      </w:r>
    </w:p>
    <w:p w:rsidR="00342843" w:rsidRPr="001F7D44" w:rsidRDefault="00342843" w:rsidP="00F526AB">
      <w:pPr>
        <w:numPr>
          <w:ilvl w:val="0"/>
          <w:numId w:val="187"/>
        </w:numPr>
        <w:spacing w:before="100" w:beforeAutospacing="1" w:after="100" w:afterAutospacing="1" w:line="240" w:lineRule="auto"/>
        <w:rPr>
          <w:rFonts w:ascii="Segoe UI" w:hAnsi="Segoe UI" w:cs="Segoe UI"/>
          <w:color w:val="24292E"/>
          <w:sz w:val="24"/>
        </w:rPr>
      </w:pPr>
      <w:hyperlink r:id="rId3407" w:history="1">
        <w:r w:rsidRPr="001F7D44">
          <w:rPr>
            <w:rStyle w:val="Hyperlink"/>
            <w:rFonts w:ascii="Segoe UI" w:hAnsi="Segoe UI" w:cs="Segoe UI"/>
            <w:color w:val="0366D6"/>
            <w:sz w:val="24"/>
          </w:rPr>
          <w:t>Amazon</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08" w:history="1">
        <w:r w:rsidRPr="001F7D44">
          <w:rPr>
            <w:rStyle w:val="Hyperlink"/>
            <w:rFonts w:ascii="Segoe UI" w:hAnsi="Segoe UI" w:cs="Segoe UI"/>
            <w:color w:val="0366D6"/>
            <w:sz w:val="24"/>
          </w:rPr>
          <w:t>Archive-it from Internet Archive</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09" w:history="1">
        <w:r w:rsidRPr="001F7D44">
          <w:rPr>
            <w:rStyle w:val="Hyperlink"/>
            <w:rFonts w:ascii="Segoe UI" w:hAnsi="Segoe UI" w:cs="Segoe UI"/>
            <w:color w:val="0366D6"/>
            <w:sz w:val="24"/>
          </w:rPr>
          <w:t>Archive.org Datasets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0" w:history="1">
        <w:r w:rsidRPr="001F7D44">
          <w:rPr>
            <w:rStyle w:val="Hyperlink"/>
            <w:rFonts w:ascii="Segoe UI" w:hAnsi="Segoe UI" w:cs="Segoe UI"/>
            <w:color w:val="0366D6"/>
            <w:sz w:val="24"/>
          </w:rPr>
          <w:t>CMU JASA data archive</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1" w:history="1">
        <w:r w:rsidRPr="001F7D44">
          <w:rPr>
            <w:rStyle w:val="Hyperlink"/>
            <w:rFonts w:ascii="Segoe UI" w:hAnsi="Segoe UI" w:cs="Segoe UI"/>
            <w:color w:val="0366D6"/>
            <w:sz w:val="24"/>
          </w:rPr>
          <w:t>CMU StatLab collections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2" w:history="1">
        <w:r w:rsidRPr="001F7D44">
          <w:rPr>
            <w:rStyle w:val="Hyperlink"/>
            <w:rFonts w:ascii="Segoe UI" w:hAnsi="Segoe UI" w:cs="Segoe UI"/>
            <w:color w:val="0366D6"/>
            <w:sz w:val="24"/>
          </w:rPr>
          <w:t>Data.World</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3" w:history="1">
        <w:r w:rsidRPr="001F7D44">
          <w:rPr>
            <w:rStyle w:val="Hyperlink"/>
            <w:rFonts w:ascii="Segoe UI" w:hAnsi="Segoe UI" w:cs="Segoe UI"/>
            <w:color w:val="0366D6"/>
            <w:sz w:val="24"/>
          </w:rPr>
          <w:t>Data360</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4" w:history="1">
        <w:r w:rsidRPr="001F7D44">
          <w:rPr>
            <w:rStyle w:val="Hyperlink"/>
            <w:rFonts w:ascii="Segoe UI" w:hAnsi="Segoe UI" w:cs="Segoe UI"/>
            <w:color w:val="0366D6"/>
            <w:sz w:val="24"/>
          </w:rPr>
          <w:t>Google</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5" w:history="1">
        <w:r w:rsidRPr="001F7D44">
          <w:rPr>
            <w:rStyle w:val="Hyperlink"/>
            <w:rFonts w:ascii="Segoe UI" w:hAnsi="Segoe UI" w:cs="Segoe UI"/>
            <w:color w:val="0366D6"/>
            <w:sz w:val="24"/>
          </w:rPr>
          <w:t>Infochimps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6" w:history="1">
        <w:r w:rsidRPr="001F7D44">
          <w:rPr>
            <w:rStyle w:val="Hyperlink"/>
            <w:rFonts w:ascii="Segoe UI" w:hAnsi="Segoe UI" w:cs="Segoe UI"/>
            <w:color w:val="0366D6"/>
            <w:sz w:val="24"/>
          </w:rPr>
          <w:t>KDNuggets Data Collections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7" w:history="1">
        <w:r w:rsidRPr="001F7D44">
          <w:rPr>
            <w:rStyle w:val="Hyperlink"/>
            <w:rFonts w:ascii="Segoe UI" w:hAnsi="Segoe UI" w:cs="Segoe UI"/>
            <w:color w:val="0366D6"/>
            <w:sz w:val="24"/>
          </w:rPr>
          <w:t>Microsoft Azure Data Market Free DataSets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8" w:history="1">
        <w:r w:rsidRPr="001F7D44">
          <w:rPr>
            <w:rStyle w:val="Hyperlink"/>
            <w:rFonts w:ascii="Segoe UI" w:hAnsi="Segoe UI" w:cs="Segoe UI"/>
            <w:color w:val="0366D6"/>
            <w:sz w:val="24"/>
          </w:rPr>
          <w:t>Microsoft Data Science for Research</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19" w:history="1">
        <w:r w:rsidRPr="001F7D44">
          <w:rPr>
            <w:rStyle w:val="Hyperlink"/>
            <w:rFonts w:ascii="Segoe UI" w:hAnsi="Segoe UI" w:cs="Segoe UI"/>
            <w:color w:val="0366D6"/>
            <w:sz w:val="24"/>
          </w:rPr>
          <w:t>Numbray</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0" w:history="1">
        <w:r w:rsidRPr="001F7D44">
          <w:rPr>
            <w:rStyle w:val="Hyperlink"/>
            <w:rFonts w:ascii="Segoe UI" w:hAnsi="Segoe UI" w:cs="Segoe UI"/>
            <w:color w:val="0366D6"/>
            <w:sz w:val="24"/>
          </w:rPr>
          <w:t>Open Library Data Dumps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1" w:history="1">
        <w:r w:rsidRPr="001F7D44">
          <w:rPr>
            <w:rStyle w:val="Hyperlink"/>
            <w:rFonts w:ascii="Segoe UI" w:hAnsi="Segoe UI" w:cs="Segoe UI"/>
            <w:color w:val="0366D6"/>
            <w:sz w:val="24"/>
          </w:rPr>
          <w:t>Reddit Datasets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2" w:history="1">
        <w:r w:rsidRPr="001F7D44">
          <w:rPr>
            <w:rStyle w:val="Hyperlink"/>
            <w:rFonts w:ascii="Segoe UI" w:hAnsi="Segoe UI" w:cs="Segoe UI"/>
            <w:color w:val="0366D6"/>
            <w:sz w:val="24"/>
          </w:rPr>
          <w:t>RevolutionAnalytics Collection</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3" w:history="1">
        <w:r w:rsidRPr="001F7D44">
          <w:rPr>
            <w:rStyle w:val="Hyperlink"/>
            <w:rFonts w:ascii="Segoe UI" w:hAnsi="Segoe UI" w:cs="Segoe UI"/>
            <w:color w:val="0366D6"/>
            <w:sz w:val="24"/>
          </w:rPr>
          <w:t>Sample R data sets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4" w:history="1">
        <w:r w:rsidRPr="001F7D44">
          <w:rPr>
            <w:rStyle w:val="Hyperlink"/>
            <w:rFonts w:ascii="Segoe UI" w:hAnsi="Segoe UI" w:cs="Segoe UI"/>
            <w:color w:val="0366D6"/>
            <w:sz w:val="24"/>
          </w:rPr>
          <w:t>Stats4Stem R data sets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5" w:history="1">
        <w:r w:rsidRPr="001F7D44">
          <w:rPr>
            <w:rStyle w:val="Hyperlink"/>
            <w:rFonts w:ascii="Segoe UI" w:hAnsi="Segoe UI" w:cs="Segoe UI"/>
            <w:color w:val="0366D6"/>
            <w:sz w:val="24"/>
          </w:rPr>
          <w:t>StatSci.org</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6" w:history="1">
        <w:r w:rsidRPr="001F7D44">
          <w:rPr>
            <w:rStyle w:val="Hyperlink"/>
            <w:rFonts w:ascii="Segoe UI" w:hAnsi="Segoe UI" w:cs="Segoe UI"/>
            <w:color w:val="0366D6"/>
            <w:sz w:val="24"/>
          </w:rPr>
          <w:t>The Washington Post List</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7" w:history="1">
        <w:r w:rsidRPr="001F7D44">
          <w:rPr>
            <w:rStyle w:val="Hyperlink"/>
            <w:rFonts w:ascii="Segoe UI" w:hAnsi="Segoe UI" w:cs="Segoe UI"/>
            <w:color w:val="0366D6"/>
            <w:sz w:val="24"/>
          </w:rPr>
          <w:t>UCLA SOCR data collection</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8" w:history="1">
        <w:r w:rsidRPr="001F7D44">
          <w:rPr>
            <w:rStyle w:val="Hyperlink"/>
            <w:rFonts w:ascii="Segoe UI" w:hAnsi="Segoe UI" w:cs="Segoe UI"/>
            <w:color w:val="0366D6"/>
            <w:sz w:val="24"/>
          </w:rPr>
          <w:t>UFO Reports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29" w:history="1">
        <w:r w:rsidRPr="001F7D44">
          <w:rPr>
            <w:rStyle w:val="Hyperlink"/>
            <w:rFonts w:ascii="Segoe UI" w:hAnsi="Segoe UI" w:cs="Segoe UI"/>
            <w:color w:val="0366D6"/>
            <w:sz w:val="24"/>
          </w:rPr>
          <w:t>Wikileaks 911 pager intercepts</w:t>
        </w:r>
      </w:hyperlink>
    </w:p>
    <w:p w:rsidR="00342843" w:rsidRPr="001F7D44" w:rsidRDefault="00342843" w:rsidP="00342843">
      <w:pPr>
        <w:numPr>
          <w:ilvl w:val="0"/>
          <w:numId w:val="187"/>
        </w:numPr>
        <w:spacing w:before="60" w:after="100" w:afterAutospacing="1" w:line="240" w:lineRule="auto"/>
        <w:rPr>
          <w:rFonts w:ascii="Segoe UI" w:hAnsi="Segoe UI" w:cs="Segoe UI"/>
          <w:color w:val="24292E"/>
          <w:sz w:val="24"/>
        </w:rPr>
      </w:pPr>
      <w:hyperlink r:id="rId3430" w:history="1">
        <w:r w:rsidRPr="001F7D44">
          <w:rPr>
            <w:rStyle w:val="Hyperlink"/>
            <w:rFonts w:ascii="Segoe UI" w:hAnsi="Segoe UI" w:cs="Segoe UI"/>
            <w:color w:val="0366D6"/>
            <w:sz w:val="24"/>
          </w:rPr>
          <w:t>Yahoo Webscope</w:t>
        </w:r>
      </w:hyperlink>
    </w:p>
    <w:bookmarkStart w:id="296" w:name="user-content-search-engines"/>
    <w:bookmarkEnd w:id="296"/>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"id24"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Search Engines</w:t>
      </w:r>
      <w:r w:rsidRPr="001F7D44">
        <w:rPr>
          <w:rFonts w:ascii="Segoe UI" w:hAnsi="Segoe UI" w:cs="Segoe UI"/>
          <w:color w:val="24292E"/>
          <w:sz w:val="38"/>
        </w:rPr>
        <w:fldChar w:fldCharType="end"/>
      </w:r>
    </w:p>
    <w:p w:rsidR="00342843" w:rsidRPr="001F7D44" w:rsidRDefault="00342843" w:rsidP="00342843">
      <w:pPr>
        <w:numPr>
          <w:ilvl w:val="0"/>
          <w:numId w:val="188"/>
        </w:numPr>
        <w:spacing w:before="100" w:beforeAutospacing="1" w:after="100" w:afterAutospacing="1" w:line="240" w:lineRule="auto"/>
        <w:rPr>
          <w:rFonts w:ascii="Segoe UI" w:hAnsi="Segoe UI" w:cs="Segoe UI"/>
          <w:color w:val="24292E"/>
          <w:sz w:val="24"/>
        </w:rPr>
      </w:pPr>
      <w:hyperlink r:id="rId3431" w:history="1">
        <w:r w:rsidRPr="001F7D44">
          <w:rPr>
            <w:rStyle w:val="Hyperlink"/>
            <w:rFonts w:ascii="Segoe UI" w:hAnsi="Segoe UI" w:cs="Segoe UI"/>
            <w:color w:val="0366D6"/>
            <w:sz w:val="24"/>
          </w:rPr>
          <w:t>Academic Torrents of data sharing from UMB</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2" w:history="1">
        <w:r w:rsidRPr="001F7D44">
          <w:rPr>
            <w:rStyle w:val="Hyperlink"/>
            <w:rFonts w:ascii="Segoe UI" w:hAnsi="Segoe UI" w:cs="Segoe UI"/>
            <w:color w:val="0366D6"/>
            <w:sz w:val="24"/>
          </w:rPr>
          <w:t>Datahub.io</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3" w:history="1">
        <w:r w:rsidRPr="001F7D44">
          <w:rPr>
            <w:rStyle w:val="Hyperlink"/>
            <w:rFonts w:ascii="Segoe UI" w:hAnsi="Segoe UI" w:cs="Segoe UI"/>
            <w:color w:val="0366D6"/>
            <w:sz w:val="24"/>
          </w:rPr>
          <w:t>DataMarket (Qlik)</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4" w:history="1">
        <w:r w:rsidRPr="001F7D44">
          <w:rPr>
            <w:rStyle w:val="Hyperlink"/>
            <w:rFonts w:ascii="Segoe UI" w:hAnsi="Segoe UI" w:cs="Segoe UI"/>
            <w:color w:val="0366D6"/>
            <w:sz w:val="24"/>
          </w:rPr>
          <w:t>Harvard Dataverse Network of scientific data</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5" w:history="1">
        <w:r w:rsidRPr="001F7D44">
          <w:rPr>
            <w:rStyle w:val="Hyperlink"/>
            <w:rFonts w:ascii="Segoe UI" w:hAnsi="Segoe UI" w:cs="Segoe UI"/>
            <w:color w:val="0366D6"/>
            <w:sz w:val="24"/>
          </w:rPr>
          <w:t>ICPSR (UMICH)</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6" w:history="1">
        <w:r w:rsidRPr="001F7D44">
          <w:rPr>
            <w:rStyle w:val="Hyperlink"/>
            <w:rFonts w:ascii="Segoe UI" w:hAnsi="Segoe UI" w:cs="Segoe UI"/>
            <w:color w:val="0366D6"/>
            <w:sz w:val="24"/>
          </w:rPr>
          <w:t>Institute of Education Sciences</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7" w:history="1">
        <w:r w:rsidRPr="001F7D44">
          <w:rPr>
            <w:rStyle w:val="Hyperlink"/>
            <w:rFonts w:ascii="Segoe UI" w:hAnsi="Segoe UI" w:cs="Segoe UI"/>
            <w:color w:val="0366D6"/>
            <w:sz w:val="24"/>
          </w:rPr>
          <w:t>National Technical Reports Library</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8" w:history="1">
        <w:r w:rsidRPr="001F7D44">
          <w:rPr>
            <w:rStyle w:val="Hyperlink"/>
            <w:rFonts w:ascii="Segoe UI" w:hAnsi="Segoe UI" w:cs="Segoe UI"/>
            <w:color w:val="0366D6"/>
            <w:sz w:val="24"/>
          </w:rPr>
          <w:t>Open Data Certificates (beta)</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39" w:history="1">
        <w:r w:rsidRPr="001F7D44">
          <w:rPr>
            <w:rStyle w:val="Hyperlink"/>
            <w:rFonts w:ascii="Segoe UI" w:hAnsi="Segoe UI" w:cs="Segoe UI"/>
            <w:color w:val="0366D6"/>
            <w:sz w:val="24"/>
          </w:rPr>
          <w:t>OpenDataNetwork - A search engine of all Socrata powered data portals</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40" w:history="1">
        <w:r w:rsidRPr="001F7D44">
          <w:rPr>
            <w:rStyle w:val="Hyperlink"/>
            <w:rFonts w:ascii="Segoe UI" w:hAnsi="Segoe UI" w:cs="Segoe UI"/>
            <w:color w:val="0366D6"/>
            <w:sz w:val="24"/>
          </w:rPr>
          <w:t>Statista.com - statistics and Studies</w:t>
        </w:r>
      </w:hyperlink>
    </w:p>
    <w:p w:rsidR="00342843" w:rsidRPr="001F7D44" w:rsidRDefault="00342843" w:rsidP="00342843">
      <w:pPr>
        <w:numPr>
          <w:ilvl w:val="0"/>
          <w:numId w:val="188"/>
        </w:numPr>
        <w:spacing w:before="60" w:after="100" w:afterAutospacing="1" w:line="240" w:lineRule="auto"/>
        <w:rPr>
          <w:rFonts w:ascii="Segoe UI" w:hAnsi="Segoe UI" w:cs="Segoe UI"/>
          <w:color w:val="24292E"/>
          <w:sz w:val="24"/>
        </w:rPr>
      </w:pPr>
      <w:hyperlink r:id="rId3441" w:history="1">
        <w:r w:rsidRPr="001F7D44">
          <w:rPr>
            <w:rStyle w:val="Hyperlink"/>
            <w:rFonts w:ascii="Segoe UI" w:hAnsi="Segoe UI" w:cs="Segoe UI"/>
            <w:color w:val="0366D6"/>
            <w:sz w:val="24"/>
          </w:rPr>
          <w:t>Zenodo - An open dependable home for the long-tail of science</w:t>
        </w:r>
      </w:hyperlink>
    </w:p>
    <w:bookmarkStart w:id="297" w:name="user-content-social-networks"/>
    <w:bookmarkEnd w:id="297"/>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"id25"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Social Networks</w:t>
      </w:r>
      <w:r w:rsidRPr="001F7D44">
        <w:rPr>
          <w:rFonts w:ascii="Segoe UI" w:hAnsi="Segoe UI" w:cs="Segoe UI"/>
          <w:color w:val="24292E"/>
          <w:sz w:val="38"/>
        </w:rPr>
        <w:fldChar w:fldCharType="end"/>
      </w:r>
    </w:p>
    <w:p w:rsidR="00342843" w:rsidRPr="001F7D44" w:rsidRDefault="00342843" w:rsidP="00342843">
      <w:pPr>
        <w:numPr>
          <w:ilvl w:val="0"/>
          <w:numId w:val="189"/>
        </w:numPr>
        <w:spacing w:before="100" w:beforeAutospacing="1" w:after="100" w:afterAutospacing="1" w:line="240" w:lineRule="auto"/>
        <w:rPr>
          <w:rFonts w:ascii="Segoe UI" w:hAnsi="Segoe UI" w:cs="Segoe UI"/>
          <w:color w:val="24292E"/>
          <w:sz w:val="24"/>
        </w:rPr>
      </w:pPr>
      <w:hyperlink r:id="rId3442" w:history="1">
        <w:r w:rsidRPr="001F7D44">
          <w:rPr>
            <w:rStyle w:val="Hyperlink"/>
            <w:rFonts w:ascii="Segoe UI" w:hAnsi="Segoe UI" w:cs="Segoe UI"/>
            <w:color w:val="0366D6"/>
            <w:sz w:val="24"/>
          </w:rPr>
          <w:t>72 hours #gamergate Twitter Scrape</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3" w:history="1">
        <w:r w:rsidRPr="001F7D44">
          <w:rPr>
            <w:rStyle w:val="Hyperlink"/>
            <w:rFonts w:ascii="Segoe UI" w:hAnsi="Segoe UI" w:cs="Segoe UI"/>
            <w:color w:val="0366D6"/>
            <w:sz w:val="24"/>
          </w:rPr>
          <w:t>Ancestry.com Forum Dataset over 10 years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4" w:history="1">
        <w:r w:rsidRPr="001F7D44">
          <w:rPr>
            <w:rStyle w:val="Hyperlink"/>
            <w:rFonts w:ascii="Segoe UI" w:hAnsi="Segoe UI" w:cs="Segoe UI"/>
            <w:color w:val="0366D6"/>
            <w:sz w:val="24"/>
          </w:rPr>
          <w:t>Cheng-Caverlee-Lee September 2009 - January 2010 Twitter Scrape</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5" w:history="1">
        <w:r w:rsidRPr="001F7D44">
          <w:rPr>
            <w:rStyle w:val="Hyperlink"/>
            <w:rFonts w:ascii="Segoe UI" w:hAnsi="Segoe UI" w:cs="Segoe UI"/>
            <w:color w:val="0366D6"/>
            <w:sz w:val="24"/>
          </w:rPr>
          <w:t>CMU Enron Email of 150 users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6" w:history="1">
        <w:r w:rsidRPr="001F7D44">
          <w:rPr>
            <w:rStyle w:val="Hyperlink"/>
            <w:rFonts w:ascii="Segoe UI" w:hAnsi="Segoe UI" w:cs="Segoe UI"/>
            <w:color w:val="0366D6"/>
            <w:sz w:val="24"/>
          </w:rPr>
          <w:t>EDRM Enron EMail of 151 users, hosted on S3</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7" w:history="1">
        <w:r w:rsidRPr="001F7D44">
          <w:rPr>
            <w:rStyle w:val="Hyperlink"/>
            <w:rFonts w:ascii="Segoe UI" w:hAnsi="Segoe UI" w:cs="Segoe UI"/>
            <w:color w:val="0366D6"/>
            <w:sz w:val="24"/>
          </w:rPr>
          <w:t>Facebook Data Scrape (2005)</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8" w:history="1">
        <w:r w:rsidRPr="001F7D44">
          <w:rPr>
            <w:rStyle w:val="Hyperlink"/>
            <w:rFonts w:ascii="Segoe UI" w:hAnsi="Segoe UI" w:cs="Segoe UI"/>
            <w:color w:val="0366D6"/>
            <w:sz w:val="24"/>
          </w:rPr>
          <w:t>Facebook Social Networks from LAW (since 2007)</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49" w:history="1">
        <w:r w:rsidRPr="001F7D44">
          <w:rPr>
            <w:rStyle w:val="Hyperlink"/>
            <w:rFonts w:ascii="Segoe UI" w:hAnsi="Segoe UI" w:cs="Segoe UI"/>
            <w:color w:val="0366D6"/>
            <w:sz w:val="24"/>
          </w:rPr>
          <w:t>Foursquare from UMN/Sarwat (2013)</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0" w:history="1">
        <w:r w:rsidRPr="001F7D44">
          <w:rPr>
            <w:rStyle w:val="Hyperlink"/>
            <w:rFonts w:ascii="Segoe UI" w:hAnsi="Segoe UI" w:cs="Segoe UI"/>
            <w:color w:val="0366D6"/>
            <w:sz w:val="24"/>
          </w:rPr>
          <w:t>GitHub Collaboration Archive</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1" w:history="1">
        <w:r w:rsidRPr="001F7D44">
          <w:rPr>
            <w:rStyle w:val="Hyperlink"/>
            <w:rFonts w:ascii="Segoe UI" w:hAnsi="Segoe UI" w:cs="Segoe UI"/>
            <w:color w:val="0366D6"/>
            <w:sz w:val="24"/>
          </w:rPr>
          <w:t>Google Scholar citation relations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2" w:history="1">
        <w:r w:rsidRPr="001F7D44">
          <w:rPr>
            <w:rStyle w:val="Hyperlink"/>
            <w:rFonts w:ascii="Segoe UI" w:hAnsi="Segoe UI" w:cs="Segoe UI"/>
            <w:color w:val="0366D6"/>
            <w:sz w:val="24"/>
          </w:rPr>
          <w:t>High-Resolution Contact Networks from Wearable Sensors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3" w:history="1">
        <w:r w:rsidRPr="001F7D44">
          <w:rPr>
            <w:rStyle w:val="Hyperlink"/>
            <w:rFonts w:ascii="Segoe UI" w:hAnsi="Segoe UI" w:cs="Segoe UI"/>
            <w:color w:val="0366D6"/>
            <w:sz w:val="24"/>
          </w:rPr>
          <w:t>Indie Map: social graph and crawl of top IndieWeb sites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4" w:history="1">
        <w:r w:rsidRPr="001F7D44">
          <w:rPr>
            <w:rStyle w:val="Hyperlink"/>
            <w:rFonts w:ascii="Segoe UI" w:hAnsi="Segoe UI" w:cs="Segoe UI"/>
            <w:color w:val="0366D6"/>
            <w:sz w:val="24"/>
          </w:rPr>
          <w:t>Mobile Social Networks from UMASS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5" w:history="1">
        <w:r w:rsidRPr="001F7D44">
          <w:rPr>
            <w:rStyle w:val="Hyperlink"/>
            <w:rFonts w:ascii="Segoe UI" w:hAnsi="Segoe UI" w:cs="Segoe UI"/>
            <w:color w:val="0366D6"/>
            <w:sz w:val="24"/>
          </w:rPr>
          <w:t>Network Twitter Data</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6" w:history="1">
        <w:r w:rsidRPr="001F7D44">
          <w:rPr>
            <w:rStyle w:val="Hyperlink"/>
            <w:rFonts w:ascii="Segoe UI" w:hAnsi="Segoe UI" w:cs="Segoe UI"/>
            <w:color w:val="0366D6"/>
            <w:sz w:val="24"/>
          </w:rPr>
          <w:t>Reddit Comments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7" w:history="1">
        <w:r w:rsidRPr="001F7D44">
          <w:rPr>
            <w:rStyle w:val="Hyperlink"/>
            <w:rFonts w:ascii="Segoe UI" w:hAnsi="Segoe UI" w:cs="Segoe UI"/>
            <w:color w:val="0366D6"/>
            <w:sz w:val="24"/>
          </w:rPr>
          <w:t>Skytrax' Air Travel Reviews Dataset</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8" w:history="1">
        <w:r w:rsidRPr="001F7D44">
          <w:rPr>
            <w:rStyle w:val="Hyperlink"/>
            <w:rFonts w:ascii="Segoe UI" w:hAnsi="Segoe UI" w:cs="Segoe UI"/>
            <w:color w:val="0366D6"/>
            <w:sz w:val="24"/>
          </w:rPr>
          <w:t>Social Twitter Data</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59" w:history="1">
        <w:r w:rsidRPr="001F7D44">
          <w:rPr>
            <w:rStyle w:val="Hyperlink"/>
            <w:rFonts w:ascii="Segoe UI" w:hAnsi="Segoe UI" w:cs="Segoe UI"/>
            <w:color w:val="0366D6"/>
            <w:sz w:val="24"/>
          </w:rPr>
          <w:t>SourceForge.net Research Data</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0" w:history="1">
        <w:r w:rsidRPr="001F7D44">
          <w:rPr>
            <w:rStyle w:val="Hyperlink"/>
            <w:rFonts w:ascii="Segoe UI" w:hAnsi="Segoe UI" w:cs="Segoe UI"/>
            <w:color w:val="0366D6"/>
            <w:sz w:val="24"/>
          </w:rPr>
          <w:t>Twitter Data for Online Reputation Management</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1" w:history="1">
        <w:r w:rsidRPr="001F7D44">
          <w:rPr>
            <w:rStyle w:val="Hyperlink"/>
            <w:rFonts w:ascii="Segoe UI" w:hAnsi="Segoe UI" w:cs="Segoe UI"/>
            <w:color w:val="0366D6"/>
            <w:sz w:val="24"/>
          </w:rPr>
          <w:t>Twitter Data for Sentiment Analysis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2" w:history="1">
        <w:r w:rsidRPr="001F7D44">
          <w:rPr>
            <w:rStyle w:val="Hyperlink"/>
            <w:rFonts w:ascii="Segoe UI" w:hAnsi="Segoe UI" w:cs="Segoe UI"/>
            <w:color w:val="0366D6"/>
            <w:sz w:val="24"/>
          </w:rPr>
          <w:t>Twitter Graph of entire Twitter site</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3" w:history="1">
        <w:r w:rsidRPr="001F7D44">
          <w:rPr>
            <w:rStyle w:val="Hyperlink"/>
            <w:rFonts w:ascii="Segoe UI" w:hAnsi="Segoe UI" w:cs="Segoe UI"/>
            <w:color w:val="0366D6"/>
            <w:sz w:val="24"/>
          </w:rPr>
          <w:t>Twitter Scrape Calufa May 2011</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4" w:history="1">
        <w:r w:rsidRPr="001F7D44">
          <w:rPr>
            <w:rStyle w:val="Hyperlink"/>
            <w:rFonts w:ascii="Segoe UI" w:hAnsi="Segoe UI" w:cs="Segoe UI"/>
            <w:color w:val="0366D6"/>
            <w:sz w:val="24"/>
          </w:rPr>
          <w:t>UNIMI/LAW Social Network Datasets</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5" w:history="1">
        <w:r w:rsidRPr="001F7D44">
          <w:rPr>
            <w:rStyle w:val="Hyperlink"/>
            <w:rFonts w:ascii="Segoe UI" w:hAnsi="Segoe UI" w:cs="Segoe UI"/>
            <w:color w:val="0366D6"/>
            <w:sz w:val="24"/>
          </w:rPr>
          <w:t>Yahoo! Graph and Social Data</w:t>
        </w:r>
      </w:hyperlink>
    </w:p>
    <w:p w:rsidR="00342843" w:rsidRPr="001F7D44" w:rsidRDefault="00342843" w:rsidP="00342843">
      <w:pPr>
        <w:numPr>
          <w:ilvl w:val="0"/>
          <w:numId w:val="189"/>
        </w:numPr>
        <w:spacing w:before="60" w:after="100" w:afterAutospacing="1" w:line="240" w:lineRule="auto"/>
        <w:rPr>
          <w:rFonts w:ascii="Segoe UI" w:hAnsi="Segoe UI" w:cs="Segoe UI"/>
          <w:color w:val="24292E"/>
          <w:sz w:val="24"/>
        </w:rPr>
      </w:pPr>
      <w:hyperlink r:id="rId3466" w:history="1">
        <w:r w:rsidRPr="001F7D44">
          <w:rPr>
            <w:rStyle w:val="Hyperlink"/>
            <w:rFonts w:ascii="Segoe UI" w:hAnsi="Segoe UI" w:cs="Segoe UI"/>
            <w:color w:val="0366D6"/>
            <w:sz w:val="24"/>
          </w:rPr>
          <w:t>Youtube Video Social Graph in 2007,2008</w:t>
        </w:r>
      </w:hyperlink>
    </w:p>
    <w:bookmarkStart w:id="298" w:name="user-content-social-sciences"/>
    <w:bookmarkEnd w:id="298"/>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"id26"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Social Sciences</w:t>
      </w:r>
      <w:r w:rsidRPr="001F7D44">
        <w:rPr>
          <w:rFonts w:ascii="Segoe UI" w:hAnsi="Segoe UI" w:cs="Segoe UI"/>
          <w:color w:val="24292E"/>
          <w:sz w:val="38"/>
        </w:rPr>
        <w:fldChar w:fldCharType="end"/>
      </w:r>
    </w:p>
    <w:p w:rsidR="00342843" w:rsidRPr="001F7D44" w:rsidRDefault="00342843" w:rsidP="00342843">
      <w:pPr>
        <w:numPr>
          <w:ilvl w:val="0"/>
          <w:numId w:val="190"/>
        </w:numPr>
        <w:spacing w:before="100" w:beforeAutospacing="1" w:after="100" w:afterAutospacing="1" w:line="240" w:lineRule="auto"/>
        <w:rPr>
          <w:rFonts w:ascii="Segoe UI" w:hAnsi="Segoe UI" w:cs="Segoe UI"/>
          <w:color w:val="24292E"/>
          <w:sz w:val="24"/>
        </w:rPr>
      </w:pPr>
      <w:hyperlink r:id="rId3467" w:history="1">
        <w:r w:rsidRPr="001F7D44">
          <w:rPr>
            <w:rStyle w:val="Hyperlink"/>
            <w:rFonts w:ascii="Segoe UI" w:hAnsi="Segoe UI" w:cs="Segoe UI"/>
            <w:color w:val="0366D6"/>
            <w:sz w:val="24"/>
          </w:rPr>
          <w:t>ACLED (Armed Conflict Location &amp; Event Data Project)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68" w:history="1">
        <w:r w:rsidRPr="001F7D44">
          <w:rPr>
            <w:rStyle w:val="Hyperlink"/>
            <w:rFonts w:ascii="Segoe UI" w:hAnsi="Segoe UI" w:cs="Segoe UI"/>
            <w:color w:val="0366D6"/>
            <w:sz w:val="24"/>
          </w:rPr>
          <w:t>Canadian Legal Information Institute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69" w:history="1">
        <w:r w:rsidRPr="001F7D44">
          <w:rPr>
            <w:rStyle w:val="Hyperlink"/>
            <w:rFonts w:ascii="Segoe UI" w:hAnsi="Segoe UI" w:cs="Segoe UI"/>
            <w:color w:val="0366D6"/>
            <w:sz w:val="24"/>
          </w:rPr>
          <w:t>Center for Systemic Peace Datasets - Conflict Trends, Polities, State Fragility, etc</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0" w:history="1">
        <w:r w:rsidRPr="001F7D44">
          <w:rPr>
            <w:rStyle w:val="Hyperlink"/>
            <w:rFonts w:ascii="Segoe UI" w:hAnsi="Segoe UI" w:cs="Segoe UI"/>
            <w:color w:val="0366D6"/>
            <w:sz w:val="24"/>
          </w:rPr>
          <w:t>Correlates of War Project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1" w:history="1">
        <w:r w:rsidRPr="001F7D44">
          <w:rPr>
            <w:rStyle w:val="Hyperlink"/>
            <w:rFonts w:ascii="Segoe UI" w:hAnsi="Segoe UI" w:cs="Segoe UI"/>
            <w:color w:val="0366D6"/>
            <w:sz w:val="24"/>
          </w:rPr>
          <w:t>Cryptome Conspiracy Theory Items</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2" w:history="1">
        <w:r w:rsidRPr="001F7D44">
          <w:rPr>
            <w:rStyle w:val="Hyperlink"/>
            <w:rFonts w:ascii="Segoe UI" w:hAnsi="Segoe UI" w:cs="Segoe UI"/>
            <w:color w:val="0366D6"/>
            <w:sz w:val="24"/>
          </w:rPr>
          <w:t>Datacards</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3" w:history="1">
        <w:r w:rsidRPr="001F7D44">
          <w:rPr>
            <w:rStyle w:val="Hyperlink"/>
            <w:rFonts w:ascii="Segoe UI" w:hAnsi="Segoe UI" w:cs="Segoe UI"/>
            <w:color w:val="0366D6"/>
            <w:sz w:val="24"/>
          </w:rPr>
          <w:t>European Social Survey</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4" w:history="1">
        <w:r w:rsidRPr="001F7D44">
          <w:rPr>
            <w:rStyle w:val="Hyperlink"/>
            <w:rFonts w:ascii="Segoe UI" w:hAnsi="Segoe UI" w:cs="Segoe UI"/>
            <w:color w:val="0366D6"/>
            <w:sz w:val="24"/>
          </w:rPr>
          <w:t>FBI Hate Crime 2013 - aggregated data</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5" w:history="1">
        <w:r w:rsidRPr="001F7D44">
          <w:rPr>
            <w:rStyle w:val="Hyperlink"/>
            <w:rFonts w:ascii="Segoe UI" w:hAnsi="Segoe UI" w:cs="Segoe UI"/>
            <w:color w:val="0366D6"/>
            <w:sz w:val="24"/>
          </w:rPr>
          <w:t>Fragile States Index</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6" w:history="1">
        <w:r w:rsidRPr="001F7D44">
          <w:rPr>
            <w:rStyle w:val="Hyperlink"/>
            <w:rFonts w:ascii="Segoe UI" w:hAnsi="Segoe UI" w:cs="Segoe UI"/>
            <w:color w:val="0366D6"/>
            <w:sz w:val="24"/>
          </w:rPr>
          <w:t>GDELT Global Events Database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7" w:history="1">
        <w:r w:rsidRPr="001F7D44">
          <w:rPr>
            <w:rStyle w:val="Hyperlink"/>
            <w:rFonts w:ascii="Segoe UI" w:hAnsi="Segoe UI" w:cs="Segoe UI"/>
            <w:color w:val="0366D6"/>
            <w:sz w:val="24"/>
          </w:rPr>
          <w:t>General Social Survey (GSS) since 1972</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8" w:history="1">
        <w:r w:rsidRPr="001F7D44">
          <w:rPr>
            <w:rStyle w:val="Hyperlink"/>
            <w:rFonts w:ascii="Segoe UI" w:hAnsi="Segoe UI" w:cs="Segoe UI"/>
            <w:color w:val="0366D6"/>
            <w:sz w:val="24"/>
          </w:rPr>
          <w:t>German Social Survey</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79" w:history="1">
        <w:r w:rsidRPr="001F7D44">
          <w:rPr>
            <w:rStyle w:val="Hyperlink"/>
            <w:rFonts w:ascii="Segoe UI" w:hAnsi="Segoe UI" w:cs="Segoe UI"/>
            <w:color w:val="0366D6"/>
            <w:sz w:val="24"/>
          </w:rPr>
          <w:t>Global Religious Futures Project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0" w:history="1">
        <w:r w:rsidRPr="001F7D44">
          <w:rPr>
            <w:rStyle w:val="Hyperlink"/>
            <w:rFonts w:ascii="Segoe UI" w:hAnsi="Segoe UI" w:cs="Segoe UI"/>
            <w:color w:val="0366D6"/>
            <w:sz w:val="24"/>
          </w:rPr>
          <w:t>Humanitarian Data Exchange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1" w:history="1">
        <w:r w:rsidRPr="001F7D44">
          <w:rPr>
            <w:rStyle w:val="Hyperlink"/>
            <w:rFonts w:ascii="Segoe UI" w:hAnsi="Segoe UI" w:cs="Segoe UI"/>
            <w:color w:val="0366D6"/>
            <w:sz w:val="24"/>
          </w:rPr>
          <w:t>INFORM Index for Risk Management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2" w:history="1">
        <w:r w:rsidRPr="001F7D44">
          <w:rPr>
            <w:rStyle w:val="Hyperlink"/>
            <w:rFonts w:ascii="Segoe UI" w:hAnsi="Segoe UI" w:cs="Segoe UI"/>
            <w:color w:val="0366D6"/>
            <w:sz w:val="24"/>
          </w:rPr>
          <w:t>Institute for Demographic Studies</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3" w:history="1">
        <w:r w:rsidRPr="001F7D44">
          <w:rPr>
            <w:rStyle w:val="Hyperlink"/>
            <w:rFonts w:ascii="Segoe UI" w:hAnsi="Segoe UI" w:cs="Segoe UI"/>
            <w:color w:val="0366D6"/>
            <w:sz w:val="24"/>
          </w:rPr>
          <w:t>International Networks Archive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4" w:history="1">
        <w:r w:rsidRPr="001F7D44">
          <w:rPr>
            <w:rStyle w:val="Hyperlink"/>
            <w:rFonts w:ascii="Segoe UI" w:hAnsi="Segoe UI" w:cs="Segoe UI"/>
            <w:color w:val="0366D6"/>
            <w:sz w:val="24"/>
          </w:rPr>
          <w:t>International Social Survey Program ISSP</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5" w:history="1">
        <w:r w:rsidRPr="001F7D44">
          <w:rPr>
            <w:rStyle w:val="Hyperlink"/>
            <w:rFonts w:ascii="Segoe UI" w:hAnsi="Segoe UI" w:cs="Segoe UI"/>
            <w:color w:val="0366D6"/>
            <w:sz w:val="24"/>
          </w:rPr>
          <w:t>International Studies Compendium Project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6" w:history="1">
        <w:r w:rsidRPr="001F7D44">
          <w:rPr>
            <w:rStyle w:val="Hyperlink"/>
            <w:rFonts w:ascii="Segoe UI" w:hAnsi="Segoe UI" w:cs="Segoe UI"/>
            <w:color w:val="0366D6"/>
            <w:sz w:val="24"/>
          </w:rPr>
          <w:t>James McGuire Cross National Data</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7" w:history="1">
        <w:r w:rsidRPr="001F7D44">
          <w:rPr>
            <w:rStyle w:val="Hyperlink"/>
            <w:rFonts w:ascii="Segoe UI" w:hAnsi="Segoe UI" w:cs="Segoe UI"/>
            <w:color w:val="0366D6"/>
            <w:sz w:val="24"/>
          </w:rPr>
          <w:t>MacroData Guide by Norsk samfunnsvitenskapelig datatjeneste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8" w:history="1">
        <w:r w:rsidRPr="001F7D44">
          <w:rPr>
            <w:rStyle w:val="Hyperlink"/>
            <w:rFonts w:ascii="Segoe UI" w:hAnsi="Segoe UI" w:cs="Segoe UI"/>
            <w:color w:val="0366D6"/>
            <w:sz w:val="24"/>
          </w:rPr>
          <w:t>Minnesota Population Center</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89" w:history="1">
        <w:r w:rsidRPr="001F7D44">
          <w:rPr>
            <w:rStyle w:val="Hyperlink"/>
            <w:rFonts w:ascii="Segoe UI" w:hAnsi="Segoe UI" w:cs="Segoe UI"/>
            <w:color w:val="0366D6"/>
            <w:sz w:val="24"/>
          </w:rPr>
          <w:t>MIT Reality Mining Dataset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0" w:history="1">
        <w:r w:rsidRPr="001F7D44">
          <w:rPr>
            <w:rStyle w:val="Hyperlink"/>
            <w:rFonts w:ascii="Segoe UI" w:hAnsi="Segoe UI" w:cs="Segoe UI"/>
            <w:color w:val="0366D6"/>
            <w:sz w:val="24"/>
          </w:rPr>
          <w:t>Notre Dame Global Adaptation Index (NG-DAIN)</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1" w:history="1">
        <w:r w:rsidRPr="001F7D44">
          <w:rPr>
            <w:rStyle w:val="Hyperlink"/>
            <w:rFonts w:ascii="Segoe UI" w:hAnsi="Segoe UI" w:cs="Segoe UI"/>
            <w:color w:val="0366D6"/>
            <w:sz w:val="24"/>
          </w:rPr>
          <w:t>Open Crime and Policing Data in England, Wales and Northern Ireland</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2" w:history="1">
        <w:r w:rsidRPr="001F7D44">
          <w:rPr>
            <w:rStyle w:val="Hyperlink"/>
            <w:rFonts w:ascii="Segoe UI" w:hAnsi="Segoe UI" w:cs="Segoe UI"/>
            <w:color w:val="0366D6"/>
            <w:sz w:val="24"/>
          </w:rPr>
          <w:t>Paul Hensel General International Data Page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3" w:history="1">
        <w:r w:rsidRPr="001F7D44">
          <w:rPr>
            <w:rStyle w:val="Hyperlink"/>
            <w:rFonts w:ascii="Segoe UI" w:hAnsi="Segoe UI" w:cs="Segoe UI"/>
            <w:color w:val="0366D6"/>
            <w:sz w:val="24"/>
          </w:rPr>
          <w:t>PewResearch Internet Survey Project</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4" w:history="1">
        <w:r w:rsidRPr="001F7D44">
          <w:rPr>
            <w:rStyle w:val="Hyperlink"/>
            <w:rFonts w:ascii="Segoe UI" w:hAnsi="Segoe UI" w:cs="Segoe UI"/>
            <w:color w:val="0366D6"/>
            <w:sz w:val="24"/>
          </w:rPr>
          <w:t>PewResearch Society Data Collection</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5" w:history="1">
        <w:r w:rsidRPr="001F7D44">
          <w:rPr>
            <w:rStyle w:val="Hyperlink"/>
            <w:rFonts w:ascii="Segoe UI" w:hAnsi="Segoe UI" w:cs="Segoe UI"/>
            <w:color w:val="0366D6"/>
            <w:sz w:val="24"/>
          </w:rPr>
          <w:t>Political Polarity Data</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6" w:history="1">
        <w:r w:rsidRPr="001F7D44">
          <w:rPr>
            <w:rStyle w:val="Hyperlink"/>
            <w:rFonts w:ascii="Segoe UI" w:hAnsi="Segoe UI" w:cs="Segoe UI"/>
            <w:color w:val="0366D6"/>
            <w:sz w:val="24"/>
          </w:rPr>
          <w:t>StackExchange Data Explorer</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7" w:history="1">
        <w:r w:rsidRPr="001F7D44">
          <w:rPr>
            <w:rStyle w:val="Hyperlink"/>
            <w:rFonts w:ascii="Segoe UI" w:hAnsi="Segoe UI" w:cs="Segoe UI"/>
            <w:color w:val="0366D6"/>
            <w:sz w:val="24"/>
          </w:rPr>
          <w:t>Terrorism Research and Analysis Consortium</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8" w:history="1">
        <w:r w:rsidRPr="001F7D44">
          <w:rPr>
            <w:rStyle w:val="Hyperlink"/>
            <w:rFonts w:ascii="Segoe UI" w:hAnsi="Segoe UI" w:cs="Segoe UI"/>
            <w:color w:val="0366D6"/>
            <w:sz w:val="24"/>
          </w:rPr>
          <w:t>Texas Inmates Executed Since 1984</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499" w:history="1">
        <w:r w:rsidRPr="001F7D44">
          <w:rPr>
            <w:rStyle w:val="Hyperlink"/>
            <w:rFonts w:ascii="Segoe UI" w:hAnsi="Segoe UI" w:cs="Segoe UI"/>
            <w:color w:val="0366D6"/>
            <w:sz w:val="24"/>
          </w:rPr>
          <w:t>Titanic Survival Data Set</w:t>
        </w:r>
      </w:hyperlink>
      <w:r w:rsidRPr="001F7D44">
        <w:rPr>
          <w:rFonts w:ascii="Segoe UI" w:hAnsi="Segoe UI" w:cs="Segoe UI"/>
          <w:color w:val="24292E"/>
          <w:sz w:val="24"/>
        </w:rPr>
        <w:t> or </w:t>
      </w:r>
      <w:hyperlink r:id="rId3500" w:history="1">
        <w:r w:rsidRPr="001F7D44">
          <w:rPr>
            <w:rStyle w:val="Hyperlink"/>
            <w:rFonts w:ascii="Segoe UI" w:hAnsi="Segoe UI" w:cs="Segoe UI"/>
            <w:color w:val="0366D6"/>
            <w:sz w:val="24"/>
          </w:rPr>
          <w:t>on Kaggle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1" w:history="1">
        <w:r w:rsidRPr="001F7D44">
          <w:rPr>
            <w:rStyle w:val="Hyperlink"/>
            <w:rFonts w:ascii="Segoe UI" w:hAnsi="Segoe UI" w:cs="Segoe UI"/>
            <w:color w:val="0366D6"/>
            <w:sz w:val="24"/>
          </w:rPr>
          <w:t>UCB's Archive of Social Science Data (D-Lab)</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2" w:history="1">
        <w:r w:rsidRPr="001F7D44">
          <w:rPr>
            <w:rStyle w:val="Hyperlink"/>
            <w:rFonts w:ascii="Segoe UI" w:hAnsi="Segoe UI" w:cs="Segoe UI"/>
            <w:color w:val="0366D6"/>
            <w:sz w:val="24"/>
          </w:rPr>
          <w:t>UCLA Social Sciences Data Archive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3" w:history="1">
        <w:r w:rsidRPr="001F7D44">
          <w:rPr>
            <w:rStyle w:val="Hyperlink"/>
            <w:rFonts w:ascii="Segoe UI" w:hAnsi="Segoe UI" w:cs="Segoe UI"/>
            <w:color w:val="0366D6"/>
            <w:sz w:val="24"/>
          </w:rPr>
          <w:t>UN Civil Society Database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4" w:history="1">
        <w:r w:rsidRPr="001F7D44">
          <w:rPr>
            <w:rStyle w:val="Hyperlink"/>
            <w:rFonts w:ascii="Segoe UI" w:hAnsi="Segoe UI" w:cs="Segoe UI"/>
            <w:color w:val="0366D6"/>
            <w:sz w:val="24"/>
          </w:rPr>
          <w:t>Universities Worldwide</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5" w:history="1">
        <w:r w:rsidRPr="001F7D44">
          <w:rPr>
            <w:rStyle w:val="Hyperlink"/>
            <w:rFonts w:ascii="Segoe UI" w:hAnsi="Segoe UI" w:cs="Segoe UI"/>
            <w:color w:val="0366D6"/>
            <w:sz w:val="24"/>
          </w:rPr>
          <w:t>UPJOHN for Labor Employment Research</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6" w:history="1">
        <w:r w:rsidRPr="001F7D44">
          <w:rPr>
            <w:rStyle w:val="Hyperlink"/>
            <w:rFonts w:ascii="Segoe UI" w:hAnsi="Segoe UI" w:cs="Segoe UI"/>
            <w:color w:val="0366D6"/>
            <w:sz w:val="24"/>
          </w:rPr>
          <w:t>Uppsala Conflict Data Program</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7" w:history="1">
        <w:r w:rsidRPr="001F7D44">
          <w:rPr>
            <w:rStyle w:val="Hyperlink"/>
            <w:rFonts w:ascii="Segoe UI" w:hAnsi="Segoe UI" w:cs="Segoe UI"/>
            <w:color w:val="0366D6"/>
            <w:sz w:val="24"/>
          </w:rPr>
          <w:t>World Bank Open Data</w:t>
        </w:r>
      </w:hyperlink>
    </w:p>
    <w:p w:rsidR="00342843" w:rsidRPr="001F7D44" w:rsidRDefault="00342843" w:rsidP="00342843">
      <w:pPr>
        <w:numPr>
          <w:ilvl w:val="0"/>
          <w:numId w:val="190"/>
        </w:numPr>
        <w:spacing w:before="60" w:after="100" w:afterAutospacing="1" w:line="240" w:lineRule="auto"/>
        <w:rPr>
          <w:rFonts w:ascii="Segoe UI" w:hAnsi="Segoe UI" w:cs="Segoe UI"/>
          <w:color w:val="24292E"/>
          <w:sz w:val="24"/>
        </w:rPr>
      </w:pPr>
      <w:hyperlink r:id="rId3508" w:history="1">
        <w:r w:rsidRPr="001F7D44">
          <w:rPr>
            <w:rStyle w:val="Hyperlink"/>
            <w:rFonts w:ascii="Segoe UI" w:hAnsi="Segoe UI" w:cs="Segoe UI"/>
            <w:color w:val="0366D6"/>
            <w:sz w:val="24"/>
          </w:rPr>
          <w:t>WorldPop project - Worldwide human population distributions</w:t>
        </w:r>
      </w:hyperlink>
    </w:p>
    <w:bookmarkStart w:id="299" w:name="user-content-software"/>
    <w:bookmarkEnd w:id="299"/>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"id27"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Software</w:t>
      </w:r>
      <w:r w:rsidRPr="001F7D44">
        <w:rPr>
          <w:rFonts w:ascii="Segoe UI" w:hAnsi="Segoe UI" w:cs="Segoe UI"/>
          <w:color w:val="24292E"/>
          <w:sz w:val="38"/>
        </w:rPr>
        <w:fldChar w:fldCharType="end"/>
      </w:r>
    </w:p>
    <w:p w:rsidR="00342843" w:rsidRPr="001F7D44" w:rsidRDefault="00342843" w:rsidP="00342843">
      <w:pPr>
        <w:numPr>
          <w:ilvl w:val="0"/>
          <w:numId w:val="191"/>
        </w:numPr>
        <w:spacing w:before="100" w:beforeAutospacing="1" w:after="100" w:afterAutospacing="1" w:line="240" w:lineRule="auto"/>
        <w:rPr>
          <w:rFonts w:ascii="Segoe UI" w:hAnsi="Segoe UI" w:cs="Segoe UI"/>
          <w:color w:val="24292E"/>
          <w:sz w:val="24"/>
        </w:rPr>
      </w:pPr>
      <w:hyperlink r:id="rId3509" w:history="1">
        <w:r w:rsidRPr="001F7D44">
          <w:rPr>
            <w:rStyle w:val="Hyperlink"/>
            <w:rFonts w:ascii="Segoe UI" w:hAnsi="Segoe UI" w:cs="Segoe UI"/>
            <w:color w:val="0366D6"/>
            <w:sz w:val="24"/>
          </w:rPr>
          <w:t>FLOSSmole data about free, libre, and open source software development</w:t>
        </w:r>
      </w:hyperlink>
    </w:p>
    <w:bookmarkStart w:id="300" w:name="user-content-sports"/>
    <w:bookmarkEnd w:id="300"/>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"id28"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Sports</w:t>
      </w:r>
      <w:r w:rsidRPr="001F7D44">
        <w:rPr>
          <w:rFonts w:ascii="Segoe UI" w:hAnsi="Segoe UI" w:cs="Segoe UI"/>
          <w:color w:val="24292E"/>
          <w:sz w:val="38"/>
        </w:rPr>
        <w:fldChar w:fldCharType="end"/>
      </w:r>
    </w:p>
    <w:p w:rsidR="00342843" w:rsidRPr="001F7D44" w:rsidRDefault="00342843" w:rsidP="00342843">
      <w:pPr>
        <w:numPr>
          <w:ilvl w:val="0"/>
          <w:numId w:val="192"/>
        </w:numPr>
        <w:spacing w:before="100" w:beforeAutospacing="1" w:after="100" w:afterAutospacing="1" w:line="240" w:lineRule="auto"/>
        <w:rPr>
          <w:rFonts w:ascii="Segoe UI" w:hAnsi="Segoe UI" w:cs="Segoe UI"/>
          <w:color w:val="24292E"/>
          <w:sz w:val="24"/>
        </w:rPr>
      </w:pPr>
      <w:hyperlink r:id="rId3510" w:history="1">
        <w:r w:rsidRPr="001F7D44">
          <w:rPr>
            <w:rStyle w:val="Hyperlink"/>
            <w:rFonts w:ascii="Segoe UI" w:hAnsi="Segoe UI" w:cs="Segoe UI"/>
            <w:color w:val="0366D6"/>
            <w:sz w:val="24"/>
          </w:rPr>
          <w:t>Basketball (NBA/NCAA/Euro) Player Database and Statistics</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1" w:history="1">
        <w:r w:rsidRPr="001F7D44">
          <w:rPr>
            <w:rStyle w:val="Hyperlink"/>
            <w:rFonts w:ascii="Segoe UI" w:hAnsi="Segoe UI" w:cs="Segoe UI"/>
            <w:color w:val="0366D6"/>
            <w:sz w:val="24"/>
          </w:rPr>
          <w:t>Betfair Historical Exchange Data</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2" w:history="1">
        <w:r w:rsidRPr="001F7D44">
          <w:rPr>
            <w:rStyle w:val="Hyperlink"/>
            <w:rFonts w:ascii="Segoe UI" w:hAnsi="Segoe UI" w:cs="Segoe UI"/>
            <w:color w:val="0366D6"/>
            <w:sz w:val="24"/>
          </w:rPr>
          <w:t>Cricsheet Matches (cricket)</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3" w:history="1">
        <w:r w:rsidRPr="001F7D44">
          <w:rPr>
            <w:rStyle w:val="Hyperlink"/>
            <w:rFonts w:ascii="Segoe UI" w:hAnsi="Segoe UI" w:cs="Segoe UI"/>
            <w:color w:val="0366D6"/>
            <w:sz w:val="24"/>
          </w:rPr>
          <w:t>Ergast Formula 1, from 1950 up to date (API)</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4" w:history="1">
        <w:r w:rsidRPr="001F7D44">
          <w:rPr>
            <w:rStyle w:val="Hyperlink"/>
            <w:rFonts w:ascii="Segoe UI" w:hAnsi="Segoe UI" w:cs="Segoe UI"/>
            <w:color w:val="0366D6"/>
            <w:sz w:val="24"/>
          </w:rPr>
          <w:t>Football/Soccer resources (data and APIs)</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5" w:history="1">
        <w:r w:rsidRPr="001F7D44">
          <w:rPr>
            <w:rStyle w:val="Hyperlink"/>
            <w:rFonts w:ascii="Segoe UI" w:hAnsi="Segoe UI" w:cs="Segoe UI"/>
            <w:color w:val="0366D6"/>
            <w:sz w:val="24"/>
          </w:rPr>
          <w:t>Lahman's Baseball Database</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6" w:history="1">
        <w:r w:rsidRPr="001F7D44">
          <w:rPr>
            <w:rStyle w:val="Hyperlink"/>
            <w:rFonts w:ascii="Segoe UI" w:hAnsi="Segoe UI" w:cs="Segoe UI"/>
            <w:color w:val="0366D6"/>
            <w:sz w:val="24"/>
          </w:rPr>
          <w:t>Pinhooker: Thoroughbred Bloodstock Sale Data</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7" w:history="1">
        <w:r w:rsidRPr="001F7D44">
          <w:rPr>
            <w:rStyle w:val="Hyperlink"/>
            <w:rFonts w:ascii="Segoe UI" w:hAnsi="Segoe UI" w:cs="Segoe UI"/>
            <w:color w:val="0366D6"/>
            <w:sz w:val="24"/>
          </w:rPr>
          <w:t>Retrosheet Baseball Statistics</w:t>
        </w:r>
      </w:hyperlink>
    </w:p>
    <w:p w:rsidR="00342843" w:rsidRPr="001F7D44" w:rsidRDefault="00342843" w:rsidP="00342843">
      <w:pPr>
        <w:numPr>
          <w:ilvl w:val="0"/>
          <w:numId w:val="192"/>
        </w:numPr>
        <w:spacing w:before="60" w:after="100" w:afterAutospacing="1" w:line="240" w:lineRule="auto"/>
        <w:rPr>
          <w:rFonts w:ascii="Segoe UI" w:hAnsi="Segoe UI" w:cs="Segoe UI"/>
          <w:color w:val="24292E"/>
          <w:sz w:val="24"/>
        </w:rPr>
      </w:pPr>
      <w:hyperlink r:id="rId3518" w:history="1">
        <w:r w:rsidRPr="001F7D44">
          <w:rPr>
            <w:rStyle w:val="Hyperlink"/>
            <w:rFonts w:ascii="Segoe UI" w:hAnsi="Segoe UI" w:cs="Segoe UI"/>
            <w:color w:val="0366D6"/>
            <w:sz w:val="24"/>
          </w:rPr>
          <w:t>Tennis database of rankings, results, and stats for ATP</w:t>
        </w:r>
      </w:hyperlink>
      <w:r w:rsidRPr="001F7D44">
        <w:rPr>
          <w:rFonts w:ascii="Segoe UI" w:hAnsi="Segoe UI" w:cs="Segoe UI"/>
          <w:color w:val="24292E"/>
          <w:sz w:val="24"/>
        </w:rPr>
        <w:t>, </w:t>
      </w:r>
      <w:hyperlink r:id="rId3519" w:history="1">
        <w:r w:rsidRPr="001F7D44">
          <w:rPr>
            <w:rStyle w:val="Hyperlink"/>
            <w:rFonts w:ascii="Segoe UI" w:hAnsi="Segoe UI" w:cs="Segoe UI"/>
            <w:color w:val="0366D6"/>
            <w:sz w:val="24"/>
          </w:rPr>
          <w:t>WTA</w:t>
        </w:r>
      </w:hyperlink>
      <w:r w:rsidRPr="001F7D44">
        <w:rPr>
          <w:rFonts w:ascii="Segoe UI" w:hAnsi="Segoe UI" w:cs="Segoe UI"/>
          <w:color w:val="24292E"/>
          <w:sz w:val="24"/>
        </w:rPr>
        <w:t>, </w:t>
      </w:r>
      <w:hyperlink r:id="rId3520" w:history="1">
        <w:r w:rsidRPr="001F7D44">
          <w:rPr>
            <w:rStyle w:val="Hyperlink"/>
            <w:rFonts w:ascii="Segoe UI" w:hAnsi="Segoe UI" w:cs="Segoe UI"/>
            <w:color w:val="0366D6"/>
            <w:sz w:val="24"/>
          </w:rPr>
          <w:t>Grand Slams</w:t>
        </w:r>
      </w:hyperlink>
      <w:r w:rsidRPr="001F7D44">
        <w:rPr>
          <w:rFonts w:ascii="Segoe UI" w:hAnsi="Segoe UI" w:cs="Segoe UI"/>
          <w:color w:val="24292E"/>
          <w:sz w:val="24"/>
        </w:rPr>
        <w:t> and </w:t>
      </w:r>
      <w:hyperlink r:id="rId3521" w:history="1">
        <w:r w:rsidRPr="001F7D44">
          <w:rPr>
            <w:rStyle w:val="Hyperlink"/>
            <w:rFonts w:ascii="Segoe UI" w:hAnsi="Segoe UI" w:cs="Segoe UI"/>
            <w:color w:val="0366D6"/>
            <w:sz w:val="24"/>
          </w:rPr>
          <w:t>Match Charting Project</w:t>
        </w:r>
      </w:hyperlink>
    </w:p>
    <w:bookmarkStart w:id="301" w:name="user-content-time-series"/>
    <w:bookmarkEnd w:id="301"/>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"id29"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Time Series</w:t>
      </w:r>
      <w:r w:rsidRPr="001F7D44">
        <w:rPr>
          <w:rFonts w:ascii="Segoe UI" w:hAnsi="Segoe UI" w:cs="Segoe UI"/>
          <w:color w:val="24292E"/>
          <w:sz w:val="38"/>
        </w:rPr>
        <w:fldChar w:fldCharType="end"/>
      </w:r>
    </w:p>
    <w:p w:rsidR="00342843" w:rsidRPr="001F7D44" w:rsidRDefault="00342843" w:rsidP="00342843">
      <w:pPr>
        <w:numPr>
          <w:ilvl w:val="0"/>
          <w:numId w:val="193"/>
        </w:numPr>
        <w:spacing w:before="100" w:beforeAutospacing="1" w:after="100" w:afterAutospacing="1" w:line="240" w:lineRule="auto"/>
        <w:rPr>
          <w:rFonts w:ascii="Segoe UI" w:hAnsi="Segoe UI" w:cs="Segoe UI"/>
          <w:color w:val="24292E"/>
          <w:sz w:val="24"/>
        </w:rPr>
      </w:pPr>
      <w:hyperlink r:id="rId3522" w:history="1">
        <w:r w:rsidRPr="001F7D44">
          <w:rPr>
            <w:rStyle w:val="Hyperlink"/>
            <w:rFonts w:ascii="Segoe UI" w:hAnsi="Segoe UI" w:cs="Segoe UI"/>
            <w:color w:val="0366D6"/>
            <w:sz w:val="24"/>
          </w:rPr>
          <w:t xml:space="preserve">Databanks International </w:t>
        </w:r>
        <w:proofErr w:type="gramStart"/>
        <w:r w:rsidRPr="001F7D44">
          <w:rPr>
            <w:rStyle w:val="Hyperlink"/>
            <w:rFonts w:ascii="Segoe UI" w:hAnsi="Segoe UI" w:cs="Segoe UI"/>
            <w:color w:val="0366D6"/>
            <w:sz w:val="24"/>
          </w:rPr>
          <w:t>Cross National</w:t>
        </w:r>
        <w:proofErr w:type="gramEnd"/>
        <w:r w:rsidRPr="001F7D44">
          <w:rPr>
            <w:rStyle w:val="Hyperlink"/>
            <w:rFonts w:ascii="Segoe UI" w:hAnsi="Segoe UI" w:cs="Segoe UI"/>
            <w:color w:val="0366D6"/>
            <w:sz w:val="24"/>
          </w:rPr>
          <w:t xml:space="preserve"> Time Series Data Archive</w:t>
        </w:r>
      </w:hyperlink>
    </w:p>
    <w:p w:rsidR="00342843" w:rsidRPr="001F7D44" w:rsidRDefault="00342843" w:rsidP="00342843">
      <w:pPr>
        <w:numPr>
          <w:ilvl w:val="0"/>
          <w:numId w:val="193"/>
        </w:numPr>
        <w:spacing w:before="60" w:after="100" w:afterAutospacing="1" w:line="240" w:lineRule="auto"/>
        <w:rPr>
          <w:rFonts w:ascii="Segoe UI" w:hAnsi="Segoe UI" w:cs="Segoe UI"/>
          <w:color w:val="24292E"/>
          <w:sz w:val="24"/>
        </w:rPr>
      </w:pPr>
      <w:hyperlink r:id="rId3523" w:history="1">
        <w:r w:rsidRPr="001F7D44">
          <w:rPr>
            <w:rStyle w:val="Hyperlink"/>
            <w:rFonts w:ascii="Segoe UI" w:hAnsi="Segoe UI" w:cs="Segoe UI"/>
            <w:color w:val="0366D6"/>
            <w:sz w:val="24"/>
          </w:rPr>
          <w:t>Hard Drive Failure Rates</w:t>
        </w:r>
      </w:hyperlink>
    </w:p>
    <w:p w:rsidR="00342843" w:rsidRPr="001F7D44" w:rsidRDefault="00342843" w:rsidP="00342843">
      <w:pPr>
        <w:numPr>
          <w:ilvl w:val="0"/>
          <w:numId w:val="193"/>
        </w:numPr>
        <w:spacing w:before="60" w:after="100" w:afterAutospacing="1" w:line="240" w:lineRule="auto"/>
        <w:rPr>
          <w:rFonts w:ascii="Segoe UI" w:hAnsi="Segoe UI" w:cs="Segoe UI"/>
          <w:color w:val="24292E"/>
          <w:sz w:val="24"/>
        </w:rPr>
      </w:pPr>
      <w:hyperlink r:id="rId3524" w:history="1">
        <w:r w:rsidRPr="001F7D44">
          <w:rPr>
            <w:rStyle w:val="Hyperlink"/>
            <w:rFonts w:ascii="Segoe UI" w:hAnsi="Segoe UI" w:cs="Segoe UI"/>
            <w:color w:val="0366D6"/>
            <w:sz w:val="24"/>
          </w:rPr>
          <w:t>Heart Rate Time Series from MIT</w:t>
        </w:r>
      </w:hyperlink>
    </w:p>
    <w:p w:rsidR="00342843" w:rsidRPr="001F7D44" w:rsidRDefault="00342843" w:rsidP="00342843">
      <w:pPr>
        <w:numPr>
          <w:ilvl w:val="0"/>
          <w:numId w:val="193"/>
        </w:numPr>
        <w:spacing w:before="60" w:after="100" w:afterAutospacing="1" w:line="240" w:lineRule="auto"/>
        <w:rPr>
          <w:rFonts w:ascii="Segoe UI" w:hAnsi="Segoe UI" w:cs="Segoe UI"/>
          <w:color w:val="24292E"/>
          <w:sz w:val="24"/>
        </w:rPr>
      </w:pPr>
      <w:hyperlink r:id="rId3525" w:history="1">
        <w:r w:rsidRPr="001F7D44">
          <w:rPr>
            <w:rStyle w:val="Hyperlink"/>
            <w:rFonts w:ascii="Segoe UI" w:hAnsi="Segoe UI" w:cs="Segoe UI"/>
            <w:color w:val="0366D6"/>
            <w:sz w:val="24"/>
          </w:rPr>
          <w:t>Time Series Data Library (TSDL) from MU</w:t>
        </w:r>
      </w:hyperlink>
    </w:p>
    <w:p w:rsidR="00342843" w:rsidRPr="001F7D44" w:rsidRDefault="00342843" w:rsidP="00342843">
      <w:pPr>
        <w:numPr>
          <w:ilvl w:val="0"/>
          <w:numId w:val="193"/>
        </w:numPr>
        <w:spacing w:before="60" w:after="100" w:afterAutospacing="1" w:line="240" w:lineRule="auto"/>
        <w:rPr>
          <w:rFonts w:ascii="Segoe UI" w:hAnsi="Segoe UI" w:cs="Segoe UI"/>
          <w:color w:val="24292E"/>
          <w:sz w:val="24"/>
        </w:rPr>
      </w:pPr>
      <w:hyperlink r:id="rId3526" w:history="1">
        <w:r w:rsidRPr="001F7D44">
          <w:rPr>
            <w:rStyle w:val="Hyperlink"/>
            <w:rFonts w:ascii="Segoe UI" w:hAnsi="Segoe UI" w:cs="Segoe UI"/>
            <w:color w:val="0366D6"/>
            <w:sz w:val="24"/>
          </w:rPr>
          <w:t>UC Riverside Time Series Dataset</w:t>
        </w:r>
      </w:hyperlink>
    </w:p>
    <w:bookmarkStart w:id="302" w:name="user-content-transportation"/>
    <w:bookmarkEnd w:id="302"/>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"id30"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Transportation</w:t>
      </w:r>
      <w:r w:rsidRPr="001F7D44">
        <w:rPr>
          <w:rFonts w:ascii="Segoe UI" w:hAnsi="Segoe UI" w:cs="Segoe UI"/>
          <w:color w:val="24292E"/>
          <w:sz w:val="38"/>
        </w:rPr>
        <w:fldChar w:fldCharType="end"/>
      </w:r>
    </w:p>
    <w:p w:rsidR="00342843" w:rsidRPr="001F7D44" w:rsidRDefault="00342843" w:rsidP="00342843">
      <w:pPr>
        <w:numPr>
          <w:ilvl w:val="0"/>
          <w:numId w:val="194"/>
        </w:numPr>
        <w:spacing w:before="100" w:beforeAutospacing="1" w:after="100" w:afterAutospacing="1" w:line="240" w:lineRule="auto"/>
        <w:rPr>
          <w:rFonts w:ascii="Segoe UI" w:hAnsi="Segoe UI" w:cs="Segoe UI"/>
          <w:color w:val="24292E"/>
          <w:sz w:val="24"/>
        </w:rPr>
      </w:pPr>
      <w:hyperlink r:id="rId3527" w:history="1">
        <w:r w:rsidRPr="001F7D44">
          <w:rPr>
            <w:rStyle w:val="Hyperlink"/>
            <w:rFonts w:ascii="Segoe UI" w:hAnsi="Segoe UI" w:cs="Segoe UI"/>
            <w:color w:val="0366D6"/>
            <w:sz w:val="24"/>
          </w:rPr>
          <w:t>Airlines OD Data 1987-2008</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28" w:history="1">
        <w:r w:rsidRPr="001F7D44">
          <w:rPr>
            <w:rStyle w:val="Hyperlink"/>
            <w:rFonts w:ascii="Segoe UI" w:hAnsi="Segoe UI" w:cs="Segoe UI"/>
            <w:color w:val="0366D6"/>
            <w:sz w:val="24"/>
          </w:rPr>
          <w:t>Bay Area Bike Share Data</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29" w:history="1">
        <w:r w:rsidRPr="001F7D44">
          <w:rPr>
            <w:rStyle w:val="Hyperlink"/>
            <w:rFonts w:ascii="Segoe UI" w:hAnsi="Segoe UI" w:cs="Segoe UI"/>
            <w:color w:val="0366D6"/>
            <w:sz w:val="24"/>
          </w:rPr>
          <w:t>Bike Share Systems (BSS) collection</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0" w:history="1">
        <w:r w:rsidRPr="001F7D44">
          <w:rPr>
            <w:rStyle w:val="Hyperlink"/>
            <w:rFonts w:ascii="Segoe UI" w:hAnsi="Segoe UI" w:cs="Segoe UI"/>
            <w:color w:val="0366D6"/>
            <w:sz w:val="24"/>
          </w:rPr>
          <w:t>GeoLife GPS Trajectory from Microsoft Research</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1" w:history="1">
        <w:r w:rsidRPr="001F7D44">
          <w:rPr>
            <w:rStyle w:val="Hyperlink"/>
            <w:rFonts w:ascii="Segoe UI" w:hAnsi="Segoe UI" w:cs="Segoe UI"/>
            <w:color w:val="0366D6"/>
            <w:sz w:val="24"/>
          </w:rPr>
          <w:t>German train system by Deutsche Bahn</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2" w:history="1">
        <w:r w:rsidRPr="001F7D44">
          <w:rPr>
            <w:rStyle w:val="Hyperlink"/>
            <w:rFonts w:ascii="Segoe UI" w:hAnsi="Segoe UI" w:cs="Segoe UI"/>
            <w:color w:val="0366D6"/>
            <w:sz w:val="24"/>
          </w:rPr>
          <w:t>Hubway Million Rides in MA</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3" w:history="1">
        <w:r w:rsidRPr="001F7D44">
          <w:rPr>
            <w:rStyle w:val="Hyperlink"/>
            <w:rFonts w:ascii="Segoe UI" w:hAnsi="Segoe UI" w:cs="Segoe UI"/>
            <w:color w:val="0366D6"/>
            <w:sz w:val="24"/>
          </w:rPr>
          <w:t>Marine Traffic - ship tracks, port calls and more</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4" w:history="1">
        <w:r w:rsidRPr="001F7D44">
          <w:rPr>
            <w:rStyle w:val="Hyperlink"/>
            <w:rFonts w:ascii="Segoe UI" w:hAnsi="Segoe UI" w:cs="Segoe UI"/>
            <w:color w:val="0366D6"/>
            <w:sz w:val="24"/>
          </w:rPr>
          <w:t>Montreal BIXI Bike Share</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5" w:history="1">
        <w:r w:rsidRPr="001F7D44">
          <w:rPr>
            <w:rStyle w:val="Hyperlink"/>
            <w:rFonts w:ascii="Segoe UI" w:hAnsi="Segoe UI" w:cs="Segoe UI"/>
            <w:color w:val="0366D6"/>
            <w:sz w:val="24"/>
          </w:rPr>
          <w:t>NYC Taxi Trip Data 2009-</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6" w:history="1">
        <w:r w:rsidRPr="001F7D44">
          <w:rPr>
            <w:rStyle w:val="Hyperlink"/>
            <w:rFonts w:ascii="Segoe UI" w:hAnsi="Segoe UI" w:cs="Segoe UI"/>
            <w:color w:val="0366D6"/>
            <w:sz w:val="24"/>
          </w:rPr>
          <w:t>NYC Taxi Trip Data 2013 (FOIA/FOILed)</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7" w:history="1">
        <w:r w:rsidRPr="001F7D44">
          <w:rPr>
            <w:rStyle w:val="Hyperlink"/>
            <w:rFonts w:ascii="Segoe UI" w:hAnsi="Segoe UI" w:cs="Segoe UI"/>
            <w:color w:val="0366D6"/>
            <w:sz w:val="24"/>
          </w:rPr>
          <w:t>NYC Uber trip data April 2014 to September 2014</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8" w:history="1">
        <w:r w:rsidRPr="001F7D44">
          <w:rPr>
            <w:rStyle w:val="Hyperlink"/>
            <w:rFonts w:ascii="Segoe UI" w:hAnsi="Segoe UI" w:cs="Segoe UI"/>
            <w:color w:val="0366D6"/>
            <w:sz w:val="24"/>
          </w:rPr>
          <w:t>Open Traffic collection</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39" w:history="1">
        <w:r w:rsidRPr="001F7D44">
          <w:rPr>
            <w:rStyle w:val="Hyperlink"/>
            <w:rFonts w:ascii="Segoe UI" w:hAnsi="Segoe UI" w:cs="Segoe UI"/>
            <w:color w:val="0366D6"/>
            <w:sz w:val="24"/>
          </w:rPr>
          <w:t>OpenFlights - airport, airline and route data</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0" w:history="1">
        <w:r w:rsidRPr="001F7D44">
          <w:rPr>
            <w:rStyle w:val="Hyperlink"/>
            <w:rFonts w:ascii="Segoe UI" w:hAnsi="Segoe UI" w:cs="Segoe UI"/>
            <w:color w:val="0366D6"/>
            <w:sz w:val="24"/>
          </w:rPr>
          <w:t>Philadelphia Bike Share Stations (JSON)</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1" w:history="1">
        <w:r w:rsidRPr="001F7D44">
          <w:rPr>
            <w:rStyle w:val="Hyperlink"/>
            <w:rFonts w:ascii="Segoe UI" w:hAnsi="Segoe UI" w:cs="Segoe UI"/>
            <w:color w:val="0366D6"/>
            <w:sz w:val="24"/>
          </w:rPr>
          <w:t>Plane Crash Database, since 1920</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2" w:history="1">
        <w:r w:rsidRPr="001F7D44">
          <w:rPr>
            <w:rStyle w:val="Hyperlink"/>
            <w:rFonts w:ascii="Segoe UI" w:hAnsi="Segoe UI" w:cs="Segoe UI"/>
            <w:color w:val="0366D6"/>
            <w:sz w:val="24"/>
          </w:rPr>
          <w:t>RITA Airline On-Time Performance data</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3" w:history="1">
        <w:r w:rsidRPr="001F7D44">
          <w:rPr>
            <w:rStyle w:val="Hyperlink"/>
            <w:rFonts w:ascii="Segoe UI" w:hAnsi="Segoe UI" w:cs="Segoe UI"/>
            <w:color w:val="0366D6"/>
            <w:sz w:val="24"/>
          </w:rPr>
          <w:t>RITA/BTS transport data collection (TranStat)</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4" w:history="1">
        <w:r w:rsidRPr="001F7D44">
          <w:rPr>
            <w:rStyle w:val="Hyperlink"/>
            <w:rFonts w:ascii="Segoe UI" w:hAnsi="Segoe UI" w:cs="Segoe UI"/>
            <w:color w:val="0366D6"/>
            <w:sz w:val="24"/>
          </w:rPr>
          <w:t>Toronto Bike Share Stations (XML file)</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5" w:history="1">
        <w:r w:rsidRPr="001F7D44">
          <w:rPr>
            <w:rStyle w:val="Hyperlink"/>
            <w:rFonts w:ascii="Segoe UI" w:hAnsi="Segoe UI" w:cs="Segoe UI"/>
            <w:color w:val="0366D6"/>
            <w:sz w:val="24"/>
          </w:rPr>
          <w:t>Transport for London (TFL)</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6" w:history="1">
        <w:r w:rsidRPr="001F7D44">
          <w:rPr>
            <w:rStyle w:val="Hyperlink"/>
            <w:rFonts w:ascii="Segoe UI" w:hAnsi="Segoe UI" w:cs="Segoe UI"/>
            <w:color w:val="0366D6"/>
            <w:sz w:val="24"/>
          </w:rPr>
          <w:t>Travel Tracker Survey (TTS) for Chicago</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7" w:history="1">
        <w:r w:rsidRPr="001F7D44">
          <w:rPr>
            <w:rStyle w:val="Hyperlink"/>
            <w:rFonts w:ascii="Segoe UI" w:hAnsi="Segoe UI" w:cs="Segoe UI"/>
            <w:color w:val="0366D6"/>
            <w:sz w:val="24"/>
          </w:rPr>
          <w:t>U.S. Bureau of Transportation Statistics (BTS)</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8" w:history="1">
        <w:r w:rsidRPr="001F7D44">
          <w:rPr>
            <w:rStyle w:val="Hyperlink"/>
            <w:rFonts w:ascii="Segoe UI" w:hAnsi="Segoe UI" w:cs="Segoe UI"/>
            <w:color w:val="0366D6"/>
            <w:sz w:val="24"/>
          </w:rPr>
          <w:t>U.S. Domestic Flights 1990 to 2009</w:t>
        </w:r>
      </w:hyperlink>
    </w:p>
    <w:p w:rsidR="00342843" w:rsidRPr="001F7D44" w:rsidRDefault="00342843" w:rsidP="00342843">
      <w:pPr>
        <w:numPr>
          <w:ilvl w:val="0"/>
          <w:numId w:val="194"/>
        </w:numPr>
        <w:spacing w:before="60" w:after="100" w:afterAutospacing="1" w:line="240" w:lineRule="auto"/>
        <w:rPr>
          <w:rFonts w:ascii="Segoe UI" w:hAnsi="Segoe UI" w:cs="Segoe UI"/>
          <w:color w:val="24292E"/>
          <w:sz w:val="24"/>
        </w:rPr>
      </w:pPr>
      <w:hyperlink r:id="rId3549" w:history="1">
        <w:r w:rsidRPr="001F7D44">
          <w:rPr>
            <w:rStyle w:val="Hyperlink"/>
            <w:rFonts w:ascii="Segoe UI" w:hAnsi="Segoe UI" w:cs="Segoe UI"/>
            <w:color w:val="0366D6"/>
            <w:sz w:val="24"/>
          </w:rPr>
          <w:t>U.S. Freight Analysis Framework since 2007</w:t>
        </w:r>
      </w:hyperlink>
    </w:p>
    <w:bookmarkStart w:id="303" w:name="user-content-complementary-collections"/>
    <w:bookmarkEnd w:id="303"/>
    <w:p w:rsidR="00342843" w:rsidRPr="001F7D44" w:rsidRDefault="00342843" w:rsidP="003428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fldChar w:fldCharType="begin"/>
      </w:r>
      <w:r w:rsidRPr="001F7D44">
        <w:rPr>
          <w:rFonts w:ascii="Segoe UI" w:hAnsi="Segoe UI" w:cs="Segoe UI"/>
          <w:color w:val="24292E"/>
          <w:sz w:val="38"/>
        </w:rPr>
        <w:instrText xml:space="preserve"> HYPERLINK "https://github.com/caesar0301/awesome-public-datasets" \l "id31" </w:instrText>
      </w:r>
      <w:r w:rsidRPr="001F7D44">
        <w:rPr>
          <w:rFonts w:ascii="Segoe UI" w:hAnsi="Segoe UI" w:cs="Segoe UI"/>
          <w:color w:val="24292E"/>
          <w:sz w:val="38"/>
        </w:rPr>
        <w:fldChar w:fldCharType="separate"/>
      </w:r>
      <w:r w:rsidRPr="001F7D44">
        <w:rPr>
          <w:rStyle w:val="Hyperlink"/>
          <w:rFonts w:ascii="Segoe UI" w:hAnsi="Segoe UI" w:cs="Segoe UI"/>
          <w:color w:val="0366D6"/>
          <w:sz w:val="38"/>
        </w:rPr>
        <w:t>Complementary Collections</w:t>
      </w:r>
      <w:r w:rsidRPr="001F7D44">
        <w:rPr>
          <w:rFonts w:ascii="Segoe UI" w:hAnsi="Segoe UI" w:cs="Segoe UI"/>
          <w:color w:val="24292E"/>
          <w:sz w:val="38"/>
        </w:rPr>
        <w:fldChar w:fldCharType="end"/>
      </w:r>
    </w:p>
    <w:p w:rsidR="00342843" w:rsidRPr="001F7D44" w:rsidRDefault="00342843" w:rsidP="00342843">
      <w:pPr>
        <w:numPr>
          <w:ilvl w:val="0"/>
          <w:numId w:val="195"/>
        </w:numPr>
        <w:spacing w:before="100" w:beforeAutospacing="1" w:after="100" w:afterAutospacing="1" w:line="240" w:lineRule="auto"/>
        <w:rPr>
          <w:rFonts w:ascii="Segoe UI" w:hAnsi="Segoe UI" w:cs="Segoe UI"/>
          <w:color w:val="24292E"/>
          <w:sz w:val="24"/>
        </w:rPr>
      </w:pPr>
      <w:hyperlink r:id="rId3550" w:history="1">
        <w:r w:rsidRPr="001F7D44">
          <w:rPr>
            <w:rStyle w:val="Hyperlink"/>
            <w:rFonts w:ascii="Segoe UI" w:hAnsi="Segoe UI" w:cs="Segoe UI"/>
            <w:color w:val="0366D6"/>
            <w:sz w:val="24"/>
          </w:rPr>
          <w:t>Data Packaged Core Datasets</w:t>
        </w:r>
      </w:hyperlink>
    </w:p>
    <w:p w:rsidR="00342843" w:rsidRPr="001F7D44" w:rsidRDefault="00342843" w:rsidP="00342843">
      <w:pPr>
        <w:numPr>
          <w:ilvl w:val="0"/>
          <w:numId w:val="195"/>
        </w:numPr>
        <w:spacing w:before="60" w:after="100" w:afterAutospacing="1" w:line="240" w:lineRule="auto"/>
        <w:rPr>
          <w:rFonts w:ascii="Segoe UI" w:hAnsi="Segoe UI" w:cs="Segoe UI"/>
          <w:color w:val="24292E"/>
          <w:sz w:val="24"/>
        </w:rPr>
      </w:pPr>
      <w:hyperlink r:id="rId3551" w:history="1">
        <w:r w:rsidRPr="001F7D44">
          <w:rPr>
            <w:rStyle w:val="Hyperlink"/>
            <w:rFonts w:ascii="Segoe UI" w:hAnsi="Segoe UI" w:cs="Segoe UI"/>
            <w:color w:val="0366D6"/>
            <w:sz w:val="24"/>
          </w:rPr>
          <w:t>Database of Scientific Code Contributions</w:t>
        </w:r>
      </w:hyperlink>
    </w:p>
    <w:p w:rsidR="00342843" w:rsidRPr="001F7D44" w:rsidRDefault="00342843" w:rsidP="00F526AB">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 growing collection of public datasets: </w:t>
      </w:r>
      <w:hyperlink r:id="rId3552" w:history="1">
        <w:r w:rsidRPr="001F7D44">
          <w:rPr>
            <w:rStyle w:val="Hyperlink"/>
            <w:rFonts w:ascii="Segoe UI" w:hAnsi="Segoe UI" w:cs="Segoe UI"/>
            <w:color w:val="0366D6"/>
            <w:sz w:val="24"/>
          </w:rPr>
          <w:t>CoolDatasets.</w:t>
        </w:r>
      </w:hyperlink>
    </w:p>
    <w:p w:rsidR="00342843" w:rsidRPr="001F7D44" w:rsidRDefault="00342843" w:rsidP="00342843">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DataWrangling: </w:t>
      </w:r>
      <w:hyperlink r:id="rId3553" w:history="1">
        <w:r w:rsidRPr="001F7D44">
          <w:rPr>
            <w:rStyle w:val="Hyperlink"/>
            <w:rFonts w:ascii="Segoe UI" w:hAnsi="Segoe UI" w:cs="Segoe UI"/>
            <w:color w:val="0366D6"/>
            <w:sz w:val="24"/>
          </w:rPr>
          <w:t>Some Datasets Available on the Web</w:t>
        </w:r>
      </w:hyperlink>
    </w:p>
    <w:p w:rsidR="00342843" w:rsidRPr="001F7D44" w:rsidRDefault="00342843" w:rsidP="00F526AB">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Inside-r: </w:t>
      </w:r>
      <w:hyperlink r:id="rId3554" w:history="1">
        <w:r w:rsidRPr="001F7D44">
          <w:rPr>
            <w:rStyle w:val="Hyperlink"/>
            <w:rFonts w:ascii="Segoe UI" w:hAnsi="Segoe UI" w:cs="Segoe UI"/>
            <w:color w:val="0366D6"/>
            <w:sz w:val="24"/>
          </w:rPr>
          <w:t>Finding Data on the Internet</w:t>
        </w:r>
      </w:hyperlink>
    </w:p>
    <w:p w:rsidR="00342843" w:rsidRPr="001F7D44" w:rsidRDefault="00342843" w:rsidP="00342843">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OpenDataMonitor: </w:t>
      </w:r>
      <w:hyperlink r:id="rId3555" w:history="1">
        <w:r w:rsidRPr="001F7D44">
          <w:rPr>
            <w:rStyle w:val="Hyperlink"/>
            <w:rFonts w:ascii="Segoe UI" w:hAnsi="Segoe UI" w:cs="Segoe UI"/>
            <w:color w:val="0366D6"/>
            <w:sz w:val="24"/>
          </w:rPr>
          <w:t>An overview of available open data resources in Europe</w:t>
        </w:r>
      </w:hyperlink>
    </w:p>
    <w:p w:rsidR="00342843" w:rsidRPr="001F7D44" w:rsidRDefault="00342843" w:rsidP="00F526AB">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Quora: </w:t>
      </w:r>
      <w:hyperlink r:id="rId3556" w:history="1">
        <w:r w:rsidRPr="001F7D44">
          <w:rPr>
            <w:rStyle w:val="Hyperlink"/>
            <w:rFonts w:ascii="Segoe UI" w:hAnsi="Segoe UI" w:cs="Segoe UI"/>
            <w:color w:val="0366D6"/>
            <w:sz w:val="24"/>
          </w:rPr>
          <w:t>Where can I find large datasets open to the public?</w:t>
        </w:r>
      </w:hyperlink>
    </w:p>
    <w:p w:rsidR="00342843" w:rsidRPr="001F7D44" w:rsidRDefault="00342843" w:rsidP="00342843">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RS.io: </w:t>
      </w:r>
      <w:hyperlink r:id="rId3557" w:history="1">
        <w:r w:rsidRPr="001F7D44">
          <w:rPr>
            <w:rStyle w:val="Hyperlink"/>
            <w:rFonts w:ascii="Segoe UI" w:hAnsi="Segoe UI" w:cs="Segoe UI"/>
            <w:color w:val="0366D6"/>
            <w:sz w:val="24"/>
          </w:rPr>
          <w:t>100+ Interesting Data Sets for Statistics</w:t>
        </w:r>
      </w:hyperlink>
    </w:p>
    <w:p w:rsidR="00342843" w:rsidRPr="001F7D44" w:rsidRDefault="00342843" w:rsidP="00342843">
      <w:pPr>
        <w:numPr>
          <w:ilvl w:val="0"/>
          <w:numId w:val="195"/>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StaTrek: </w:t>
      </w:r>
      <w:hyperlink r:id="rId3558" w:history="1">
        <w:r w:rsidRPr="001F7D44">
          <w:rPr>
            <w:rStyle w:val="Hyperlink"/>
            <w:rFonts w:ascii="Segoe UI" w:hAnsi="Segoe UI" w:cs="Segoe UI"/>
            <w:color w:val="0366D6"/>
            <w:sz w:val="24"/>
          </w:rPr>
          <w:t>Leveraging open data to understand urban lives</w:t>
        </w:r>
      </w:hyperlink>
    </w:p>
    <w:p w:rsidR="002F5CEE" w:rsidRPr="001F7D44" w:rsidRDefault="002F5CEE" w:rsidP="00E45729">
      <w:pPr>
        <w:spacing w:before="60" w:after="100" w:afterAutospacing="1" w:line="240" w:lineRule="auto"/>
        <w:rPr>
          <w:rFonts w:ascii="Segoe UI" w:eastAsia="Times New Roman" w:hAnsi="Segoe UI" w:cs="Segoe UI"/>
          <w:color w:val="24292E"/>
          <w:sz w:val="28"/>
          <w:szCs w:val="24"/>
        </w:rPr>
      </w:pPr>
    </w:p>
    <w:p w:rsidR="00EB0762" w:rsidRPr="001F7D44" w:rsidRDefault="00EB0762">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EB0762" w:rsidRPr="001F7D44" w:rsidRDefault="00EB0762" w:rsidP="00F526AB">
      <w:pPr>
        <w:pStyle w:val="Heading1"/>
        <w:pBdr>
          <w:bottom w:val="single" w:sz="6" w:space="4" w:color="EAECEF"/>
        </w:pBdr>
        <w:spacing w:after="240" w:afterAutospacing="0"/>
        <w:rPr>
          <w:rFonts w:ascii="Segoe UI" w:hAnsi="Segoe UI" w:cs="Segoe UI"/>
          <w:color w:val="24292E"/>
          <w:sz w:val="50"/>
        </w:rPr>
      </w:pPr>
      <w:bookmarkStart w:id="304" w:name="_Toc494544480"/>
      <w:r w:rsidRPr="001F7D44">
        <w:rPr>
          <w:rFonts w:ascii="Segoe UI" w:hAnsi="Segoe UI" w:cs="Segoe UI"/>
          <w:color w:val="24292E"/>
          <w:sz w:val="50"/>
        </w:rPr>
        <w:t>Awesome TensorFlow</w:t>
      </w:r>
      <w:bookmarkEnd w:id="304"/>
      <w:r w:rsidRPr="001F7D44">
        <w:rPr>
          <w:rFonts w:ascii="Segoe UI" w:hAnsi="Segoe UI" w:cs="Segoe UI"/>
          <w:color w:val="24292E"/>
          <w:sz w:val="50"/>
        </w:rPr>
        <w:t> </w:t>
      </w:r>
    </w:p>
    <w:p w:rsidR="002E3A37" w:rsidRPr="001F7D44" w:rsidRDefault="00F9049F" w:rsidP="002E3A37">
      <w:pPr>
        <w:rPr>
          <w:sz w:val="24"/>
        </w:rPr>
      </w:pPr>
      <w:r w:rsidRPr="001F7D44">
        <w:rPr>
          <w:sz w:val="24"/>
        </w:rPr>
        <w:t>https://github.com/jtoy/awesome-tensorflow</w:t>
      </w:r>
    </w:p>
    <w:p w:rsidR="00EB0762" w:rsidRPr="001F7D44" w:rsidRDefault="00EB0762" w:rsidP="00EB0762">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 curated list of awesome TensorFlow experiments, libraries, and projects. Inspired by awesome-machine-learning.</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What is TensorFlow?</w:t>
      </w:r>
    </w:p>
    <w:p w:rsidR="00EB0762" w:rsidRPr="001F7D44" w:rsidRDefault="00EB0762" w:rsidP="00EB0762">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TensorFlow is an open source software library for numerical computation using data flow graphs. In other words, the best way to build deep learning models.</w:t>
      </w:r>
    </w:p>
    <w:p w:rsidR="00EB0762" w:rsidRPr="001F7D44" w:rsidRDefault="00EB0762" w:rsidP="00EB0762">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More info </w:t>
      </w:r>
      <w:hyperlink r:id="rId3559" w:history="1">
        <w:r w:rsidRPr="001F7D44">
          <w:rPr>
            <w:rStyle w:val="Hyperlink"/>
            <w:rFonts w:ascii="Segoe UI" w:hAnsi="Segoe UI" w:cs="Segoe UI"/>
            <w:color w:val="0366D6"/>
            <w:sz w:val="26"/>
          </w:rPr>
          <w:t>here</w:t>
        </w:r>
      </w:hyperlink>
      <w:r w:rsidRPr="001F7D44">
        <w:rPr>
          <w:rFonts w:ascii="Segoe UI" w:hAnsi="Segoe UI" w:cs="Segoe UI"/>
          <w:color w:val="24292E"/>
          <w:sz w:val="26"/>
        </w:rPr>
        <w:t>.</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Table of Contents</w:t>
      </w:r>
    </w:p>
    <w:p w:rsidR="00F526AB" w:rsidRDefault="00F526AB" w:rsidP="00F526AB">
      <w:pPr>
        <w:numPr>
          <w:ilvl w:val="0"/>
          <w:numId w:val="196"/>
        </w:numPr>
        <w:spacing w:before="100" w:beforeAutospacing="1" w:after="100" w:afterAutospacing="1" w:line="240" w:lineRule="auto"/>
        <w:rPr>
          <w:rFonts w:ascii="Segoe UI" w:hAnsi="Segoe UI" w:cs="Segoe UI"/>
          <w:color w:val="24292E"/>
          <w:sz w:val="24"/>
        </w:rPr>
        <w:sectPr w:rsidR="00F526AB" w:rsidSect="00BD2705">
          <w:type w:val="continuous"/>
          <w:pgSz w:w="11906" w:h="16838" w:code="9"/>
          <w:pgMar w:top="720" w:right="1008" w:bottom="720" w:left="1008" w:header="720" w:footer="288" w:gutter="0"/>
          <w:cols w:space="720"/>
          <w:docGrid w:linePitch="360"/>
        </w:sectPr>
      </w:pPr>
    </w:p>
    <w:p w:rsidR="00EB0762" w:rsidRPr="001F7D44" w:rsidRDefault="00EB0762" w:rsidP="00F526AB">
      <w:pPr>
        <w:numPr>
          <w:ilvl w:val="0"/>
          <w:numId w:val="196"/>
        </w:numPr>
        <w:spacing w:before="100" w:beforeAutospacing="1" w:after="100" w:afterAutospacing="1" w:line="240" w:lineRule="auto"/>
        <w:rPr>
          <w:rFonts w:ascii="Segoe UI" w:hAnsi="Segoe UI" w:cs="Segoe UI"/>
          <w:color w:val="24292E"/>
          <w:sz w:val="24"/>
        </w:rPr>
      </w:pPr>
      <w:hyperlink r:id="rId3560" w:anchor="github-tutorials" w:history="1">
        <w:r w:rsidRPr="001F7D44">
          <w:rPr>
            <w:rStyle w:val="Hyperlink"/>
            <w:rFonts w:ascii="Segoe UI" w:hAnsi="Segoe UI" w:cs="Segoe UI"/>
            <w:color w:val="0366D6"/>
            <w:sz w:val="24"/>
          </w:rPr>
          <w:t>Tutorials</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1" w:anchor="github-projects" w:history="1">
        <w:r w:rsidRPr="001F7D44">
          <w:rPr>
            <w:rStyle w:val="Hyperlink"/>
            <w:rFonts w:ascii="Segoe UI" w:hAnsi="Segoe UI" w:cs="Segoe UI"/>
            <w:color w:val="0366D6"/>
            <w:sz w:val="24"/>
          </w:rPr>
          <w:t>Models/Projects</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2" w:anchor="github-powered-by" w:history="1">
        <w:r w:rsidRPr="001F7D44">
          <w:rPr>
            <w:rStyle w:val="Hyperlink"/>
            <w:rFonts w:ascii="Segoe UI" w:hAnsi="Segoe UI" w:cs="Segoe UI"/>
            <w:color w:val="0366D6"/>
            <w:sz w:val="24"/>
          </w:rPr>
          <w:t>Powered by TensorFlow</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3" w:anchor="libraries" w:history="1">
        <w:r w:rsidRPr="001F7D44">
          <w:rPr>
            <w:rStyle w:val="Hyperlink"/>
            <w:rFonts w:ascii="Segoe UI" w:hAnsi="Segoe UI" w:cs="Segoe UI"/>
            <w:color w:val="0366D6"/>
            <w:sz w:val="24"/>
          </w:rPr>
          <w:t>Libraries</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4" w:anchor="video" w:history="1">
        <w:r w:rsidRPr="001F7D44">
          <w:rPr>
            <w:rStyle w:val="Hyperlink"/>
            <w:rFonts w:ascii="Segoe UI" w:hAnsi="Segoe UI" w:cs="Segoe UI"/>
            <w:color w:val="0366D6"/>
            <w:sz w:val="24"/>
          </w:rPr>
          <w:t>Videos</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5" w:anchor="papers" w:history="1">
        <w:r w:rsidRPr="001F7D44">
          <w:rPr>
            <w:rStyle w:val="Hyperlink"/>
            <w:rFonts w:ascii="Segoe UI" w:hAnsi="Segoe UI" w:cs="Segoe UI"/>
            <w:color w:val="0366D6"/>
            <w:sz w:val="24"/>
          </w:rPr>
          <w:t>Papers</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6" w:anchor="blogs" w:history="1">
        <w:r w:rsidRPr="001F7D44">
          <w:rPr>
            <w:rStyle w:val="Hyperlink"/>
            <w:rFonts w:ascii="Segoe UI" w:hAnsi="Segoe UI" w:cs="Segoe UI"/>
            <w:color w:val="0366D6"/>
            <w:sz w:val="24"/>
          </w:rPr>
          <w:t>Blog posts</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7" w:anchor="community" w:history="1">
        <w:r w:rsidRPr="001F7D44">
          <w:rPr>
            <w:rStyle w:val="Hyperlink"/>
            <w:rFonts w:ascii="Segoe UI" w:hAnsi="Segoe UI" w:cs="Segoe UI"/>
            <w:color w:val="0366D6"/>
            <w:sz w:val="24"/>
          </w:rPr>
          <w:t>Community</w:t>
        </w:r>
      </w:hyperlink>
    </w:p>
    <w:p w:rsidR="00EB0762" w:rsidRPr="001F7D44" w:rsidRDefault="00EB0762" w:rsidP="00EB0762">
      <w:pPr>
        <w:numPr>
          <w:ilvl w:val="0"/>
          <w:numId w:val="196"/>
        </w:numPr>
        <w:spacing w:before="60" w:after="100" w:afterAutospacing="1" w:line="240" w:lineRule="auto"/>
        <w:rPr>
          <w:rFonts w:ascii="Segoe UI" w:hAnsi="Segoe UI" w:cs="Segoe UI"/>
          <w:color w:val="24292E"/>
          <w:sz w:val="24"/>
        </w:rPr>
      </w:pPr>
      <w:hyperlink r:id="rId3568" w:anchor="books" w:history="1">
        <w:r w:rsidRPr="001F7D44">
          <w:rPr>
            <w:rStyle w:val="Hyperlink"/>
            <w:rFonts w:ascii="Segoe UI" w:hAnsi="Segoe UI" w:cs="Segoe UI"/>
            <w:color w:val="0366D6"/>
            <w:sz w:val="24"/>
          </w:rPr>
          <w:t>Books</w:t>
        </w:r>
      </w:hyperlink>
    </w:p>
    <w:p w:rsidR="00F526AB" w:rsidRDefault="00F526AB" w:rsidP="00EB0762">
      <w:pPr>
        <w:pStyle w:val="Heading2"/>
        <w:pBdr>
          <w:bottom w:val="single" w:sz="6" w:space="4" w:color="EAECEF"/>
        </w:pBdr>
        <w:spacing w:before="360" w:beforeAutospacing="0" w:after="240" w:afterAutospacing="0"/>
        <w:rPr>
          <w:rFonts w:ascii="Segoe UI" w:hAnsi="Segoe UI" w:cs="Segoe UI"/>
          <w:color w:val="24292E"/>
          <w:sz w:val="38"/>
        </w:rPr>
        <w:sectPr w:rsidR="00F526AB" w:rsidSect="00F526AB">
          <w:type w:val="continuous"/>
          <w:pgSz w:w="11906" w:h="16838" w:code="9"/>
          <w:pgMar w:top="720" w:right="1008" w:bottom="720" w:left="1008" w:header="720" w:footer="288" w:gutter="0"/>
          <w:cols w:num="2" w:space="720"/>
          <w:docGrid w:linePitch="360"/>
        </w:sectPr>
      </w:pP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Tutorials</w:t>
      </w:r>
    </w:p>
    <w:bookmarkStart w:id="305" w:name="user-content-github-tutorials"/>
    <w:bookmarkEnd w:id="305"/>
    <w:p w:rsidR="00EB0762" w:rsidRPr="001F7D44" w:rsidRDefault="00EB0762" w:rsidP="00EB0762">
      <w:pPr>
        <w:numPr>
          <w:ilvl w:val="0"/>
          <w:numId w:val="197"/>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"https://github.com/pkmital/tensorflow_tutorials" </w: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t>TensorFlow Tutorial 1</w:t>
      </w:r>
      <w:r w:rsidRPr="001F7D44">
        <w:rPr>
          <w:rFonts w:ascii="Segoe UI" w:hAnsi="Segoe UI" w:cs="Segoe UI"/>
          <w:color w:val="24292E"/>
          <w:sz w:val="24"/>
        </w:rPr>
        <w:fldChar w:fldCharType="end"/>
      </w:r>
      <w:r w:rsidRPr="001F7D44">
        <w:rPr>
          <w:rFonts w:ascii="Segoe UI" w:hAnsi="Segoe UI" w:cs="Segoe UI"/>
          <w:color w:val="24292E"/>
          <w:sz w:val="24"/>
        </w:rPr>
        <w:t> - From the basics to slightly more interesting applications of TensorFlow</w:t>
      </w:r>
    </w:p>
    <w:p w:rsidR="00EB0762" w:rsidRPr="001F7D44" w:rsidRDefault="00EB0762" w:rsidP="00F526AB">
      <w:pPr>
        <w:numPr>
          <w:ilvl w:val="0"/>
          <w:numId w:val="197"/>
        </w:numPr>
        <w:spacing w:before="60" w:after="100" w:afterAutospacing="1" w:line="240" w:lineRule="auto"/>
        <w:rPr>
          <w:rFonts w:ascii="Segoe UI" w:hAnsi="Segoe UI" w:cs="Segoe UI"/>
          <w:color w:val="24292E"/>
          <w:sz w:val="24"/>
        </w:rPr>
      </w:pPr>
      <w:hyperlink r:id="rId3569" w:history="1">
        <w:r w:rsidRPr="001F7D44">
          <w:rPr>
            <w:rStyle w:val="Hyperlink"/>
            <w:rFonts w:ascii="Segoe UI" w:hAnsi="Segoe UI" w:cs="Segoe UI"/>
            <w:color w:val="0366D6"/>
            <w:sz w:val="24"/>
          </w:rPr>
          <w:t>TensorFlow Tutorial 2</w:t>
        </w:r>
      </w:hyperlink>
      <w:r w:rsidRPr="001F7D44">
        <w:rPr>
          <w:rFonts w:ascii="Segoe UI" w:hAnsi="Segoe UI" w:cs="Segoe UI"/>
          <w:color w:val="24292E"/>
          <w:sz w:val="24"/>
        </w:rPr>
        <w:t> - Introduction to deep learning based on Google's TensorFlow framework. These tutorials are direct ports of Newmu's Theano</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0" w:history="1">
        <w:r w:rsidRPr="001F7D44">
          <w:rPr>
            <w:rStyle w:val="Hyperlink"/>
            <w:rFonts w:ascii="Segoe UI" w:hAnsi="Segoe UI" w:cs="Segoe UI"/>
            <w:color w:val="0366D6"/>
            <w:sz w:val="24"/>
          </w:rPr>
          <w:t>TensorFlow Examples</w:t>
        </w:r>
      </w:hyperlink>
      <w:r w:rsidRPr="001F7D44">
        <w:rPr>
          <w:rFonts w:ascii="Segoe UI" w:hAnsi="Segoe UI" w:cs="Segoe UI"/>
          <w:color w:val="24292E"/>
          <w:sz w:val="24"/>
        </w:rPr>
        <w:t> - TensorFlow tutorials and code examples for beginners</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1" w:history="1">
        <w:r w:rsidRPr="001F7D44">
          <w:rPr>
            <w:rStyle w:val="Hyperlink"/>
            <w:rFonts w:ascii="Segoe UI" w:hAnsi="Segoe UI" w:cs="Segoe UI"/>
            <w:color w:val="0366D6"/>
            <w:sz w:val="24"/>
          </w:rPr>
          <w:t>Sungjoon's TensorFlow-101</w:t>
        </w:r>
      </w:hyperlink>
      <w:r w:rsidRPr="001F7D44">
        <w:rPr>
          <w:rFonts w:ascii="Segoe UI" w:hAnsi="Segoe UI" w:cs="Segoe UI"/>
          <w:color w:val="24292E"/>
          <w:sz w:val="24"/>
        </w:rPr>
        <w:t> - TensorFlow tutorials written in Python with Jupyter Notebook</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2" w:history="1">
        <w:r w:rsidRPr="001F7D44">
          <w:rPr>
            <w:rStyle w:val="Hyperlink"/>
            <w:rFonts w:ascii="Segoe UI" w:hAnsi="Segoe UI" w:cs="Segoe UI"/>
            <w:color w:val="0366D6"/>
            <w:sz w:val="24"/>
          </w:rPr>
          <w:t>Terry Um’s TensorFlow Exercises</w:t>
        </w:r>
      </w:hyperlink>
      <w:r w:rsidRPr="001F7D44">
        <w:rPr>
          <w:rFonts w:ascii="Segoe UI" w:hAnsi="Segoe UI" w:cs="Segoe UI"/>
          <w:color w:val="24292E"/>
          <w:sz w:val="24"/>
        </w:rPr>
        <w:t> - Re-create the codes from other TensorFlow examples</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3" w:history="1">
        <w:r w:rsidRPr="001F7D44">
          <w:rPr>
            <w:rStyle w:val="Hyperlink"/>
            <w:rFonts w:ascii="Segoe UI" w:hAnsi="Segoe UI" w:cs="Segoe UI"/>
            <w:color w:val="0366D6"/>
            <w:sz w:val="24"/>
          </w:rPr>
          <w:t>Installing TensorFlow on Raspberry Pi 3</w:t>
        </w:r>
      </w:hyperlink>
      <w:r w:rsidRPr="001F7D44">
        <w:rPr>
          <w:rFonts w:ascii="Segoe UI" w:hAnsi="Segoe UI" w:cs="Segoe UI"/>
          <w:color w:val="24292E"/>
          <w:sz w:val="24"/>
        </w:rPr>
        <w:t> - TensorFlow compiled and running properly on the Raspberry Pi</w:t>
      </w:r>
    </w:p>
    <w:p w:rsidR="00EB0762" w:rsidRPr="001F7D44" w:rsidRDefault="00EB0762" w:rsidP="00F526AB">
      <w:pPr>
        <w:numPr>
          <w:ilvl w:val="0"/>
          <w:numId w:val="197"/>
        </w:numPr>
        <w:spacing w:before="60" w:after="100" w:afterAutospacing="1" w:line="240" w:lineRule="auto"/>
        <w:rPr>
          <w:rFonts w:ascii="Segoe UI" w:hAnsi="Segoe UI" w:cs="Segoe UI"/>
          <w:color w:val="24292E"/>
          <w:sz w:val="24"/>
        </w:rPr>
      </w:pPr>
      <w:hyperlink r:id="rId3574" w:history="1">
        <w:r w:rsidRPr="001F7D44">
          <w:rPr>
            <w:rStyle w:val="Hyperlink"/>
            <w:rFonts w:ascii="Segoe UI" w:hAnsi="Segoe UI" w:cs="Segoe UI"/>
            <w:color w:val="0366D6"/>
            <w:sz w:val="24"/>
          </w:rPr>
          <w:t>Classification on time series</w:t>
        </w:r>
      </w:hyperlink>
      <w:r w:rsidRPr="001F7D44">
        <w:rPr>
          <w:rFonts w:ascii="Segoe UI" w:hAnsi="Segoe UI" w:cs="Segoe UI"/>
          <w:color w:val="24292E"/>
          <w:sz w:val="24"/>
        </w:rPr>
        <w:t> - Recurrent Neural Network classification in TensorFlow with LSTM on cellphone sensor data</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5" w:history="1">
        <w:r w:rsidRPr="001F7D44">
          <w:rPr>
            <w:rStyle w:val="Hyperlink"/>
            <w:rFonts w:ascii="Segoe UI" w:hAnsi="Segoe UI" w:cs="Segoe UI"/>
            <w:color w:val="0366D6"/>
            <w:sz w:val="24"/>
          </w:rPr>
          <w:t>Getting Started with TensorFlow on Android</w:t>
        </w:r>
      </w:hyperlink>
      <w:r w:rsidRPr="001F7D44">
        <w:rPr>
          <w:rFonts w:ascii="Segoe UI" w:hAnsi="Segoe UI" w:cs="Segoe UI"/>
          <w:color w:val="24292E"/>
          <w:sz w:val="24"/>
        </w:rPr>
        <w:t> - Build your first TensorFlow Android app</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6" w:history="1">
        <w:r w:rsidRPr="001F7D44">
          <w:rPr>
            <w:rStyle w:val="Hyperlink"/>
            <w:rFonts w:ascii="Segoe UI" w:hAnsi="Segoe UI" w:cs="Segoe UI"/>
            <w:color w:val="0366D6"/>
            <w:sz w:val="24"/>
          </w:rPr>
          <w:t>Predict time series</w:t>
        </w:r>
      </w:hyperlink>
      <w:r w:rsidRPr="001F7D44">
        <w:rPr>
          <w:rFonts w:ascii="Segoe UI" w:hAnsi="Segoe UI" w:cs="Segoe UI"/>
          <w:color w:val="24292E"/>
          <w:sz w:val="24"/>
        </w:rPr>
        <w:t> - Learn to use a seq2seq model on simple datasets as an introduction to the vast array of possibilities that this architecture offers</w:t>
      </w:r>
    </w:p>
    <w:p w:rsidR="00EB0762" w:rsidRPr="001F7D44" w:rsidRDefault="00EB0762" w:rsidP="00F526AB">
      <w:pPr>
        <w:numPr>
          <w:ilvl w:val="0"/>
          <w:numId w:val="197"/>
        </w:numPr>
        <w:spacing w:before="60" w:after="100" w:afterAutospacing="1" w:line="240" w:lineRule="auto"/>
        <w:rPr>
          <w:rFonts w:ascii="Segoe UI" w:hAnsi="Segoe UI" w:cs="Segoe UI"/>
          <w:color w:val="24292E"/>
          <w:sz w:val="24"/>
        </w:rPr>
      </w:pPr>
      <w:hyperlink r:id="rId3577" w:history="1">
        <w:r w:rsidRPr="001F7D44">
          <w:rPr>
            <w:rStyle w:val="Hyperlink"/>
            <w:rFonts w:ascii="Segoe UI" w:hAnsi="Segoe UI" w:cs="Segoe UI"/>
            <w:color w:val="0366D6"/>
            <w:sz w:val="24"/>
          </w:rPr>
          <w:t>Single Image Random Dot Stereograms</w:t>
        </w:r>
      </w:hyperlink>
      <w:r w:rsidRPr="001F7D44">
        <w:rPr>
          <w:rFonts w:ascii="Segoe UI" w:hAnsi="Segoe UI" w:cs="Segoe UI"/>
          <w:color w:val="24292E"/>
          <w:sz w:val="24"/>
        </w:rPr>
        <w:t> - SIRDS is a means to present 3D data in a 2D image. It allows for scientific data display of a waterfall type plot with no hidden lines due to perspective.</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78" w:history="1">
        <w:r w:rsidRPr="001F7D44">
          <w:rPr>
            <w:rStyle w:val="Hyperlink"/>
            <w:rFonts w:ascii="Segoe UI" w:hAnsi="Segoe UI" w:cs="Segoe UI"/>
            <w:color w:val="0366D6"/>
            <w:sz w:val="24"/>
          </w:rPr>
          <w:t>CS20 SI: TensorFlow for DeepLearning Research</w:t>
        </w:r>
      </w:hyperlink>
      <w:r w:rsidRPr="001F7D44">
        <w:rPr>
          <w:rFonts w:ascii="Segoe UI" w:hAnsi="Segoe UI" w:cs="Segoe UI"/>
          <w:color w:val="24292E"/>
          <w:sz w:val="24"/>
        </w:rPr>
        <w:t> - Stanford Course about Tensorflow from 2017 - </w:t>
      </w:r>
      <w:hyperlink r:id="rId3579" w:history="1">
        <w:r w:rsidRPr="001F7D44">
          <w:rPr>
            <w:rStyle w:val="Hyperlink"/>
            <w:rFonts w:ascii="Segoe UI" w:hAnsi="Segoe UI" w:cs="Segoe UI"/>
            <w:color w:val="0366D6"/>
            <w:sz w:val="24"/>
          </w:rPr>
          <w:t>Syllabus</w:t>
        </w:r>
      </w:hyperlink>
      <w:r w:rsidRPr="001F7D44">
        <w:rPr>
          <w:rFonts w:ascii="Segoe UI" w:hAnsi="Segoe UI" w:cs="Segoe UI"/>
          <w:color w:val="24292E"/>
          <w:sz w:val="24"/>
        </w:rPr>
        <w:t> - </w:t>
      </w:r>
      <w:hyperlink r:id="rId3580" w:history="1">
        <w:r w:rsidRPr="001F7D44">
          <w:rPr>
            <w:rStyle w:val="Hyperlink"/>
            <w:rFonts w:ascii="Segoe UI" w:hAnsi="Segoe UI" w:cs="Segoe UI"/>
            <w:color w:val="0366D6"/>
            <w:sz w:val="24"/>
          </w:rPr>
          <w:t>Unofficial Videos</w:t>
        </w:r>
      </w:hyperlink>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81" w:history="1">
        <w:r w:rsidRPr="001F7D44">
          <w:rPr>
            <w:rStyle w:val="Hyperlink"/>
            <w:rFonts w:ascii="Segoe UI" w:hAnsi="Segoe UI" w:cs="Segoe UI"/>
            <w:color w:val="0366D6"/>
            <w:sz w:val="24"/>
          </w:rPr>
          <w:t>TensorFlow World</w:t>
        </w:r>
      </w:hyperlink>
      <w:r w:rsidRPr="001F7D44">
        <w:rPr>
          <w:rFonts w:ascii="Segoe UI" w:hAnsi="Segoe UI" w:cs="Segoe UI"/>
          <w:color w:val="24292E"/>
          <w:sz w:val="24"/>
        </w:rPr>
        <w:t> - Concise and ready-to-use TensorFlow tutorials with detailed documentation are provided.</w:t>
      </w:r>
    </w:p>
    <w:p w:rsidR="00EB0762" w:rsidRPr="001F7D44" w:rsidRDefault="00EB0762" w:rsidP="00EB0762">
      <w:pPr>
        <w:numPr>
          <w:ilvl w:val="0"/>
          <w:numId w:val="197"/>
        </w:numPr>
        <w:spacing w:before="60" w:after="100" w:afterAutospacing="1" w:line="240" w:lineRule="auto"/>
        <w:rPr>
          <w:rFonts w:ascii="Segoe UI" w:hAnsi="Segoe UI" w:cs="Segoe UI"/>
          <w:color w:val="24292E"/>
          <w:sz w:val="24"/>
        </w:rPr>
      </w:pPr>
      <w:hyperlink r:id="rId3582" w:history="1">
        <w:r w:rsidRPr="001F7D44">
          <w:rPr>
            <w:rStyle w:val="Hyperlink"/>
            <w:rFonts w:ascii="Segoe UI" w:hAnsi="Segoe UI" w:cs="Segoe UI"/>
            <w:color w:val="0366D6"/>
            <w:sz w:val="24"/>
          </w:rPr>
          <w:t>Effective Tensorflow</w:t>
        </w:r>
      </w:hyperlink>
      <w:r w:rsidRPr="001F7D44">
        <w:rPr>
          <w:rFonts w:ascii="Segoe UI" w:hAnsi="Segoe UI" w:cs="Segoe UI"/>
          <w:color w:val="24292E"/>
          <w:sz w:val="24"/>
        </w:rPr>
        <w:t> - Tensorflow howtos and best practices. Covers the basics as well as advanced topics.</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Models/Projects</w:t>
      </w:r>
    </w:p>
    <w:bookmarkStart w:id="306" w:name="user-content-github-projects"/>
    <w:bookmarkEnd w:id="306"/>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fldChar w:fldCharType="begin"/>
      </w:r>
      <w:r w:rsidRPr="001F7D44">
        <w:rPr>
          <w:rFonts w:ascii="Segoe UI" w:hAnsi="Segoe UI" w:cs="Segoe UI"/>
          <w:color w:val="24292E"/>
          <w:sz w:val="26"/>
        </w:rPr>
        <w:instrText xml:space="preserve"> HYPERLINK "https://github.com/yunjey/dtn-tensorflow" </w:instrText>
      </w:r>
      <w:r w:rsidRPr="001F7D44">
        <w:rPr>
          <w:rFonts w:ascii="Segoe UI" w:hAnsi="Segoe UI" w:cs="Segoe UI"/>
          <w:color w:val="24292E"/>
          <w:sz w:val="26"/>
        </w:rPr>
        <w:fldChar w:fldCharType="separate"/>
      </w:r>
      <w:r w:rsidRPr="001F7D44">
        <w:rPr>
          <w:rStyle w:val="Hyperlink"/>
          <w:rFonts w:ascii="Segoe UI" w:hAnsi="Segoe UI" w:cs="Segoe UI"/>
          <w:color w:val="0366D6"/>
          <w:sz w:val="26"/>
        </w:rPr>
        <w:t>Domain Transfer Network</w:t>
      </w:r>
      <w:r w:rsidRPr="001F7D44">
        <w:rPr>
          <w:rFonts w:ascii="Segoe UI" w:hAnsi="Segoe UI" w:cs="Segoe UI"/>
          <w:color w:val="24292E"/>
          <w:sz w:val="26"/>
        </w:rPr>
        <w:fldChar w:fldCharType="end"/>
      </w:r>
      <w:r w:rsidRPr="001F7D44">
        <w:rPr>
          <w:rFonts w:ascii="Segoe UI" w:hAnsi="Segoe UI" w:cs="Segoe UI"/>
          <w:color w:val="24292E"/>
          <w:sz w:val="26"/>
        </w:rPr>
        <w:t> - Implementation of Unsupervised Cross-Domain Image Generation</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3" w:history="1">
        <w:r w:rsidRPr="001F7D44">
          <w:rPr>
            <w:rStyle w:val="Hyperlink"/>
            <w:rFonts w:ascii="Segoe UI" w:hAnsi="Segoe UI" w:cs="Segoe UI"/>
            <w:color w:val="0366D6"/>
            <w:sz w:val="26"/>
          </w:rPr>
          <w:t>Show, Attend and Tell</w:t>
        </w:r>
      </w:hyperlink>
      <w:r w:rsidRPr="001F7D44">
        <w:rPr>
          <w:rFonts w:ascii="Segoe UI" w:hAnsi="Segoe UI" w:cs="Segoe UI"/>
          <w:color w:val="24292E"/>
          <w:sz w:val="26"/>
        </w:rPr>
        <w:t> - Attention Based Image Caption Generator</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4" w:history="1">
        <w:r w:rsidRPr="001F7D44">
          <w:rPr>
            <w:rStyle w:val="Hyperlink"/>
            <w:rFonts w:ascii="Segoe UI" w:hAnsi="Segoe UI" w:cs="Segoe UI"/>
            <w:color w:val="0366D6"/>
            <w:sz w:val="26"/>
          </w:rPr>
          <w:t>Neural Style</w:t>
        </w:r>
      </w:hyperlink>
      <w:r w:rsidRPr="001F7D44">
        <w:rPr>
          <w:rFonts w:ascii="Segoe UI" w:hAnsi="Segoe UI" w:cs="Segoe UI"/>
          <w:color w:val="24292E"/>
          <w:sz w:val="26"/>
        </w:rPr>
        <w:t> Implementation of Neural Style</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5" w:history="1">
        <w:r w:rsidRPr="001F7D44">
          <w:rPr>
            <w:rStyle w:val="Hyperlink"/>
            <w:rFonts w:ascii="Segoe UI" w:hAnsi="Segoe UI" w:cs="Segoe UI"/>
            <w:color w:val="0366D6"/>
            <w:sz w:val="26"/>
          </w:rPr>
          <w:t>Pretty Tensor</w:t>
        </w:r>
      </w:hyperlink>
      <w:r w:rsidRPr="001F7D44">
        <w:rPr>
          <w:rFonts w:ascii="Segoe UI" w:hAnsi="Segoe UI" w:cs="Segoe UI"/>
          <w:color w:val="24292E"/>
          <w:sz w:val="26"/>
        </w:rPr>
        <w:t xml:space="preserve"> - Pretty Tensor provides a </w:t>
      </w:r>
      <w:proofErr w:type="gramStart"/>
      <w:r w:rsidRPr="001F7D44">
        <w:rPr>
          <w:rFonts w:ascii="Segoe UI" w:hAnsi="Segoe UI" w:cs="Segoe UI"/>
          <w:color w:val="24292E"/>
          <w:sz w:val="26"/>
        </w:rPr>
        <w:t>high level</w:t>
      </w:r>
      <w:proofErr w:type="gramEnd"/>
      <w:r w:rsidRPr="001F7D44">
        <w:rPr>
          <w:rFonts w:ascii="Segoe UI" w:hAnsi="Segoe UI" w:cs="Segoe UI"/>
          <w:color w:val="24292E"/>
          <w:sz w:val="26"/>
        </w:rPr>
        <w:t xml:space="preserve"> builder API</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6" w:history="1">
        <w:r w:rsidRPr="001F7D44">
          <w:rPr>
            <w:rStyle w:val="Hyperlink"/>
            <w:rFonts w:ascii="Segoe UI" w:hAnsi="Segoe UI" w:cs="Segoe UI"/>
            <w:color w:val="0366D6"/>
            <w:sz w:val="26"/>
          </w:rPr>
          <w:t>Neural Style</w:t>
        </w:r>
      </w:hyperlink>
      <w:r w:rsidRPr="001F7D44">
        <w:rPr>
          <w:rFonts w:ascii="Segoe UI" w:hAnsi="Segoe UI" w:cs="Segoe UI"/>
          <w:color w:val="24292E"/>
          <w:sz w:val="26"/>
        </w:rPr>
        <w:t> - An implementation of neural style</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7" w:history="1">
        <w:r w:rsidRPr="001F7D44">
          <w:rPr>
            <w:rStyle w:val="Hyperlink"/>
            <w:rFonts w:ascii="Segoe UI" w:hAnsi="Segoe UI" w:cs="Segoe UI"/>
            <w:color w:val="0366D6"/>
            <w:sz w:val="26"/>
          </w:rPr>
          <w:t>AlexNet3D</w:t>
        </w:r>
      </w:hyperlink>
      <w:r w:rsidRPr="001F7D44">
        <w:rPr>
          <w:rFonts w:ascii="Segoe UI" w:hAnsi="Segoe UI" w:cs="Segoe UI"/>
          <w:color w:val="24292E"/>
          <w:sz w:val="26"/>
        </w:rPr>
        <w:t xml:space="preserve"> - </w:t>
      </w:r>
      <w:proofErr w:type="gramStart"/>
      <w:r w:rsidRPr="001F7D44">
        <w:rPr>
          <w:rFonts w:ascii="Segoe UI" w:hAnsi="Segoe UI" w:cs="Segoe UI"/>
          <w:color w:val="24292E"/>
          <w:sz w:val="26"/>
        </w:rPr>
        <w:t>An implementations</w:t>
      </w:r>
      <w:proofErr w:type="gramEnd"/>
      <w:r w:rsidRPr="001F7D44">
        <w:rPr>
          <w:rFonts w:ascii="Segoe UI" w:hAnsi="Segoe UI" w:cs="Segoe UI"/>
          <w:color w:val="24292E"/>
          <w:sz w:val="26"/>
        </w:rPr>
        <w:t xml:space="preserve"> of AlexNet3D. Simple AlexNet model but with 3D convolutional layers (conv3d).</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8" w:history="1">
        <w:r w:rsidRPr="001F7D44">
          <w:rPr>
            <w:rStyle w:val="Hyperlink"/>
            <w:rFonts w:ascii="Segoe UI" w:hAnsi="Segoe UI" w:cs="Segoe UI"/>
            <w:color w:val="0366D6"/>
            <w:sz w:val="26"/>
          </w:rPr>
          <w:t>TensorFlow White Paper Notes</w:t>
        </w:r>
      </w:hyperlink>
      <w:r w:rsidRPr="001F7D44">
        <w:rPr>
          <w:rFonts w:ascii="Segoe UI" w:hAnsi="Segoe UI" w:cs="Segoe UI"/>
          <w:color w:val="24292E"/>
          <w:sz w:val="26"/>
        </w:rPr>
        <w:t> - Annotated notes and summaries of the TensorFlow white paper, along with SVG figures and links to documentation</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89" w:history="1">
        <w:r w:rsidRPr="001F7D44">
          <w:rPr>
            <w:rStyle w:val="Hyperlink"/>
            <w:rFonts w:ascii="Segoe UI" w:hAnsi="Segoe UI" w:cs="Segoe UI"/>
            <w:color w:val="0366D6"/>
            <w:sz w:val="26"/>
          </w:rPr>
          <w:t>NeuralArt</w:t>
        </w:r>
      </w:hyperlink>
      <w:r w:rsidRPr="001F7D44">
        <w:rPr>
          <w:rFonts w:ascii="Segoe UI" w:hAnsi="Segoe UI" w:cs="Segoe UI"/>
          <w:color w:val="24292E"/>
          <w:sz w:val="26"/>
        </w:rPr>
        <w:t> - Implementation of A Neural Algorithm of Artistic Style</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0" w:history="1">
        <w:r w:rsidRPr="001F7D44">
          <w:rPr>
            <w:rStyle w:val="Hyperlink"/>
            <w:rFonts w:ascii="Segoe UI" w:hAnsi="Segoe UI" w:cs="Segoe UI"/>
            <w:color w:val="0366D6"/>
            <w:sz w:val="26"/>
          </w:rPr>
          <w:t xml:space="preserve">Deep-Q </w:t>
        </w:r>
        <w:proofErr w:type="gramStart"/>
        <w:r w:rsidRPr="001F7D44">
          <w:rPr>
            <w:rStyle w:val="Hyperlink"/>
            <w:rFonts w:ascii="Segoe UI" w:hAnsi="Segoe UI" w:cs="Segoe UI"/>
            <w:color w:val="0366D6"/>
            <w:sz w:val="26"/>
          </w:rPr>
          <w:t>learning</w:t>
        </w:r>
        <w:proofErr w:type="gramEnd"/>
        <w:r w:rsidRPr="001F7D44">
          <w:rPr>
            <w:rStyle w:val="Hyperlink"/>
            <w:rFonts w:ascii="Segoe UI" w:hAnsi="Segoe UI" w:cs="Segoe UI"/>
            <w:color w:val="0366D6"/>
            <w:sz w:val="26"/>
          </w:rPr>
          <w:t xml:space="preserve"> Pong with TensorFlow and PyGame</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1" w:history="1">
        <w:r w:rsidRPr="001F7D44">
          <w:rPr>
            <w:rStyle w:val="Hyperlink"/>
            <w:rFonts w:ascii="Segoe UI" w:hAnsi="Segoe UI" w:cs="Segoe UI"/>
            <w:color w:val="0366D6"/>
            <w:sz w:val="26"/>
          </w:rPr>
          <w:t>Generative Handwriting Demo using TensorFlow</w:t>
        </w:r>
      </w:hyperlink>
      <w:r w:rsidRPr="001F7D44">
        <w:rPr>
          <w:rFonts w:ascii="Segoe UI" w:hAnsi="Segoe UI" w:cs="Segoe UI"/>
          <w:color w:val="24292E"/>
          <w:sz w:val="26"/>
        </w:rPr>
        <w:t> - An attempt to implement the random handwriting generation portion of Alex Graves' paper</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2" w:history="1">
        <w:r w:rsidRPr="001F7D44">
          <w:rPr>
            <w:rStyle w:val="Hyperlink"/>
            <w:rFonts w:ascii="Segoe UI" w:hAnsi="Segoe UI" w:cs="Segoe UI"/>
            <w:color w:val="0366D6"/>
            <w:sz w:val="26"/>
          </w:rPr>
          <w:t>Neural Turing Machine in TensorFlow</w:t>
        </w:r>
      </w:hyperlink>
      <w:r w:rsidRPr="001F7D44">
        <w:rPr>
          <w:rFonts w:ascii="Segoe UI" w:hAnsi="Segoe UI" w:cs="Segoe UI"/>
          <w:color w:val="24292E"/>
          <w:sz w:val="26"/>
        </w:rPr>
        <w:t> - implementation of Neural Turing Machine</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3" w:history="1">
        <w:r w:rsidRPr="001F7D44">
          <w:rPr>
            <w:rStyle w:val="Hyperlink"/>
            <w:rFonts w:ascii="Segoe UI" w:hAnsi="Segoe UI" w:cs="Segoe UI"/>
            <w:color w:val="0366D6"/>
            <w:sz w:val="26"/>
          </w:rPr>
          <w:t xml:space="preserve">GoogleNet Convolutional Neural Network Groups Movie Scenes </w:t>
        </w:r>
        <w:proofErr w:type="gramStart"/>
        <w:r w:rsidRPr="001F7D44">
          <w:rPr>
            <w:rStyle w:val="Hyperlink"/>
            <w:rFonts w:ascii="Segoe UI" w:hAnsi="Segoe UI" w:cs="Segoe UI"/>
            <w:color w:val="0366D6"/>
            <w:sz w:val="26"/>
          </w:rPr>
          <w:t>By</w:t>
        </w:r>
        <w:proofErr w:type="gramEnd"/>
        <w:r w:rsidRPr="001F7D44">
          <w:rPr>
            <w:rStyle w:val="Hyperlink"/>
            <w:rFonts w:ascii="Segoe UI" w:hAnsi="Segoe UI" w:cs="Segoe UI"/>
            <w:color w:val="0366D6"/>
            <w:sz w:val="26"/>
          </w:rPr>
          <w:t xml:space="preserve"> Setting</w:t>
        </w:r>
      </w:hyperlink>
      <w:r w:rsidRPr="001F7D44">
        <w:rPr>
          <w:rFonts w:ascii="Segoe UI" w:hAnsi="Segoe UI" w:cs="Segoe UI"/>
          <w:color w:val="24292E"/>
          <w:sz w:val="26"/>
        </w:rPr>
        <w:t> - Search, filter, and describe videos based on objects, places, and other things that appear in them</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4" w:history="1">
        <w:r w:rsidRPr="001F7D44">
          <w:rPr>
            <w:rStyle w:val="Hyperlink"/>
            <w:rFonts w:ascii="Segoe UI" w:hAnsi="Segoe UI" w:cs="Segoe UI"/>
            <w:color w:val="0366D6"/>
            <w:sz w:val="26"/>
          </w:rPr>
          <w:t>Neural machine translation between the writings of Shakespeare and modern English using TensorFlow</w:t>
        </w:r>
      </w:hyperlink>
      <w:r w:rsidRPr="001F7D44">
        <w:rPr>
          <w:rFonts w:ascii="Segoe UI" w:hAnsi="Segoe UI" w:cs="Segoe UI"/>
          <w:color w:val="24292E"/>
          <w:sz w:val="26"/>
        </w:rPr>
        <w:t> - This performs a monolingual translation, going from modern English to Shakespeare and vice-versa.</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5" w:history="1">
        <w:r w:rsidRPr="001F7D44">
          <w:rPr>
            <w:rStyle w:val="Hyperlink"/>
            <w:rFonts w:ascii="Segoe UI" w:hAnsi="Segoe UI" w:cs="Segoe UI"/>
            <w:color w:val="0366D6"/>
            <w:sz w:val="26"/>
          </w:rPr>
          <w:t>Chatbot</w:t>
        </w:r>
      </w:hyperlink>
      <w:r w:rsidRPr="001F7D44">
        <w:rPr>
          <w:rFonts w:ascii="Segoe UI" w:hAnsi="Segoe UI" w:cs="Segoe UI"/>
          <w:color w:val="24292E"/>
          <w:sz w:val="26"/>
        </w:rPr>
        <w:t> - Implementation of </w:t>
      </w:r>
      <w:hyperlink r:id="rId3596" w:history="1">
        <w:r w:rsidRPr="001F7D44">
          <w:rPr>
            <w:rStyle w:val="Hyperlink"/>
            <w:rFonts w:ascii="Segoe UI" w:hAnsi="Segoe UI" w:cs="Segoe UI"/>
            <w:color w:val="0366D6"/>
            <w:sz w:val="26"/>
          </w:rPr>
          <w:t>"A neural conversational model"</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7" w:history="1">
        <w:r w:rsidRPr="001F7D44">
          <w:rPr>
            <w:rStyle w:val="Hyperlink"/>
            <w:rFonts w:ascii="Segoe UI" w:hAnsi="Segoe UI" w:cs="Segoe UI"/>
            <w:color w:val="0366D6"/>
            <w:sz w:val="26"/>
          </w:rPr>
          <w:t>Colornet - Neural Network to colorize grayscale images</w:t>
        </w:r>
      </w:hyperlink>
      <w:r w:rsidRPr="001F7D44">
        <w:rPr>
          <w:rFonts w:ascii="Segoe UI" w:hAnsi="Segoe UI" w:cs="Segoe UI"/>
          <w:color w:val="24292E"/>
          <w:sz w:val="26"/>
        </w:rPr>
        <w:t> - Neural Network to colorize grayscale images</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598" w:history="1">
        <w:r w:rsidRPr="001F7D44">
          <w:rPr>
            <w:rStyle w:val="Hyperlink"/>
            <w:rFonts w:ascii="Segoe UI" w:hAnsi="Segoe UI" w:cs="Segoe UI"/>
            <w:color w:val="0366D6"/>
            <w:sz w:val="26"/>
          </w:rPr>
          <w:t>Neural Caption Generator</w:t>
        </w:r>
      </w:hyperlink>
      <w:r w:rsidRPr="001F7D44">
        <w:rPr>
          <w:rFonts w:ascii="Segoe UI" w:hAnsi="Segoe UI" w:cs="Segoe UI"/>
          <w:color w:val="24292E"/>
          <w:sz w:val="26"/>
        </w:rPr>
        <w:t> - Implementation of </w:t>
      </w:r>
      <w:hyperlink r:id="rId3599" w:history="1">
        <w:r w:rsidRPr="001F7D44">
          <w:rPr>
            <w:rStyle w:val="Hyperlink"/>
            <w:rFonts w:ascii="Segoe UI" w:hAnsi="Segoe UI" w:cs="Segoe UI"/>
            <w:color w:val="0366D6"/>
            <w:sz w:val="26"/>
          </w:rPr>
          <w:t>"Show and Tell"</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0" w:history="1">
        <w:r w:rsidRPr="001F7D44">
          <w:rPr>
            <w:rStyle w:val="Hyperlink"/>
            <w:rFonts w:ascii="Segoe UI" w:hAnsi="Segoe UI" w:cs="Segoe UI"/>
            <w:color w:val="0366D6"/>
            <w:sz w:val="26"/>
          </w:rPr>
          <w:t>Neural Caption Generator with Attention</w:t>
        </w:r>
      </w:hyperlink>
      <w:r w:rsidRPr="001F7D44">
        <w:rPr>
          <w:rFonts w:ascii="Segoe UI" w:hAnsi="Segoe UI" w:cs="Segoe UI"/>
          <w:color w:val="24292E"/>
          <w:sz w:val="26"/>
        </w:rPr>
        <w:t> - Implementation of </w:t>
      </w:r>
      <w:hyperlink r:id="rId3601" w:history="1">
        <w:r w:rsidRPr="001F7D44">
          <w:rPr>
            <w:rStyle w:val="Hyperlink"/>
            <w:rFonts w:ascii="Segoe UI" w:hAnsi="Segoe UI" w:cs="Segoe UI"/>
            <w:color w:val="0366D6"/>
            <w:sz w:val="26"/>
          </w:rPr>
          <w:t>"Show, Attend and Tell"</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2" w:history="1">
        <w:r w:rsidRPr="001F7D44">
          <w:rPr>
            <w:rStyle w:val="Hyperlink"/>
            <w:rFonts w:ascii="Segoe UI" w:hAnsi="Segoe UI" w:cs="Segoe UI"/>
            <w:color w:val="0366D6"/>
            <w:sz w:val="26"/>
          </w:rPr>
          <w:t>Weakly_detector</w:t>
        </w:r>
      </w:hyperlink>
      <w:r w:rsidRPr="001F7D44">
        <w:rPr>
          <w:rFonts w:ascii="Segoe UI" w:hAnsi="Segoe UI" w:cs="Segoe UI"/>
          <w:color w:val="24292E"/>
          <w:sz w:val="26"/>
        </w:rPr>
        <w:t> - Implementation of </w:t>
      </w:r>
      <w:hyperlink r:id="rId3603" w:history="1">
        <w:r w:rsidRPr="001F7D44">
          <w:rPr>
            <w:rStyle w:val="Hyperlink"/>
            <w:rFonts w:ascii="Segoe UI" w:hAnsi="Segoe UI" w:cs="Segoe UI"/>
            <w:color w:val="0366D6"/>
            <w:sz w:val="26"/>
          </w:rPr>
          <w:t>"Learning Deep Features for Discriminative Localization"</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4" w:history="1">
        <w:r w:rsidRPr="001F7D44">
          <w:rPr>
            <w:rStyle w:val="Hyperlink"/>
            <w:rFonts w:ascii="Segoe UI" w:hAnsi="Segoe UI" w:cs="Segoe UI"/>
            <w:color w:val="0366D6"/>
            <w:sz w:val="26"/>
          </w:rPr>
          <w:t>Dynamic Capacity Networks</w:t>
        </w:r>
      </w:hyperlink>
      <w:r w:rsidRPr="001F7D44">
        <w:rPr>
          <w:rFonts w:ascii="Segoe UI" w:hAnsi="Segoe UI" w:cs="Segoe UI"/>
          <w:color w:val="24292E"/>
          <w:sz w:val="26"/>
        </w:rPr>
        <w:t> - Implementation of </w:t>
      </w:r>
      <w:hyperlink r:id="rId3605" w:history="1">
        <w:r w:rsidRPr="001F7D44">
          <w:rPr>
            <w:rStyle w:val="Hyperlink"/>
            <w:rFonts w:ascii="Segoe UI" w:hAnsi="Segoe UI" w:cs="Segoe UI"/>
            <w:color w:val="0366D6"/>
            <w:sz w:val="26"/>
          </w:rPr>
          <w:t>"Dynamic Capacity Networks"</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6" w:history="1">
        <w:r w:rsidRPr="001F7D44">
          <w:rPr>
            <w:rStyle w:val="Hyperlink"/>
            <w:rFonts w:ascii="Segoe UI" w:hAnsi="Segoe UI" w:cs="Segoe UI"/>
            <w:color w:val="0366D6"/>
            <w:sz w:val="26"/>
          </w:rPr>
          <w:t>HMM in TensorFlow</w:t>
        </w:r>
      </w:hyperlink>
      <w:r w:rsidRPr="001F7D44">
        <w:rPr>
          <w:rFonts w:ascii="Segoe UI" w:hAnsi="Segoe UI" w:cs="Segoe UI"/>
          <w:color w:val="24292E"/>
          <w:sz w:val="26"/>
        </w:rPr>
        <w:t> - Implementation of viterbi and forward/backward algorithms for HMM</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7" w:history="1">
        <w:r w:rsidRPr="001F7D44">
          <w:rPr>
            <w:rStyle w:val="Hyperlink"/>
            <w:rFonts w:ascii="Segoe UI" w:hAnsi="Segoe UI" w:cs="Segoe UI"/>
            <w:color w:val="0366D6"/>
            <w:sz w:val="26"/>
          </w:rPr>
          <w:t>DeepOSM</w:t>
        </w:r>
      </w:hyperlink>
      <w:r w:rsidRPr="001F7D44">
        <w:rPr>
          <w:rFonts w:ascii="Segoe UI" w:hAnsi="Segoe UI" w:cs="Segoe UI"/>
          <w:color w:val="24292E"/>
          <w:sz w:val="26"/>
        </w:rPr>
        <w:t> - Train TensorFlow neural nets with OpenStreetMap features and satellite imagery.</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8" w:history="1">
        <w:r w:rsidRPr="001F7D44">
          <w:rPr>
            <w:rStyle w:val="Hyperlink"/>
            <w:rFonts w:ascii="Segoe UI" w:hAnsi="Segoe UI" w:cs="Segoe UI"/>
            <w:color w:val="0366D6"/>
            <w:sz w:val="26"/>
          </w:rPr>
          <w:t>DQN-tensorflow</w:t>
        </w:r>
      </w:hyperlink>
      <w:r w:rsidRPr="001F7D44">
        <w:rPr>
          <w:rFonts w:ascii="Segoe UI" w:hAnsi="Segoe UI" w:cs="Segoe UI"/>
          <w:color w:val="24292E"/>
          <w:sz w:val="26"/>
        </w:rPr>
        <w:t> - TensorFlow implementation of DeepMind's 'Human-Level Control through Deep Reinforcement Learning' with OpenAI Gym by Devsisters.com</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09" w:history="1">
        <w:r w:rsidRPr="001F7D44">
          <w:rPr>
            <w:rStyle w:val="Hyperlink"/>
            <w:rFonts w:ascii="Segoe UI" w:hAnsi="Segoe UI" w:cs="Segoe UI"/>
            <w:color w:val="0366D6"/>
            <w:sz w:val="26"/>
          </w:rPr>
          <w:t>Highway Network</w:t>
        </w:r>
      </w:hyperlink>
      <w:r w:rsidRPr="001F7D44">
        <w:rPr>
          <w:rFonts w:ascii="Segoe UI" w:hAnsi="Segoe UI" w:cs="Segoe UI"/>
          <w:color w:val="24292E"/>
          <w:sz w:val="26"/>
        </w:rPr>
        <w:t> - TensorFlow implementation of </w:t>
      </w:r>
      <w:hyperlink r:id="rId3610" w:history="1">
        <w:r w:rsidRPr="001F7D44">
          <w:rPr>
            <w:rStyle w:val="Hyperlink"/>
            <w:rFonts w:ascii="Segoe UI" w:hAnsi="Segoe UI" w:cs="Segoe UI"/>
            <w:color w:val="0366D6"/>
            <w:sz w:val="26"/>
          </w:rPr>
          <w:t>"Training Very Deep Networks"</w:t>
        </w:r>
      </w:hyperlink>
      <w:r w:rsidRPr="001F7D44">
        <w:rPr>
          <w:rFonts w:ascii="Segoe UI" w:hAnsi="Segoe UI" w:cs="Segoe UI"/>
          <w:color w:val="24292E"/>
          <w:sz w:val="26"/>
        </w:rPr>
        <w:t> with a </w:t>
      </w:r>
      <w:hyperlink r:id="rId3611" w:anchor=".ndicn1i27" w:history="1">
        <w:r w:rsidRPr="001F7D44">
          <w:rPr>
            <w:rStyle w:val="Hyperlink"/>
            <w:rFonts w:ascii="Segoe UI" w:hAnsi="Segoe UI" w:cs="Segoe UI"/>
            <w:color w:val="0366D6"/>
            <w:sz w:val="26"/>
          </w:rPr>
          <w:t>blog post</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12" w:history="1">
        <w:r w:rsidRPr="001F7D44">
          <w:rPr>
            <w:rStyle w:val="Hyperlink"/>
            <w:rFonts w:ascii="Segoe UI" w:hAnsi="Segoe UI" w:cs="Segoe UI"/>
            <w:color w:val="0366D6"/>
            <w:sz w:val="26"/>
          </w:rPr>
          <w:t>Sentence Classification with CNN</w:t>
        </w:r>
      </w:hyperlink>
      <w:r w:rsidRPr="001F7D44">
        <w:rPr>
          <w:rFonts w:ascii="Segoe UI" w:hAnsi="Segoe UI" w:cs="Segoe UI"/>
          <w:color w:val="24292E"/>
          <w:sz w:val="26"/>
        </w:rPr>
        <w:t> - TensorFlow implementation of </w:t>
      </w:r>
      <w:hyperlink r:id="rId3613" w:history="1">
        <w:r w:rsidRPr="001F7D44">
          <w:rPr>
            <w:rStyle w:val="Hyperlink"/>
            <w:rFonts w:ascii="Segoe UI" w:hAnsi="Segoe UI" w:cs="Segoe UI"/>
            <w:color w:val="0366D6"/>
            <w:sz w:val="26"/>
          </w:rPr>
          <w:t>"Convolutional Neural Networks for Sentence Classification"</w:t>
        </w:r>
      </w:hyperlink>
      <w:r w:rsidRPr="001F7D44">
        <w:rPr>
          <w:rFonts w:ascii="Segoe UI" w:hAnsi="Segoe UI" w:cs="Segoe UI"/>
          <w:color w:val="24292E"/>
          <w:sz w:val="26"/>
        </w:rPr>
        <w:t> with a </w:t>
      </w:r>
      <w:hyperlink r:id="rId3614" w:history="1">
        <w:r w:rsidRPr="001F7D44">
          <w:rPr>
            <w:rStyle w:val="Hyperlink"/>
            <w:rFonts w:ascii="Segoe UI" w:hAnsi="Segoe UI" w:cs="Segoe UI"/>
            <w:color w:val="0366D6"/>
            <w:sz w:val="26"/>
          </w:rPr>
          <w:t>blog post</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15" w:history="1">
        <w:r w:rsidRPr="001F7D44">
          <w:rPr>
            <w:rStyle w:val="Hyperlink"/>
            <w:rFonts w:ascii="Segoe UI" w:hAnsi="Segoe UI" w:cs="Segoe UI"/>
            <w:color w:val="0366D6"/>
            <w:sz w:val="26"/>
          </w:rPr>
          <w:t>End-To-End Memory Networks</w:t>
        </w:r>
      </w:hyperlink>
      <w:r w:rsidRPr="001F7D44">
        <w:rPr>
          <w:rFonts w:ascii="Segoe UI" w:hAnsi="Segoe UI" w:cs="Segoe UI"/>
          <w:color w:val="24292E"/>
          <w:sz w:val="26"/>
        </w:rPr>
        <w:t> - Implementation of </w:t>
      </w:r>
      <w:hyperlink r:id="rId3616" w:history="1">
        <w:r w:rsidRPr="001F7D44">
          <w:rPr>
            <w:rStyle w:val="Hyperlink"/>
            <w:rFonts w:ascii="Segoe UI" w:hAnsi="Segoe UI" w:cs="Segoe UI"/>
            <w:color w:val="0366D6"/>
            <w:sz w:val="26"/>
          </w:rPr>
          <w:t>End-To-End Memory Networks</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17" w:history="1">
        <w:r w:rsidRPr="001F7D44">
          <w:rPr>
            <w:rStyle w:val="Hyperlink"/>
            <w:rFonts w:ascii="Segoe UI" w:hAnsi="Segoe UI" w:cs="Segoe UI"/>
            <w:color w:val="0366D6"/>
            <w:sz w:val="26"/>
          </w:rPr>
          <w:t>Character-Aware Neural Language Models</w:t>
        </w:r>
      </w:hyperlink>
      <w:r w:rsidRPr="001F7D44">
        <w:rPr>
          <w:rFonts w:ascii="Segoe UI" w:hAnsi="Segoe UI" w:cs="Segoe UI"/>
          <w:color w:val="24292E"/>
          <w:sz w:val="26"/>
        </w:rPr>
        <w:t> - TensorFlow implementation of </w:t>
      </w:r>
      <w:hyperlink r:id="rId3618" w:history="1">
        <w:r w:rsidRPr="001F7D44">
          <w:rPr>
            <w:rStyle w:val="Hyperlink"/>
            <w:rFonts w:ascii="Segoe UI" w:hAnsi="Segoe UI" w:cs="Segoe UI"/>
            <w:color w:val="0366D6"/>
            <w:sz w:val="26"/>
          </w:rPr>
          <w:t>Character-Aware Neural Language Models</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19" w:history="1">
        <w:r w:rsidRPr="001F7D44">
          <w:rPr>
            <w:rStyle w:val="Hyperlink"/>
            <w:rFonts w:ascii="Segoe UI" w:hAnsi="Segoe UI" w:cs="Segoe UI"/>
            <w:color w:val="0366D6"/>
            <w:sz w:val="26"/>
          </w:rPr>
          <w:t>YOLO TensorFlow ++</w:t>
        </w:r>
      </w:hyperlink>
      <w:r w:rsidRPr="001F7D44">
        <w:rPr>
          <w:rFonts w:ascii="Segoe UI" w:hAnsi="Segoe UI" w:cs="Segoe UI"/>
          <w:color w:val="24292E"/>
          <w:sz w:val="26"/>
        </w:rPr>
        <w:t> - TensorFlow implementation of 'YOLO: Real-Time Object Detection', with training and an actual support for real-time running on mobile devices.</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20" w:history="1">
        <w:r w:rsidRPr="001F7D44">
          <w:rPr>
            <w:rStyle w:val="Hyperlink"/>
            <w:rFonts w:ascii="Segoe UI" w:hAnsi="Segoe UI" w:cs="Segoe UI"/>
            <w:color w:val="0366D6"/>
            <w:sz w:val="26"/>
          </w:rPr>
          <w:t>Wavenet</w:t>
        </w:r>
      </w:hyperlink>
      <w:r w:rsidRPr="001F7D44">
        <w:rPr>
          <w:rFonts w:ascii="Segoe UI" w:hAnsi="Segoe UI" w:cs="Segoe UI"/>
          <w:color w:val="24292E"/>
          <w:sz w:val="26"/>
        </w:rPr>
        <w:t> - This is a TensorFlow implementation of the </w:t>
      </w:r>
      <w:hyperlink r:id="rId3621" w:history="1">
        <w:r w:rsidRPr="001F7D44">
          <w:rPr>
            <w:rStyle w:val="Hyperlink"/>
            <w:rFonts w:ascii="Segoe UI" w:hAnsi="Segoe UI" w:cs="Segoe UI"/>
            <w:color w:val="0366D6"/>
            <w:sz w:val="26"/>
          </w:rPr>
          <w:t>WaveNet generative neural network architecture</w:t>
        </w:r>
      </w:hyperlink>
      <w:r w:rsidRPr="001F7D44">
        <w:rPr>
          <w:rFonts w:ascii="Segoe UI" w:hAnsi="Segoe UI" w:cs="Segoe UI"/>
          <w:color w:val="24292E"/>
          <w:sz w:val="26"/>
        </w:rPr>
        <w:t> for audio generation.</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22" w:history="1">
        <w:r w:rsidRPr="001F7D44">
          <w:rPr>
            <w:rStyle w:val="Hyperlink"/>
            <w:rFonts w:ascii="Segoe UI" w:hAnsi="Segoe UI" w:cs="Segoe UI"/>
            <w:color w:val="0366D6"/>
            <w:sz w:val="26"/>
          </w:rPr>
          <w:t>Mnemonic Descent Method</w:t>
        </w:r>
      </w:hyperlink>
      <w:r w:rsidRPr="001F7D44">
        <w:rPr>
          <w:rFonts w:ascii="Segoe UI" w:hAnsi="Segoe UI" w:cs="Segoe UI"/>
          <w:color w:val="24292E"/>
          <w:sz w:val="26"/>
        </w:rPr>
        <w:t> - Tensorflow implementation of </w:t>
      </w:r>
      <w:hyperlink r:id="rId3623" w:history="1">
        <w:r w:rsidRPr="001F7D44">
          <w:rPr>
            <w:rStyle w:val="Hyperlink"/>
            <w:rFonts w:ascii="Segoe UI" w:hAnsi="Segoe UI" w:cs="Segoe UI"/>
            <w:color w:val="0366D6"/>
            <w:sz w:val="26"/>
          </w:rPr>
          <w:t>"Mnemonic Descent Method: A recurrent process applied for end-to-end face alignment"</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24" w:history="1">
        <w:r w:rsidRPr="001F7D44">
          <w:rPr>
            <w:rStyle w:val="Hyperlink"/>
            <w:rFonts w:ascii="Segoe UI" w:hAnsi="Segoe UI" w:cs="Segoe UI"/>
            <w:color w:val="0366D6"/>
            <w:sz w:val="26"/>
          </w:rPr>
          <w:t>CNN visualization using Tensorflow</w:t>
        </w:r>
      </w:hyperlink>
      <w:r w:rsidRPr="001F7D44">
        <w:rPr>
          <w:rFonts w:ascii="Segoe UI" w:hAnsi="Segoe UI" w:cs="Segoe UI"/>
          <w:color w:val="24292E"/>
          <w:sz w:val="26"/>
        </w:rPr>
        <w:t> - Tensorflow implementation of </w:t>
      </w:r>
      <w:hyperlink r:id="rId3625" w:history="1">
        <w:r w:rsidRPr="001F7D44">
          <w:rPr>
            <w:rStyle w:val="Hyperlink"/>
            <w:rFonts w:ascii="Segoe UI" w:hAnsi="Segoe UI" w:cs="Segoe UI"/>
            <w:color w:val="0366D6"/>
            <w:sz w:val="26"/>
          </w:rPr>
          <w:t>"Visualizing and Understanding Convolutional Networks"</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26" w:history="1">
        <w:r w:rsidRPr="001F7D44">
          <w:rPr>
            <w:rStyle w:val="Hyperlink"/>
            <w:rFonts w:ascii="Segoe UI" w:hAnsi="Segoe UI" w:cs="Segoe UI"/>
            <w:color w:val="0366D6"/>
            <w:sz w:val="26"/>
          </w:rPr>
          <w:t>VGAN Tensorflow</w:t>
        </w:r>
      </w:hyperlink>
      <w:r w:rsidRPr="001F7D44">
        <w:rPr>
          <w:rFonts w:ascii="Segoe UI" w:hAnsi="Segoe UI" w:cs="Segoe UI"/>
          <w:color w:val="24292E"/>
          <w:sz w:val="26"/>
        </w:rPr>
        <w:t> - Tensorflow implementation for MIT </w:t>
      </w:r>
      <w:hyperlink r:id="rId3627" w:history="1">
        <w:r w:rsidRPr="001F7D44">
          <w:rPr>
            <w:rStyle w:val="Hyperlink"/>
            <w:rFonts w:ascii="Segoe UI" w:hAnsi="Segoe UI" w:cs="Segoe UI"/>
            <w:color w:val="0366D6"/>
            <w:sz w:val="26"/>
          </w:rPr>
          <w:t>"Generating Videos with Scene Dynamics"</w:t>
        </w:r>
      </w:hyperlink>
      <w:r w:rsidRPr="001F7D44">
        <w:rPr>
          <w:rFonts w:ascii="Segoe UI" w:hAnsi="Segoe UI" w:cs="Segoe UI"/>
          <w:color w:val="24292E"/>
          <w:sz w:val="26"/>
        </w:rPr>
        <w:t> by Vondrick et al.</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28" w:history="1">
        <w:r w:rsidRPr="001F7D44">
          <w:rPr>
            <w:rStyle w:val="Hyperlink"/>
            <w:rFonts w:ascii="Segoe UI" w:hAnsi="Segoe UI" w:cs="Segoe UI"/>
            <w:color w:val="0366D6"/>
            <w:sz w:val="26"/>
          </w:rPr>
          <w:t>3D Convolutional Neural Networks in TensorFlow</w:t>
        </w:r>
      </w:hyperlink>
      <w:r w:rsidRPr="001F7D44">
        <w:rPr>
          <w:rFonts w:ascii="Segoe UI" w:hAnsi="Segoe UI" w:cs="Segoe UI"/>
          <w:color w:val="24292E"/>
          <w:sz w:val="26"/>
        </w:rPr>
        <w:t> - Implementation of </w:t>
      </w:r>
      <w:hyperlink r:id="rId3629" w:history="1">
        <w:r w:rsidRPr="001F7D44">
          <w:rPr>
            <w:rStyle w:val="Hyperlink"/>
            <w:rFonts w:ascii="Segoe UI" w:hAnsi="Segoe UI" w:cs="Segoe UI"/>
            <w:color w:val="0366D6"/>
            <w:sz w:val="26"/>
          </w:rPr>
          <w:t>"3D Convolutional Neural Networks for Speaker Verification application"</w:t>
        </w:r>
      </w:hyperlink>
      <w:r w:rsidRPr="001F7D44">
        <w:rPr>
          <w:rFonts w:ascii="Segoe UI" w:hAnsi="Segoe UI" w:cs="Segoe UI"/>
          <w:color w:val="24292E"/>
          <w:sz w:val="26"/>
        </w:rPr>
        <w:t> in TensorFlow by Torfi et al.</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30" w:history="1">
        <w:r w:rsidRPr="001F7D44">
          <w:rPr>
            <w:rStyle w:val="Hyperlink"/>
            <w:rFonts w:ascii="Segoe UI" w:hAnsi="Segoe UI" w:cs="Segoe UI"/>
            <w:color w:val="0366D6"/>
            <w:sz w:val="26"/>
          </w:rPr>
          <w:t>Lip Reading - Cross Audio-Visual Recognition using 3D Architectures in TensorFlow</w:t>
        </w:r>
      </w:hyperlink>
      <w:r w:rsidRPr="001F7D44">
        <w:rPr>
          <w:rFonts w:ascii="Segoe UI" w:hAnsi="Segoe UI" w:cs="Segoe UI"/>
          <w:color w:val="24292E"/>
          <w:sz w:val="26"/>
        </w:rPr>
        <w:t> - TensorFlow Implementation of </w:t>
      </w:r>
      <w:hyperlink r:id="rId3631" w:history="1">
        <w:r w:rsidRPr="001F7D44">
          <w:rPr>
            <w:rStyle w:val="Hyperlink"/>
            <w:rFonts w:ascii="Segoe UI" w:hAnsi="Segoe UI" w:cs="Segoe UI"/>
            <w:color w:val="0366D6"/>
            <w:sz w:val="26"/>
          </w:rPr>
          <w:t>"Cross Audio-Visual Recognition in the Wild Using Deep Learning"</w:t>
        </w:r>
      </w:hyperlink>
      <w:r w:rsidRPr="001F7D44">
        <w:rPr>
          <w:rFonts w:ascii="Segoe UI" w:hAnsi="Segoe UI" w:cs="Segoe UI"/>
          <w:color w:val="24292E"/>
          <w:sz w:val="26"/>
        </w:rPr>
        <w:t> by Torfi et al.</w:t>
      </w:r>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32" w:history="1">
        <w:r w:rsidRPr="001F7D44">
          <w:rPr>
            <w:rStyle w:val="Hyperlink"/>
            <w:rFonts w:ascii="Segoe UI" w:hAnsi="Segoe UI" w:cs="Segoe UI"/>
            <w:color w:val="0366D6"/>
            <w:sz w:val="26"/>
          </w:rPr>
          <w:t>Attentive Object Tracking</w:t>
        </w:r>
      </w:hyperlink>
      <w:r w:rsidRPr="001F7D44">
        <w:rPr>
          <w:rFonts w:ascii="Segoe UI" w:hAnsi="Segoe UI" w:cs="Segoe UI"/>
          <w:color w:val="24292E"/>
          <w:sz w:val="26"/>
        </w:rPr>
        <w:t> - Implementation of </w:t>
      </w:r>
      <w:hyperlink r:id="rId3633" w:history="1">
        <w:r w:rsidRPr="001F7D44">
          <w:rPr>
            <w:rStyle w:val="Hyperlink"/>
            <w:rFonts w:ascii="Segoe UI" w:hAnsi="Segoe UI" w:cs="Segoe UI"/>
            <w:color w:val="0366D6"/>
            <w:sz w:val="26"/>
          </w:rPr>
          <w:t>"Hierarchical Attentive Recurrent Tracking"</w:t>
        </w:r>
      </w:hyperlink>
    </w:p>
    <w:p w:rsidR="00EB0762" w:rsidRPr="001F7D44" w:rsidRDefault="00EB0762" w:rsidP="00EB0762">
      <w:pPr>
        <w:pStyle w:val="NormalWeb"/>
        <w:numPr>
          <w:ilvl w:val="0"/>
          <w:numId w:val="198"/>
        </w:numPr>
        <w:spacing w:before="240" w:beforeAutospacing="0" w:after="240" w:afterAutospacing="0"/>
        <w:rPr>
          <w:rFonts w:ascii="Segoe UI" w:hAnsi="Segoe UI" w:cs="Segoe UI"/>
          <w:color w:val="24292E"/>
          <w:sz w:val="26"/>
        </w:rPr>
      </w:pPr>
      <w:hyperlink r:id="rId3634" w:history="1">
        <w:r w:rsidRPr="001F7D44">
          <w:rPr>
            <w:rStyle w:val="Hyperlink"/>
            <w:rFonts w:ascii="Segoe UI" w:hAnsi="Segoe UI" w:cs="Segoe UI"/>
            <w:color w:val="0366D6"/>
            <w:sz w:val="26"/>
          </w:rPr>
          <w:t>Holographic Embeddings for Graph Completion and Link Prediction</w:t>
        </w:r>
      </w:hyperlink>
      <w:r w:rsidRPr="001F7D44">
        <w:rPr>
          <w:rFonts w:ascii="Segoe UI" w:hAnsi="Segoe UI" w:cs="Segoe UI"/>
          <w:color w:val="24292E"/>
          <w:sz w:val="26"/>
        </w:rPr>
        <w:t> - Implementation of </w:t>
      </w:r>
      <w:hyperlink r:id="rId3635" w:history="1">
        <w:r w:rsidRPr="001F7D44">
          <w:rPr>
            <w:rStyle w:val="Hyperlink"/>
            <w:rFonts w:ascii="Segoe UI" w:hAnsi="Segoe UI" w:cs="Segoe UI"/>
            <w:color w:val="0366D6"/>
            <w:sz w:val="26"/>
          </w:rPr>
          <w:t>Holographic Embeddings of Knowledge Graphs</w:t>
        </w:r>
      </w:hyperlink>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Powered by TensorFlow</w:t>
      </w:r>
    </w:p>
    <w:bookmarkStart w:id="307" w:name="user-content-github-powered-by"/>
    <w:bookmarkEnd w:id="307"/>
    <w:p w:rsidR="00EB0762" w:rsidRPr="001F7D44" w:rsidRDefault="00EB0762" w:rsidP="00EB0762">
      <w:pPr>
        <w:numPr>
          <w:ilvl w:val="0"/>
          <w:numId w:val="199"/>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"https://github.com/gliese581gg/YOLO_tensorflow" </w: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t>YOLO TensorFlow</w:t>
      </w:r>
      <w:r w:rsidRPr="001F7D44">
        <w:rPr>
          <w:rFonts w:ascii="Segoe UI" w:hAnsi="Segoe UI" w:cs="Segoe UI"/>
          <w:color w:val="24292E"/>
          <w:sz w:val="24"/>
        </w:rPr>
        <w:fldChar w:fldCharType="end"/>
      </w:r>
      <w:r w:rsidRPr="001F7D44">
        <w:rPr>
          <w:rFonts w:ascii="Segoe UI" w:hAnsi="Segoe UI" w:cs="Segoe UI"/>
          <w:color w:val="24292E"/>
          <w:sz w:val="24"/>
        </w:rPr>
        <w:t> - Implementation of '</w:t>
      </w:r>
      <w:proofErr w:type="gramStart"/>
      <w:r w:rsidRPr="001F7D44">
        <w:rPr>
          <w:rFonts w:ascii="Segoe UI" w:hAnsi="Segoe UI" w:cs="Segoe UI"/>
          <w:color w:val="24292E"/>
          <w:sz w:val="24"/>
        </w:rPr>
        <w:t>YOLO :</w:t>
      </w:r>
      <w:proofErr w:type="gramEnd"/>
      <w:r w:rsidRPr="001F7D44">
        <w:rPr>
          <w:rFonts w:ascii="Segoe UI" w:hAnsi="Segoe UI" w:cs="Segoe UI"/>
          <w:color w:val="24292E"/>
          <w:sz w:val="24"/>
        </w:rPr>
        <w:t xml:space="preserve"> Real-Time Object Detection'</w:t>
      </w:r>
    </w:p>
    <w:p w:rsidR="00EB0762" w:rsidRPr="001F7D44" w:rsidRDefault="00EB0762" w:rsidP="00EB0762">
      <w:pPr>
        <w:numPr>
          <w:ilvl w:val="0"/>
          <w:numId w:val="199"/>
        </w:numPr>
        <w:spacing w:before="60" w:after="100" w:afterAutospacing="1" w:line="240" w:lineRule="auto"/>
        <w:rPr>
          <w:rFonts w:ascii="Segoe UI" w:hAnsi="Segoe UI" w:cs="Segoe UI"/>
          <w:color w:val="24292E"/>
          <w:sz w:val="24"/>
        </w:rPr>
      </w:pPr>
      <w:hyperlink r:id="rId3636" w:history="1">
        <w:r w:rsidRPr="001F7D44">
          <w:rPr>
            <w:rStyle w:val="Hyperlink"/>
            <w:rFonts w:ascii="Segoe UI" w:hAnsi="Segoe UI" w:cs="Segoe UI"/>
            <w:color w:val="0366D6"/>
            <w:sz w:val="24"/>
          </w:rPr>
          <w:t>android-yolo</w:t>
        </w:r>
      </w:hyperlink>
      <w:r w:rsidRPr="001F7D44">
        <w:rPr>
          <w:rFonts w:ascii="Segoe UI" w:hAnsi="Segoe UI" w:cs="Segoe UI"/>
          <w:color w:val="24292E"/>
          <w:sz w:val="24"/>
        </w:rPr>
        <w:t> - Real-time object detection on Android using the YOLO network, powered by TensorFlow.</w:t>
      </w:r>
    </w:p>
    <w:p w:rsidR="00EB0762" w:rsidRPr="001F7D44" w:rsidRDefault="00EB0762" w:rsidP="00EB0762">
      <w:pPr>
        <w:numPr>
          <w:ilvl w:val="0"/>
          <w:numId w:val="199"/>
        </w:numPr>
        <w:spacing w:before="60" w:after="100" w:afterAutospacing="1" w:line="240" w:lineRule="auto"/>
        <w:rPr>
          <w:rFonts w:ascii="Segoe UI" w:hAnsi="Segoe UI" w:cs="Segoe UI"/>
          <w:color w:val="24292E"/>
          <w:sz w:val="24"/>
        </w:rPr>
      </w:pPr>
      <w:hyperlink r:id="rId3637" w:history="1">
        <w:r w:rsidRPr="001F7D44">
          <w:rPr>
            <w:rStyle w:val="Hyperlink"/>
            <w:rFonts w:ascii="Segoe UI" w:hAnsi="Segoe UI" w:cs="Segoe UI"/>
            <w:color w:val="0366D6"/>
            <w:sz w:val="24"/>
          </w:rPr>
          <w:t>Magenta</w:t>
        </w:r>
      </w:hyperlink>
      <w:r w:rsidRPr="001F7D44">
        <w:rPr>
          <w:rFonts w:ascii="Segoe UI" w:hAnsi="Segoe UI" w:cs="Segoe UI"/>
          <w:color w:val="24292E"/>
          <w:sz w:val="24"/>
        </w:rPr>
        <w:t> - Research project to advance the state of the art in machine intelligence for music and art generation</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Libraries</w:t>
      </w:r>
    </w:p>
    <w:bookmarkStart w:id="308" w:name="user-content-libraries"/>
    <w:bookmarkEnd w:id="308"/>
    <w:p w:rsidR="00EB0762" w:rsidRPr="001F7D44" w:rsidRDefault="00EB0762" w:rsidP="00EB0762">
      <w:pPr>
        <w:numPr>
          <w:ilvl w:val="0"/>
          <w:numId w:val="200"/>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"https://github.com/tensorflow/tensorflow/tree/master/tensorflow/contrib/learn/python/learn" </w:instrText>
      </w:r>
      <w:r w:rsidRPr="001F7D44">
        <w:rPr>
          <w:rFonts w:ascii="Segoe UI" w:hAnsi="Segoe UI" w:cs="Segoe UI"/>
          <w:color w:val="24292E"/>
          <w:sz w:val="24"/>
        </w:rPr>
        <w:fldChar w:fldCharType="separate"/>
      </w:r>
      <w:proofErr w:type="gramStart"/>
      <w:r w:rsidRPr="001F7D44">
        <w:rPr>
          <w:rStyle w:val="Hyperlink"/>
          <w:rFonts w:ascii="Segoe UI" w:hAnsi="Segoe UI" w:cs="Segoe UI"/>
          <w:color w:val="0366D6"/>
          <w:sz w:val="24"/>
        </w:rPr>
        <w:t>tf.contrib</w:t>
      </w:r>
      <w:proofErr w:type="gramEnd"/>
      <w:r w:rsidRPr="001F7D44">
        <w:rPr>
          <w:rStyle w:val="Hyperlink"/>
          <w:rFonts w:ascii="Segoe UI" w:hAnsi="Segoe UI" w:cs="Segoe UI"/>
          <w:color w:val="0366D6"/>
          <w:sz w:val="24"/>
        </w:rPr>
        <w:t>.learn</w:t>
      </w:r>
      <w:r w:rsidRPr="001F7D44">
        <w:rPr>
          <w:rFonts w:ascii="Segoe UI" w:hAnsi="Segoe UI" w:cs="Segoe UI"/>
          <w:color w:val="24292E"/>
          <w:sz w:val="24"/>
        </w:rPr>
        <w:fldChar w:fldCharType="end"/>
      </w:r>
      <w:r w:rsidRPr="001F7D44">
        <w:rPr>
          <w:rFonts w:ascii="Segoe UI" w:hAnsi="Segoe UI" w:cs="Segoe UI"/>
          <w:color w:val="24292E"/>
          <w:sz w:val="24"/>
        </w:rPr>
        <w:t> - Simplified interface for Deep/Machine Learning (now part of TensorFlow)</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38" w:history="1">
        <w:r w:rsidRPr="001F7D44">
          <w:rPr>
            <w:rStyle w:val="Hyperlink"/>
            <w:rFonts w:ascii="Segoe UI" w:hAnsi="Segoe UI" w:cs="Segoe UI"/>
            <w:color w:val="0366D6"/>
            <w:sz w:val="24"/>
          </w:rPr>
          <w:t>tensorflow.rb</w:t>
        </w:r>
      </w:hyperlink>
      <w:r w:rsidRPr="001F7D44">
        <w:rPr>
          <w:rFonts w:ascii="Segoe UI" w:hAnsi="Segoe UI" w:cs="Segoe UI"/>
          <w:color w:val="24292E"/>
          <w:sz w:val="24"/>
        </w:rPr>
        <w:t> - TensorFlow native interface for ruby using SWIG</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39" w:history="1">
        <w:r w:rsidRPr="001F7D44">
          <w:rPr>
            <w:rStyle w:val="Hyperlink"/>
            <w:rFonts w:ascii="Segoe UI" w:hAnsi="Segoe UI" w:cs="Segoe UI"/>
            <w:color w:val="0366D6"/>
            <w:sz w:val="24"/>
          </w:rPr>
          <w:t>tflearn</w:t>
        </w:r>
      </w:hyperlink>
      <w:r w:rsidRPr="001F7D44">
        <w:rPr>
          <w:rFonts w:ascii="Segoe UI" w:hAnsi="Segoe UI" w:cs="Segoe UI"/>
          <w:color w:val="24292E"/>
          <w:sz w:val="24"/>
        </w:rPr>
        <w:t> - Deep learning library featuring a higher-level API</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0" w:history="1">
        <w:r w:rsidRPr="001F7D44">
          <w:rPr>
            <w:rStyle w:val="Hyperlink"/>
            <w:rFonts w:ascii="Segoe UI" w:hAnsi="Segoe UI" w:cs="Segoe UI"/>
            <w:color w:val="0366D6"/>
            <w:sz w:val="24"/>
          </w:rPr>
          <w:t>TensorFlow-Slim</w:t>
        </w:r>
      </w:hyperlink>
      <w:r w:rsidRPr="001F7D44">
        <w:rPr>
          <w:rFonts w:ascii="Segoe UI" w:hAnsi="Segoe UI" w:cs="Segoe UI"/>
          <w:color w:val="24292E"/>
          <w:sz w:val="24"/>
        </w:rPr>
        <w:t> - High-level library for defining models</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1" w:history="1">
        <w:r w:rsidRPr="001F7D44">
          <w:rPr>
            <w:rStyle w:val="Hyperlink"/>
            <w:rFonts w:ascii="Segoe UI" w:hAnsi="Segoe UI" w:cs="Segoe UI"/>
            <w:color w:val="0366D6"/>
            <w:sz w:val="24"/>
          </w:rPr>
          <w:t>TensorFrames</w:t>
        </w:r>
      </w:hyperlink>
      <w:r w:rsidRPr="001F7D44">
        <w:rPr>
          <w:rFonts w:ascii="Segoe UI" w:hAnsi="Segoe UI" w:cs="Segoe UI"/>
          <w:color w:val="24292E"/>
          <w:sz w:val="24"/>
        </w:rPr>
        <w:t> - TensorFlow binding for Apache Spark</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2" w:history="1">
        <w:r w:rsidRPr="001F7D44">
          <w:rPr>
            <w:rStyle w:val="Hyperlink"/>
            <w:rFonts w:ascii="Segoe UI" w:hAnsi="Segoe UI" w:cs="Segoe UI"/>
            <w:color w:val="0366D6"/>
            <w:sz w:val="24"/>
          </w:rPr>
          <w:t>TensorFlowOnSpark</w:t>
        </w:r>
      </w:hyperlink>
      <w:r w:rsidRPr="001F7D44">
        <w:rPr>
          <w:rFonts w:ascii="Segoe UI" w:hAnsi="Segoe UI" w:cs="Segoe UI"/>
          <w:color w:val="24292E"/>
          <w:sz w:val="24"/>
        </w:rPr>
        <w:t> - initiative from Yahoo! to enable distributed TensorFlow with Apache Spark.</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3" w:history="1">
        <w:r w:rsidRPr="001F7D44">
          <w:rPr>
            <w:rStyle w:val="Hyperlink"/>
            <w:rFonts w:ascii="Segoe UI" w:hAnsi="Segoe UI" w:cs="Segoe UI"/>
            <w:color w:val="0366D6"/>
            <w:sz w:val="24"/>
          </w:rPr>
          <w:t>caffe-tensorflow</w:t>
        </w:r>
      </w:hyperlink>
      <w:r w:rsidRPr="001F7D44">
        <w:rPr>
          <w:rFonts w:ascii="Segoe UI" w:hAnsi="Segoe UI" w:cs="Segoe UI"/>
          <w:color w:val="24292E"/>
          <w:sz w:val="24"/>
        </w:rPr>
        <w:t> - Convert Caffe models to TensorFlow format</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4" w:history="1">
        <w:r w:rsidRPr="001F7D44">
          <w:rPr>
            <w:rStyle w:val="Hyperlink"/>
            <w:rFonts w:ascii="Segoe UI" w:hAnsi="Segoe UI" w:cs="Segoe UI"/>
            <w:color w:val="0366D6"/>
            <w:sz w:val="24"/>
          </w:rPr>
          <w:t>keras</w:t>
        </w:r>
      </w:hyperlink>
      <w:r w:rsidRPr="001F7D44">
        <w:rPr>
          <w:rFonts w:ascii="Segoe UI" w:hAnsi="Segoe UI" w:cs="Segoe UI"/>
          <w:color w:val="24292E"/>
          <w:sz w:val="24"/>
        </w:rPr>
        <w:t> - Minimal, modular deep learning library for TensorFlow and Theano</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5" w:history="1">
        <w:r w:rsidRPr="001F7D44">
          <w:rPr>
            <w:rStyle w:val="Hyperlink"/>
            <w:rFonts w:ascii="Segoe UI" w:hAnsi="Segoe UI" w:cs="Segoe UI"/>
            <w:color w:val="0366D6"/>
            <w:sz w:val="24"/>
          </w:rPr>
          <w:t>SyntaxNet: Neural Models of Syntax</w:t>
        </w:r>
      </w:hyperlink>
      <w:r w:rsidRPr="001F7D44">
        <w:rPr>
          <w:rFonts w:ascii="Segoe UI" w:hAnsi="Segoe UI" w:cs="Segoe UI"/>
          <w:color w:val="24292E"/>
          <w:sz w:val="24"/>
        </w:rPr>
        <w:t> - A TensorFlow implementation of the models described in </w:t>
      </w:r>
      <w:hyperlink r:id="rId3646" w:history="1">
        <w:r w:rsidRPr="001F7D44">
          <w:rPr>
            <w:rStyle w:val="Hyperlink"/>
            <w:rFonts w:ascii="Segoe UI" w:hAnsi="Segoe UI" w:cs="Segoe UI"/>
            <w:color w:val="0366D6"/>
            <w:sz w:val="24"/>
          </w:rPr>
          <w:t>Globally Normalized Transition-Based Neural Networks, Andor et al. (2016)</w:t>
        </w:r>
      </w:hyperlink>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7" w:history="1">
        <w:r w:rsidRPr="001F7D44">
          <w:rPr>
            <w:rStyle w:val="Hyperlink"/>
            <w:rFonts w:ascii="Segoe UI" w:hAnsi="Segoe UI" w:cs="Segoe UI"/>
            <w:color w:val="0366D6"/>
            <w:sz w:val="24"/>
          </w:rPr>
          <w:t>keras-js</w:t>
        </w:r>
      </w:hyperlink>
      <w:r w:rsidRPr="001F7D44">
        <w:rPr>
          <w:rFonts w:ascii="Segoe UI" w:hAnsi="Segoe UI" w:cs="Segoe UI"/>
          <w:color w:val="24292E"/>
          <w:sz w:val="24"/>
        </w:rPr>
        <w:t> - Run Keras models (tensorflow backend) in the browser, with GPU support</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48" w:history="1">
        <w:r w:rsidRPr="001F7D44">
          <w:rPr>
            <w:rStyle w:val="Hyperlink"/>
            <w:rFonts w:ascii="Segoe UI" w:hAnsi="Segoe UI" w:cs="Segoe UI"/>
            <w:color w:val="0366D6"/>
            <w:sz w:val="24"/>
          </w:rPr>
          <w:t>NNFlow</w:t>
        </w:r>
      </w:hyperlink>
      <w:r w:rsidRPr="001F7D44">
        <w:rPr>
          <w:rFonts w:ascii="Segoe UI" w:hAnsi="Segoe UI" w:cs="Segoe UI"/>
          <w:color w:val="24292E"/>
          <w:sz w:val="24"/>
        </w:rPr>
        <w:t> - Simple framework allowing to read-in ROOT NTuples by converting them to a Numpy array and then use them in Google Tensorflow.</w:t>
      </w:r>
    </w:p>
    <w:p w:rsidR="00EB0762" w:rsidRPr="001F7D44" w:rsidRDefault="00EB0762" w:rsidP="00F526AB">
      <w:pPr>
        <w:numPr>
          <w:ilvl w:val="0"/>
          <w:numId w:val="200"/>
        </w:numPr>
        <w:spacing w:before="60" w:after="100" w:afterAutospacing="1" w:line="240" w:lineRule="auto"/>
        <w:rPr>
          <w:rFonts w:ascii="Segoe UI" w:hAnsi="Segoe UI" w:cs="Segoe UI"/>
          <w:color w:val="24292E"/>
          <w:sz w:val="24"/>
        </w:rPr>
      </w:pPr>
      <w:hyperlink r:id="rId3649" w:history="1">
        <w:r w:rsidRPr="001F7D44">
          <w:rPr>
            <w:rStyle w:val="Hyperlink"/>
            <w:rFonts w:ascii="Segoe UI" w:hAnsi="Segoe UI" w:cs="Segoe UI"/>
            <w:color w:val="0366D6"/>
            <w:sz w:val="24"/>
          </w:rPr>
          <w:t>Sonnet</w:t>
        </w:r>
      </w:hyperlink>
      <w:r w:rsidRPr="001F7D44">
        <w:rPr>
          <w:rFonts w:ascii="Segoe UI" w:hAnsi="Segoe UI" w:cs="Segoe UI"/>
          <w:color w:val="24292E"/>
          <w:sz w:val="24"/>
        </w:rPr>
        <w:t> - Sonnet is DeepMind's library built on top of TensorFlow for building complex neural networks.</w:t>
      </w:r>
    </w:p>
    <w:p w:rsidR="00EB0762" w:rsidRPr="001F7D44" w:rsidRDefault="00EB0762" w:rsidP="00EB0762">
      <w:pPr>
        <w:numPr>
          <w:ilvl w:val="0"/>
          <w:numId w:val="200"/>
        </w:numPr>
        <w:spacing w:before="60" w:after="100" w:afterAutospacing="1" w:line="240" w:lineRule="auto"/>
        <w:rPr>
          <w:rFonts w:ascii="Segoe UI" w:hAnsi="Segoe UI" w:cs="Segoe UI"/>
          <w:color w:val="24292E"/>
          <w:sz w:val="24"/>
        </w:rPr>
      </w:pPr>
      <w:hyperlink r:id="rId3650" w:history="1">
        <w:r w:rsidRPr="001F7D44">
          <w:rPr>
            <w:rStyle w:val="Hyperlink"/>
            <w:rFonts w:ascii="Segoe UI" w:hAnsi="Segoe UI" w:cs="Segoe UI"/>
            <w:color w:val="0366D6"/>
            <w:sz w:val="24"/>
          </w:rPr>
          <w:t>tensorpack</w:t>
        </w:r>
      </w:hyperlink>
      <w:r w:rsidRPr="001F7D44">
        <w:rPr>
          <w:rFonts w:ascii="Segoe UI" w:hAnsi="Segoe UI" w:cs="Segoe UI"/>
          <w:color w:val="24292E"/>
          <w:sz w:val="24"/>
        </w:rPr>
        <w:t> - Neural Network Toolbox on TensorFlow focusing on training speed and on large datasets.</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Videos</w:t>
      </w:r>
    </w:p>
    <w:bookmarkStart w:id="309" w:name="user-content-video"/>
    <w:bookmarkEnd w:id="309"/>
    <w:p w:rsidR="00EB0762" w:rsidRPr="001F7D44" w:rsidRDefault="00EB0762" w:rsidP="00EB0762">
      <w:pPr>
        <w:numPr>
          <w:ilvl w:val="0"/>
          <w:numId w:val="201"/>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"http://bit.ly/1OX8s8Y" </w: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t>TensorFlow Guide 1</w:t>
      </w:r>
      <w:r w:rsidRPr="001F7D44">
        <w:rPr>
          <w:rFonts w:ascii="Segoe UI" w:hAnsi="Segoe UI" w:cs="Segoe UI"/>
          <w:color w:val="24292E"/>
          <w:sz w:val="24"/>
        </w:rPr>
        <w:fldChar w:fldCharType="end"/>
      </w:r>
      <w:r w:rsidRPr="001F7D44">
        <w:rPr>
          <w:rFonts w:ascii="Segoe UI" w:hAnsi="Segoe UI" w:cs="Segoe UI"/>
          <w:color w:val="24292E"/>
          <w:sz w:val="24"/>
        </w:rPr>
        <w:t> - A guide to installation and use</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1" w:history="1">
        <w:r w:rsidRPr="001F7D44">
          <w:rPr>
            <w:rStyle w:val="Hyperlink"/>
            <w:rFonts w:ascii="Segoe UI" w:hAnsi="Segoe UI" w:cs="Segoe UI"/>
            <w:color w:val="0366D6"/>
            <w:sz w:val="24"/>
          </w:rPr>
          <w:t>TensorFlow Guide 2</w:t>
        </w:r>
      </w:hyperlink>
      <w:r w:rsidRPr="001F7D44">
        <w:rPr>
          <w:rFonts w:ascii="Segoe UI" w:hAnsi="Segoe UI" w:cs="Segoe UI"/>
          <w:color w:val="24292E"/>
          <w:sz w:val="24"/>
        </w:rPr>
        <w:t> - Continuation of first video</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2" w:history="1">
        <w:r w:rsidRPr="001F7D44">
          <w:rPr>
            <w:rStyle w:val="Hyperlink"/>
            <w:rFonts w:ascii="Segoe UI" w:hAnsi="Segoe UI" w:cs="Segoe UI"/>
            <w:color w:val="0366D6"/>
            <w:sz w:val="24"/>
          </w:rPr>
          <w:t>TensorFlow Basic Usage</w:t>
        </w:r>
      </w:hyperlink>
      <w:r w:rsidRPr="001F7D44">
        <w:rPr>
          <w:rFonts w:ascii="Segoe UI" w:hAnsi="Segoe UI" w:cs="Segoe UI"/>
          <w:color w:val="24292E"/>
          <w:sz w:val="24"/>
        </w:rPr>
        <w:t> - A guide going over basic usage</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3" w:history="1">
        <w:r w:rsidRPr="001F7D44">
          <w:rPr>
            <w:rStyle w:val="Hyperlink"/>
            <w:rFonts w:ascii="Segoe UI" w:hAnsi="Segoe UI" w:cs="Segoe UI"/>
            <w:color w:val="0366D6"/>
            <w:sz w:val="24"/>
          </w:rPr>
          <w:t>TensorFlow Deep MNIST for Experts</w:t>
        </w:r>
      </w:hyperlink>
      <w:r w:rsidRPr="001F7D44">
        <w:rPr>
          <w:rFonts w:ascii="Segoe UI" w:hAnsi="Segoe UI" w:cs="Segoe UI"/>
          <w:color w:val="24292E"/>
          <w:sz w:val="24"/>
        </w:rPr>
        <w:t xml:space="preserve"> - Goes </w:t>
      </w:r>
      <w:proofErr w:type="gramStart"/>
      <w:r w:rsidRPr="001F7D44">
        <w:rPr>
          <w:rFonts w:ascii="Segoe UI" w:hAnsi="Segoe UI" w:cs="Segoe UI"/>
          <w:color w:val="24292E"/>
          <w:sz w:val="24"/>
        </w:rPr>
        <w:t>over</w:t>
      </w:r>
      <w:proofErr w:type="gramEnd"/>
      <w:r w:rsidRPr="001F7D44">
        <w:rPr>
          <w:rFonts w:ascii="Segoe UI" w:hAnsi="Segoe UI" w:cs="Segoe UI"/>
          <w:color w:val="24292E"/>
          <w:sz w:val="24"/>
        </w:rPr>
        <w:t xml:space="preserve"> Deep MNIST</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4" w:history="1">
        <w:r w:rsidRPr="001F7D44">
          <w:rPr>
            <w:rStyle w:val="Hyperlink"/>
            <w:rFonts w:ascii="Segoe UI" w:hAnsi="Segoe UI" w:cs="Segoe UI"/>
            <w:color w:val="0366D6"/>
            <w:sz w:val="24"/>
          </w:rPr>
          <w:t>TensorFlow Udacity Deep Learning</w:t>
        </w:r>
      </w:hyperlink>
      <w:r w:rsidRPr="001F7D44">
        <w:rPr>
          <w:rFonts w:ascii="Segoe UI" w:hAnsi="Segoe UI" w:cs="Segoe UI"/>
          <w:color w:val="24292E"/>
          <w:sz w:val="24"/>
        </w:rPr>
        <w:t> - Basic steps to install TensorFlow for free on the Cloud 9 online service with 1Gb of data</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5" w:anchor="sp=show-clips" w:history="1">
        <w:r w:rsidRPr="001F7D44">
          <w:rPr>
            <w:rStyle w:val="Hyperlink"/>
            <w:rFonts w:ascii="Segoe UI" w:hAnsi="Segoe UI" w:cs="Segoe UI"/>
            <w:color w:val="0366D6"/>
            <w:sz w:val="24"/>
          </w:rPr>
          <w:t>Why Google wants everyone to have access to TensorFlow</w:t>
        </w:r>
      </w:hyperlink>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6" w:history="1">
        <w:r w:rsidRPr="001F7D44">
          <w:rPr>
            <w:rStyle w:val="Hyperlink"/>
            <w:rFonts w:ascii="Segoe UI" w:hAnsi="Segoe UI" w:cs="Segoe UI"/>
            <w:color w:val="0366D6"/>
            <w:sz w:val="24"/>
          </w:rPr>
          <w:t>Videos from TensorFlow Silicon Valley Meet Up 1/19/2016</w:t>
        </w:r>
      </w:hyperlink>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7" w:history="1">
        <w:r w:rsidRPr="001F7D44">
          <w:rPr>
            <w:rStyle w:val="Hyperlink"/>
            <w:rFonts w:ascii="Segoe UI" w:hAnsi="Segoe UI" w:cs="Segoe UI"/>
            <w:color w:val="0366D6"/>
            <w:sz w:val="24"/>
          </w:rPr>
          <w:t>Videos from TensorFlow Silicon Valley Meet Up 1/21/2016</w:t>
        </w:r>
      </w:hyperlink>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8" w:history="1">
        <w:r w:rsidRPr="001F7D44">
          <w:rPr>
            <w:rStyle w:val="Hyperlink"/>
            <w:rFonts w:ascii="Segoe UI" w:hAnsi="Segoe UI" w:cs="Segoe UI"/>
            <w:color w:val="0366D6"/>
            <w:sz w:val="24"/>
          </w:rPr>
          <w:t>Stanford CS224d Lecture 7 - Introduction to TensorFlow, 19th Apr 2016</w:t>
        </w:r>
      </w:hyperlink>
      <w:r w:rsidRPr="001F7D44">
        <w:rPr>
          <w:rFonts w:ascii="Segoe UI" w:hAnsi="Segoe UI" w:cs="Segoe UI"/>
          <w:color w:val="24292E"/>
          <w:sz w:val="24"/>
        </w:rPr>
        <w:t> - CS224d Deep Learning for Natural Language Processing by Richard Socher</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59" w:history="1">
        <w:r w:rsidRPr="001F7D44">
          <w:rPr>
            <w:rStyle w:val="Hyperlink"/>
            <w:rFonts w:ascii="Segoe UI" w:hAnsi="Segoe UI" w:cs="Segoe UI"/>
            <w:color w:val="0366D6"/>
            <w:sz w:val="24"/>
          </w:rPr>
          <w:t>Diving into Machine Learning through TensorFlow</w:t>
        </w:r>
      </w:hyperlink>
      <w:r w:rsidRPr="001F7D44">
        <w:rPr>
          <w:rFonts w:ascii="Segoe UI" w:hAnsi="Segoe UI" w:cs="Segoe UI"/>
          <w:color w:val="24292E"/>
          <w:sz w:val="24"/>
        </w:rPr>
        <w:t> - Pycon 2016 Portland Oregon, </w:t>
      </w:r>
      <w:hyperlink r:id="rId3660" w:history="1">
        <w:r w:rsidRPr="001F7D44">
          <w:rPr>
            <w:rStyle w:val="Hyperlink"/>
            <w:rFonts w:ascii="Segoe UI" w:hAnsi="Segoe UI" w:cs="Segoe UI"/>
            <w:color w:val="0366D6"/>
            <w:sz w:val="24"/>
          </w:rPr>
          <w:t>Slide</w:t>
        </w:r>
      </w:hyperlink>
      <w:r w:rsidRPr="001F7D44">
        <w:rPr>
          <w:rFonts w:ascii="Segoe UI" w:hAnsi="Segoe UI" w:cs="Segoe UI"/>
          <w:color w:val="24292E"/>
          <w:sz w:val="24"/>
        </w:rPr>
        <w:t> &amp; </w:t>
      </w:r>
      <w:hyperlink r:id="rId3661" w:history="1">
        <w:r w:rsidRPr="001F7D44">
          <w:rPr>
            <w:rStyle w:val="Hyperlink"/>
            <w:rFonts w:ascii="Segoe UI" w:hAnsi="Segoe UI" w:cs="Segoe UI"/>
            <w:color w:val="0366D6"/>
            <w:sz w:val="24"/>
          </w:rPr>
          <w:t>Code</w:t>
        </w:r>
      </w:hyperlink>
      <w:r w:rsidRPr="001F7D44">
        <w:rPr>
          <w:rFonts w:ascii="Segoe UI" w:hAnsi="Segoe UI" w:cs="Segoe UI"/>
          <w:color w:val="24292E"/>
          <w:sz w:val="24"/>
        </w:rPr>
        <w:t> by Julia Ferraioli, Amy Unruh, Eli Bixby</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62" w:history="1">
        <w:r w:rsidRPr="001F7D44">
          <w:rPr>
            <w:rStyle w:val="Hyperlink"/>
            <w:rFonts w:ascii="Segoe UI" w:hAnsi="Segoe UI" w:cs="Segoe UI"/>
            <w:color w:val="0366D6"/>
            <w:sz w:val="24"/>
          </w:rPr>
          <w:t>Large Scale Deep Learning with TensorFlow</w:t>
        </w:r>
      </w:hyperlink>
      <w:r w:rsidRPr="001F7D44">
        <w:rPr>
          <w:rFonts w:ascii="Segoe UI" w:hAnsi="Segoe UI" w:cs="Segoe UI"/>
          <w:color w:val="24292E"/>
          <w:sz w:val="24"/>
        </w:rPr>
        <w:t> - Spark Summit 2016 Keynote by Jeff Dean</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63" w:history="1">
        <w:r w:rsidRPr="001F7D44">
          <w:rPr>
            <w:rStyle w:val="Hyperlink"/>
            <w:rFonts w:ascii="Segoe UI" w:hAnsi="Segoe UI" w:cs="Segoe UI"/>
            <w:color w:val="0366D6"/>
            <w:sz w:val="24"/>
          </w:rPr>
          <w:t>Tensorflow and deep learning - without at PhD</w:t>
        </w:r>
      </w:hyperlink>
      <w:r w:rsidRPr="001F7D44">
        <w:rPr>
          <w:rFonts w:ascii="Segoe UI" w:hAnsi="Segoe UI" w:cs="Segoe UI"/>
          <w:color w:val="24292E"/>
          <w:sz w:val="24"/>
        </w:rPr>
        <w:t> - by Martin Görner</w:t>
      </w:r>
    </w:p>
    <w:p w:rsidR="00EB0762" w:rsidRPr="001F7D44" w:rsidRDefault="00EB0762" w:rsidP="00EB0762">
      <w:pPr>
        <w:numPr>
          <w:ilvl w:val="0"/>
          <w:numId w:val="201"/>
        </w:numPr>
        <w:spacing w:before="60" w:after="100" w:afterAutospacing="1" w:line="240" w:lineRule="auto"/>
        <w:rPr>
          <w:rFonts w:ascii="Segoe UI" w:hAnsi="Segoe UI" w:cs="Segoe UI"/>
          <w:color w:val="24292E"/>
          <w:sz w:val="24"/>
        </w:rPr>
      </w:pPr>
      <w:hyperlink r:id="rId3664" w:history="1">
        <w:r w:rsidRPr="001F7D44">
          <w:rPr>
            <w:rStyle w:val="Hyperlink"/>
            <w:rFonts w:ascii="Segoe UI" w:hAnsi="Segoe UI" w:cs="Segoe UI"/>
            <w:color w:val="0366D6"/>
            <w:sz w:val="24"/>
          </w:rPr>
          <w:t>Tensorflow and deep learning - without at PhD, Part 2 (Google Cloud Next '17)</w:t>
        </w:r>
      </w:hyperlink>
      <w:r w:rsidRPr="001F7D44">
        <w:rPr>
          <w:rFonts w:ascii="Segoe UI" w:hAnsi="Segoe UI" w:cs="Segoe UI"/>
          <w:color w:val="24292E"/>
          <w:sz w:val="24"/>
        </w:rPr>
        <w:t> - by Martin Görner</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Papers</w:t>
      </w:r>
    </w:p>
    <w:bookmarkStart w:id="310" w:name="user-content-papers"/>
    <w:bookmarkEnd w:id="310"/>
    <w:p w:rsidR="00EB0762" w:rsidRPr="001F7D44" w:rsidRDefault="00EB0762" w:rsidP="00EB0762">
      <w:pPr>
        <w:numPr>
          <w:ilvl w:val="0"/>
          <w:numId w:val="202"/>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"http://download.tensorflow.org/paper/whitepaper2015.pdf" </w: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t>TensorFlow: Large-Scale Machine Learning on Heterogeneous Distributed Systems</w:t>
      </w:r>
      <w:r w:rsidRPr="001F7D44">
        <w:rPr>
          <w:rFonts w:ascii="Segoe UI" w:hAnsi="Segoe UI" w:cs="Segoe UI"/>
          <w:color w:val="24292E"/>
          <w:sz w:val="24"/>
        </w:rPr>
        <w:fldChar w:fldCharType="end"/>
      </w:r>
      <w:r w:rsidRPr="001F7D44">
        <w:rPr>
          <w:rFonts w:ascii="Segoe UI" w:hAnsi="Segoe UI" w:cs="Segoe UI"/>
          <w:color w:val="24292E"/>
          <w:sz w:val="24"/>
        </w:rPr>
        <w:t> - This paper describes the TensorFlow interface and an implementation of that interface that we have built at Google</w:t>
      </w:r>
    </w:p>
    <w:p w:rsidR="00EB0762" w:rsidRPr="001F7D44" w:rsidRDefault="00EB0762" w:rsidP="00EB0762">
      <w:pPr>
        <w:numPr>
          <w:ilvl w:val="0"/>
          <w:numId w:val="202"/>
        </w:numPr>
        <w:spacing w:before="60" w:after="100" w:afterAutospacing="1" w:line="240" w:lineRule="auto"/>
        <w:rPr>
          <w:rFonts w:ascii="Segoe UI" w:hAnsi="Segoe UI" w:cs="Segoe UI"/>
          <w:color w:val="24292E"/>
          <w:sz w:val="24"/>
        </w:rPr>
      </w:pPr>
      <w:hyperlink r:id="rId3665" w:history="1">
        <w:proofErr w:type="gramStart"/>
        <w:r w:rsidRPr="001F7D44">
          <w:rPr>
            <w:rStyle w:val="Hyperlink"/>
            <w:rFonts w:ascii="Segoe UI" w:hAnsi="Segoe UI" w:cs="Segoe UI"/>
            <w:color w:val="0366D6"/>
            <w:sz w:val="24"/>
          </w:rPr>
          <w:t>TF.Learn</w:t>
        </w:r>
        <w:proofErr w:type="gramEnd"/>
        <w:r w:rsidRPr="001F7D44">
          <w:rPr>
            <w:rStyle w:val="Hyperlink"/>
            <w:rFonts w:ascii="Segoe UI" w:hAnsi="Segoe UI" w:cs="Segoe UI"/>
            <w:color w:val="0366D6"/>
            <w:sz w:val="24"/>
          </w:rPr>
          <w:t>: TensorFlow's High-level Module for Distributed Machine Learning</w:t>
        </w:r>
      </w:hyperlink>
    </w:p>
    <w:p w:rsidR="00EB0762" w:rsidRPr="001F7D44" w:rsidRDefault="00EB0762" w:rsidP="00EB0762">
      <w:pPr>
        <w:numPr>
          <w:ilvl w:val="0"/>
          <w:numId w:val="202"/>
        </w:numPr>
        <w:spacing w:before="60" w:after="100" w:afterAutospacing="1" w:line="240" w:lineRule="auto"/>
        <w:rPr>
          <w:rFonts w:ascii="Segoe UI" w:hAnsi="Segoe UI" w:cs="Segoe UI"/>
          <w:color w:val="24292E"/>
          <w:sz w:val="24"/>
        </w:rPr>
      </w:pPr>
      <w:hyperlink r:id="rId3666" w:history="1">
        <w:r w:rsidRPr="001F7D44">
          <w:rPr>
            <w:rStyle w:val="Hyperlink"/>
            <w:rFonts w:ascii="Segoe UI" w:hAnsi="Segoe UI" w:cs="Segoe UI"/>
            <w:color w:val="0366D6"/>
            <w:sz w:val="24"/>
          </w:rPr>
          <w:t>Comparative Study of Deep Learning Software Frameworks</w:t>
        </w:r>
      </w:hyperlink>
      <w:r w:rsidRPr="001F7D44">
        <w:rPr>
          <w:rFonts w:ascii="Segoe UI" w:hAnsi="Segoe UI" w:cs="Segoe UI"/>
          <w:color w:val="24292E"/>
          <w:sz w:val="24"/>
        </w:rPr>
        <w:t> - The study is performed on several types of deep learning architectures and we evaluate the performance of the above frameworks when employed on a single machine for both (multi-threaded) CPU and GPU (Nvidia Titan X) settings</w:t>
      </w:r>
    </w:p>
    <w:p w:rsidR="00EB0762" w:rsidRPr="001F7D44" w:rsidRDefault="00EB0762" w:rsidP="00EB0762">
      <w:pPr>
        <w:numPr>
          <w:ilvl w:val="0"/>
          <w:numId w:val="202"/>
        </w:numPr>
        <w:spacing w:before="60" w:after="100" w:afterAutospacing="1" w:line="240" w:lineRule="auto"/>
        <w:rPr>
          <w:rFonts w:ascii="Segoe UI" w:hAnsi="Segoe UI" w:cs="Segoe UI"/>
          <w:color w:val="24292E"/>
          <w:sz w:val="24"/>
        </w:rPr>
      </w:pPr>
      <w:hyperlink r:id="rId3667" w:history="1">
        <w:r w:rsidRPr="001F7D44">
          <w:rPr>
            <w:rStyle w:val="Hyperlink"/>
            <w:rFonts w:ascii="Segoe UI" w:hAnsi="Segoe UI" w:cs="Segoe UI"/>
            <w:color w:val="0366D6"/>
            <w:sz w:val="24"/>
          </w:rPr>
          <w:t>Distributed TensorFlow with MPI</w:t>
        </w:r>
      </w:hyperlink>
      <w:r w:rsidRPr="001F7D44">
        <w:rPr>
          <w:rFonts w:ascii="Segoe UI" w:hAnsi="Segoe UI" w:cs="Segoe UI"/>
          <w:color w:val="24292E"/>
          <w:sz w:val="24"/>
        </w:rPr>
        <w:t> - In this paper, we extend recently proposed Google TensorFlow for execution on large scale clusters using Message Passing Interface (MPI)</w:t>
      </w:r>
    </w:p>
    <w:p w:rsidR="00EB0762" w:rsidRPr="001F7D44" w:rsidRDefault="00EB0762" w:rsidP="00EB0762">
      <w:pPr>
        <w:numPr>
          <w:ilvl w:val="0"/>
          <w:numId w:val="202"/>
        </w:numPr>
        <w:spacing w:before="60" w:after="100" w:afterAutospacing="1" w:line="240" w:lineRule="auto"/>
        <w:rPr>
          <w:rFonts w:ascii="Segoe UI" w:hAnsi="Segoe UI" w:cs="Segoe UI"/>
          <w:color w:val="24292E"/>
          <w:sz w:val="24"/>
        </w:rPr>
      </w:pPr>
      <w:hyperlink r:id="rId3668" w:history="1">
        <w:r w:rsidRPr="001F7D44">
          <w:rPr>
            <w:rStyle w:val="Hyperlink"/>
            <w:rFonts w:ascii="Segoe UI" w:hAnsi="Segoe UI" w:cs="Segoe UI"/>
            <w:color w:val="0366D6"/>
            <w:sz w:val="24"/>
          </w:rPr>
          <w:t>Globally Normalized Transition-Based Neural Networks</w:t>
        </w:r>
      </w:hyperlink>
      <w:r w:rsidRPr="001F7D44">
        <w:rPr>
          <w:rFonts w:ascii="Segoe UI" w:hAnsi="Segoe UI" w:cs="Segoe UI"/>
          <w:color w:val="24292E"/>
          <w:sz w:val="24"/>
        </w:rPr>
        <w:t> - This paper describes the models behind </w:t>
      </w:r>
      <w:hyperlink r:id="rId3669" w:history="1">
        <w:r w:rsidRPr="001F7D44">
          <w:rPr>
            <w:rStyle w:val="Hyperlink"/>
            <w:rFonts w:ascii="Segoe UI" w:hAnsi="Segoe UI" w:cs="Segoe UI"/>
            <w:color w:val="0366D6"/>
            <w:sz w:val="24"/>
          </w:rPr>
          <w:t>SyntaxNet</w:t>
        </w:r>
      </w:hyperlink>
      <w:r w:rsidRPr="001F7D44">
        <w:rPr>
          <w:rFonts w:ascii="Segoe UI" w:hAnsi="Segoe UI" w:cs="Segoe UI"/>
          <w:color w:val="24292E"/>
          <w:sz w:val="24"/>
        </w:rPr>
        <w:t>.</w:t>
      </w:r>
    </w:p>
    <w:p w:rsidR="00EB0762" w:rsidRPr="001F7D44" w:rsidRDefault="00EB0762" w:rsidP="00EB0762">
      <w:pPr>
        <w:numPr>
          <w:ilvl w:val="0"/>
          <w:numId w:val="202"/>
        </w:numPr>
        <w:spacing w:before="60" w:after="100" w:afterAutospacing="1" w:line="240" w:lineRule="auto"/>
        <w:rPr>
          <w:rFonts w:ascii="Segoe UI" w:hAnsi="Segoe UI" w:cs="Segoe UI"/>
          <w:color w:val="24292E"/>
          <w:sz w:val="24"/>
        </w:rPr>
      </w:pPr>
      <w:hyperlink r:id="rId3670" w:history="1">
        <w:r w:rsidRPr="001F7D44">
          <w:rPr>
            <w:rStyle w:val="Hyperlink"/>
            <w:rFonts w:ascii="Segoe UI" w:hAnsi="Segoe UI" w:cs="Segoe UI"/>
            <w:color w:val="0366D6"/>
            <w:sz w:val="24"/>
          </w:rPr>
          <w:t>TensorFlow: A system for large-scale machine learning</w:t>
        </w:r>
      </w:hyperlink>
      <w:r w:rsidRPr="001F7D44">
        <w:rPr>
          <w:rFonts w:ascii="Segoe UI" w:hAnsi="Segoe UI" w:cs="Segoe UI"/>
          <w:color w:val="24292E"/>
          <w:sz w:val="24"/>
        </w:rPr>
        <w:t> - This paper describes the TensorFlow dataflow model in contrast to existing systems and demonstrate the compelling performance</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Official announcements</w:t>
      </w:r>
    </w:p>
    <w:p w:rsidR="00EB0762" w:rsidRPr="001F7D44" w:rsidRDefault="00EB0762" w:rsidP="00EB0762">
      <w:pPr>
        <w:numPr>
          <w:ilvl w:val="0"/>
          <w:numId w:val="203"/>
        </w:numPr>
        <w:spacing w:before="100" w:beforeAutospacing="1" w:after="100" w:afterAutospacing="1" w:line="240" w:lineRule="auto"/>
        <w:rPr>
          <w:rFonts w:ascii="Segoe UI" w:hAnsi="Segoe UI" w:cs="Segoe UI"/>
          <w:color w:val="24292E"/>
          <w:sz w:val="24"/>
        </w:rPr>
      </w:pPr>
      <w:hyperlink r:id="rId3671" w:history="1">
        <w:r w:rsidRPr="001F7D44">
          <w:rPr>
            <w:rStyle w:val="Hyperlink"/>
            <w:rFonts w:ascii="Segoe UI" w:hAnsi="Segoe UI" w:cs="Segoe UI"/>
            <w:color w:val="0366D6"/>
            <w:sz w:val="24"/>
          </w:rPr>
          <w:t>TensorFlow: smarter machine learning, for everyone</w:t>
        </w:r>
      </w:hyperlink>
      <w:r w:rsidRPr="001F7D44">
        <w:rPr>
          <w:rFonts w:ascii="Segoe UI" w:hAnsi="Segoe UI" w:cs="Segoe UI"/>
          <w:color w:val="24292E"/>
          <w:sz w:val="24"/>
        </w:rPr>
        <w:t> - An introduction to TensorFlow</w:t>
      </w:r>
    </w:p>
    <w:p w:rsidR="00EB0762" w:rsidRPr="001F7D44" w:rsidRDefault="00EB0762" w:rsidP="00EB0762">
      <w:pPr>
        <w:numPr>
          <w:ilvl w:val="0"/>
          <w:numId w:val="203"/>
        </w:numPr>
        <w:spacing w:before="60" w:after="100" w:afterAutospacing="1" w:line="240" w:lineRule="auto"/>
        <w:rPr>
          <w:rFonts w:ascii="Segoe UI" w:hAnsi="Segoe UI" w:cs="Segoe UI"/>
          <w:color w:val="24292E"/>
          <w:sz w:val="24"/>
        </w:rPr>
      </w:pPr>
      <w:hyperlink r:id="rId3672" w:history="1">
        <w:r w:rsidRPr="001F7D44">
          <w:rPr>
            <w:rStyle w:val="Hyperlink"/>
            <w:rFonts w:ascii="Segoe UI" w:hAnsi="Segoe UI" w:cs="Segoe UI"/>
            <w:color w:val="0366D6"/>
            <w:sz w:val="24"/>
          </w:rPr>
          <w:t>Announcing SyntaxNet: The World’s Most Accurate Parser Goes Open Source</w:t>
        </w:r>
      </w:hyperlink>
      <w:r w:rsidRPr="001F7D44">
        <w:rPr>
          <w:rFonts w:ascii="Segoe UI" w:hAnsi="Segoe UI" w:cs="Segoe UI"/>
          <w:color w:val="24292E"/>
          <w:sz w:val="24"/>
        </w:rPr>
        <w:t> - Release of SyntaxNet, "an open-source neural network framework implemented in TensorFlow that provides a foundation for Natural Language Understanding systems.</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Blog posts</w:t>
      </w:r>
    </w:p>
    <w:p w:rsidR="00EB0762" w:rsidRPr="001F7D44" w:rsidRDefault="00EB0762" w:rsidP="00EB0762">
      <w:pPr>
        <w:numPr>
          <w:ilvl w:val="0"/>
          <w:numId w:val="204"/>
        </w:numPr>
        <w:spacing w:before="100" w:beforeAutospacing="1" w:after="100" w:afterAutospacing="1" w:line="240" w:lineRule="auto"/>
        <w:rPr>
          <w:rFonts w:ascii="Segoe UI" w:hAnsi="Segoe UI" w:cs="Segoe UI"/>
          <w:color w:val="24292E"/>
          <w:sz w:val="24"/>
        </w:rPr>
      </w:pPr>
      <w:hyperlink r:id="rId3673" w:history="1">
        <w:r w:rsidRPr="001F7D44">
          <w:rPr>
            <w:rStyle w:val="Hyperlink"/>
            <w:rFonts w:ascii="Segoe UI" w:hAnsi="Segoe UI" w:cs="Segoe UI"/>
            <w:color w:val="0366D6"/>
            <w:sz w:val="24"/>
          </w:rPr>
          <w:t>Why TensorFlow will change the Game for AI</w:t>
        </w:r>
      </w:hyperlink>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74" w:history="1">
        <w:r w:rsidRPr="001F7D44">
          <w:rPr>
            <w:rStyle w:val="Hyperlink"/>
            <w:rFonts w:ascii="Segoe UI" w:hAnsi="Segoe UI" w:cs="Segoe UI"/>
            <w:color w:val="0366D6"/>
            <w:sz w:val="24"/>
          </w:rPr>
          <w:t>TensorFlow for Poets</w:t>
        </w:r>
      </w:hyperlink>
      <w:r w:rsidRPr="001F7D44">
        <w:rPr>
          <w:rFonts w:ascii="Segoe UI" w:hAnsi="Segoe UI" w:cs="Segoe UI"/>
          <w:color w:val="24292E"/>
          <w:sz w:val="24"/>
        </w:rPr>
        <w:t> - Goes over the implementation of TensorFlow</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75" w:history="1">
        <w:r w:rsidRPr="001F7D44">
          <w:rPr>
            <w:rStyle w:val="Hyperlink"/>
            <w:rFonts w:ascii="Segoe UI" w:hAnsi="Segoe UI" w:cs="Segoe UI"/>
            <w:color w:val="0366D6"/>
            <w:sz w:val="24"/>
          </w:rPr>
          <w:t>Introduction to Scikit Flow - Simplified Interface to TensorFlow</w:t>
        </w:r>
      </w:hyperlink>
      <w:r w:rsidRPr="001F7D44">
        <w:rPr>
          <w:rFonts w:ascii="Segoe UI" w:hAnsi="Segoe UI" w:cs="Segoe UI"/>
          <w:color w:val="24292E"/>
          <w:sz w:val="24"/>
        </w:rPr>
        <w:t> - Key Features Illustrated</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76" w:history="1">
        <w:r w:rsidRPr="001F7D44">
          <w:rPr>
            <w:rStyle w:val="Hyperlink"/>
            <w:rFonts w:ascii="Segoe UI" w:hAnsi="Segoe UI" w:cs="Segoe UI"/>
            <w:color w:val="0366D6"/>
            <w:sz w:val="24"/>
          </w:rPr>
          <w:t>Building Machine Learning Estimator in TensorFlow</w:t>
        </w:r>
      </w:hyperlink>
      <w:r w:rsidRPr="001F7D44">
        <w:rPr>
          <w:rFonts w:ascii="Segoe UI" w:hAnsi="Segoe UI" w:cs="Segoe UI"/>
          <w:color w:val="24292E"/>
          <w:sz w:val="24"/>
        </w:rPr>
        <w:t> - Understanding the Internals of TensorFlow Learn Estimators</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77" w:history="1">
        <w:r w:rsidRPr="001F7D44">
          <w:rPr>
            <w:rStyle w:val="Hyperlink"/>
            <w:rFonts w:ascii="Segoe UI" w:hAnsi="Segoe UI" w:cs="Segoe UI"/>
            <w:color w:val="0366D6"/>
            <w:sz w:val="24"/>
          </w:rPr>
          <w:t xml:space="preserve">TensorFlow - Not Just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Deep Learning</w:t>
        </w:r>
      </w:hyperlink>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78" w:history="1">
        <w:r w:rsidRPr="001F7D44">
          <w:rPr>
            <w:rStyle w:val="Hyperlink"/>
            <w:rFonts w:ascii="Segoe UI" w:hAnsi="Segoe UI" w:cs="Segoe UI"/>
            <w:color w:val="0366D6"/>
            <w:sz w:val="24"/>
          </w:rPr>
          <w:t>The indico Machine Learning Team's take on TensorFlow</w:t>
        </w:r>
      </w:hyperlink>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79" w:history="1">
        <w:r w:rsidRPr="001F7D44">
          <w:rPr>
            <w:rStyle w:val="Hyperlink"/>
            <w:rFonts w:ascii="Segoe UI" w:hAnsi="Segoe UI" w:cs="Segoe UI"/>
            <w:color w:val="0366D6"/>
            <w:sz w:val="24"/>
          </w:rPr>
          <w:t>The Good, Bad, &amp; Ugly of TensorFlow</w:t>
        </w:r>
      </w:hyperlink>
      <w:r w:rsidRPr="001F7D44">
        <w:rPr>
          <w:rFonts w:ascii="Segoe UI" w:hAnsi="Segoe UI" w:cs="Segoe UI"/>
          <w:color w:val="24292E"/>
          <w:sz w:val="24"/>
        </w:rPr>
        <w:t> - A survey of six months rapid evolution (+ tips/hacks and code to fix the ugly stuff), Dan Kuster at Indico, May 9, 2016</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80" w:history="1">
        <w:r w:rsidRPr="001F7D44">
          <w:rPr>
            <w:rStyle w:val="Hyperlink"/>
            <w:rFonts w:ascii="Segoe UI" w:hAnsi="Segoe UI" w:cs="Segoe UI"/>
            <w:color w:val="0366D6"/>
            <w:sz w:val="24"/>
          </w:rPr>
          <w:t>Fizz Buzz in TensorFlow</w:t>
        </w:r>
      </w:hyperlink>
      <w:r w:rsidRPr="001F7D44">
        <w:rPr>
          <w:rFonts w:ascii="Segoe UI" w:hAnsi="Segoe UI" w:cs="Segoe UI"/>
          <w:color w:val="24292E"/>
          <w:sz w:val="24"/>
        </w:rPr>
        <w:t> - A joke by Joel Grus</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81" w:history="1">
        <w:r w:rsidRPr="001F7D44">
          <w:rPr>
            <w:rStyle w:val="Hyperlink"/>
            <w:rFonts w:ascii="Segoe UI" w:hAnsi="Segoe UI" w:cs="Segoe UI"/>
            <w:color w:val="0366D6"/>
            <w:sz w:val="24"/>
          </w:rPr>
          <w:t xml:space="preserve">RNNs In TensorFlow, A Practical Guide </w:t>
        </w:r>
        <w:proofErr w:type="gramStart"/>
        <w:r w:rsidRPr="001F7D44">
          <w:rPr>
            <w:rStyle w:val="Hyperlink"/>
            <w:rFonts w:ascii="Segoe UI" w:hAnsi="Segoe UI" w:cs="Segoe UI"/>
            <w:color w:val="0366D6"/>
            <w:sz w:val="24"/>
          </w:rPr>
          <w:t>And</w:t>
        </w:r>
        <w:proofErr w:type="gramEnd"/>
        <w:r w:rsidRPr="001F7D44">
          <w:rPr>
            <w:rStyle w:val="Hyperlink"/>
            <w:rFonts w:ascii="Segoe UI" w:hAnsi="Segoe UI" w:cs="Segoe UI"/>
            <w:color w:val="0366D6"/>
            <w:sz w:val="24"/>
          </w:rPr>
          <w:t xml:space="preserve"> Undocumented Features</w:t>
        </w:r>
      </w:hyperlink>
      <w:r w:rsidRPr="001F7D44">
        <w:rPr>
          <w:rFonts w:ascii="Segoe UI" w:hAnsi="Segoe UI" w:cs="Segoe UI"/>
          <w:color w:val="24292E"/>
          <w:sz w:val="24"/>
        </w:rPr>
        <w:t> - Step-by-step guide with full code examples on GitHub.</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82" w:history="1">
        <w:r w:rsidRPr="001F7D44">
          <w:rPr>
            <w:rStyle w:val="Hyperlink"/>
            <w:rFonts w:ascii="Segoe UI" w:hAnsi="Segoe UI" w:cs="Segoe UI"/>
            <w:color w:val="0366D6"/>
            <w:sz w:val="24"/>
          </w:rPr>
          <w:t>Using TensorBoard to Visualize Image Classification Retraining in TensorFlow</w:t>
        </w:r>
      </w:hyperlink>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83" w:history="1">
        <w:r w:rsidRPr="001F7D44">
          <w:rPr>
            <w:rStyle w:val="Hyperlink"/>
            <w:rFonts w:ascii="Segoe UI" w:hAnsi="Segoe UI" w:cs="Segoe UI"/>
            <w:color w:val="0366D6"/>
            <w:sz w:val="24"/>
          </w:rPr>
          <w:t>TFRecords Guide</w:t>
        </w:r>
      </w:hyperlink>
      <w:r w:rsidRPr="001F7D44">
        <w:rPr>
          <w:rFonts w:ascii="Segoe UI" w:hAnsi="Segoe UI" w:cs="Segoe UI"/>
          <w:color w:val="24292E"/>
          <w:sz w:val="24"/>
        </w:rPr>
        <w:t> semantic segmentation and handling the TFRecord file format.</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84" w:history="1">
        <w:r w:rsidRPr="001F7D44">
          <w:rPr>
            <w:rStyle w:val="Hyperlink"/>
            <w:rFonts w:ascii="Segoe UI" w:hAnsi="Segoe UI" w:cs="Segoe UI"/>
            <w:color w:val="0366D6"/>
            <w:sz w:val="24"/>
          </w:rPr>
          <w:t>TensorFlow Android Guide</w:t>
        </w:r>
      </w:hyperlink>
      <w:r w:rsidRPr="001F7D44">
        <w:rPr>
          <w:rFonts w:ascii="Segoe UI" w:hAnsi="Segoe UI" w:cs="Segoe UI"/>
          <w:color w:val="24292E"/>
          <w:sz w:val="24"/>
        </w:rPr>
        <w:t> - Android TensorFlow Machine Learning Example.</w:t>
      </w:r>
    </w:p>
    <w:p w:rsidR="00EB0762" w:rsidRPr="001F7D44" w:rsidRDefault="00EB0762" w:rsidP="00EB0762">
      <w:pPr>
        <w:numPr>
          <w:ilvl w:val="0"/>
          <w:numId w:val="204"/>
        </w:numPr>
        <w:spacing w:before="60" w:after="100" w:afterAutospacing="1" w:line="240" w:lineRule="auto"/>
        <w:rPr>
          <w:rFonts w:ascii="Segoe UI" w:hAnsi="Segoe UI" w:cs="Segoe UI"/>
          <w:color w:val="24292E"/>
          <w:sz w:val="24"/>
        </w:rPr>
      </w:pPr>
      <w:hyperlink r:id="rId3685" w:history="1">
        <w:r w:rsidRPr="001F7D44">
          <w:rPr>
            <w:rStyle w:val="Hyperlink"/>
            <w:rFonts w:ascii="Segoe UI" w:hAnsi="Segoe UI" w:cs="Segoe UI"/>
            <w:color w:val="0366D6"/>
            <w:sz w:val="24"/>
          </w:rPr>
          <w:t>TensorFlow Optimizations on Modern Intel® Architecture</w:t>
        </w:r>
      </w:hyperlink>
      <w:r w:rsidRPr="001F7D44">
        <w:rPr>
          <w:rFonts w:ascii="Segoe UI" w:hAnsi="Segoe UI" w:cs="Segoe UI"/>
          <w:color w:val="24292E"/>
          <w:sz w:val="24"/>
        </w:rPr>
        <w:t> - Introduces TensorFlow optimizations on Intel® Xeon® and Intel® Xeon Phi™ processor-based platforms based on an Intel/Google collaboration.</w:t>
      </w:r>
    </w:p>
    <w:p w:rsidR="00EB0762" w:rsidRPr="001F7D44" w:rsidRDefault="00EB0762" w:rsidP="00EB0762">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Books</w:t>
      </w:r>
    </w:p>
    <w:bookmarkStart w:id="311" w:name="user-content-books"/>
    <w:bookmarkEnd w:id="311"/>
    <w:p w:rsidR="00EB0762" w:rsidRPr="001F7D44" w:rsidRDefault="00EB0762" w:rsidP="00EB0762">
      <w:pPr>
        <w:numPr>
          <w:ilvl w:val="0"/>
          <w:numId w:val="206"/>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fldChar w:fldCharType="begin"/>
      </w:r>
      <w:r w:rsidRPr="001F7D44">
        <w:rPr>
          <w:rFonts w:ascii="Segoe UI" w:hAnsi="Segoe UI" w:cs="Segoe UI"/>
          <w:color w:val="24292E"/>
          <w:sz w:val="24"/>
        </w:rPr>
        <w:instrText xml:space="preserve"> HYPERLINK "http://tensorflowbook.com/" </w: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t>Machine Learning with TensorFlow</w:t>
      </w:r>
      <w:r w:rsidRPr="001F7D44">
        <w:rPr>
          <w:rFonts w:ascii="Segoe UI" w:hAnsi="Segoe UI" w:cs="Segoe UI"/>
          <w:color w:val="24292E"/>
          <w:sz w:val="24"/>
        </w:rPr>
        <w:fldChar w:fldCharType="end"/>
      </w:r>
      <w:r w:rsidRPr="001F7D44">
        <w:rPr>
          <w:rFonts w:ascii="Segoe UI" w:hAnsi="Segoe UI" w:cs="Segoe UI"/>
          <w:color w:val="24292E"/>
          <w:sz w:val="24"/>
        </w:rPr>
        <w:t> by Nishant Shukla, computer vision researcher at UCLA and author of Haskell Data Analysis Cookbook. This book makes the math-heavy topic of ML approachable and practicle to a newcomer.</w:t>
      </w:r>
    </w:p>
    <w:p w:rsidR="00EB0762" w:rsidRPr="001F7D44" w:rsidRDefault="00EB0762" w:rsidP="00EB0762">
      <w:pPr>
        <w:numPr>
          <w:ilvl w:val="0"/>
          <w:numId w:val="206"/>
        </w:numPr>
        <w:spacing w:before="60" w:after="100" w:afterAutospacing="1" w:line="240" w:lineRule="auto"/>
        <w:rPr>
          <w:rFonts w:ascii="Segoe UI" w:hAnsi="Segoe UI" w:cs="Segoe UI"/>
          <w:color w:val="24292E"/>
          <w:sz w:val="24"/>
        </w:rPr>
      </w:pPr>
      <w:hyperlink r:id="rId3686" w:history="1">
        <w:r w:rsidRPr="001F7D44">
          <w:rPr>
            <w:rStyle w:val="Hyperlink"/>
            <w:rFonts w:ascii="Segoe UI" w:hAnsi="Segoe UI" w:cs="Segoe UI"/>
            <w:color w:val="0366D6"/>
            <w:sz w:val="24"/>
          </w:rPr>
          <w:t>First Contact with TensorFlow</w:t>
        </w:r>
      </w:hyperlink>
      <w:r w:rsidRPr="001F7D44">
        <w:rPr>
          <w:rFonts w:ascii="Segoe UI" w:hAnsi="Segoe UI" w:cs="Segoe UI"/>
          <w:color w:val="24292E"/>
          <w:sz w:val="24"/>
        </w:rPr>
        <w:t> by Jordi Torres, professor at UPC Barcelona Tech and a research manager and senior advisor at Barcelona Supercomputing Center</w:t>
      </w:r>
    </w:p>
    <w:p w:rsidR="00EB0762" w:rsidRPr="001F7D44" w:rsidRDefault="00EB0762" w:rsidP="00EB0762">
      <w:pPr>
        <w:numPr>
          <w:ilvl w:val="0"/>
          <w:numId w:val="206"/>
        </w:numPr>
        <w:spacing w:before="60" w:after="100" w:afterAutospacing="1" w:line="240" w:lineRule="auto"/>
        <w:rPr>
          <w:rFonts w:ascii="Segoe UI" w:hAnsi="Segoe UI" w:cs="Segoe UI"/>
          <w:color w:val="24292E"/>
          <w:sz w:val="24"/>
        </w:rPr>
      </w:pPr>
      <w:hyperlink r:id="rId3687" w:history="1">
        <w:r w:rsidRPr="001F7D44">
          <w:rPr>
            <w:rStyle w:val="Hyperlink"/>
            <w:rFonts w:ascii="Segoe UI" w:hAnsi="Segoe UI" w:cs="Segoe UI"/>
            <w:color w:val="0366D6"/>
            <w:sz w:val="24"/>
          </w:rPr>
          <w:t>Deep Learning with Python</w:t>
        </w:r>
      </w:hyperlink>
      <w:r w:rsidRPr="001F7D44">
        <w:rPr>
          <w:rFonts w:ascii="Segoe UI" w:hAnsi="Segoe UI" w:cs="Segoe UI"/>
          <w:color w:val="24292E"/>
          <w:sz w:val="24"/>
        </w:rPr>
        <w:t> - Develop Deep Learning Models on Theano and TensorFlow Using Keras by Jason Brownlee</w:t>
      </w:r>
    </w:p>
    <w:p w:rsidR="00EB0762" w:rsidRPr="001F7D44" w:rsidRDefault="00EB0762" w:rsidP="00EB0762">
      <w:pPr>
        <w:numPr>
          <w:ilvl w:val="0"/>
          <w:numId w:val="206"/>
        </w:numPr>
        <w:spacing w:before="60" w:after="100" w:afterAutospacing="1" w:line="240" w:lineRule="auto"/>
        <w:rPr>
          <w:rFonts w:ascii="Segoe UI" w:hAnsi="Segoe UI" w:cs="Segoe UI"/>
          <w:color w:val="24292E"/>
          <w:sz w:val="24"/>
        </w:rPr>
      </w:pPr>
      <w:hyperlink r:id="rId3688" w:history="1">
        <w:r w:rsidRPr="001F7D44">
          <w:rPr>
            <w:rStyle w:val="Hyperlink"/>
            <w:rFonts w:ascii="Segoe UI" w:hAnsi="Segoe UI" w:cs="Segoe UI"/>
            <w:color w:val="0366D6"/>
            <w:sz w:val="24"/>
          </w:rPr>
          <w:t>TensorFlow for Machine Intelligence</w:t>
        </w:r>
      </w:hyperlink>
      <w:r w:rsidRPr="001F7D44">
        <w:rPr>
          <w:rFonts w:ascii="Segoe UI" w:hAnsi="Segoe UI" w:cs="Segoe UI"/>
          <w:color w:val="24292E"/>
          <w:sz w:val="24"/>
        </w:rPr>
        <w:t> - Complete guide to use TensorFlow from the basics of graph computing, to deep learning models to using it in production environments - Bleeding Edge Press</w:t>
      </w:r>
    </w:p>
    <w:p w:rsidR="00EB0762" w:rsidRPr="001F7D44" w:rsidRDefault="00EB0762" w:rsidP="00EB0762">
      <w:pPr>
        <w:numPr>
          <w:ilvl w:val="0"/>
          <w:numId w:val="206"/>
        </w:numPr>
        <w:spacing w:before="60" w:after="100" w:afterAutospacing="1" w:line="240" w:lineRule="auto"/>
        <w:rPr>
          <w:rFonts w:ascii="Segoe UI" w:hAnsi="Segoe UI" w:cs="Segoe UI"/>
          <w:color w:val="24292E"/>
          <w:sz w:val="24"/>
        </w:rPr>
      </w:pPr>
      <w:hyperlink r:id="rId3689" w:history="1">
        <w:r w:rsidRPr="001F7D44">
          <w:rPr>
            <w:rStyle w:val="Hyperlink"/>
            <w:rFonts w:ascii="Segoe UI" w:hAnsi="Segoe UI" w:cs="Segoe UI"/>
            <w:color w:val="0366D6"/>
            <w:sz w:val="24"/>
          </w:rPr>
          <w:t>Getting Started with TensorFlow</w:t>
        </w:r>
      </w:hyperlink>
      <w:r w:rsidRPr="001F7D44">
        <w:rPr>
          <w:rFonts w:ascii="Segoe UI" w:hAnsi="Segoe UI" w:cs="Segoe UI"/>
          <w:color w:val="24292E"/>
          <w:sz w:val="24"/>
        </w:rPr>
        <w:t> - Get up and running with the latest numerical computing library by Google and dive deeper into your data, by Giancarlo Zaccone</w:t>
      </w:r>
    </w:p>
    <w:p w:rsidR="00EB0762" w:rsidRPr="001F7D44" w:rsidRDefault="00EB0762" w:rsidP="00EB0762">
      <w:pPr>
        <w:numPr>
          <w:ilvl w:val="0"/>
          <w:numId w:val="206"/>
        </w:numPr>
        <w:spacing w:before="60" w:after="100" w:afterAutospacing="1" w:line="240" w:lineRule="auto"/>
        <w:rPr>
          <w:rFonts w:ascii="Segoe UI" w:hAnsi="Segoe UI" w:cs="Segoe UI"/>
          <w:color w:val="24292E"/>
          <w:sz w:val="24"/>
        </w:rPr>
      </w:pPr>
      <w:hyperlink r:id="rId3690" w:history="1">
        <w:r w:rsidRPr="001F7D44">
          <w:rPr>
            <w:rStyle w:val="Hyperlink"/>
            <w:rFonts w:ascii="Segoe UI" w:hAnsi="Segoe UI" w:cs="Segoe UI"/>
            <w:color w:val="0366D6"/>
            <w:sz w:val="24"/>
          </w:rPr>
          <w:t>Hands-On Machine Learning with Scikit-Learn and TensorFlow</w:t>
        </w:r>
      </w:hyperlink>
      <w:r w:rsidRPr="001F7D44">
        <w:rPr>
          <w:rFonts w:ascii="Segoe UI" w:hAnsi="Segoe UI" w:cs="Segoe UI"/>
          <w:color w:val="24292E"/>
          <w:sz w:val="24"/>
        </w:rPr>
        <w:t> – by Aurélien Geron, former lead of the YouTube video classification team. Covers ML fundamentals, training and deploying deep nets across multiple servers and GPUs using TensorFlow, the latest CNN, RNN and Autoencoder architectures, and Reinforcement Learning (Deep Q).</w:t>
      </w:r>
    </w:p>
    <w:p w:rsidR="00EB0762" w:rsidRPr="001F7D44" w:rsidRDefault="00EB0762" w:rsidP="00F526AB">
      <w:pPr>
        <w:numPr>
          <w:ilvl w:val="0"/>
          <w:numId w:val="206"/>
        </w:numPr>
        <w:spacing w:before="60" w:after="100" w:afterAutospacing="1" w:line="240" w:lineRule="auto"/>
        <w:rPr>
          <w:rFonts w:ascii="Segoe UI" w:hAnsi="Segoe UI" w:cs="Segoe UI"/>
          <w:color w:val="24292E"/>
          <w:sz w:val="24"/>
        </w:rPr>
      </w:pPr>
      <w:hyperlink r:id="rId3691" w:history="1">
        <w:r w:rsidRPr="001F7D44">
          <w:rPr>
            <w:rStyle w:val="Hyperlink"/>
            <w:rFonts w:ascii="Segoe UI" w:hAnsi="Segoe UI" w:cs="Segoe UI"/>
            <w:color w:val="0366D6"/>
            <w:sz w:val="24"/>
          </w:rPr>
          <w:t>Building Machine Learning Projects with Tensorflow</w:t>
        </w:r>
      </w:hyperlink>
      <w:r w:rsidRPr="001F7D44">
        <w:rPr>
          <w:rFonts w:ascii="Segoe UI" w:hAnsi="Segoe UI" w:cs="Segoe UI"/>
          <w:color w:val="24292E"/>
          <w:sz w:val="24"/>
        </w:rPr>
        <w:t> – by Rodolfo Bonnin. This book covers various projects in TensorFlow that expose what can be done with TensorFlow in different scenarios. The book provides projects on training models, machine learning, deep learning, and working with various neural networks. Each project is an engaging and insightful exercise that will teach you how to use TensorFlow and show you how layers of data can be explored by working with Tensors.</w:t>
      </w:r>
    </w:p>
    <w:p w:rsidR="00117743" w:rsidRPr="001F7D44" w:rsidRDefault="00117743">
      <w:pPr>
        <w:rPr>
          <w:rFonts w:ascii="Segoe UI" w:eastAsia="Times New Roman" w:hAnsi="Segoe UI" w:cs="Segoe UI"/>
          <w:color w:val="24292E"/>
          <w:sz w:val="28"/>
          <w:szCs w:val="24"/>
        </w:rPr>
      </w:pPr>
      <w:r w:rsidRPr="001F7D44">
        <w:rPr>
          <w:rFonts w:ascii="Segoe UI" w:eastAsia="Times New Roman" w:hAnsi="Segoe UI" w:cs="Segoe UI"/>
          <w:color w:val="24292E"/>
          <w:sz w:val="28"/>
          <w:szCs w:val="24"/>
        </w:rPr>
        <w:br w:type="page"/>
      </w:r>
    </w:p>
    <w:p w:rsidR="00117743" w:rsidRPr="001F7D44" w:rsidRDefault="00117743" w:rsidP="00F526AB">
      <w:pPr>
        <w:pStyle w:val="Heading1"/>
        <w:pBdr>
          <w:bottom w:val="single" w:sz="6" w:space="4" w:color="EAECEF"/>
        </w:pBdr>
        <w:spacing w:after="240" w:afterAutospacing="0"/>
        <w:rPr>
          <w:rFonts w:ascii="Segoe UI" w:hAnsi="Segoe UI" w:cs="Segoe UI"/>
          <w:color w:val="24292E"/>
          <w:sz w:val="50"/>
        </w:rPr>
      </w:pPr>
      <w:bookmarkStart w:id="312" w:name="_Toc494544481"/>
      <w:r w:rsidRPr="001F7D44">
        <w:rPr>
          <w:rFonts w:ascii="Segoe UI" w:hAnsi="Segoe UI" w:cs="Segoe UI"/>
          <w:color w:val="24292E"/>
          <w:sz w:val="50"/>
        </w:rPr>
        <w:t>Awesome Mac</w:t>
      </w:r>
      <w:bookmarkEnd w:id="312"/>
    </w:p>
    <w:p w:rsidR="00EB23BD" w:rsidRPr="001F7D44" w:rsidRDefault="00EB23BD" w:rsidP="00EB23BD">
      <w:pPr>
        <w:spacing w:before="60" w:after="100" w:afterAutospacing="1" w:line="240" w:lineRule="auto"/>
        <w:rPr>
          <w:rFonts w:ascii="Segoe UI" w:eastAsia="Times New Roman" w:hAnsi="Segoe UI" w:cs="Segoe UI"/>
          <w:color w:val="24292E"/>
          <w:sz w:val="28"/>
          <w:szCs w:val="24"/>
        </w:rPr>
      </w:pPr>
      <w:hyperlink r:id="rId3692" w:history="1">
        <w:r w:rsidRPr="001F7D44">
          <w:rPr>
            <w:rStyle w:val="Hyperlink"/>
            <w:rFonts w:ascii="Segoe UI" w:eastAsia="Times New Roman" w:hAnsi="Segoe UI" w:cs="Segoe UI"/>
            <w:sz w:val="28"/>
            <w:szCs w:val="24"/>
          </w:rPr>
          <w:t>https://github.com/jaywcjlove/awesome-mac</w:t>
        </w:r>
      </w:hyperlink>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 This repo is a collection of </w:t>
      </w:r>
      <w:r w:rsidRPr="001F7D44">
        <w:rPr>
          <w:rStyle w:val="Strong"/>
          <w:rFonts w:ascii="Segoe UI" w:hAnsi="Segoe UI" w:cs="Segoe UI"/>
          <w:color w:val="24292E"/>
          <w:sz w:val="26"/>
        </w:rPr>
        <w:t>AWESOME</w:t>
      </w:r>
      <w:r w:rsidRPr="001F7D44">
        <w:rPr>
          <w:rFonts w:ascii="Segoe UI" w:hAnsi="Segoe UI" w:cs="Segoe UI"/>
          <w:color w:val="24292E"/>
          <w:sz w:val="26"/>
        </w:rPr>
        <w:t> Mac applications and tools for developers and designers. Feel free to </w:t>
      </w:r>
      <w:r w:rsidRPr="001F7D44">
        <w:rPr>
          <w:rStyle w:val="Strong"/>
          <w:rFonts w:ascii="Segoe UI" w:hAnsi="Segoe UI" w:cs="Segoe UI"/>
          <w:color w:val="24292E"/>
          <w:sz w:val="26"/>
        </w:rPr>
        <w:t>Star</w:t>
      </w:r>
      <w:r w:rsidRPr="001F7D44">
        <w:rPr>
          <w:rFonts w:ascii="Segoe UI" w:hAnsi="Segoe UI" w:cs="Segoe UI"/>
          <w:color w:val="24292E"/>
          <w:sz w:val="26"/>
        </w:rPr>
        <w:t> and </w:t>
      </w:r>
      <w:r w:rsidRPr="001F7D44">
        <w:rPr>
          <w:rStyle w:val="Strong"/>
          <w:rFonts w:ascii="Segoe UI" w:hAnsi="Segoe UI" w:cs="Segoe UI"/>
          <w:color w:val="24292E"/>
          <w:sz w:val="26"/>
        </w:rPr>
        <w:t>Fork</w:t>
      </w:r>
      <w:r w:rsidRPr="001F7D44">
        <w:rPr>
          <w:rFonts w:ascii="Segoe UI" w:hAnsi="Segoe UI" w:cs="Segoe UI"/>
          <w:color w:val="24292E"/>
          <w:sz w:val="26"/>
        </w:rPr>
        <w:t>. Any comments, suggestions? </w:t>
      </w:r>
      <w:hyperlink r:id="rId3693" w:history="1">
        <w:r w:rsidRPr="001F7D44">
          <w:rPr>
            <w:rStyle w:val="Hyperlink"/>
            <w:rFonts w:ascii="Segoe UI" w:hAnsi="Segoe UI" w:cs="Segoe UI"/>
            <w:color w:val="0366D6"/>
            <w:sz w:val="26"/>
          </w:rPr>
          <w:t>Let us know</w:t>
        </w:r>
      </w:hyperlink>
      <w:r w:rsidRPr="001F7D44">
        <w:rPr>
          <w:rFonts w:ascii="Segoe UI" w:hAnsi="Segoe UI" w:cs="Segoe UI"/>
          <w:color w:val="24292E"/>
          <w:sz w:val="26"/>
        </w:rPr>
        <w:t>. we love PRs :), please follow the </w:t>
      </w:r>
      <w:hyperlink r:id="rId3694" w:history="1">
        <w:r w:rsidRPr="001F7D44">
          <w:rPr>
            <w:rStyle w:val="Hyperlink"/>
            <w:rFonts w:ascii="Segoe UI" w:hAnsi="Segoe UI" w:cs="Segoe UI"/>
            <w:color w:val="0366D6"/>
            <w:sz w:val="26"/>
          </w:rPr>
          <w:t>awesome</w:t>
        </w:r>
      </w:hyperlink>
      <w:r w:rsidRPr="001F7D44">
        <w:rPr>
          <w:rFonts w:ascii="Segoe UI" w:hAnsi="Segoe UI" w:cs="Segoe UI"/>
          <w:color w:val="24292E"/>
          <w:sz w:val="26"/>
        </w:rPr>
        <w:t> format.</w: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Explanation</w:t>
      </w:r>
    </w:p>
    <w:p w:rsidR="00117743" w:rsidRPr="001F7D44" w:rsidRDefault="00117743" w:rsidP="00117743">
      <w:pPr>
        <w:pStyle w:val="NormalWeb"/>
        <w:spacing w:before="0" w:beforeAutospacing="0" w:after="240" w:afterAutospacing="0"/>
        <w:rPr>
          <w:rFonts w:ascii="Segoe UI" w:hAnsi="Segoe UI" w:cs="Segoe UI"/>
          <w:color w:val="24292E"/>
          <w:sz w:val="26"/>
        </w:rPr>
      </w:pPr>
      <w:hyperlink r:id="rId3695" w:history="1">
        <w:r w:rsidRPr="001F7D44">
          <w:rPr>
            <w:rStyle w:val="Hyperlink"/>
            <w:rFonts w:ascii="Segoe UI" w:hAnsi="Segoe UI" w:cs="Segoe UI"/>
            <w:color w:val="0366D6"/>
            <w:sz w:val="26"/>
          </w:rPr>
          <w:t>English</w:t>
        </w:r>
      </w:hyperlink>
      <w:r w:rsidRPr="001F7D44">
        <w:rPr>
          <w:rFonts w:ascii="Segoe UI" w:hAnsi="Segoe UI" w:cs="Segoe UI"/>
          <w:color w:val="24292E"/>
          <w:sz w:val="26"/>
        </w:rPr>
        <w:t> | </w:t>
      </w:r>
      <w:hyperlink r:id="rId3696" w:history="1">
        <w:r w:rsidRPr="001F7D44">
          <w:rPr>
            <w:rStyle w:val="Hyperlink"/>
            <w:rFonts w:ascii="微软雅黑" w:eastAsia="微软雅黑" w:hAnsi="微软雅黑" w:cs="微软雅黑" w:hint="eastAsia"/>
            <w:color w:val="0366D6"/>
            <w:sz w:val="26"/>
          </w:rPr>
          <w:t>中文</w:t>
        </w:r>
      </w:hyperlink>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Fonts w:ascii="Segoe UI" w:hAnsi="Segoe UI" w:cs="Segoe UI"/>
          <w:noProof/>
          <w:color w:val="0366D6"/>
          <w:sz w:val="26"/>
        </w:rPr>
        <mc:AlternateContent>
          <mc:Choice Requires="wps">
            <w:drawing>
              <wp:inline distT="0" distB="0" distL="0" distR="0">
                <wp:extent cx="302260" cy="302260"/>
                <wp:effectExtent l="0" t="0" r="0" b="0"/>
                <wp:docPr id="1814" name="Rectangle 1814" descr="Open-Source Software">
                  <a:hlinkClick xmlns:a="http://schemas.openxmlformats.org/drawingml/2006/main" r:id="rId36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52AC8" id="Rectangle 1814" o:spid="_x0000_s1026" alt="Open-Source Software" href="https://camo.githubusercontent.com/27b0c862bc5dee3cc822a00c0645f66104a583b0/68747470733a2f2f6a617977636a6c6f76652e6769746875622e696f2f73622f69636f2f6d696e2d6f737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" o:button="t" filled="f" stroked="f">
                <v:fill o:detectmouseclick="t"/>
                <o:lock v:ext="edit" aspectratio="t"/>
                <w10:anchorlock/>
              </v:rect>
            </w:pict>
          </mc:Fallback>
        </mc:AlternateContent>
      </w:r>
      <w:r w:rsidRPr="001F7D44">
        <w:rPr>
          <w:rFonts w:ascii="Segoe UI" w:hAnsi="Segoe UI" w:cs="Segoe UI"/>
          <w:color w:val="24292E"/>
          <w:sz w:val="26"/>
        </w:rPr>
        <w:t> means </w:t>
      </w:r>
      <w:r w:rsidRPr="001F7D44">
        <w:rPr>
          <w:rStyle w:val="Strong"/>
          <w:rFonts w:ascii="Segoe UI" w:hAnsi="Segoe UI" w:cs="Segoe UI"/>
          <w:color w:val="24292E"/>
          <w:sz w:val="26"/>
        </w:rPr>
        <w:t>open source</w:t>
      </w:r>
      <w:r w:rsidRPr="001F7D44">
        <w:rPr>
          <w:rFonts w:ascii="Segoe UI" w:hAnsi="Segoe UI" w:cs="Segoe UI"/>
          <w:color w:val="24292E"/>
          <w:sz w:val="26"/>
        </w:rPr>
        <w:t>, click to enter </w:t>
      </w:r>
      <w:r w:rsidRPr="001F7D44">
        <w:rPr>
          <w:rStyle w:val="Strong"/>
          <w:rFonts w:ascii="Segoe UI" w:hAnsi="Segoe UI" w:cs="Segoe UI"/>
          <w:color w:val="24292E"/>
          <w:sz w:val="26"/>
        </w:rPr>
        <w:t>open source</w:t>
      </w:r>
      <w:r w:rsidRPr="001F7D44">
        <w:rPr>
          <w:rFonts w:ascii="Segoe UI" w:hAnsi="Segoe UI" w:cs="Segoe UI"/>
          <w:color w:val="24292E"/>
          <w:sz w:val="26"/>
        </w:rPr>
        <w:t> repo;</w:t>
      </w:r>
      <w:r w:rsidRPr="001F7D44">
        <w:rPr>
          <w:rFonts w:ascii="Segoe UI" w:hAnsi="Segoe UI" w:cs="Segoe UI"/>
          <w:color w:val="24292E"/>
          <w:sz w:val="26"/>
        </w:rPr>
        <w:br/>
      </w:r>
      <w:r w:rsidRPr="001F7D44">
        <w:rPr>
          <w:rFonts w:ascii="Segoe UI" w:hAnsi="Segoe UI" w:cs="Segoe UI"/>
          <w:noProof/>
          <w:color w:val="0366D6"/>
          <w:sz w:val="26"/>
        </w:rPr>
        <mc:AlternateContent>
          <mc:Choice Requires="wps">
            <w:drawing>
              <wp:inline distT="0" distB="0" distL="0" distR="0">
                <wp:extent cx="302260" cy="302260"/>
                <wp:effectExtent l="0" t="0" r="0" b="0"/>
                <wp:docPr id="1813" name="Rectangle 181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EFAC5" id="Rectangle 181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y2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bh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gwty2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6"/>
        </w:rPr>
        <w:t> means </w:t>
      </w:r>
      <w:r w:rsidRPr="001F7D44">
        <w:rPr>
          <w:rStyle w:val="Strong"/>
          <w:rFonts w:ascii="Segoe UI" w:hAnsi="Segoe UI" w:cs="Segoe UI"/>
          <w:color w:val="24292E"/>
          <w:sz w:val="26"/>
        </w:rPr>
        <w:t>free</w:t>
      </w:r>
      <w:r w:rsidRPr="001F7D44">
        <w:rPr>
          <w:rFonts w:ascii="Segoe UI" w:hAnsi="Segoe UI" w:cs="Segoe UI"/>
          <w:color w:val="24292E"/>
          <w:sz w:val="26"/>
        </w:rPr>
        <w:t> to use, or </w:t>
      </w:r>
      <w:r w:rsidRPr="001F7D44">
        <w:rPr>
          <w:rStyle w:val="Strong"/>
          <w:rFonts w:ascii="Segoe UI" w:hAnsi="Segoe UI" w:cs="Segoe UI"/>
          <w:color w:val="24292E"/>
          <w:sz w:val="26"/>
        </w:rPr>
        <w:t>free</w:t>
      </w:r>
      <w:r w:rsidRPr="001F7D44">
        <w:rPr>
          <w:rFonts w:ascii="Segoe UI" w:hAnsi="Segoe UI" w:cs="Segoe UI"/>
          <w:color w:val="24292E"/>
          <w:sz w:val="26"/>
        </w:rPr>
        <w:t> personal license;</w:t>
      </w:r>
      <w:r w:rsidRPr="001F7D44">
        <w:rPr>
          <w:rFonts w:ascii="Segoe UI" w:hAnsi="Segoe UI" w:cs="Segoe UI"/>
          <w:color w:val="24292E"/>
          <w:sz w:val="26"/>
        </w:rPr>
        <w:br/>
      </w:r>
      <w:r w:rsidRPr="001F7D44">
        <w:rPr>
          <w:rFonts w:ascii="Segoe UI" w:hAnsi="Segoe UI" w:cs="Segoe UI"/>
          <w:noProof/>
          <w:color w:val="0366D6"/>
          <w:sz w:val="26"/>
        </w:rPr>
        <mc:AlternateContent>
          <mc:Choice Requires="wps">
            <w:drawing>
              <wp:inline distT="0" distB="0" distL="0" distR="0">
                <wp:extent cx="302260" cy="302260"/>
                <wp:effectExtent l="0" t="0" r="0" b="0"/>
                <wp:docPr id="1812" name="Rectangle 1812"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C2E5E" id="Rectangle 1812"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1q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6Zhh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73m1q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6"/>
        </w:rPr>
        <w:t> means </w:t>
      </w:r>
      <w:r w:rsidRPr="001F7D44">
        <w:rPr>
          <w:rStyle w:val="Strong"/>
          <w:rFonts w:ascii="Segoe UI" w:hAnsi="Segoe UI" w:cs="Segoe UI"/>
          <w:color w:val="24292E"/>
          <w:sz w:val="26"/>
        </w:rPr>
        <w:t>hot</w:t>
      </w:r>
      <w:r w:rsidRPr="001F7D44">
        <w:rPr>
          <w:rFonts w:ascii="Segoe UI" w:hAnsi="Segoe UI" w:cs="Segoe UI"/>
          <w:color w:val="24292E"/>
          <w:sz w:val="26"/>
        </w:rPr>
        <w:t> app;</w:t>
      </w:r>
      <w:r w:rsidRPr="001F7D44">
        <w:rPr>
          <w:rFonts w:ascii="Segoe UI" w:hAnsi="Segoe UI" w:cs="Segoe UI"/>
          <w:color w:val="24292E"/>
          <w:sz w:val="26"/>
        </w:rPr>
        <w:br/>
      </w:r>
      <w:r w:rsidRPr="001F7D44">
        <w:rPr>
          <w:rFonts w:ascii="Segoe UI" w:hAnsi="Segoe UI" w:cs="Segoe UI"/>
          <w:noProof/>
          <w:color w:val="0366D6"/>
          <w:sz w:val="26"/>
        </w:rPr>
        <mc:AlternateContent>
          <mc:Choice Requires="wps">
            <w:drawing>
              <wp:inline distT="0" distB="0" distL="0" distR="0">
                <wp:extent cx="302260" cy="302260"/>
                <wp:effectExtent l="0" t="0" r="0" b="0"/>
                <wp:docPr id="1811" name="Rectangle 181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FD29D" id="Rectangle 181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XBQ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Aev/X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6"/>
        </w:rPr>
        <w:t> means </w:t>
      </w:r>
      <w:r w:rsidRPr="001F7D44">
        <w:rPr>
          <w:rStyle w:val="Strong"/>
          <w:rFonts w:ascii="Segoe UI" w:hAnsi="Segoe UI" w:cs="Segoe UI"/>
          <w:color w:val="24292E"/>
          <w:sz w:val="26"/>
        </w:rPr>
        <w:t>recommended</w:t>
      </w:r>
      <w:r w:rsidRPr="001F7D44">
        <w:rPr>
          <w:rFonts w:ascii="Segoe UI" w:hAnsi="Segoe UI" w:cs="Segoe UI"/>
          <w:color w:val="24292E"/>
          <w:sz w:val="26"/>
        </w:rPr>
        <w:t> app;</w:t>
      </w:r>
      <w:r w:rsidRPr="001F7D44">
        <w:rPr>
          <w:rFonts w:ascii="Segoe UI" w:hAnsi="Segoe UI" w:cs="Segoe UI"/>
          <w:color w:val="24292E"/>
          <w:sz w:val="26"/>
        </w:rPr>
        <w:br/>
      </w:r>
      <w:r w:rsidRPr="001F7D44">
        <w:rPr>
          <w:rFonts w:ascii="Segoe UI" w:hAnsi="Segoe UI" w:cs="Segoe UI"/>
          <w:noProof/>
          <w:color w:val="0366D6"/>
          <w:sz w:val="26"/>
        </w:rPr>
        <mc:AlternateContent>
          <mc:Choice Requires="wps">
            <w:drawing>
              <wp:inline distT="0" distB="0" distL="0" distR="0">
                <wp:extent cx="302260" cy="302260"/>
                <wp:effectExtent l="0" t="0" r="0" b="0"/>
                <wp:docPr id="1810" name="Rectangle 1810"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10FD8" id="Rectangle 1810"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7s5CA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M03uzk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6"/>
        </w:rPr>
        <w:t> means </w:t>
      </w:r>
      <w:r w:rsidRPr="001F7D44">
        <w:rPr>
          <w:rStyle w:val="Strong"/>
          <w:rFonts w:ascii="Segoe UI" w:hAnsi="Segoe UI" w:cs="Segoe UI"/>
          <w:color w:val="24292E"/>
          <w:sz w:val="26"/>
        </w:rPr>
        <w:t>must have</w:t>
      </w:r>
      <w:r w:rsidRPr="001F7D44">
        <w:rPr>
          <w:rFonts w:ascii="Segoe UI" w:hAnsi="Segoe UI" w:cs="Segoe UI"/>
          <w:color w:val="24292E"/>
          <w:sz w:val="26"/>
        </w:rPr>
        <w:t> app;</w:t>
      </w:r>
      <w:r w:rsidRPr="001F7D44">
        <w:rPr>
          <w:rFonts w:ascii="Segoe UI" w:hAnsi="Segoe UI" w:cs="Segoe UI"/>
          <w:color w:val="24292E"/>
          <w:sz w:val="26"/>
        </w:rPr>
        <w:br/>
      </w:r>
      <w:r w:rsidRPr="001F7D44">
        <w:rPr>
          <w:rFonts w:ascii="Segoe UI" w:hAnsi="Segoe UI" w:cs="Segoe UI"/>
          <w:noProof/>
          <w:color w:val="0366D6"/>
          <w:sz w:val="26"/>
        </w:rPr>
        <mc:AlternateContent>
          <mc:Choice Requires="wps">
            <w:drawing>
              <wp:inline distT="0" distB="0" distL="0" distR="0">
                <wp:extent cx="302260" cy="302260"/>
                <wp:effectExtent l="0" t="0" r="0" b="0"/>
                <wp:docPr id="1809" name="Rectangle 1809" descr="App Store">
                  <a:hlinkClick xmlns:a="http://schemas.openxmlformats.org/drawingml/2006/main" r:id="rId370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9957F" id="Rectangle 1809" o:spid="_x0000_s1026" alt="App Store" href="https://camo.githubusercontent.com/0346a79e22858448a323486fbc30700c679386dc/68747470733a2f2f6a617977636a6c6f76652e6769746875622e696f2f73622f69636f2f6d696e2d6170702d73746f72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" o:button="t" filled="f" stroked="f">
                <v:fill o:detectmouseclick="t"/>
                <o:lock v:ext="edit" aspectratio="t"/>
                <w10:anchorlock/>
              </v:rect>
            </w:pict>
          </mc:Fallback>
        </mc:AlternateContent>
      </w:r>
      <w:r w:rsidRPr="001F7D44">
        <w:rPr>
          <w:rFonts w:ascii="Segoe UI" w:hAnsi="Segoe UI" w:cs="Segoe UI"/>
          <w:color w:val="24292E"/>
          <w:sz w:val="26"/>
        </w:rPr>
        <w:t> means </w:t>
      </w:r>
      <w:r w:rsidRPr="001F7D44">
        <w:rPr>
          <w:rStyle w:val="Strong"/>
          <w:rFonts w:ascii="Segoe UI" w:hAnsi="Segoe UI" w:cs="Segoe UI"/>
          <w:color w:val="24292E"/>
          <w:sz w:val="26"/>
        </w:rPr>
        <w:t>App store</w:t>
      </w:r>
      <w:r w:rsidRPr="001F7D44">
        <w:rPr>
          <w:rFonts w:ascii="Segoe UI" w:hAnsi="Segoe UI" w:cs="Segoe UI"/>
          <w:color w:val="24292E"/>
          <w:sz w:val="26"/>
        </w:rPr>
        <w:t> hyperlink;</w:t>
      </w:r>
      <w:r w:rsidRPr="001F7D44">
        <w:rPr>
          <w:rFonts w:ascii="Segoe UI" w:hAnsi="Segoe UI" w:cs="Segoe UI"/>
          <w:color w:val="24292E"/>
          <w:sz w:val="26"/>
        </w:rPr>
        <w:br/>
      </w:r>
      <w:r w:rsidRPr="001F7D44">
        <w:rPr>
          <w:rFonts w:ascii="Segoe UI" w:hAnsi="Segoe UI" w:cs="Segoe UI"/>
          <w:noProof/>
          <w:color w:val="0366D6"/>
          <w:sz w:val="26"/>
        </w:rPr>
        <mc:AlternateContent>
          <mc:Choice Requires="wps">
            <w:drawing>
              <wp:inline distT="0" distB="0" distL="0" distR="0">
                <wp:extent cx="302260" cy="302260"/>
                <wp:effectExtent l="0" t="0" r="0" b="0"/>
                <wp:docPr id="1808" name="Rectangle 1808" descr="1 star">
                  <a:hlinkClick xmlns:a="http://schemas.openxmlformats.org/drawingml/2006/main" r:id="rId370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CB5DF" id="Rectangle 1808" o:spid="_x0000_s1026" alt="1 star" href="https://camo.githubusercontent.com/94214f05229d0ce85c8ce0b9ca8b72ea7b8e384b/68747470733a2f2f6a617977636a6c6f76652e6769746875622e696f2f73622f737461722f72656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6"/>
        </w:rPr>
        <w:t> means highly recommended, must-have app. The number of stars represents how strongly I recommend it;</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You may come across some non-English characters. Those apps don't have an English version yet, so you might want steer clear of them.</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Contents</w:t>
      </w:r>
    </w:p>
    <w:p w:rsidR="00F526AB" w:rsidRDefault="00F526AB" w:rsidP="00F526AB">
      <w:pPr>
        <w:numPr>
          <w:ilvl w:val="0"/>
          <w:numId w:val="207"/>
        </w:numPr>
        <w:spacing w:before="100" w:beforeAutospacing="1" w:after="100" w:afterAutospacing="1" w:line="240" w:lineRule="auto"/>
        <w:rPr>
          <w:rFonts w:ascii="Segoe UI" w:hAnsi="Segoe UI" w:cs="Segoe UI"/>
          <w:color w:val="24292E"/>
          <w:sz w:val="24"/>
        </w:rPr>
        <w:sectPr w:rsidR="00F526AB" w:rsidSect="00BD2705">
          <w:type w:val="continuous"/>
          <w:pgSz w:w="11906" w:h="16838" w:code="9"/>
          <w:pgMar w:top="720" w:right="1008" w:bottom="720" w:left="1008" w:header="720" w:footer="288" w:gutter="0"/>
          <w:cols w:space="720"/>
          <w:docGrid w:linePitch="360"/>
        </w:sectPr>
      </w:pPr>
    </w:p>
    <w:p w:rsidR="00117743" w:rsidRPr="001F7D44" w:rsidRDefault="00117743" w:rsidP="00F526AB">
      <w:pPr>
        <w:numPr>
          <w:ilvl w:val="0"/>
          <w:numId w:val="207"/>
        </w:numPr>
        <w:spacing w:before="100" w:beforeAutospacing="1" w:after="100" w:afterAutospacing="1" w:line="240" w:lineRule="auto"/>
        <w:rPr>
          <w:rFonts w:ascii="Segoe UI" w:hAnsi="Segoe UI" w:cs="Segoe UI"/>
          <w:color w:val="24292E"/>
          <w:sz w:val="24"/>
        </w:rPr>
      </w:pPr>
      <w:hyperlink r:id="rId3704" w:anchor="editors-and-ide" w:history="1">
        <w:r w:rsidRPr="001F7D44">
          <w:rPr>
            <w:rStyle w:val="Hyperlink"/>
            <w:rFonts w:ascii="Segoe UI" w:hAnsi="Segoe UI" w:cs="Segoe UI"/>
            <w:color w:val="0366D6"/>
            <w:sz w:val="24"/>
          </w:rPr>
          <w:t>Editors and IDE</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05" w:anchor="development-tools" w:history="1">
        <w:r w:rsidRPr="001F7D44">
          <w:rPr>
            <w:rStyle w:val="Hyperlink"/>
            <w:rFonts w:ascii="Segoe UI" w:hAnsi="Segoe UI" w:cs="Segoe UI"/>
            <w:color w:val="0366D6"/>
            <w:sz w:val="24"/>
          </w:rPr>
          <w:t>Development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06" w:anchor="test-tools" w:history="1">
        <w:r w:rsidRPr="001F7D44">
          <w:rPr>
            <w:rStyle w:val="Hyperlink"/>
            <w:rFonts w:ascii="Segoe UI" w:hAnsi="Segoe UI" w:cs="Segoe UI"/>
            <w:color w:val="0366D6"/>
            <w:sz w:val="24"/>
          </w:rPr>
          <w:t>Test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07" w:anchor="command-line-tools" w:history="1">
        <w:r w:rsidRPr="001F7D44">
          <w:rPr>
            <w:rStyle w:val="Hyperlink"/>
            <w:rFonts w:ascii="Segoe UI" w:hAnsi="Segoe UI" w:cs="Segoe UI"/>
            <w:color w:val="0366D6"/>
            <w:sz w:val="24"/>
          </w:rPr>
          <w:t>Command Line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08" w:anchor="version-control-systems" w:history="1">
        <w:r w:rsidRPr="001F7D44">
          <w:rPr>
            <w:rStyle w:val="Hyperlink"/>
            <w:rFonts w:ascii="Segoe UI" w:hAnsi="Segoe UI" w:cs="Segoe UI"/>
            <w:color w:val="0366D6"/>
            <w:sz w:val="24"/>
          </w:rPr>
          <w:t>Version Control Systems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09" w:anchor="databases" w:history="1">
        <w:r w:rsidRPr="001F7D44">
          <w:rPr>
            <w:rStyle w:val="Hyperlink"/>
            <w:rFonts w:ascii="Segoe UI" w:hAnsi="Segoe UI" w:cs="Segoe UI"/>
            <w:color w:val="0366D6"/>
            <w:sz w:val="24"/>
          </w:rPr>
          <w:t>Databases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0" w:anchor="design-and-product" w:history="1">
        <w:r w:rsidRPr="001F7D44">
          <w:rPr>
            <w:rStyle w:val="Hyperlink"/>
            <w:rFonts w:ascii="Segoe UI" w:hAnsi="Segoe UI" w:cs="Segoe UI"/>
            <w:color w:val="0366D6"/>
            <w:sz w:val="24"/>
          </w:rPr>
          <w:t>Design and Product</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1" w:anchor="virtual-machines" w:history="1">
        <w:r w:rsidRPr="001F7D44">
          <w:rPr>
            <w:rStyle w:val="Hyperlink"/>
            <w:rFonts w:ascii="Segoe UI" w:hAnsi="Segoe UI" w:cs="Segoe UI"/>
            <w:color w:val="0366D6"/>
            <w:sz w:val="24"/>
          </w:rPr>
          <w:t>Virtual Machines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2" w:anchor="communication" w:history="1">
        <w:r w:rsidRPr="001F7D44">
          <w:rPr>
            <w:rStyle w:val="Hyperlink"/>
            <w:rFonts w:ascii="Segoe UI" w:hAnsi="Segoe UI" w:cs="Segoe UI"/>
            <w:color w:val="0366D6"/>
            <w:sz w:val="24"/>
          </w:rPr>
          <w:t>Communication</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3" w:anchor="data-recovery-tools" w:history="1">
        <w:r w:rsidRPr="001F7D44">
          <w:rPr>
            <w:rStyle w:val="Hyperlink"/>
            <w:rFonts w:ascii="Segoe UI" w:hAnsi="Segoe UI" w:cs="Segoe UI"/>
            <w:color w:val="0366D6"/>
            <w:sz w:val="24"/>
          </w:rPr>
          <w:t>Data Recovery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4" w:anchor="audio-and-video-tools" w:history="1">
        <w:r w:rsidRPr="001F7D44">
          <w:rPr>
            <w:rStyle w:val="Hyperlink"/>
            <w:rFonts w:ascii="Segoe UI" w:hAnsi="Segoe UI" w:cs="Segoe UI"/>
            <w:color w:val="0366D6"/>
            <w:sz w:val="24"/>
          </w:rPr>
          <w:t>Audio and Video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5" w:anchor="reading-and-writing-tools" w:history="1">
        <w:r w:rsidRPr="001F7D44">
          <w:rPr>
            <w:rStyle w:val="Hyperlink"/>
            <w:rFonts w:ascii="Segoe UI" w:hAnsi="Segoe UI" w:cs="Segoe UI"/>
            <w:color w:val="0366D6"/>
            <w:sz w:val="24"/>
          </w:rPr>
          <w:t>Reading and Writing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6" w:anchor="ebooks" w:history="1">
        <w:r w:rsidRPr="001F7D44">
          <w:rPr>
            <w:rStyle w:val="Hyperlink"/>
            <w:rFonts w:ascii="Segoe UI" w:hAnsi="Segoe UI" w:cs="Segoe UI"/>
            <w:color w:val="0366D6"/>
            <w:sz w:val="24"/>
          </w:rPr>
          <w:t>Ebooks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7" w:anchor="ftp-clients" w:history="1">
        <w:r w:rsidRPr="001F7D44">
          <w:rPr>
            <w:rStyle w:val="Hyperlink"/>
            <w:rFonts w:ascii="Segoe UI" w:hAnsi="Segoe UI" w:cs="Segoe UI"/>
            <w:color w:val="0366D6"/>
            <w:sz w:val="24"/>
          </w:rPr>
          <w:t>FTP Clients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8" w:anchor="frameworks-for-hybrid-applications" w:history="1">
        <w:r w:rsidRPr="001F7D44">
          <w:rPr>
            <w:rStyle w:val="Hyperlink"/>
            <w:rFonts w:ascii="Segoe UI" w:hAnsi="Segoe UI" w:cs="Segoe UI"/>
            <w:color w:val="0366D6"/>
            <w:sz w:val="24"/>
          </w:rPr>
          <w:t xml:space="preserve">Frameworks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Hybrid Applications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19" w:anchor="download-management-tools" w:history="1">
        <w:r w:rsidRPr="001F7D44">
          <w:rPr>
            <w:rStyle w:val="Hyperlink"/>
            <w:rFonts w:ascii="Segoe UI" w:hAnsi="Segoe UI" w:cs="Segoe UI"/>
            <w:color w:val="0366D6"/>
            <w:sz w:val="24"/>
          </w:rPr>
          <w:t>Download Management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0" w:anchor="online-storage" w:history="1">
        <w:r w:rsidRPr="001F7D44">
          <w:rPr>
            <w:rStyle w:val="Hyperlink"/>
            <w:rFonts w:ascii="Segoe UI" w:hAnsi="Segoe UI" w:cs="Segoe UI"/>
            <w:color w:val="0366D6"/>
            <w:sz w:val="24"/>
          </w:rPr>
          <w:t>Online Storage</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1" w:anchor="input-methods" w:history="1">
        <w:r w:rsidRPr="001F7D44">
          <w:rPr>
            <w:rStyle w:val="Hyperlink"/>
            <w:rFonts w:ascii="Segoe UI" w:hAnsi="Segoe UI" w:cs="Segoe UI"/>
            <w:color w:val="0366D6"/>
            <w:sz w:val="24"/>
          </w:rPr>
          <w:t>Input Methods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2" w:anchor="web-browsers" w:history="1">
        <w:r w:rsidRPr="001F7D44">
          <w:rPr>
            <w:rStyle w:val="Hyperlink"/>
            <w:rFonts w:ascii="Segoe UI" w:hAnsi="Segoe UI" w:cs="Segoe UI"/>
            <w:color w:val="0366D6"/>
            <w:sz w:val="24"/>
          </w:rPr>
          <w:t>Web Browsers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3" w:anchor="translation-tools" w:history="1">
        <w:r w:rsidRPr="001F7D44">
          <w:rPr>
            <w:rStyle w:val="Hyperlink"/>
            <w:rFonts w:ascii="Segoe UI" w:hAnsi="Segoe UI" w:cs="Segoe UI"/>
            <w:color w:val="0366D6"/>
            <w:sz w:val="24"/>
          </w:rPr>
          <w:t>Translation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4" w:anchor="proxy-and-vpn-tools" w:history="1">
        <w:r w:rsidRPr="001F7D44">
          <w:rPr>
            <w:rStyle w:val="Hyperlink"/>
            <w:rFonts w:ascii="Segoe UI" w:hAnsi="Segoe UI" w:cs="Segoe UI"/>
            <w:color w:val="0366D6"/>
            <w:sz w:val="24"/>
          </w:rPr>
          <w:t>Proxy and VPN Tools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5" w:anchor="utilities" w:history="1">
        <w:r w:rsidRPr="001F7D44">
          <w:rPr>
            <w:rStyle w:val="Hyperlink"/>
            <w:rFonts w:ascii="Segoe UI" w:hAnsi="Segoe UI" w:cs="Segoe UI"/>
            <w:color w:val="0366D6"/>
            <w:sz w:val="24"/>
          </w:rPr>
          <w:t>Utilities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6" w:anchor="remote-login-software" w:history="1">
        <w:r w:rsidRPr="001F7D44">
          <w:rPr>
            <w:rStyle w:val="Hyperlink"/>
            <w:rFonts w:ascii="Segoe UI" w:hAnsi="Segoe UI" w:cs="Segoe UI"/>
            <w:color w:val="0366D6"/>
            <w:sz w:val="24"/>
          </w:rPr>
          <w:t>Remote Login Software</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7" w:anchor="quickLook-plugins" w:history="1">
        <w:r w:rsidRPr="001F7D44">
          <w:rPr>
            <w:rStyle w:val="Hyperlink"/>
            <w:rFonts w:ascii="Segoe UI" w:hAnsi="Segoe UI" w:cs="Segoe UI"/>
            <w:color w:val="0366D6"/>
            <w:sz w:val="24"/>
          </w:rPr>
          <w:t>QuickLook Plugins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8" w:anchor="third-party-app-markets" w:history="1">
        <w:r w:rsidRPr="001F7D44">
          <w:rPr>
            <w:rStyle w:val="Hyperlink"/>
            <w:rFonts w:ascii="Segoe UI" w:hAnsi="Segoe UI" w:cs="Segoe UI"/>
            <w:color w:val="0366D6"/>
            <w:sz w:val="24"/>
          </w:rPr>
          <w:t>Third Party App Markets</w:t>
        </w:r>
      </w:hyperlink>
    </w:p>
    <w:p w:rsidR="00117743" w:rsidRPr="001F7D44" w:rsidRDefault="00117743" w:rsidP="00F526AB">
      <w:pPr>
        <w:numPr>
          <w:ilvl w:val="0"/>
          <w:numId w:val="207"/>
        </w:numPr>
        <w:spacing w:before="60" w:after="100" w:afterAutospacing="1" w:line="240" w:lineRule="auto"/>
        <w:rPr>
          <w:rFonts w:ascii="Segoe UI" w:hAnsi="Segoe UI" w:cs="Segoe UI"/>
          <w:color w:val="24292E"/>
          <w:sz w:val="24"/>
        </w:rPr>
      </w:pPr>
      <w:hyperlink r:id="rId3729" w:anchor="mac-app-download-sites" w:history="1">
        <w:r w:rsidRPr="001F7D44">
          <w:rPr>
            <w:rStyle w:val="Hyperlink"/>
            <w:rFonts w:ascii="Segoe UI" w:hAnsi="Segoe UI" w:cs="Segoe UI"/>
            <w:color w:val="0366D6"/>
            <w:sz w:val="24"/>
          </w:rPr>
          <w:t>Mac App Download Sites</w:t>
        </w:r>
      </w:hyperlink>
    </w:p>
    <w:p w:rsidR="00F526AB" w:rsidRDefault="00F526AB" w:rsidP="00117743">
      <w:pPr>
        <w:pStyle w:val="Heading2"/>
        <w:pBdr>
          <w:bottom w:val="single" w:sz="6" w:space="4" w:color="EAECEF"/>
        </w:pBdr>
        <w:spacing w:before="360" w:beforeAutospacing="0" w:after="240" w:afterAutospacing="0"/>
        <w:rPr>
          <w:rFonts w:ascii="Segoe UI" w:hAnsi="Segoe UI" w:cs="Segoe UI"/>
          <w:color w:val="24292E"/>
          <w:sz w:val="38"/>
        </w:rPr>
        <w:sectPr w:rsidR="00F526AB" w:rsidSect="00F526AB">
          <w:type w:val="continuous"/>
          <w:pgSz w:w="11906" w:h="16838" w:code="9"/>
          <w:pgMar w:top="720" w:right="1008" w:bottom="720" w:left="1008" w:header="720" w:footer="288" w:gutter="0"/>
          <w:cols w:num="2" w:space="720"/>
          <w:docGrid w:linePitch="360"/>
        </w:sectPr>
      </w:pP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Editors and IDE</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applications to edit text, I suggest the open-source editors</w: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Text Editors</w:t>
      </w:r>
    </w:p>
    <w:p w:rsidR="00117743" w:rsidRPr="001F7D44" w:rsidRDefault="00117743" w:rsidP="00117743">
      <w:pPr>
        <w:numPr>
          <w:ilvl w:val="0"/>
          <w:numId w:val="208"/>
        </w:numPr>
        <w:spacing w:before="100" w:beforeAutospacing="1" w:after="100" w:afterAutospacing="1" w:line="240" w:lineRule="auto"/>
        <w:rPr>
          <w:rFonts w:ascii="Segoe UI" w:hAnsi="Segoe UI" w:cs="Segoe UI"/>
          <w:color w:val="24292E"/>
          <w:sz w:val="26"/>
          <w:szCs w:val="24"/>
        </w:rPr>
      </w:pPr>
      <w:hyperlink r:id="rId3730" w:history="1">
        <w:r w:rsidRPr="001F7D44">
          <w:rPr>
            <w:rStyle w:val="Hyperlink"/>
            <w:rFonts w:ascii="Segoe UI" w:hAnsi="Segoe UI" w:cs="Segoe UI"/>
            <w:color w:val="0366D6"/>
            <w:sz w:val="24"/>
          </w:rPr>
          <w:t>Atom</w:t>
        </w:r>
      </w:hyperlink>
      <w:r w:rsidRPr="001F7D44">
        <w:rPr>
          <w:rFonts w:ascii="Segoe UI" w:hAnsi="Segoe UI" w:cs="Segoe UI"/>
          <w:color w:val="24292E"/>
          <w:sz w:val="24"/>
        </w:rPr>
        <w:t> - A hackable text editor for the 21st century made by GitHub.</w:t>
      </w:r>
      <w:hyperlink r:id="rId3731" w:anchor="atom-plugin" w:history="1">
        <w:r w:rsidRPr="001F7D44">
          <w:rPr>
            <w:rStyle w:val="Hyperlink"/>
            <w:rFonts w:ascii="Segoe UI" w:hAnsi="Segoe UI" w:cs="Segoe UI"/>
            <w:color w:val="0366D6"/>
            <w:sz w:val="24"/>
          </w:rPr>
          <w:t>Atom Plugins</w:t>
        </w:r>
      </w:hyperlink>
      <w:r w:rsidRPr="001F7D44">
        <w:rPr>
          <w:rFonts w:ascii="Segoe UI" w:hAnsi="Segoe UI" w:cs="Segoe UI"/>
          <w:color w:val="24292E"/>
          <w:sz w:val="24"/>
        </w:rPr>
        <w:t>.</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32" w:history="1">
        <w:r w:rsidRPr="001F7D44">
          <w:rPr>
            <w:rStyle w:val="Hyperlink"/>
            <w:rFonts w:ascii="Segoe UI" w:hAnsi="Segoe UI" w:cs="Segoe UI"/>
            <w:color w:val="0366D6"/>
            <w:sz w:val="24"/>
          </w:rPr>
          <w:t>Sublime Text</w:t>
        </w:r>
      </w:hyperlink>
      <w:r w:rsidRPr="001F7D44">
        <w:rPr>
          <w:rFonts w:ascii="Segoe UI" w:hAnsi="Segoe UI" w:cs="Segoe UI"/>
          <w:color w:val="24292E"/>
          <w:sz w:val="24"/>
        </w:rPr>
        <w:t> - A sophisticated text editor for code, markup and prose. You'll love the slick user interface, extraordinary features and amazing performance, </w:t>
      </w:r>
      <w:hyperlink r:id="rId3733" w:anchor="sublime-text-plugin" w:history="1">
        <w:r w:rsidRPr="001F7D44">
          <w:rPr>
            <w:rStyle w:val="Hyperlink"/>
            <w:rFonts w:ascii="Segoe UI" w:hAnsi="Segoe UI" w:cs="Segoe UI"/>
            <w:color w:val="0366D6"/>
            <w:sz w:val="24"/>
          </w:rPr>
          <w:t>Sublime Text Plugins</w:t>
        </w:r>
      </w:hyperlink>
      <w:r w:rsidRPr="001F7D44">
        <w:rPr>
          <w:rFonts w:ascii="Segoe UI" w:hAnsi="Segoe UI" w:cs="Segoe UI"/>
          <w:color w:val="24292E"/>
          <w:sz w:val="24"/>
        </w:rPr>
        <w:t>. </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34" w:history="1">
        <w:r w:rsidRPr="001F7D44">
          <w:rPr>
            <w:rStyle w:val="Hyperlink"/>
            <w:rFonts w:ascii="Segoe UI" w:hAnsi="Segoe UI" w:cs="Segoe UI"/>
            <w:color w:val="0366D6"/>
            <w:sz w:val="24"/>
          </w:rPr>
          <w:t>Brackets</w:t>
        </w:r>
      </w:hyperlink>
      <w:r w:rsidRPr="001F7D44">
        <w:rPr>
          <w:rFonts w:ascii="Segoe UI" w:hAnsi="Segoe UI" w:cs="Segoe UI"/>
          <w:color w:val="24292E"/>
          <w:sz w:val="24"/>
        </w:rPr>
        <w:t> - A modern, open-source text editor that understands web design by Adobe. </w:t>
      </w:r>
    </w:p>
    <w:p w:rsidR="00117743" w:rsidRPr="001F7D44" w:rsidRDefault="00117743" w:rsidP="00117743">
      <w:pPr>
        <w:numPr>
          <w:ilvl w:val="0"/>
          <w:numId w:val="208"/>
        </w:numPr>
        <w:spacing w:before="60" w:after="100" w:afterAutospacing="1" w:line="240" w:lineRule="auto"/>
        <w:rPr>
          <w:rFonts w:ascii="Segoe UI" w:hAnsi="Segoe UI" w:cs="Segoe UI"/>
          <w:color w:val="24292E"/>
          <w:sz w:val="24"/>
        </w:rPr>
      </w:pPr>
      <w:hyperlink r:id="rId3735" w:history="1">
        <w:r w:rsidRPr="001F7D44">
          <w:rPr>
            <w:rStyle w:val="Hyperlink"/>
            <w:rFonts w:ascii="Segoe UI" w:hAnsi="Segoe UI" w:cs="Segoe UI"/>
            <w:color w:val="0366D6"/>
            <w:sz w:val="24"/>
          </w:rPr>
          <w:t>Espresso</w:t>
        </w:r>
      </w:hyperlink>
      <w:r w:rsidRPr="001F7D44">
        <w:rPr>
          <w:rFonts w:ascii="Segoe UI" w:hAnsi="Segoe UI" w:cs="Segoe UI"/>
          <w:color w:val="24292E"/>
          <w:sz w:val="24"/>
        </w:rPr>
        <w:t> - The web editor for Mac is back. For people who make delightful, innovative and fast websites.</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36" w:history="1">
        <w:r w:rsidRPr="001F7D44">
          <w:rPr>
            <w:rStyle w:val="Hyperlink"/>
            <w:rFonts w:ascii="Segoe UI" w:hAnsi="Segoe UI" w:cs="Segoe UI"/>
            <w:color w:val="0366D6"/>
            <w:sz w:val="24"/>
          </w:rPr>
          <w:t>Visual Studio Code</w:t>
        </w:r>
      </w:hyperlink>
      <w:r w:rsidRPr="001F7D44">
        <w:rPr>
          <w:rFonts w:ascii="Segoe UI" w:hAnsi="Segoe UI" w:cs="Segoe UI"/>
          <w:color w:val="24292E"/>
          <w:sz w:val="24"/>
        </w:rPr>
        <w:t> - Microsoft's free &amp; open-source editor, TypeScript friendly, </w:t>
      </w:r>
      <w:hyperlink r:id="rId3737" w:anchor="vscode-plugin" w:history="1">
        <w:r w:rsidRPr="001F7D44">
          <w:rPr>
            <w:rStyle w:val="Hyperlink"/>
            <w:rFonts w:ascii="Segoe UI" w:hAnsi="Segoe UI" w:cs="Segoe UI"/>
            <w:color w:val="0366D6"/>
            <w:sz w:val="24"/>
          </w:rPr>
          <w:t>VSCode Plugins</w:t>
        </w:r>
      </w:hyperlink>
    </w:p>
    <w:p w:rsidR="00F526AB" w:rsidRDefault="00117743" w:rsidP="00482BC3">
      <w:pPr>
        <w:numPr>
          <w:ilvl w:val="0"/>
          <w:numId w:val="208"/>
        </w:numPr>
        <w:spacing w:before="60" w:after="100" w:afterAutospacing="1" w:line="240" w:lineRule="auto"/>
        <w:rPr>
          <w:rFonts w:ascii="Segoe UI" w:hAnsi="Segoe UI" w:cs="Segoe UI"/>
          <w:color w:val="24292E"/>
          <w:sz w:val="24"/>
        </w:rPr>
      </w:pPr>
      <w:hyperlink r:id="rId3738" w:history="1">
        <w:r w:rsidRPr="00F526AB">
          <w:rPr>
            <w:rStyle w:val="Hyperlink"/>
            <w:rFonts w:ascii="Segoe UI" w:hAnsi="Segoe UI" w:cs="Segoe UI"/>
            <w:color w:val="0366D6"/>
            <w:sz w:val="24"/>
          </w:rPr>
          <w:t>Emacs</w:t>
        </w:r>
      </w:hyperlink>
      <w:r w:rsidRPr="00F526AB">
        <w:rPr>
          <w:rFonts w:ascii="Segoe UI" w:hAnsi="Segoe UI" w:cs="Segoe UI"/>
          <w:color w:val="24292E"/>
          <w:sz w:val="24"/>
        </w:rPr>
        <w:t> - A popular text editor used mainly on Unix-based systems by programmers, scientists, engineers, students, and system administrators</w:t>
      </w:r>
    </w:p>
    <w:p w:rsidR="00117743" w:rsidRPr="00F526AB" w:rsidRDefault="00117743" w:rsidP="00F526AB">
      <w:pPr>
        <w:numPr>
          <w:ilvl w:val="0"/>
          <w:numId w:val="208"/>
        </w:numPr>
        <w:spacing w:before="60" w:after="100" w:afterAutospacing="1" w:line="240" w:lineRule="auto"/>
        <w:rPr>
          <w:rFonts w:ascii="Segoe UI" w:hAnsi="Segoe UI" w:cs="Segoe UI"/>
          <w:color w:val="24292E"/>
          <w:sz w:val="24"/>
        </w:rPr>
      </w:pPr>
      <w:hyperlink r:id="rId3739" w:history="1">
        <w:r w:rsidRPr="00F526AB">
          <w:rPr>
            <w:rStyle w:val="Hyperlink"/>
            <w:rFonts w:ascii="Segoe UI" w:hAnsi="Segoe UI" w:cs="Segoe UI"/>
            <w:color w:val="0366D6"/>
            <w:sz w:val="24"/>
          </w:rPr>
          <w:t>LightTable</w:t>
        </w:r>
      </w:hyperlink>
      <w:r w:rsidRPr="00F526AB">
        <w:rPr>
          <w:rFonts w:ascii="Segoe UI" w:hAnsi="Segoe UI" w:cs="Segoe UI"/>
          <w:color w:val="24292E"/>
          <w:sz w:val="24"/>
        </w:rPr>
        <w:t> - The next generation code editor. </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40" w:history="1">
        <w:r w:rsidRPr="001F7D44">
          <w:rPr>
            <w:rStyle w:val="Hyperlink"/>
            <w:rFonts w:ascii="Segoe UI" w:hAnsi="Segoe UI" w:cs="Segoe UI"/>
            <w:color w:val="0366D6"/>
            <w:sz w:val="24"/>
          </w:rPr>
          <w:t>TextMate</w:t>
        </w:r>
      </w:hyperlink>
      <w:r w:rsidRPr="001F7D44">
        <w:rPr>
          <w:rFonts w:ascii="Segoe UI" w:hAnsi="Segoe UI" w:cs="Segoe UI"/>
          <w:color w:val="24292E"/>
          <w:sz w:val="24"/>
        </w:rPr>
        <w:t> - An editor that brings Apple's approach to operating systems into the world of text editors. </w:t>
      </w:r>
    </w:p>
    <w:p w:rsidR="00117743" w:rsidRPr="001F7D44" w:rsidRDefault="00117743" w:rsidP="00117743">
      <w:pPr>
        <w:numPr>
          <w:ilvl w:val="0"/>
          <w:numId w:val="208"/>
        </w:numPr>
        <w:spacing w:before="60" w:after="100" w:afterAutospacing="1" w:line="240" w:lineRule="auto"/>
        <w:rPr>
          <w:rFonts w:ascii="Segoe UI" w:hAnsi="Segoe UI" w:cs="Segoe UI"/>
          <w:color w:val="24292E"/>
          <w:sz w:val="24"/>
        </w:rPr>
      </w:pPr>
      <w:hyperlink r:id="rId3741" w:history="1">
        <w:r w:rsidRPr="001F7D44">
          <w:rPr>
            <w:rStyle w:val="Hyperlink"/>
            <w:rFonts w:ascii="Segoe UI" w:hAnsi="Segoe UI" w:cs="Segoe UI"/>
            <w:color w:val="0366D6"/>
            <w:sz w:val="24"/>
          </w:rPr>
          <w:t>BBEdit</w:t>
        </w:r>
      </w:hyperlink>
      <w:r w:rsidRPr="001F7D44">
        <w:rPr>
          <w:rFonts w:ascii="Segoe UI" w:hAnsi="Segoe UI" w:cs="Segoe UI"/>
          <w:color w:val="24292E"/>
          <w:sz w:val="24"/>
        </w:rPr>
        <w:t> - The leading professional HTML and text editor for Macintosh.</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42" w:history="1">
        <w:r w:rsidRPr="001F7D44">
          <w:rPr>
            <w:rStyle w:val="Hyperlink"/>
            <w:rFonts w:ascii="Segoe UI" w:hAnsi="Segoe UI" w:cs="Segoe UI"/>
            <w:color w:val="0366D6"/>
            <w:sz w:val="24"/>
          </w:rPr>
          <w:t>Vim</w:t>
        </w:r>
      </w:hyperlink>
      <w:r w:rsidRPr="001F7D44">
        <w:rPr>
          <w:rFonts w:ascii="Segoe UI" w:hAnsi="Segoe UI" w:cs="Segoe UI"/>
          <w:color w:val="24292E"/>
          <w:sz w:val="24"/>
        </w:rPr>
        <w:t> - A highly configurable text editor built to make creating and changing any kind of text very efficient, </w:t>
      </w:r>
      <w:hyperlink r:id="rId3743" w:anchor="vim-plugin" w:history="1">
        <w:r w:rsidRPr="001F7D44">
          <w:rPr>
            <w:rStyle w:val="Hyperlink"/>
            <w:rFonts w:ascii="Segoe UI" w:hAnsi="Segoe UI" w:cs="Segoe UI"/>
            <w:color w:val="0366D6"/>
            <w:sz w:val="24"/>
          </w:rPr>
          <w:t>Vim Plugins</w:t>
        </w:r>
      </w:hyperlink>
      <w:r w:rsidRPr="001F7D44">
        <w:rPr>
          <w:rFonts w:ascii="Segoe UI" w:hAnsi="Segoe UI" w:cs="Segoe UI"/>
          <w:color w:val="24292E"/>
          <w:sz w:val="24"/>
        </w:rPr>
        <w:t>. </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44" w:history="1">
        <w:r w:rsidRPr="001F7D44">
          <w:rPr>
            <w:rStyle w:val="Hyperlink"/>
            <w:rFonts w:ascii="Segoe UI" w:hAnsi="Segoe UI" w:cs="Segoe UI"/>
            <w:color w:val="0366D6"/>
            <w:sz w:val="24"/>
          </w:rPr>
          <w:t>Vimr</w:t>
        </w:r>
      </w:hyperlink>
      <w:r w:rsidRPr="001F7D44">
        <w:rPr>
          <w:rFonts w:ascii="Segoe UI" w:hAnsi="Segoe UI" w:cs="Segoe UI"/>
          <w:color w:val="24292E"/>
          <w:sz w:val="24"/>
        </w:rPr>
        <w:t> - Refined Vim Experience for OS X. </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45" w:history="1">
        <w:r w:rsidRPr="001F7D44">
          <w:rPr>
            <w:rStyle w:val="Hyperlink"/>
            <w:rFonts w:ascii="Segoe UI" w:hAnsi="Segoe UI" w:cs="Segoe UI"/>
            <w:color w:val="0366D6"/>
            <w:sz w:val="24"/>
          </w:rPr>
          <w:t>ONI</w:t>
        </w:r>
      </w:hyperlink>
      <w:r w:rsidRPr="001F7D44">
        <w:rPr>
          <w:rFonts w:ascii="Segoe UI" w:hAnsi="Segoe UI" w:cs="Segoe UI"/>
          <w:color w:val="24292E"/>
          <w:sz w:val="24"/>
        </w:rPr>
        <w:t> - An IDE powered by Neovim. </w:t>
      </w:r>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46" w:history="1">
        <w:r w:rsidRPr="001F7D44">
          <w:rPr>
            <w:rStyle w:val="Hyperlink"/>
            <w:rFonts w:ascii="Segoe UI" w:hAnsi="Segoe UI" w:cs="Segoe UI"/>
            <w:color w:val="0366D6"/>
            <w:sz w:val="24"/>
          </w:rPr>
          <w:t>micro</w:t>
        </w:r>
      </w:hyperlink>
      <w:r w:rsidRPr="001F7D44">
        <w:rPr>
          <w:rFonts w:ascii="Segoe UI" w:hAnsi="Segoe UI" w:cs="Segoe UI"/>
          <w:color w:val="24292E"/>
          <w:sz w:val="24"/>
        </w:rPr>
        <w:t> - a modern and intuitive terminal-based text editor. [(</w:t>
      </w:r>
      <w:hyperlink r:id="rId3747" w:history="1">
        <w:r w:rsidRPr="001F7D44">
          <w:rPr>
            <w:rStyle w:val="Hyperlink"/>
            <w:rFonts w:ascii="Segoe UI" w:hAnsi="Segoe UI" w:cs="Segoe UI"/>
            <w:color w:val="0366D6"/>
            <w:sz w:val="24"/>
          </w:rPr>
          <w:t>https://github.com/ory/editor</w:t>
        </w:r>
      </w:hyperlink>
      <w:proofErr w:type="gramStart"/>
      <w:r w:rsidRPr="001F7D44">
        <w:rPr>
          <w:rFonts w:ascii="Segoe UI" w:hAnsi="Segoe UI" w:cs="Segoe UI"/>
          <w:color w:val="24292E"/>
          <w:sz w:val="24"/>
        </w:rPr>
        <w:t>) ]</w:t>
      </w:r>
      <w:proofErr w:type="gramEnd"/>
    </w:p>
    <w:p w:rsidR="00117743" w:rsidRPr="001F7D44" w:rsidRDefault="00117743" w:rsidP="00F526AB">
      <w:pPr>
        <w:numPr>
          <w:ilvl w:val="0"/>
          <w:numId w:val="208"/>
        </w:numPr>
        <w:spacing w:before="60" w:after="100" w:afterAutospacing="1" w:line="240" w:lineRule="auto"/>
        <w:rPr>
          <w:rFonts w:ascii="Segoe UI" w:hAnsi="Segoe UI" w:cs="Segoe UI"/>
          <w:color w:val="24292E"/>
          <w:sz w:val="24"/>
        </w:rPr>
      </w:pPr>
      <w:hyperlink r:id="rId3748" w:history="1">
        <w:r w:rsidRPr="001F7D44">
          <w:rPr>
            <w:rStyle w:val="Hyperlink"/>
            <w:rFonts w:ascii="Segoe UI" w:hAnsi="Segoe UI" w:cs="Segoe UI"/>
            <w:color w:val="0366D6"/>
            <w:sz w:val="24"/>
          </w:rPr>
          <w:t>HBuilder</w:t>
        </w:r>
      </w:hyperlink>
      <w:r w:rsidRPr="001F7D44">
        <w:rPr>
          <w:rFonts w:ascii="Segoe UI" w:hAnsi="Segoe UI" w:cs="Segoe UI"/>
          <w:color w:val="24292E"/>
          <w:sz w:val="24"/>
        </w:rPr>
        <w:t> - An IDE for web development (Support HTML5), built by DCloud.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p>
    <w:p w:rsidR="00117743" w:rsidRPr="001F7D44" w:rsidRDefault="00117743" w:rsidP="00117743">
      <w:pPr>
        <w:numPr>
          <w:ilvl w:val="0"/>
          <w:numId w:val="208"/>
        </w:numPr>
        <w:spacing w:before="60" w:after="100" w:afterAutospacing="1" w:line="240" w:lineRule="auto"/>
        <w:rPr>
          <w:rFonts w:ascii="Segoe UI" w:hAnsi="Segoe UI" w:cs="Segoe UI"/>
          <w:color w:val="24292E"/>
          <w:sz w:val="24"/>
        </w:rPr>
      </w:pPr>
      <w:hyperlink r:id="rId3749" w:history="1">
        <w:r w:rsidRPr="001F7D44">
          <w:rPr>
            <w:rStyle w:val="Hyperlink"/>
            <w:rFonts w:ascii="Segoe UI" w:hAnsi="Segoe UI" w:cs="Segoe UI"/>
            <w:color w:val="0366D6"/>
            <w:sz w:val="24"/>
          </w:rPr>
          <w:t>Tincta</w:t>
        </w:r>
      </w:hyperlink>
      <w:r w:rsidRPr="001F7D44">
        <w:rPr>
          <w:rFonts w:ascii="Segoe UI" w:hAnsi="Segoe UI" w:cs="Segoe UI"/>
          <w:color w:val="24292E"/>
          <w:sz w:val="24"/>
        </w:rPr>
        <w:t> - A text editor for Mac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780" name="Rectangle 178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C18F9" id="Rectangle 178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Tv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ZT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3ZwTv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79" name="Rectangle 1779" descr="Open-Source Software">
                  <a:hlinkClick xmlns:a="http://schemas.openxmlformats.org/drawingml/2006/main" r:id="rId37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9B8B2" id="Rectangle 1779" o:spid="_x0000_s1026" alt="Open-Source Software" href="https://github.com/CodingFriends/Tinct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3p+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&#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78" name="Rectangle 1778" descr="App Store">
                  <a:hlinkClick xmlns:a="http://schemas.openxmlformats.org/drawingml/2006/main" r:id="rId37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1A94DF" id="Rectangle 1778" o:spid="_x0000_s1026" alt="App Store" href="https://itunes.apple.com/us/app/tincta/id448340648"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8u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4ygVo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" o:button="t" filled="f" stroked="f">
                <v:fill o:detectmouseclick="t"/>
                <o:lock v:ext="edit" aspectratio="t"/>
                <w10:anchorlock/>
              </v:rect>
            </w:pict>
          </mc:Fallback>
        </mc:AlternateContent>
      </w:r>
    </w:p>
    <w:p w:rsidR="00117743" w:rsidRPr="001F7D44" w:rsidRDefault="00117743" w:rsidP="00117743">
      <w:pPr>
        <w:numPr>
          <w:ilvl w:val="0"/>
          <w:numId w:val="208"/>
        </w:numPr>
        <w:spacing w:before="60" w:after="100" w:afterAutospacing="1" w:line="240" w:lineRule="auto"/>
        <w:rPr>
          <w:rFonts w:ascii="Segoe UI" w:hAnsi="Segoe UI" w:cs="Segoe UI"/>
          <w:color w:val="24292E"/>
          <w:sz w:val="24"/>
        </w:rPr>
      </w:pPr>
      <w:hyperlink r:id="rId3752" w:history="1">
        <w:r w:rsidRPr="001F7D44">
          <w:rPr>
            <w:rStyle w:val="Hyperlink"/>
            <w:rFonts w:ascii="Segoe UI" w:hAnsi="Segoe UI" w:cs="Segoe UI"/>
            <w:color w:val="0366D6"/>
            <w:sz w:val="24"/>
          </w:rPr>
          <w:t>CotEditor</w:t>
        </w:r>
      </w:hyperlink>
      <w:r w:rsidRPr="001F7D44">
        <w:rPr>
          <w:rFonts w:ascii="Segoe UI" w:hAnsi="Segoe UI" w:cs="Segoe UI"/>
          <w:color w:val="24292E"/>
          <w:sz w:val="24"/>
        </w:rPr>
        <w:t> - Lightweight plain-text editor for macOS. </w:t>
      </w:r>
      <w:r w:rsidRPr="001F7D44">
        <w:rPr>
          <w:rFonts w:ascii="Segoe UI" w:hAnsi="Segoe UI" w:cs="Segoe UI"/>
          <w:noProof/>
          <w:color w:val="0366D6"/>
          <w:sz w:val="24"/>
        </w:rPr>
        <mc:AlternateContent>
          <mc:Choice Requires="wps">
            <w:drawing>
              <wp:inline distT="0" distB="0" distL="0" distR="0">
                <wp:extent cx="302260" cy="302260"/>
                <wp:effectExtent l="0" t="0" r="0" b="0"/>
                <wp:docPr id="1777" name="Rectangle 1777" descr="Open-Source Software">
                  <a:hlinkClick xmlns:a="http://schemas.openxmlformats.org/drawingml/2006/main" r:id="rId37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CE7C8" id="Rectangle 1777" o:spid="_x0000_s1026" alt="Open-Source Software" href="https://github.com/coteditor/CotEdito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ndC+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76" name="Rectangle 177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D6592" id="Rectangle 177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H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aT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5X+H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08"/>
        </w:numPr>
        <w:spacing w:before="60" w:after="100" w:afterAutospacing="1" w:line="240" w:lineRule="auto"/>
        <w:rPr>
          <w:rFonts w:ascii="Segoe UI" w:hAnsi="Segoe UI" w:cs="Segoe UI"/>
          <w:color w:val="24292E"/>
          <w:sz w:val="24"/>
        </w:rPr>
      </w:pPr>
      <w:hyperlink r:id="rId3754" w:history="1">
        <w:r w:rsidRPr="001F7D44">
          <w:rPr>
            <w:rStyle w:val="Hyperlink"/>
            <w:rFonts w:ascii="Segoe UI" w:hAnsi="Segoe UI" w:cs="Segoe UI"/>
            <w:color w:val="0366D6"/>
            <w:sz w:val="24"/>
          </w:rPr>
          <w:t>Chocolat</w:t>
        </w:r>
      </w:hyperlink>
      <w:r w:rsidRPr="001F7D44">
        <w:rPr>
          <w:rFonts w:ascii="Segoe UI" w:hAnsi="Segoe UI" w:cs="Segoe UI"/>
          <w:color w:val="24292E"/>
          <w:sz w:val="24"/>
        </w:rPr>
        <w:t> Native text editor.</w: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IDEs</w:t>
      </w:r>
    </w:p>
    <w:p w:rsidR="00117743" w:rsidRPr="001F7D44" w:rsidRDefault="00117743" w:rsidP="00117743">
      <w:pPr>
        <w:numPr>
          <w:ilvl w:val="0"/>
          <w:numId w:val="209"/>
        </w:numPr>
        <w:spacing w:before="100" w:beforeAutospacing="1" w:after="100" w:afterAutospacing="1" w:line="240" w:lineRule="auto"/>
        <w:rPr>
          <w:rFonts w:ascii="Segoe UI" w:hAnsi="Segoe UI" w:cs="Segoe UI"/>
          <w:color w:val="24292E"/>
          <w:sz w:val="26"/>
          <w:szCs w:val="24"/>
        </w:rPr>
      </w:pPr>
      <w:hyperlink r:id="rId3755" w:history="1">
        <w:r w:rsidRPr="001F7D44">
          <w:rPr>
            <w:rStyle w:val="Hyperlink"/>
            <w:rFonts w:ascii="Segoe UI" w:hAnsi="Segoe UI" w:cs="Segoe UI"/>
            <w:color w:val="0366D6"/>
            <w:sz w:val="24"/>
          </w:rPr>
          <w:t>Xcode</w:t>
        </w:r>
      </w:hyperlink>
      <w:r w:rsidRPr="001F7D44">
        <w:rPr>
          <w:rFonts w:ascii="Segoe UI" w:hAnsi="Segoe UI" w:cs="Segoe UI"/>
          <w:color w:val="24292E"/>
          <w:sz w:val="24"/>
        </w:rPr>
        <w:t> - The essential IDE for iOS/macOS development. </w:t>
      </w:r>
      <w:r w:rsidRPr="001F7D44">
        <w:rPr>
          <w:rFonts w:ascii="Segoe UI" w:hAnsi="Segoe UI" w:cs="Segoe UI"/>
          <w:noProof/>
          <w:color w:val="0366D6"/>
          <w:sz w:val="24"/>
        </w:rPr>
        <mc:AlternateContent>
          <mc:Choice Requires="wps">
            <w:drawing>
              <wp:inline distT="0" distB="0" distL="0" distR="0">
                <wp:extent cx="302260" cy="302260"/>
                <wp:effectExtent l="0" t="0" r="0" b="0"/>
                <wp:docPr id="1775" name="Rectangle 1775"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5FB93" id="Rectangle 1775"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mA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NMH2YA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74" name="Rectangle 1774" descr="App Store">
                  <a:hlinkClick xmlns:a="http://schemas.openxmlformats.org/drawingml/2006/main" r:id="rId37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824FD" id="Rectangle 1774" o:spid="_x0000_s1026" alt="App Store" href="https://itunes.apple.com/app/id49779983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NW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" o:button="t" filled="f" stroked="f">
                <v:fill o:detectmouseclick="t"/>
                <o:lock v:ext="edit" aspectratio="t"/>
                <w10:anchorlock/>
              </v:rect>
            </w:pict>
          </mc:Fallback>
        </mc:AlternateConten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57" w:history="1">
        <w:r w:rsidRPr="001F7D44">
          <w:rPr>
            <w:rStyle w:val="Hyperlink"/>
            <w:rFonts w:ascii="Segoe UI" w:hAnsi="Segoe UI" w:cs="Segoe UI"/>
            <w:color w:val="0366D6"/>
            <w:sz w:val="24"/>
          </w:rPr>
          <w:t>IntelliJ IDEA</w:t>
        </w:r>
      </w:hyperlink>
      <w:r w:rsidRPr="001F7D44">
        <w:rPr>
          <w:rFonts w:ascii="Segoe UI" w:hAnsi="Segoe UI" w:cs="Segoe UI"/>
          <w:color w:val="24292E"/>
          <w:sz w:val="24"/>
        </w:rPr>
        <w:t> - A powerful Java IDE. (</w:t>
      </w:r>
      <w:r w:rsidRPr="001F7D44">
        <w:rPr>
          <w:rStyle w:val="Strong"/>
          <w:rFonts w:ascii="Segoe UI" w:hAnsi="Segoe UI" w:cs="Segoe UI"/>
          <w:color w:val="24292E"/>
          <w:sz w:val="24"/>
        </w:rPr>
        <w:t>Free</w:t>
      </w:r>
      <w:r w:rsidRPr="001F7D44">
        <w:rPr>
          <w:rFonts w:ascii="Segoe UI" w:hAnsi="Segoe UI" w:cs="Segoe UI"/>
          <w:color w:val="24292E"/>
          <w:sz w:val="24"/>
        </w:rPr>
        <w:t> for Students) </w:t>
      </w:r>
      <w:r w:rsidRPr="001F7D44">
        <w:rPr>
          <w:rFonts w:ascii="Segoe UI" w:hAnsi="Segoe UI" w:cs="Segoe UI"/>
          <w:noProof/>
          <w:color w:val="0366D6"/>
          <w:sz w:val="24"/>
        </w:rPr>
        <mc:AlternateContent>
          <mc:Choice Requires="wps">
            <w:drawing>
              <wp:inline distT="0" distB="0" distL="0" distR="0">
                <wp:extent cx="302260" cy="302260"/>
                <wp:effectExtent l="0" t="0" r="0" b="0"/>
                <wp:docPr id="1773" name="Rectangle 177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8F93D" id="Rectangle 177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ERh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afERh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72" name="Rectangle 177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8724C" id="Rectangle 177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EU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JpMI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mrIEU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58" w:history="1">
        <w:r w:rsidRPr="001F7D44">
          <w:rPr>
            <w:rStyle w:val="Hyperlink"/>
            <w:rFonts w:ascii="Segoe UI" w:hAnsi="Segoe UI" w:cs="Segoe UI"/>
            <w:color w:val="0366D6"/>
            <w:sz w:val="24"/>
          </w:rPr>
          <w:t>Coda2</w:t>
        </w:r>
      </w:hyperlink>
      <w:r w:rsidRPr="001F7D44">
        <w:rPr>
          <w:rFonts w:ascii="Segoe UI" w:hAnsi="Segoe UI" w:cs="Segoe UI"/>
          <w:color w:val="24292E"/>
          <w:sz w:val="24"/>
        </w:rPr>
        <w:t> - A fast, clean and powerful text editor.</w: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59" w:history="1">
        <w:r w:rsidRPr="001F7D44">
          <w:rPr>
            <w:rStyle w:val="Hyperlink"/>
            <w:rFonts w:ascii="Segoe UI" w:hAnsi="Segoe UI" w:cs="Segoe UI"/>
            <w:color w:val="0366D6"/>
            <w:sz w:val="24"/>
          </w:rPr>
          <w:t>Eclipse</w:t>
        </w:r>
      </w:hyperlink>
      <w:r w:rsidRPr="001F7D44">
        <w:rPr>
          <w:rFonts w:ascii="Segoe UI" w:hAnsi="Segoe UI" w:cs="Segoe UI"/>
          <w:color w:val="24292E"/>
          <w:sz w:val="24"/>
        </w:rPr>
        <w:t> - Popular open-source IDE, mainly for Java but with plugin support for a wide array of languages and platforms. </w:t>
      </w:r>
      <w:r w:rsidRPr="001F7D44">
        <w:rPr>
          <w:rFonts w:ascii="Segoe UI" w:hAnsi="Segoe UI" w:cs="Segoe UI"/>
          <w:noProof/>
          <w:color w:val="0366D6"/>
          <w:sz w:val="24"/>
        </w:rPr>
        <mc:AlternateContent>
          <mc:Choice Requires="wps">
            <w:drawing>
              <wp:inline distT="0" distB="0" distL="0" distR="0">
                <wp:extent cx="302260" cy="302260"/>
                <wp:effectExtent l="0" t="0" r="0" b="0"/>
                <wp:docPr id="1771" name="Rectangle 1771" descr="Open-Source Software">
                  <a:hlinkClick xmlns:a="http://schemas.openxmlformats.org/drawingml/2006/main" r:id="rId36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F3B08" id="Rectangle 1771" o:spid="_x0000_s1026" alt="Open-Source Software" href="https://camo.githubusercontent.com/27b0c862bc5dee3cc822a00c0645f66104a583b0/68747470733a2f2f6a617977636a6c6f76652e6769746875622e696f2f73622f69636f2f6d696e2d6f737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" o:button="t" filled="f" stroked="f">
                <v:fill o:detectmouseclick="t"/>
                <o:lock v:ext="edit" aspectratio="t"/>
                <w10:anchorlock/>
              </v:rect>
            </w:pict>
          </mc:Fallback>
        </mc:AlternateContent>
      </w:r>
      <w:r w:rsidRPr="001F7D44">
        <w:rPr>
          <w:rFonts w:ascii="Segoe UI" w:hAnsi="Segoe UI" w:cs="Segoe UI"/>
          <w:noProof/>
          <w:color w:val="0366D6"/>
          <w:sz w:val="24"/>
        </w:rPr>
        <mc:AlternateContent>
          <mc:Choice Requires="wps">
            <w:drawing>
              <wp:inline distT="0" distB="0" distL="0" distR="0">
                <wp:extent cx="302260" cy="302260"/>
                <wp:effectExtent l="0" t="0" r="0" b="0"/>
                <wp:docPr id="1770" name="Rectangle 177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DCABA" id="Rectangle 177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T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YT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dRYT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69" name="Rectangle 1769"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B771E" id="Rectangle 1769"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1yg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bjB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H01yg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60" w:history="1">
        <w:r w:rsidRPr="001F7D44">
          <w:rPr>
            <w:rStyle w:val="Hyperlink"/>
            <w:rFonts w:ascii="Segoe UI" w:hAnsi="Segoe UI" w:cs="Segoe UI"/>
            <w:color w:val="0366D6"/>
            <w:sz w:val="24"/>
          </w:rPr>
          <w:t>WebStorm</w:t>
        </w:r>
      </w:hyperlink>
      <w:r w:rsidRPr="001F7D44">
        <w:rPr>
          <w:rFonts w:ascii="Segoe UI" w:hAnsi="Segoe UI" w:cs="Segoe UI"/>
          <w:color w:val="24292E"/>
          <w:sz w:val="24"/>
        </w:rPr>
        <w:t> - The smartest JavaScript IDE by JetBrains. </w:t>
      </w:r>
      <w:r w:rsidRPr="001F7D44">
        <w:rPr>
          <w:rStyle w:val="Strong"/>
          <w:rFonts w:ascii="Segoe UI" w:hAnsi="Segoe UI" w:cs="Segoe UI"/>
          <w:color w:val="24292E"/>
          <w:sz w:val="24"/>
        </w:rPr>
        <w:t>FREE</w:t>
      </w:r>
      <w:r w:rsidRPr="001F7D44">
        <w:rPr>
          <w:rFonts w:ascii="Segoe UI" w:hAnsi="Segoe UI" w:cs="Segoe UI"/>
          <w:color w:val="24292E"/>
          <w:sz w:val="24"/>
        </w:rPr>
        <w:t> for Students, check </w:t>
      </w:r>
      <w:hyperlink r:id="rId3761" w:history="1">
        <w:r w:rsidRPr="001F7D44">
          <w:rPr>
            <w:rStyle w:val="Hyperlink"/>
            <w:rFonts w:ascii="Segoe UI" w:hAnsi="Segoe UI" w:cs="Segoe UI"/>
            <w:color w:val="0366D6"/>
            <w:sz w:val="24"/>
          </w:rPr>
          <w:t>here</w:t>
        </w:r>
      </w:hyperlink>
      <w:r w:rsidRPr="001F7D44">
        <w:rPr>
          <w:rFonts w:ascii="Segoe UI" w:hAnsi="Segoe UI" w:cs="Segoe UI"/>
          <w:color w:val="24292E"/>
          <w:sz w:val="24"/>
        </w:rPr>
        <w:t> for more info. </w:t>
      </w:r>
      <w:r w:rsidRPr="001F7D44">
        <w:rPr>
          <w:rFonts w:ascii="Segoe UI" w:hAnsi="Segoe UI" w:cs="Segoe UI"/>
          <w:noProof/>
          <w:color w:val="0366D6"/>
          <w:sz w:val="24"/>
        </w:rPr>
        <mc:AlternateContent>
          <mc:Choice Requires="wps">
            <w:drawing>
              <wp:inline distT="0" distB="0" distL="0" distR="0">
                <wp:extent cx="302260" cy="302260"/>
                <wp:effectExtent l="0" t="0" r="0" b="0"/>
                <wp:docPr id="1768" name="Rectangle 1768"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96B0C" id="Rectangle 1768"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Zj6JU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bL+7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67" name="Rectangle 1767"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7A9BD" id="Rectangle 1767"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53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JuMJ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JFP53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09"/>
        </w:numPr>
        <w:spacing w:beforeAutospacing="1" w:after="0" w:afterAutospacing="1" w:line="240" w:lineRule="auto"/>
        <w:rPr>
          <w:rFonts w:ascii="Segoe UI" w:hAnsi="Segoe UI" w:cs="Segoe UI"/>
          <w:color w:val="24292E"/>
          <w:sz w:val="24"/>
        </w:rPr>
      </w:pPr>
      <w:hyperlink r:id="rId3762" w:history="1">
        <w:r w:rsidRPr="001F7D44">
          <w:rPr>
            <w:rStyle w:val="Hyperlink"/>
            <w:rFonts w:ascii="Segoe UI" w:hAnsi="Segoe UI" w:cs="Segoe UI"/>
            <w:color w:val="0366D6"/>
            <w:sz w:val="24"/>
          </w:rPr>
          <w:t>NodeJS</w:t>
        </w:r>
      </w:hyperlink>
      <w:r w:rsidRPr="001F7D44">
        <w:rPr>
          <w:rFonts w:ascii="Segoe UI" w:hAnsi="Segoe UI" w:cs="Segoe UI"/>
          <w:color w:val="24292E"/>
          <w:sz w:val="24"/>
        </w:rPr>
        <w:t> - </w:t>
      </w:r>
      <w:r w:rsidRPr="001F7D44">
        <w:rPr>
          <w:rStyle w:val="HTMLCode"/>
          <w:rFonts w:ascii="Consolas" w:eastAsiaTheme="minorEastAsia" w:hAnsi="Consolas"/>
          <w:color w:val="24292E"/>
          <w:sz w:val="22"/>
        </w:rPr>
        <w:t>Node.js</w:t>
      </w:r>
      <w:r w:rsidRPr="001F7D44">
        <w:rPr>
          <w:rFonts w:ascii="Segoe UI" w:hAnsi="Segoe UI" w:cs="Segoe UI"/>
          <w:color w:val="24292E"/>
          <w:sz w:val="24"/>
        </w:rPr>
        <w:t> integration. You definitely need this, quite a few features require it.</w:t>
      </w:r>
    </w:p>
    <w:p w:rsidR="00117743" w:rsidRPr="001F7D44" w:rsidRDefault="00117743" w:rsidP="00117743">
      <w:pPr>
        <w:numPr>
          <w:ilvl w:val="1"/>
          <w:numId w:val="209"/>
        </w:numPr>
        <w:spacing w:before="60" w:after="100" w:afterAutospacing="1" w:line="240" w:lineRule="auto"/>
        <w:rPr>
          <w:rFonts w:ascii="Segoe UI" w:hAnsi="Segoe UI" w:cs="Segoe UI"/>
          <w:color w:val="24292E"/>
          <w:sz w:val="24"/>
        </w:rPr>
      </w:pPr>
      <w:hyperlink r:id="rId3763" w:history="1">
        <w:r w:rsidRPr="001F7D44">
          <w:rPr>
            <w:rStyle w:val="Hyperlink"/>
            <w:rFonts w:ascii="Segoe UI" w:hAnsi="Segoe UI" w:cs="Segoe UI"/>
            <w:color w:val="0366D6"/>
            <w:sz w:val="24"/>
          </w:rPr>
          <w:t>EditorConfig</w:t>
        </w:r>
      </w:hyperlink>
      <w:r w:rsidRPr="001F7D44">
        <w:rPr>
          <w:rFonts w:ascii="Segoe UI" w:hAnsi="Segoe UI" w:cs="Segoe UI"/>
          <w:color w:val="24292E"/>
          <w:sz w:val="24"/>
        </w:rPr>
        <w:t> - A JetBrains IDE plugin supporting the EditorConfig standard.</w:t>
      </w:r>
    </w:p>
    <w:p w:rsidR="00117743" w:rsidRPr="001F7D44" w:rsidRDefault="00117743" w:rsidP="00117743">
      <w:pPr>
        <w:numPr>
          <w:ilvl w:val="1"/>
          <w:numId w:val="209"/>
        </w:numPr>
        <w:spacing w:before="60" w:after="100" w:afterAutospacing="1" w:line="240" w:lineRule="auto"/>
        <w:rPr>
          <w:rFonts w:ascii="Segoe UI" w:hAnsi="Segoe UI" w:cs="Segoe UI"/>
          <w:color w:val="24292E"/>
          <w:sz w:val="24"/>
        </w:rPr>
      </w:pPr>
      <w:hyperlink r:id="rId3764" w:history="1">
        <w:r w:rsidRPr="001F7D44">
          <w:rPr>
            <w:rStyle w:val="Hyperlink"/>
            <w:rFonts w:ascii="Segoe UI" w:hAnsi="Segoe UI" w:cs="Segoe UI"/>
            <w:color w:val="0366D6"/>
            <w:sz w:val="24"/>
          </w:rPr>
          <w:t>Material Theme UI</w:t>
        </w:r>
      </w:hyperlink>
      <w:r w:rsidRPr="001F7D44">
        <w:rPr>
          <w:rFonts w:ascii="Segoe UI" w:hAnsi="Segoe UI" w:cs="Segoe UI"/>
          <w:color w:val="24292E"/>
          <w:sz w:val="24"/>
        </w:rPr>
        <w:t> - Provides 3 modes, nice and clean.</w: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65" w:history="1">
        <w:r w:rsidRPr="001F7D44">
          <w:rPr>
            <w:rStyle w:val="Hyperlink"/>
            <w:rFonts w:ascii="Segoe UI" w:hAnsi="Segoe UI" w:cs="Segoe UI"/>
            <w:color w:val="0366D6"/>
            <w:sz w:val="24"/>
          </w:rPr>
          <w:t>Deco IDE</w:t>
        </w:r>
      </w:hyperlink>
      <w:r w:rsidRPr="001F7D44">
        <w:rPr>
          <w:rFonts w:ascii="Segoe UI" w:hAnsi="Segoe UI" w:cs="Segoe UI"/>
          <w:color w:val="24292E"/>
          <w:sz w:val="24"/>
        </w:rPr>
        <w:t> - The best IDE for building React Native apps. </w:t>
      </w:r>
      <w:r w:rsidRPr="001F7D44">
        <w:rPr>
          <w:rFonts w:ascii="Segoe UI" w:hAnsi="Segoe UI" w:cs="Segoe UI"/>
          <w:noProof/>
          <w:color w:val="0366D6"/>
          <w:sz w:val="24"/>
        </w:rPr>
        <mc:AlternateContent>
          <mc:Choice Requires="wps">
            <w:drawing>
              <wp:inline distT="0" distB="0" distL="0" distR="0">
                <wp:extent cx="302260" cy="302260"/>
                <wp:effectExtent l="0" t="0" r="0" b="0"/>
                <wp:docPr id="1766" name="Rectangle 1766" descr="Open-Source Software">
                  <a:hlinkClick xmlns:a="http://schemas.openxmlformats.org/drawingml/2006/main" r:id="rId37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14DF9" id="Rectangle 1766" o:spid="_x0000_s1026" alt="Open-Source Software" href="https://github.com/decosoftware/deco-i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k+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&#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65" name="Rectangle 176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6C1EE6" id="Rectangle 176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C9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j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As1C9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64" name="Rectangle 176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41895" id="Rectangle 176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wL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bjG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SaiwL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63" name="Rectangle 1763"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6D848" id="Rectangle 1763"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IE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klIIE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67" w:history="1">
        <w:r w:rsidRPr="001F7D44">
          <w:rPr>
            <w:rStyle w:val="Hyperlink"/>
            <w:rFonts w:ascii="Segoe UI" w:hAnsi="Segoe UI" w:cs="Segoe UI"/>
            <w:color w:val="0366D6"/>
            <w:sz w:val="24"/>
          </w:rPr>
          <w:t>Xamarin Studio</w:t>
        </w:r>
      </w:hyperlink>
      <w:r w:rsidRPr="001F7D44">
        <w:rPr>
          <w:rFonts w:ascii="Segoe UI" w:hAnsi="Segoe UI" w:cs="Segoe UI"/>
          <w:color w:val="24292E"/>
          <w:sz w:val="24"/>
        </w:rPr>
        <w:t> - Free cross platform C# IDE. Xamarin Studio supports iOS, Android and .Net development </w:t>
      </w:r>
      <w:r w:rsidRPr="001F7D44">
        <w:rPr>
          <w:rFonts w:ascii="Segoe UI" w:hAnsi="Segoe UI" w:cs="Segoe UI"/>
          <w:noProof/>
          <w:color w:val="0366D6"/>
          <w:sz w:val="24"/>
        </w:rPr>
        <mc:AlternateContent>
          <mc:Choice Requires="wps">
            <w:drawing>
              <wp:inline distT="0" distB="0" distL="0" distR="0">
                <wp:extent cx="302260" cy="302260"/>
                <wp:effectExtent l="0" t="0" r="0" b="0"/>
                <wp:docPr id="1762" name="Rectangle 1762" descr="Open-Source Software">
                  <a:hlinkClick xmlns:a="http://schemas.openxmlformats.org/drawingml/2006/main" r:id="rId37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1C81C" id="Rectangle 1762" o:spid="_x0000_s1026" alt="Open-Source Software" href="https://github.com/mono/monodevel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fa+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knGA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61" name="Rectangle 176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DB8D8" id="Rectangle 176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Y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j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HXcY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69" w:history="1">
        <w:r w:rsidRPr="001F7D44">
          <w:rPr>
            <w:rStyle w:val="Hyperlink"/>
            <w:rFonts w:ascii="Segoe UI" w:hAnsi="Segoe UI" w:cs="Segoe UI"/>
            <w:color w:val="0366D6"/>
            <w:sz w:val="24"/>
          </w:rPr>
          <w:t>NetBeans IDE</w:t>
        </w:r>
      </w:hyperlink>
      <w:r w:rsidRPr="001F7D44">
        <w:rPr>
          <w:rFonts w:ascii="Segoe UI" w:hAnsi="Segoe UI" w:cs="Segoe UI"/>
          <w:color w:val="24292E"/>
          <w:sz w:val="24"/>
        </w:rPr>
        <w:t> - A free and open-source IDE, mainly used for Java development, but supports many other languages and frameworks. </w:t>
      </w:r>
      <w:r w:rsidRPr="001F7D44">
        <w:rPr>
          <w:rFonts w:ascii="Segoe UI" w:hAnsi="Segoe UI" w:cs="Segoe UI"/>
          <w:noProof/>
          <w:color w:val="0366D6"/>
          <w:sz w:val="24"/>
        </w:rPr>
        <mc:AlternateContent>
          <mc:Choice Requires="wps">
            <w:drawing>
              <wp:inline distT="0" distB="0" distL="0" distR="0">
                <wp:extent cx="302260" cy="302260"/>
                <wp:effectExtent l="0" t="0" r="0" b="0"/>
                <wp:docPr id="1760" name="Rectangle 1760" descr="Open-Source Software">
                  <a:hlinkClick xmlns:a="http://schemas.openxmlformats.org/drawingml/2006/main" r:id="rId37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12BA3" id="Rectangle 1760" o:spid="_x0000_s1026" alt="Open-Source Software" href="https://netbeans.org/community/sourc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Ro+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59" name="Rectangle 175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BEF15" id="Rectangle 175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85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aj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QGnz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VJJ85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09"/>
        </w:numPr>
        <w:spacing w:before="60" w:after="100" w:afterAutospacing="1" w:line="240" w:lineRule="auto"/>
        <w:rPr>
          <w:rFonts w:ascii="Segoe UI" w:hAnsi="Segoe UI" w:cs="Segoe UI"/>
          <w:color w:val="24292E"/>
          <w:sz w:val="24"/>
        </w:rPr>
      </w:pPr>
      <w:hyperlink r:id="rId3771" w:history="1">
        <w:r w:rsidRPr="001F7D44">
          <w:rPr>
            <w:rStyle w:val="Hyperlink"/>
            <w:rFonts w:ascii="Segoe UI" w:hAnsi="Segoe UI" w:cs="Segoe UI"/>
            <w:color w:val="0366D6"/>
            <w:sz w:val="24"/>
          </w:rPr>
          <w:t>Android Studio</w:t>
        </w:r>
      </w:hyperlink>
      <w:r w:rsidRPr="001F7D44">
        <w:rPr>
          <w:rFonts w:ascii="Segoe UI" w:hAnsi="Segoe UI" w:cs="Segoe UI"/>
          <w:color w:val="24292E"/>
          <w:sz w:val="24"/>
        </w:rPr>
        <w:t> - The official IDE for Android, based on Intellij IDEA. </w:t>
      </w:r>
      <w:r w:rsidRPr="001F7D44">
        <w:rPr>
          <w:rFonts w:ascii="Segoe UI" w:hAnsi="Segoe UI" w:cs="Segoe UI"/>
          <w:noProof/>
          <w:color w:val="0366D6"/>
          <w:sz w:val="24"/>
        </w:rPr>
        <mc:AlternateContent>
          <mc:Choice Requires="wps">
            <w:drawing>
              <wp:inline distT="0" distB="0" distL="0" distR="0">
                <wp:extent cx="302260" cy="302260"/>
                <wp:effectExtent l="0" t="0" r="0" b="0"/>
                <wp:docPr id="1758" name="Rectangle 1758" descr="Open-Source Software">
                  <a:hlinkClick xmlns:a="http://schemas.openxmlformats.org/drawingml/2006/main" r:id="rId37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ACB5B" id="Rectangle 1758" o:spid="_x0000_s1026" alt="Open-Source Software" href="http://tools.android.co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57" name="Rectangle 175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E7A84" id="Rectangle 175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aj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gNLm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5a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Development Tools</w:t>
      </w:r>
    </w:p>
    <w:p w:rsidR="00117743" w:rsidRPr="001F7D44" w:rsidRDefault="00117743" w:rsidP="00117743">
      <w:pPr>
        <w:numPr>
          <w:ilvl w:val="0"/>
          <w:numId w:val="210"/>
        </w:numPr>
        <w:spacing w:before="100" w:beforeAutospacing="1" w:after="100" w:afterAutospacing="1" w:line="240" w:lineRule="auto"/>
        <w:rPr>
          <w:rFonts w:ascii="Segoe UI" w:hAnsi="Segoe UI" w:cs="Segoe UI"/>
          <w:color w:val="24292E"/>
          <w:sz w:val="24"/>
        </w:rPr>
      </w:pPr>
      <w:hyperlink r:id="rId3773" w:history="1">
        <w:r w:rsidRPr="001F7D44">
          <w:rPr>
            <w:rStyle w:val="Hyperlink"/>
            <w:rFonts w:ascii="Segoe UI" w:hAnsi="Segoe UI" w:cs="Segoe UI"/>
            <w:color w:val="0366D6"/>
            <w:sz w:val="24"/>
          </w:rPr>
          <w:t>WeFlow</w:t>
        </w:r>
      </w:hyperlink>
      <w:r w:rsidRPr="001F7D44">
        <w:rPr>
          <w:rFonts w:ascii="Segoe UI" w:hAnsi="Segoe UI" w:cs="Segoe UI"/>
          <w:color w:val="24292E"/>
          <w:sz w:val="24"/>
        </w:rPr>
        <w:t> - Development tools for front-end workflows based on </w:t>
      </w:r>
      <w:hyperlink r:id="rId3774" w:history="1">
        <w:r w:rsidRPr="001F7D44">
          <w:rPr>
            <w:rStyle w:val="Hyperlink"/>
            <w:rFonts w:ascii="Segoe UI" w:hAnsi="Segoe UI" w:cs="Segoe UI"/>
            <w:color w:val="0366D6"/>
            <w:sz w:val="24"/>
          </w:rPr>
          <w:t>tmt-workflow</w:t>
        </w:r>
      </w:hyperlink>
      <w:r w:rsidRPr="001F7D44">
        <w:rPr>
          <w:rFonts w:ascii="Segoe UI" w:hAnsi="Segoe UI" w:cs="Segoe UI"/>
          <w:color w:val="24292E"/>
          <w:sz w:val="24"/>
        </w:rPr>
        <w: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hyperlink r:id="rId3775"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56" name="Rectangle 1756" descr="Open-Source Software">
                    <a:hlinkClick xmlns:a="http://schemas.openxmlformats.org/drawingml/2006/main" r:id="rId37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3701D" id="Rectangle 1756" o:spid="_x0000_s1026" alt="Open-Source Software" href="https://github.com/weixin/WeFlo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J+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mky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55" name="Rectangle 1755" descr="Freeware">
                    <a:hlinkClick xmlns:a="http://schemas.openxmlformats.org/drawingml/2006/main" r:id="rId377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3C3CB" id="Rectangle 1755" o:spid="_x0000_s1026" alt="Freeware" href="https://github.com/weixin/WeFlo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41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76" w:history="1">
        <w:r w:rsidRPr="001F7D44">
          <w:rPr>
            <w:rStyle w:val="Hyperlink"/>
            <w:rFonts w:ascii="Segoe UI" w:hAnsi="Segoe UI" w:cs="Segoe UI"/>
            <w:color w:val="0366D6"/>
            <w:sz w:val="24"/>
          </w:rPr>
          <w:t>Koala</w:t>
        </w:r>
      </w:hyperlink>
      <w:r w:rsidRPr="001F7D44">
        <w:rPr>
          <w:rFonts w:ascii="Segoe UI" w:hAnsi="Segoe UI" w:cs="Segoe UI"/>
          <w:color w:val="24292E"/>
          <w:sz w:val="24"/>
        </w:rPr>
        <w:t> - A GUI application for Less, Sass, Compass and CoffeeScript compilation. </w:t>
      </w:r>
      <w:hyperlink r:id="rId3777"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54" name="Rectangle 1754" descr="Open-Source Software">
                    <a:hlinkClick xmlns:a="http://schemas.openxmlformats.org/drawingml/2006/main" r:id="rId37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CB341" id="Rectangle 1754" o:spid="_x0000_s1026" alt="Open-Source Software" href="https://github.com/oklai/koal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i7+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mkx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53" name="Rectangle 1753" descr="Freeware">
                    <a:hlinkClick xmlns:a="http://schemas.openxmlformats.org/drawingml/2006/main" r:id="rId37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52C84" id="Rectangle 1753" o:spid="_x0000_s1026" alt="Freeware" href="https://github.com/oklai/koal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0Q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78" w:history="1">
        <w:r w:rsidRPr="001F7D44">
          <w:rPr>
            <w:rStyle w:val="Hyperlink"/>
            <w:rFonts w:ascii="Segoe UI" w:hAnsi="Segoe UI" w:cs="Segoe UI"/>
            <w:color w:val="0366D6"/>
            <w:sz w:val="24"/>
          </w:rPr>
          <w:t>CodeKit</w:t>
        </w:r>
      </w:hyperlink>
      <w:r w:rsidRPr="001F7D44">
        <w:rPr>
          <w:rFonts w:ascii="Segoe UI" w:hAnsi="Segoe UI" w:cs="Segoe UI"/>
          <w:color w:val="24292E"/>
          <w:sz w:val="24"/>
        </w:rPr>
        <w:t> - Web development tool which can automatically compile Less, Sass, CoffeeScript, TypeScript, Jade and JavaScript, auto-refresh browsers and much more.</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79" w:history="1">
        <w:r w:rsidRPr="001F7D44">
          <w:rPr>
            <w:rStyle w:val="Hyperlink"/>
            <w:rFonts w:ascii="Segoe UI" w:hAnsi="Segoe UI" w:cs="Segoe UI"/>
            <w:color w:val="0366D6"/>
            <w:sz w:val="24"/>
          </w:rPr>
          <w:t>PaintCode</w:t>
        </w:r>
      </w:hyperlink>
      <w:r w:rsidRPr="001F7D44">
        <w:rPr>
          <w:rFonts w:ascii="Segoe UI" w:hAnsi="Segoe UI" w:cs="Segoe UI"/>
          <w:color w:val="24292E"/>
          <w:sz w:val="24"/>
        </w:rPr>
        <w:t> - PaintCode is a unique vector drawing app that generates Objective-C or Swift code in real time, acting as a bridge between developers and graphic designers.</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0" w:history="1">
        <w:r w:rsidRPr="001F7D44">
          <w:rPr>
            <w:rStyle w:val="Hyperlink"/>
            <w:rFonts w:ascii="Segoe UI" w:hAnsi="Segoe UI" w:cs="Segoe UI"/>
            <w:color w:val="0366D6"/>
            <w:sz w:val="24"/>
          </w:rPr>
          <w:t>Hosts.prefpane</w:t>
        </w:r>
      </w:hyperlink>
      <w:r w:rsidRPr="001F7D44">
        <w:rPr>
          <w:rFonts w:ascii="Segoe UI" w:hAnsi="Segoe UI" w:cs="Segoe UI"/>
          <w:color w:val="24292E"/>
          <w:sz w:val="24"/>
        </w:rPr>
        <w:t> - A system preference pane to manage your hosts file. </w:t>
      </w:r>
      <w:hyperlink r:id="rId378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52" name="Rectangle 1752" descr="Open-Source Software">
                    <a:hlinkClick xmlns:a="http://schemas.openxmlformats.org/drawingml/2006/main" r:id="rId37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94654" id="Rectangle 1752" o:spid="_x0000_s1026" alt="Open-Source Software" href="https://github.com/specialunderwear/Hosts.prefpan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y3+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mkw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51" name="Rectangle 1751" descr="Freeware">
                    <a:hlinkClick xmlns:a="http://schemas.openxmlformats.org/drawingml/2006/main" r:id="rId37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D0B50" id="Rectangle 1751" o:spid="_x0000_s1026" alt="Freeware" href="https://github.com/specialunderwear/Hosts.prefpan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O6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2" w:history="1">
        <w:r w:rsidRPr="001F7D44">
          <w:rPr>
            <w:rStyle w:val="Hyperlink"/>
            <w:rFonts w:ascii="Segoe UI" w:hAnsi="Segoe UI" w:cs="Segoe UI"/>
            <w:color w:val="0366D6"/>
            <w:sz w:val="24"/>
          </w:rPr>
          <w:t>iHosts</w:t>
        </w:r>
      </w:hyperlink>
      <w:r w:rsidRPr="001F7D44">
        <w:rPr>
          <w:rFonts w:ascii="Segoe UI" w:hAnsi="Segoe UI" w:cs="Segoe UI"/>
          <w:color w:val="24292E"/>
          <w:sz w:val="24"/>
        </w:rPr>
        <w:t> - The only /etc/hosts editor on Mac App Store. </w:t>
      </w:r>
      <w:r w:rsidRPr="001F7D44">
        <w:rPr>
          <w:rFonts w:ascii="Segoe UI" w:hAnsi="Segoe UI" w:cs="Segoe UI"/>
          <w:noProof/>
          <w:color w:val="0366D6"/>
          <w:sz w:val="24"/>
        </w:rPr>
        <mc:AlternateContent>
          <mc:Choice Requires="wps">
            <w:drawing>
              <wp:inline distT="0" distB="0" distL="0" distR="0">
                <wp:extent cx="302260" cy="302260"/>
                <wp:effectExtent l="0" t="0" r="0" b="0"/>
                <wp:docPr id="1750" name="Rectangle 175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94D3F" id="Rectangle 175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oIQBQ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Yj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MuGghA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49" name="Rectangle 1749" descr="App Store">
                  <a:hlinkClick xmlns:a="http://schemas.openxmlformats.org/drawingml/2006/main" r:id="rId37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DCA55" id="Rectangle 1749" o:spid="_x0000_s1026" alt="App Store" href="https://itunes.apple.com/app/id1102004240?ls=1&amp;mt=12&amp;at=1000lv4R&amp;ct=iHosts_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3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6SZh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4" w:history="1">
        <w:r w:rsidRPr="001F7D44">
          <w:rPr>
            <w:rStyle w:val="Hyperlink"/>
            <w:rFonts w:ascii="Segoe UI" w:hAnsi="Segoe UI" w:cs="Segoe UI"/>
            <w:color w:val="0366D6"/>
            <w:sz w:val="24"/>
          </w:rPr>
          <w:t>SwitchHosts</w:t>
        </w:r>
      </w:hyperlink>
      <w:r w:rsidRPr="001F7D44">
        <w:rPr>
          <w:rFonts w:ascii="Segoe UI" w:hAnsi="Segoe UI" w:cs="Segoe UI"/>
          <w:color w:val="24292E"/>
          <w:sz w:val="24"/>
        </w:rPr>
        <w:t> - A free and open-source app for hosts management &amp; switching</w:t>
      </w:r>
      <w:proofErr w:type="gramStart"/>
      <w:r w:rsidRPr="001F7D44">
        <w:rPr>
          <w:rFonts w:ascii="Segoe UI" w:hAnsi="Segoe UI" w:cs="Segoe UI"/>
          <w:color w:val="24292E"/>
          <w:sz w:val="24"/>
        </w:rPr>
        <w:t>. .</w:t>
      </w:r>
      <w:proofErr w:type="gramEnd"/>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5" w:history="1">
        <w:r w:rsidRPr="001F7D44">
          <w:rPr>
            <w:rStyle w:val="Hyperlink"/>
            <w:rFonts w:ascii="Segoe UI" w:hAnsi="Segoe UI" w:cs="Segoe UI"/>
            <w:color w:val="0366D6"/>
            <w:sz w:val="24"/>
          </w:rPr>
          <w:t>Gas Mask</w:t>
        </w:r>
      </w:hyperlink>
      <w:r w:rsidRPr="001F7D44">
        <w:rPr>
          <w:rFonts w:ascii="Segoe UI" w:hAnsi="Segoe UI" w:cs="Segoe UI"/>
          <w:color w:val="24292E"/>
          <w:sz w:val="24"/>
        </w:rPr>
        <w:t> - A simple hosts file manager for Mac OS X. </w:t>
      </w:r>
      <w:hyperlink r:id="rId378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46" name="Rectangle 1746" descr="Open-Source Software">
                    <a:hlinkClick xmlns:a="http://schemas.openxmlformats.org/drawingml/2006/main" r:id="rId37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D6C5E" id="Rectangle 1746" o:spid="_x0000_s1026" alt="Open-Source Software" href="https://github.com/2ndalpha/gasmas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k2b+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HWM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45" name="Rectangle 1745" descr="Freeware">
                    <a:hlinkClick xmlns:a="http://schemas.openxmlformats.org/drawingml/2006/main" r:id="rId37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5C845" id="Rectangle 1745" o:spid="_x0000_s1026" alt="Freeware" href="https://github.com/2ndalpha/gasmas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CJ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6WTjC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44" name="Rectangle 1744" descr="hot">
                    <a:hlinkClick xmlns:a="http://schemas.openxmlformats.org/drawingml/2006/main" r:id="rId37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C4CCB" id="Rectangle 1744" o:spid="_x0000_s1026" alt="hot" href="https://github.com/2ndalpha/gasmas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2Q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43" name="Rectangle 1743" descr="must-have">
                    <a:hlinkClick xmlns:a="http://schemas.openxmlformats.org/drawingml/2006/main" r:id="rId37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A939C" id="Rectangle 1743" o:spid="_x0000_s1026" alt="must-have" href="https://github.com/2ndalpha/gasmas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7" w:history="1">
        <w:r w:rsidRPr="001F7D44">
          <w:rPr>
            <w:rStyle w:val="Hyperlink"/>
            <w:rFonts w:ascii="Segoe UI" w:hAnsi="Segoe UI" w:cs="Segoe UI"/>
            <w:color w:val="0366D6"/>
            <w:sz w:val="24"/>
          </w:rPr>
          <w:t>DiffMerge</w:t>
        </w:r>
      </w:hyperlink>
      <w:r w:rsidRPr="001F7D44">
        <w:rPr>
          <w:rFonts w:ascii="Segoe UI" w:hAnsi="Segoe UI" w:cs="Segoe UI"/>
          <w:color w:val="24292E"/>
          <w:sz w:val="24"/>
        </w:rPr>
        <w:t> - An application to visually compare and merge files. </w:t>
      </w:r>
      <w:r w:rsidRPr="001F7D44">
        <w:rPr>
          <w:rFonts w:ascii="Segoe UI" w:hAnsi="Segoe UI" w:cs="Segoe UI"/>
          <w:noProof/>
          <w:color w:val="0366D6"/>
          <w:sz w:val="24"/>
        </w:rPr>
        <mc:AlternateContent>
          <mc:Choice Requires="wps">
            <w:drawing>
              <wp:inline distT="0" distB="0" distL="0" distR="0">
                <wp:extent cx="302260" cy="302260"/>
                <wp:effectExtent l="0" t="0" r="0" b="0"/>
                <wp:docPr id="1742" name="Rectangle 174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0C591" id="Rectangle 174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3LH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Zx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jE3LH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8" w:history="1">
        <w:r w:rsidRPr="001F7D44">
          <w:rPr>
            <w:rStyle w:val="Hyperlink"/>
            <w:rFonts w:ascii="Segoe UI" w:hAnsi="Segoe UI" w:cs="Segoe UI"/>
            <w:color w:val="0366D6"/>
            <w:sz w:val="24"/>
          </w:rPr>
          <w:t>Gemini</w:t>
        </w:r>
      </w:hyperlink>
      <w:r w:rsidRPr="001F7D44">
        <w:rPr>
          <w:rFonts w:ascii="Segoe UI" w:hAnsi="Segoe UI" w:cs="Segoe UI"/>
          <w:color w:val="24292E"/>
          <w:sz w:val="24"/>
        </w:rPr>
        <w:t> - An intelligent duplicate file finder.</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89" w:history="1">
        <w:r w:rsidRPr="001F7D44">
          <w:rPr>
            <w:rStyle w:val="Hyperlink"/>
            <w:rFonts w:ascii="Segoe UI" w:hAnsi="Segoe UI" w:cs="Segoe UI"/>
            <w:color w:val="0366D6"/>
            <w:sz w:val="24"/>
          </w:rPr>
          <w:t>BetterRename</w:t>
        </w:r>
      </w:hyperlink>
      <w:r w:rsidRPr="001F7D44">
        <w:rPr>
          <w:rFonts w:ascii="Segoe UI" w:hAnsi="Segoe UI" w:cs="Segoe UI"/>
          <w:color w:val="24292E"/>
          <w:sz w:val="24"/>
        </w:rPr>
        <w:t> - The most powerful and complete Mac file renaming application on the market. </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0" w:history="1">
        <w:r w:rsidRPr="001F7D44">
          <w:rPr>
            <w:rStyle w:val="Hyperlink"/>
            <w:rFonts w:ascii="Segoe UI" w:hAnsi="Segoe UI" w:cs="Segoe UI"/>
            <w:color w:val="0366D6"/>
            <w:sz w:val="24"/>
          </w:rPr>
          <w:t>PPRows</w:t>
        </w:r>
      </w:hyperlink>
      <w:r w:rsidRPr="001F7D44">
        <w:rPr>
          <w:rFonts w:ascii="Segoe UI" w:hAnsi="Segoe UI" w:cs="Segoe UI"/>
          <w:color w:val="24292E"/>
          <w:sz w:val="24"/>
        </w:rPr>
        <w:t> - An application which can calculate how many lines of code you write. </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1" w:history="1">
        <w:r w:rsidRPr="001F7D44">
          <w:rPr>
            <w:rStyle w:val="Hyperlink"/>
            <w:rFonts w:ascii="Segoe UI" w:hAnsi="Segoe UI" w:cs="Segoe UI"/>
            <w:color w:val="0366D6"/>
            <w:sz w:val="24"/>
          </w:rPr>
          <w:t>Beyond Compare</w:t>
        </w:r>
      </w:hyperlink>
      <w:r w:rsidRPr="001F7D44">
        <w:rPr>
          <w:rFonts w:ascii="Segoe UI" w:hAnsi="Segoe UI" w:cs="Segoe UI"/>
          <w:color w:val="24292E"/>
          <w:sz w:val="24"/>
        </w:rPr>
        <w:t> - Compare files and folders using simple, powerful commands that focus on the differences you are interested in and ignore those you are not. </w:t>
      </w:r>
      <w:r w:rsidRPr="001F7D44">
        <w:rPr>
          <w:rFonts w:ascii="Segoe UI" w:hAnsi="Segoe UI" w:cs="Segoe UI"/>
          <w:noProof/>
          <w:color w:val="0366D6"/>
          <w:sz w:val="24"/>
        </w:rPr>
        <mc:AlternateContent>
          <mc:Choice Requires="wps">
            <w:drawing>
              <wp:inline distT="0" distB="0" distL="0" distR="0">
                <wp:extent cx="302260" cy="302260"/>
                <wp:effectExtent l="0" t="0" r="0" b="0"/>
                <wp:docPr id="1738" name="Rectangle 173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0EB73" id="Rectangle 173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nUCt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HqQ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2" w:history="1">
        <w:r w:rsidRPr="001F7D44">
          <w:rPr>
            <w:rStyle w:val="Hyperlink"/>
            <w:rFonts w:ascii="Segoe UI" w:hAnsi="Segoe UI" w:cs="Segoe UI"/>
            <w:color w:val="0366D6"/>
            <w:sz w:val="24"/>
          </w:rPr>
          <w:t>Kaleidoscope</w:t>
        </w:r>
      </w:hyperlink>
      <w:r w:rsidRPr="001F7D44">
        <w:rPr>
          <w:rFonts w:ascii="Segoe UI" w:hAnsi="Segoe UI" w:cs="Segoe UI"/>
          <w:color w:val="24292E"/>
          <w:sz w:val="24"/>
        </w:rPr>
        <w:t> - A powerful compare tool for text, images and folders. It works perfectly with git, svn or other version control tools.</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3" w:history="1">
        <w:r w:rsidRPr="001F7D44">
          <w:rPr>
            <w:rStyle w:val="Hyperlink"/>
            <w:rFonts w:ascii="Segoe UI" w:hAnsi="Segoe UI" w:cs="Segoe UI"/>
            <w:color w:val="0366D6"/>
            <w:sz w:val="24"/>
          </w:rPr>
          <w:t>Fanvas</w:t>
        </w:r>
      </w:hyperlink>
      <w:r w:rsidRPr="001F7D44">
        <w:rPr>
          <w:rFonts w:ascii="Segoe UI" w:hAnsi="Segoe UI" w:cs="Segoe UI"/>
          <w:color w:val="24292E"/>
          <w:sz w:val="24"/>
        </w:rPr>
        <w:t> - Convert swf to html canvas animation. (</w:t>
      </w:r>
      <w:r w:rsidRPr="001F7D44">
        <w:rPr>
          <w:rStyle w:val="Strong"/>
          <w:rFonts w:ascii="Segoe UI" w:hAnsi="Segoe UI" w:cs="Segoe UI"/>
          <w:color w:val="24292E"/>
          <w:sz w:val="24"/>
        </w:rPr>
        <w:t>Missing English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37" name="Rectangle 1737" descr="Open-Source Software">
                  <a:hlinkClick xmlns:a="http://schemas.openxmlformats.org/drawingml/2006/main" r:id="rId37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F74DE" id="Rectangle 1737" o:spid="_x0000_s1026" alt="Open-Source Software" href="https://github.com/oklai/koal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1m+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rNTmc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4" w:history="1">
        <w:r w:rsidRPr="001F7D44">
          <w:rPr>
            <w:rStyle w:val="Hyperlink"/>
            <w:rFonts w:ascii="Segoe UI" w:hAnsi="Segoe UI" w:cs="Segoe UI"/>
            <w:color w:val="0366D6"/>
            <w:sz w:val="24"/>
          </w:rPr>
          <w:t>EnvPane</w:t>
        </w:r>
      </w:hyperlink>
      <w:r w:rsidRPr="001F7D44">
        <w:rPr>
          <w:rFonts w:ascii="Segoe UI" w:hAnsi="Segoe UI" w:cs="Segoe UI"/>
          <w:color w:val="24292E"/>
          <w:sz w:val="24"/>
        </w:rPr>
        <w:t> - An OS X preference pane for environment variables. </w:t>
      </w:r>
      <w:hyperlink r:id="rId3795"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36" name="Rectangle 1736" descr="Open-Source Software">
                    <a:hlinkClick xmlns:a="http://schemas.openxmlformats.org/drawingml/2006/main" r:id="rId37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75A88" id="Rectangle 1736" o:spid="_x0000_s1026" alt="Open-Source Software" href="https://github.com/hschmidt/EnvPan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JzS+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rNTqc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35" name="Rectangle 1735" descr="Freeware">
                    <a:hlinkClick xmlns:a="http://schemas.openxmlformats.org/drawingml/2006/main" r:id="rId37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D3492A" id="Rectangle 1735" o:spid="_x0000_s1026" alt="Freeware" href="https://github.com/hschmidt/EnvPan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gJ8A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6" w:history="1">
        <w:r w:rsidRPr="001F7D44">
          <w:rPr>
            <w:rStyle w:val="Hyperlink"/>
            <w:rFonts w:ascii="Segoe UI" w:hAnsi="Segoe UI" w:cs="Segoe UI"/>
            <w:color w:val="0366D6"/>
            <w:sz w:val="24"/>
          </w:rPr>
          <w:t>Dash</w:t>
        </w:r>
      </w:hyperlink>
      <w:r w:rsidRPr="001F7D44">
        <w:rPr>
          <w:rFonts w:ascii="Segoe UI" w:hAnsi="Segoe UI" w:cs="Segoe UI"/>
          <w:color w:val="24292E"/>
          <w:sz w:val="24"/>
        </w:rPr>
        <w:t> - Awesome API documentation browser and code snippet manager. </w:t>
      </w:r>
      <w:r w:rsidRPr="001F7D44">
        <w:rPr>
          <w:rFonts w:ascii="Segoe UI" w:hAnsi="Segoe UI" w:cs="Segoe UI"/>
          <w:noProof/>
          <w:color w:val="0366D6"/>
          <w:sz w:val="24"/>
        </w:rPr>
        <mc:AlternateContent>
          <mc:Choice Requires="wps">
            <w:drawing>
              <wp:inline distT="0" distB="0" distL="0" distR="0">
                <wp:extent cx="302260" cy="302260"/>
                <wp:effectExtent l="0" t="0" r="0" b="0"/>
                <wp:docPr id="1734" name="Rectangle 173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97EBA" id="Rectangle 173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24X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n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3K24X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33" name="Rectangle 173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1A8C8" id="Rectangle 173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32" name="Rectangle 173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95032" id="Rectangle 173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En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JucR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DzfEn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31" name="Rectangle 1731"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1F14C" id="Rectangle 1731"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XA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Nvm1cA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30" name="Rectangle 1730"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77ADF" id="Rectangle 1730"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uvQ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M7y69A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798" w:history="1">
        <w:r w:rsidRPr="001F7D44">
          <w:rPr>
            <w:rStyle w:val="Hyperlink"/>
            <w:rFonts w:ascii="Segoe UI" w:hAnsi="Segoe UI" w:cs="Segoe UI"/>
            <w:color w:val="0366D6"/>
            <w:sz w:val="24"/>
          </w:rPr>
          <w:t>DLite</w:t>
        </w:r>
      </w:hyperlink>
      <w:r w:rsidRPr="001F7D44">
        <w:rPr>
          <w:rFonts w:ascii="Segoe UI" w:hAnsi="Segoe UI" w:cs="Segoe UI"/>
          <w:color w:val="24292E"/>
          <w:sz w:val="24"/>
        </w:rPr>
        <w:t> - The simplest way to use Docker on OS X. </w:t>
      </w:r>
      <w:hyperlink r:id="rId3799"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29" name="Rectangle 1729" descr="Open-Source Software">
                    <a:hlinkClick xmlns:a="http://schemas.openxmlformats.org/drawingml/2006/main" r:id="rId37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99E80" id="Rectangle 1729" o:spid="_x0000_s1026" alt="Open-Source Software" href="https://github.com/nlf/dli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Ff+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yT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28" name="Rectangle 1728" descr="Freeware">
                    <a:hlinkClick xmlns:a="http://schemas.openxmlformats.org/drawingml/2006/main" r:id="rId37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55F2B" id="Rectangle 1728" o:spid="_x0000_s1026" alt="Freeware" href="https://github.com/nlf/dli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dG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0" w:history="1">
        <w:r w:rsidRPr="001F7D44">
          <w:rPr>
            <w:rStyle w:val="Hyperlink"/>
            <w:rFonts w:ascii="Segoe UI" w:hAnsi="Segoe UI" w:cs="Segoe UI"/>
            <w:color w:val="0366D6"/>
            <w:sz w:val="24"/>
          </w:rPr>
          <w:t>SnippetsLab</w:t>
        </w:r>
      </w:hyperlink>
      <w:r w:rsidRPr="001F7D44">
        <w:rPr>
          <w:rFonts w:ascii="Segoe UI" w:hAnsi="Segoe UI" w:cs="Segoe UI"/>
          <w:color w:val="24292E"/>
          <w:sz w:val="24"/>
        </w:rPr>
        <w:t> - Easy-to-use code snippets manager.</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1" w:history="1">
        <w:r w:rsidRPr="001F7D44">
          <w:rPr>
            <w:rStyle w:val="Hyperlink"/>
            <w:rFonts w:ascii="Segoe UI" w:hAnsi="Segoe UI" w:cs="Segoe UI"/>
            <w:color w:val="0366D6"/>
            <w:sz w:val="24"/>
          </w:rPr>
          <w:t>StarUML</w:t>
        </w:r>
      </w:hyperlink>
      <w:r w:rsidRPr="001F7D44">
        <w:rPr>
          <w:rFonts w:ascii="Segoe UI" w:hAnsi="Segoe UI" w:cs="Segoe UI"/>
          <w:color w:val="24292E"/>
          <w:sz w:val="24"/>
        </w:rPr>
        <w:t> - Powerful UML app.</w:t>
      </w:r>
    </w:p>
    <w:p w:rsidR="00117743" w:rsidRPr="001F7D44" w:rsidRDefault="00117743" w:rsidP="00F526AB">
      <w:pPr>
        <w:numPr>
          <w:ilvl w:val="0"/>
          <w:numId w:val="210"/>
        </w:numPr>
        <w:spacing w:before="60" w:after="100" w:afterAutospacing="1" w:line="240" w:lineRule="auto"/>
        <w:rPr>
          <w:rFonts w:ascii="Segoe UI" w:hAnsi="Segoe UI" w:cs="Segoe UI"/>
          <w:color w:val="24292E"/>
          <w:sz w:val="24"/>
        </w:rPr>
      </w:pPr>
      <w:hyperlink r:id="rId3802" w:history="1">
        <w:r w:rsidRPr="001F7D44">
          <w:rPr>
            <w:rStyle w:val="Hyperlink"/>
            <w:rFonts w:ascii="Segoe UI" w:hAnsi="Segoe UI" w:cs="Segoe UI"/>
            <w:color w:val="0366D6"/>
            <w:sz w:val="24"/>
          </w:rPr>
          <w:t>Vagrant Manager</w:t>
        </w:r>
      </w:hyperlink>
      <w:r w:rsidRPr="001F7D44">
        <w:rPr>
          <w:rFonts w:ascii="Segoe UI" w:hAnsi="Segoe UI" w:cs="Segoe UI"/>
          <w:color w:val="24292E"/>
          <w:sz w:val="24"/>
        </w:rPr>
        <w:t> - Manage your vagrant machines in one place. </w:t>
      </w:r>
      <w:hyperlink r:id="rId3803"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27" name="Rectangle 1727" descr="Open-Source Software">
                    <a:hlinkClick xmlns:a="http://schemas.openxmlformats.org/drawingml/2006/main" r:id="rId38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AC1DF" id="Rectangle 1727" o:spid="_x0000_s1026" alt="Open-Source Software" href="https://github.com/lanayotech/vagrant-manag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v0+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26" name="Rectangle 1726" descr="Freeware">
                    <a:hlinkClick xmlns:a="http://schemas.openxmlformats.org/drawingml/2006/main" r:id="rId380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7E2C4" id="Rectangle 1726" o:spid="_x0000_s1026" alt="Freeware" href="https://github.com/lanayotech/vagrant-manag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x+n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6WTDG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4" w:history="1">
        <w:r w:rsidRPr="001F7D44">
          <w:rPr>
            <w:rStyle w:val="Hyperlink"/>
            <w:rFonts w:ascii="Segoe UI" w:hAnsi="Segoe UI" w:cs="Segoe UI"/>
            <w:color w:val="0366D6"/>
            <w:sz w:val="24"/>
          </w:rPr>
          <w:t>zeplin</w:t>
        </w:r>
      </w:hyperlink>
      <w:r w:rsidRPr="001F7D44">
        <w:rPr>
          <w:rFonts w:ascii="Segoe UI" w:hAnsi="Segoe UI" w:cs="Segoe UI"/>
          <w:color w:val="24292E"/>
          <w:sz w:val="24"/>
        </w:rPr>
        <w:t> - A collaboration tool for work between designers and developers. </w:t>
      </w:r>
      <w:r w:rsidRPr="001F7D44">
        <w:rPr>
          <w:rFonts w:ascii="Segoe UI" w:hAnsi="Segoe UI" w:cs="Segoe UI"/>
          <w:noProof/>
          <w:color w:val="0366D6"/>
          <w:sz w:val="24"/>
        </w:rPr>
        <mc:AlternateContent>
          <mc:Choice Requires="wps">
            <w:drawing>
              <wp:inline distT="0" distB="0" distL="0" distR="0">
                <wp:extent cx="302260" cy="302260"/>
                <wp:effectExtent l="0" t="0" r="0" b="0"/>
                <wp:docPr id="1725" name="Rectangle 17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56124" id="Rectangle 17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zOBgMAAGA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tMyz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24" name="Rectangle 172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FE8CA" id="Rectangle 172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Ss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ZRj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OwiSs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5" w:history="1">
        <w:r w:rsidRPr="001F7D44">
          <w:rPr>
            <w:rStyle w:val="Hyperlink"/>
            <w:rFonts w:ascii="Segoe UI" w:hAnsi="Segoe UI" w:cs="Segoe UI"/>
            <w:color w:val="0366D6"/>
            <w:sz w:val="24"/>
          </w:rPr>
          <w:t>Go2Shell</w:t>
        </w:r>
      </w:hyperlink>
      <w:r w:rsidRPr="001F7D44">
        <w:rPr>
          <w:rFonts w:ascii="Segoe UI" w:hAnsi="Segoe UI" w:cs="Segoe UI"/>
          <w:color w:val="24292E"/>
          <w:sz w:val="24"/>
        </w:rPr>
        <w:t> - Open terminal from Finder. </w:t>
      </w:r>
      <w:r w:rsidRPr="001F7D44">
        <w:rPr>
          <w:rFonts w:ascii="Segoe UI" w:hAnsi="Segoe UI" w:cs="Segoe UI"/>
          <w:noProof/>
          <w:color w:val="0366D6"/>
          <w:sz w:val="24"/>
        </w:rPr>
        <mc:AlternateContent>
          <mc:Choice Requires="wps">
            <w:drawing>
              <wp:inline distT="0" distB="0" distL="0" distR="0">
                <wp:extent cx="302260" cy="302260"/>
                <wp:effectExtent l="0" t="0" r="0" b="0"/>
                <wp:docPr id="1723" name="Rectangle 172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D4378" id="Rectangle 172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Un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R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JKUn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22" name="Rectangle 1722"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A077F" id="Rectangle 1722"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30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ZRh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YQW30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6" w:history="1">
        <w:r w:rsidRPr="001F7D44">
          <w:rPr>
            <w:rStyle w:val="Hyperlink"/>
            <w:rFonts w:ascii="Segoe UI" w:hAnsi="Segoe UI" w:cs="Segoe UI"/>
            <w:color w:val="0366D6"/>
            <w:sz w:val="24"/>
          </w:rPr>
          <w:t>SecureCRT</w:t>
        </w:r>
      </w:hyperlink>
      <w:r w:rsidRPr="001F7D44">
        <w:rPr>
          <w:rFonts w:ascii="Segoe UI" w:hAnsi="Segoe UI" w:cs="Segoe UI"/>
          <w:color w:val="24292E"/>
          <w:sz w:val="24"/>
        </w:rPr>
        <w:t> - A terminal emulation which supports SSH, Telnet or other protocols.</w: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7" w:history="1">
        <w:r w:rsidRPr="001F7D44">
          <w:rPr>
            <w:rStyle w:val="Hyperlink"/>
            <w:rFonts w:ascii="Segoe UI" w:hAnsi="Segoe UI" w:cs="Segoe UI"/>
            <w:color w:val="0366D6"/>
            <w:sz w:val="24"/>
          </w:rPr>
          <w:t>Finicky</w:t>
        </w:r>
      </w:hyperlink>
      <w:r w:rsidRPr="001F7D44">
        <w:rPr>
          <w:rFonts w:ascii="Segoe UI" w:hAnsi="Segoe UI" w:cs="Segoe UI"/>
          <w:color w:val="24292E"/>
          <w:sz w:val="24"/>
        </w:rPr>
        <w:t> - An application that allows you to set up rules that decide which browser is opened for every link that would open the default browser. </w:t>
      </w:r>
      <w:r w:rsidRPr="001F7D44">
        <w:rPr>
          <w:rFonts w:ascii="Segoe UI" w:hAnsi="Segoe UI" w:cs="Segoe UI"/>
          <w:noProof/>
          <w:color w:val="0366D6"/>
          <w:sz w:val="24"/>
        </w:rPr>
        <mc:AlternateContent>
          <mc:Choice Requires="wps">
            <w:drawing>
              <wp:inline distT="0" distB="0" distL="0" distR="0">
                <wp:extent cx="302260" cy="302260"/>
                <wp:effectExtent l="0" t="0" r="0" b="0"/>
                <wp:docPr id="1721" name="Rectangle 1721" descr="Open-Source Software">
                  <a:hlinkClick xmlns:a="http://schemas.openxmlformats.org/drawingml/2006/main" r:id="rId38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F56AE3" id="Rectangle 1721" o:spid="_x0000_s1026" alt="Open-Source Software" href="https://github.com/johnste/finick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4+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iTG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20" name="Rectangle 172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AB412" id="Rectangle 172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PvdBQ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YRJEiQFqr0CfJGxIpTNJxWVJeQtEJR2hNlIZG04Uys55yV6z0uuPDn6g2Mc1luWirMUEJF&#10;OTGgH92wTmOkUgtH3VQh1GtlCuUgvfm2kebt1yUnYj2sbe38vtOp42Ar7pb33Z2y+HR3K8u1RkLO&#10;G+BCr3QHrIAnkDwcKSX7hpIKEhqeuht8WIcavKFl/15WkBayMdJx39WqtTGADdo5MT0cxUR3BpVw&#10;eB5E0RgyWo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KR6391&#10;almeWogowVWGDUbDcm5gB99vOsVWDUQKXWKEvII2qZmTsG2hAdW+V2GMOSb7kWvn5One3Xr8Mc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Duk+90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09" w:history="1">
        <w:r w:rsidRPr="001F7D44">
          <w:rPr>
            <w:rStyle w:val="Hyperlink"/>
            <w:rFonts w:ascii="Segoe UI" w:hAnsi="Segoe UI" w:cs="Segoe UI"/>
            <w:color w:val="0366D6"/>
            <w:sz w:val="24"/>
          </w:rPr>
          <w:t>MJML</w:t>
        </w:r>
      </w:hyperlink>
      <w:r w:rsidRPr="001F7D44">
        <w:rPr>
          <w:rFonts w:ascii="Segoe UI" w:hAnsi="Segoe UI" w:cs="Segoe UI"/>
          <w:color w:val="24292E"/>
          <w:sz w:val="24"/>
        </w:rPr>
        <w:t> - A framework that utilizes a semantic syntax and a rich standard components library, which allow users to easily create responsive emails. </w:t>
      </w:r>
      <w:hyperlink r:id="rId381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719" name="Rectangle 1719" descr="Open-Source Software">
                    <a:hlinkClick xmlns:a="http://schemas.openxmlformats.org/drawingml/2006/main" r:id="rId38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1412B" id="Rectangle 1719" o:spid="_x0000_s1026" alt="Open-Source Software" href="https://github.com/mjmlio/mjm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oy+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zj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18" name="Rectangle 1718" descr="Freeware">
                    <a:hlinkClick xmlns:a="http://schemas.openxmlformats.org/drawingml/2006/main" r:id="rId38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66118" id="Rectangle 1718" o:spid="_x0000_s1026" alt="Freeware" href="https://github.com/mjmlio/mjm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RY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" o:button="t" filled="f" stroked="f">
                  <v:fill o:detectmouseclick="t"/>
                  <o:lock v:ext="edit" aspectratio="t"/>
                  <w10:anchorlock/>
                </v:rect>
              </w:pict>
            </mc:Fallback>
          </mc:AlternateContent>
        </w:r>
      </w:hyperlink>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11" w:history="1">
        <w:r w:rsidRPr="001F7D44">
          <w:rPr>
            <w:rStyle w:val="Hyperlink"/>
            <w:rFonts w:ascii="Segoe UI" w:hAnsi="Segoe UI" w:cs="Segoe UI"/>
            <w:color w:val="0366D6"/>
            <w:sz w:val="24"/>
          </w:rPr>
          <w:t>TeXstudio</w:t>
        </w:r>
      </w:hyperlink>
      <w:r w:rsidRPr="001F7D44">
        <w:rPr>
          <w:rFonts w:ascii="Segoe UI" w:hAnsi="Segoe UI" w:cs="Segoe UI"/>
          <w:color w:val="24292E"/>
          <w:sz w:val="24"/>
        </w:rPr>
        <w:t> - An integrated writing environment for creating LaTeX documents. </w:t>
      </w:r>
      <w:r w:rsidRPr="001F7D44">
        <w:rPr>
          <w:rFonts w:ascii="Segoe UI" w:hAnsi="Segoe UI" w:cs="Segoe UI"/>
          <w:noProof/>
          <w:color w:val="0366D6"/>
          <w:sz w:val="24"/>
        </w:rPr>
        <mc:AlternateContent>
          <mc:Choice Requires="wps">
            <w:drawing>
              <wp:inline distT="0" distB="0" distL="0" distR="0">
                <wp:extent cx="302260" cy="302260"/>
                <wp:effectExtent l="0" t="0" r="0" b="0"/>
                <wp:docPr id="1717" name="Rectangle 1717" descr="Open-Source Software">
                  <a:hlinkClick xmlns:a="http://schemas.openxmlformats.org/drawingml/2006/main" r:id="rId38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AF1DD" id="Rectangle 1717" o:spid="_x0000_s1026" alt="Open-Source Software" href="https://sourceforge.net/projects/texstudi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CZ+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16" name="Rectangle 171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2E638" id="Rectangle 171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h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CHJ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13" w:history="1">
        <w:r w:rsidRPr="001F7D44">
          <w:rPr>
            <w:rStyle w:val="Hyperlink"/>
            <w:rFonts w:ascii="Segoe UI" w:hAnsi="Segoe UI" w:cs="Segoe UI"/>
            <w:color w:val="0366D6"/>
            <w:sz w:val="24"/>
          </w:rPr>
          <w:t>Vagrant</w:t>
        </w:r>
      </w:hyperlink>
      <w:r w:rsidRPr="001F7D44">
        <w:rPr>
          <w:rFonts w:ascii="Segoe UI" w:hAnsi="Segoe UI" w:cs="Segoe UI"/>
          <w:color w:val="24292E"/>
          <w:sz w:val="24"/>
        </w:rPr>
        <w:t> - A tool for building and distributing development environments. </w:t>
      </w:r>
      <w:r w:rsidRPr="001F7D44">
        <w:rPr>
          <w:rFonts w:ascii="Segoe UI" w:hAnsi="Segoe UI" w:cs="Segoe UI"/>
          <w:noProof/>
          <w:color w:val="0366D6"/>
          <w:sz w:val="24"/>
        </w:rPr>
        <mc:AlternateContent>
          <mc:Choice Requires="wps">
            <w:drawing>
              <wp:inline distT="0" distB="0" distL="0" distR="0">
                <wp:extent cx="302260" cy="302260"/>
                <wp:effectExtent l="0" t="0" r="0" b="0"/>
                <wp:docPr id="1715" name="Rectangle 1715" descr="Open-Source Software">
                  <a:hlinkClick xmlns:a="http://schemas.openxmlformats.org/drawingml/2006/main" r:id="rId38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B70A9" id="Rectangle 1715" o:spid="_x0000_s1026" alt="Open-Source Software" href="https://github.com/mitchellh/vagran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Mr+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HmE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14" name="Rectangle 171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8C0DF" id="Rectangle 171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j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Zh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h6Gj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13" name="Rectangle 1713"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4CC74" id="Rectangle 1713"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d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SQ8x0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K17b50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15" w:history="1">
        <w:r w:rsidRPr="001F7D44">
          <w:rPr>
            <w:rStyle w:val="Hyperlink"/>
            <w:rFonts w:ascii="Segoe UI" w:hAnsi="Segoe UI" w:cs="Segoe UI"/>
            <w:color w:val="0366D6"/>
            <w:sz w:val="24"/>
          </w:rPr>
          <w:t>FinderGo</w:t>
        </w:r>
      </w:hyperlink>
      <w:r w:rsidRPr="001F7D44">
        <w:rPr>
          <w:rFonts w:ascii="Segoe UI" w:hAnsi="Segoe UI" w:cs="Segoe UI"/>
          <w:color w:val="24292E"/>
          <w:sz w:val="24"/>
        </w:rPr>
        <w:t> - </w:t>
      </w:r>
      <w:r w:rsidRPr="001F7D44">
        <w:rPr>
          <w:rFonts w:ascii="Segoe UI Emoji" w:hAnsi="Segoe UI Emoji" w:cs="Segoe UI Emoji"/>
          <w:color w:val="24292E"/>
          <w:sz w:val="24"/>
        </w:rPr>
        <w:t>🐢</w:t>
      </w:r>
      <w:r w:rsidRPr="001F7D44">
        <w:rPr>
          <w:rFonts w:ascii="Segoe UI" w:hAnsi="Segoe UI" w:cs="Segoe UI"/>
          <w:color w:val="24292E"/>
          <w:sz w:val="24"/>
        </w:rPr>
        <w:t> Open terminal quickly from Finder </w:t>
      </w:r>
      <w:r w:rsidRPr="001F7D44">
        <w:rPr>
          <w:rFonts w:ascii="Segoe UI" w:hAnsi="Segoe UI" w:cs="Segoe UI"/>
          <w:noProof/>
          <w:color w:val="0366D6"/>
          <w:sz w:val="24"/>
        </w:rPr>
        <mc:AlternateContent>
          <mc:Choice Requires="wps">
            <w:drawing>
              <wp:inline distT="0" distB="0" distL="0" distR="0">
                <wp:extent cx="302260" cy="302260"/>
                <wp:effectExtent l="0" t="0" r="0" b="0"/>
                <wp:docPr id="1712" name="Rectangle 1712" descr="Open-Source Software">
                  <a:hlinkClick xmlns:a="http://schemas.openxmlformats.org/drawingml/2006/main" r:id="rId38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CDD98" id="Rectangle 1712" o:spid="_x0000_s1026" alt="Open-Source Software" href="https://github.com/onmyway133/FinderG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aT+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Tj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16" w:history="1">
        <w:r w:rsidRPr="001F7D44">
          <w:rPr>
            <w:rStyle w:val="Hyperlink"/>
            <w:rFonts w:ascii="Segoe UI" w:hAnsi="Segoe UI" w:cs="Segoe UI"/>
            <w:color w:val="0366D6"/>
            <w:sz w:val="24"/>
          </w:rPr>
          <w:t>Localname</w:t>
        </w:r>
      </w:hyperlink>
      <w:r w:rsidRPr="001F7D44">
        <w:rPr>
          <w:rFonts w:ascii="Segoe UI" w:hAnsi="Segoe UI" w:cs="Segoe UI"/>
          <w:color w:val="24292E"/>
          <w:sz w:val="24"/>
        </w:rPr>
        <w:t> - Provide access to your local development server </w:t>
      </w:r>
      <w:r w:rsidRPr="001F7D44">
        <w:rPr>
          <w:rFonts w:ascii="Segoe UI" w:hAnsi="Segoe UI" w:cs="Segoe UI"/>
          <w:noProof/>
          <w:color w:val="0366D6"/>
          <w:sz w:val="24"/>
        </w:rPr>
        <mc:AlternateContent>
          <mc:Choice Requires="wps">
            <w:drawing>
              <wp:inline distT="0" distB="0" distL="0" distR="0">
                <wp:extent cx="302260" cy="302260"/>
                <wp:effectExtent l="0" t="0" r="0" b="0"/>
                <wp:docPr id="1711" name="Rectangle 171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77C85" id="Rectangle 171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Zh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3f7/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10" name="Rectangle 171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A41CE" id="Rectangle 171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y5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YhFEiQFrr0CepGxIpTNOxWVJdQtEYaR7LhTKznnJXrPSTr+2PjBrK5LDctFWbonqKcGJCO&#10;blinMVKpRaJuqhBatTKFcmjefNtI8/brkhOxHmzbNr/vdOrg22Y78767U7YJuruV5VojIecN0KBX&#10;ugNCQBH4HbaUkn1DSQW1DE/DDTFsQA3R0LJ/LyuoCNkY6bjvatXaHMAG7ZyOHo46ojuDStg8D6Jo&#10;DMUs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DQey5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0"/>
        </w:numPr>
        <w:spacing w:before="60" w:after="100" w:afterAutospacing="1" w:line="240" w:lineRule="auto"/>
        <w:rPr>
          <w:rFonts w:ascii="Segoe UI" w:hAnsi="Segoe UI" w:cs="Segoe UI"/>
          <w:color w:val="24292E"/>
          <w:sz w:val="24"/>
        </w:rPr>
      </w:pPr>
      <w:hyperlink r:id="rId3817" w:history="1">
        <w:r w:rsidRPr="001F7D44">
          <w:rPr>
            <w:rStyle w:val="Hyperlink"/>
            <w:rFonts w:ascii="Segoe UI" w:hAnsi="Segoe UI" w:cs="Segoe UI"/>
            <w:color w:val="0366D6"/>
            <w:sz w:val="24"/>
          </w:rPr>
          <w:t>LaunchRocket</w:t>
        </w:r>
      </w:hyperlink>
      <w:r w:rsidRPr="001F7D44">
        <w:rPr>
          <w:rFonts w:ascii="Segoe UI" w:hAnsi="Segoe UI" w:cs="Segoe UI"/>
          <w:color w:val="24292E"/>
          <w:sz w:val="24"/>
        </w:rPr>
        <w:t> - Brew services management in Mac System Preferences. </w:t>
      </w:r>
      <w:r w:rsidRPr="001F7D44">
        <w:rPr>
          <w:rFonts w:ascii="Segoe UI" w:hAnsi="Segoe UI" w:cs="Segoe UI"/>
          <w:noProof/>
          <w:color w:val="0366D6"/>
          <w:sz w:val="24"/>
        </w:rPr>
        <mc:AlternateContent>
          <mc:Choice Requires="wps">
            <w:drawing>
              <wp:inline distT="0" distB="0" distL="0" distR="0">
                <wp:extent cx="302260" cy="302260"/>
                <wp:effectExtent l="0" t="0" r="0" b="0"/>
                <wp:docPr id="1709" name="Rectangle 1709" descr="Open-Source Software">
                  <a:hlinkClick xmlns:a="http://schemas.openxmlformats.org/drawingml/2006/main" r:id="rId38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DF437" id="Rectangle 1709" o:spid="_x0000_s1026" alt="Open-Source Software" href="https://sourceforge.net/projects/texstudi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1yg+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yj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08" name="Rectangle 170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26888" id="Rectangle 170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GTBQ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YB1Eq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QmI1wvC5DoZ&#10;B3ES58VTSrdM0H+nhPoMJ6No5Kp0AvoZt8A9L7mRtGUGhh1nbYanx0vQSaDAhahcaQ1hfFifpMLC&#10;f0wFlPtQaCd/K9FB/UtZPYBclQQ5gfJgLMOikeo7Rj2MuAzrbxvbvojfCJB8EsaxnYluE48mEWzU&#10;qWV5aiGiBFcZNhgNy7mBHXyy6RRbNRApdIkR8grapGZOwraFBlT7XoUx5pjsR66dk6d7d+vxx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GK8oZM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Regular Expression Editors</w:t>
      </w:r>
    </w:p>
    <w:p w:rsidR="00117743" w:rsidRPr="001F7D44" w:rsidRDefault="00117743" w:rsidP="00117743">
      <w:pPr>
        <w:numPr>
          <w:ilvl w:val="0"/>
          <w:numId w:val="211"/>
        </w:numPr>
        <w:spacing w:before="100" w:beforeAutospacing="1" w:after="100" w:afterAutospacing="1" w:line="240" w:lineRule="auto"/>
        <w:rPr>
          <w:rFonts w:ascii="Segoe UI" w:hAnsi="Segoe UI" w:cs="Segoe UI"/>
          <w:color w:val="24292E"/>
          <w:sz w:val="24"/>
        </w:rPr>
      </w:pPr>
      <w:hyperlink r:id="rId3818" w:history="1">
        <w:r w:rsidRPr="001F7D44">
          <w:rPr>
            <w:rStyle w:val="Hyperlink"/>
            <w:rFonts w:ascii="Segoe UI" w:hAnsi="Segoe UI" w:cs="Segoe UI"/>
            <w:color w:val="0366D6"/>
            <w:sz w:val="24"/>
          </w:rPr>
          <w:t>Patterns</w:t>
        </w:r>
      </w:hyperlink>
      <w:r w:rsidRPr="001F7D44">
        <w:rPr>
          <w:rFonts w:ascii="Segoe UI" w:hAnsi="Segoe UI" w:cs="Segoe UI"/>
          <w:color w:val="24292E"/>
          <w:sz w:val="24"/>
        </w:rPr>
        <w:t> - A regular expression editor.</w:t>
      </w:r>
    </w:p>
    <w:p w:rsidR="00117743" w:rsidRPr="001F7D44" w:rsidRDefault="00117743" w:rsidP="00117743">
      <w:pPr>
        <w:numPr>
          <w:ilvl w:val="0"/>
          <w:numId w:val="211"/>
        </w:numPr>
        <w:spacing w:before="60" w:after="100" w:afterAutospacing="1" w:line="240" w:lineRule="auto"/>
        <w:rPr>
          <w:rFonts w:ascii="Segoe UI" w:hAnsi="Segoe UI" w:cs="Segoe UI"/>
          <w:color w:val="24292E"/>
          <w:sz w:val="24"/>
        </w:rPr>
      </w:pPr>
      <w:hyperlink r:id="rId3819" w:history="1">
        <w:r w:rsidRPr="001F7D44">
          <w:rPr>
            <w:rStyle w:val="Hyperlink"/>
            <w:rFonts w:ascii="Segoe UI" w:hAnsi="Segoe UI" w:cs="Segoe UI"/>
            <w:color w:val="0366D6"/>
            <w:sz w:val="24"/>
          </w:rPr>
          <w:t>Reginald</w:t>
        </w:r>
      </w:hyperlink>
      <w:r w:rsidRPr="001F7D44">
        <w:rPr>
          <w:rFonts w:ascii="Segoe UI" w:hAnsi="Segoe UI" w:cs="Segoe UI"/>
          <w:color w:val="24292E"/>
          <w:sz w:val="24"/>
        </w:rPr>
        <w:t> - A regular expression test application. </w:t>
      </w:r>
      <w:hyperlink r:id="rId3820" w:history="1">
        <w:r w:rsidRPr="001F7D44">
          <w:rPr>
            <w:rStyle w:val="Hyperlink"/>
            <w:rFonts w:ascii="Segoe UI" w:hAnsi="Segoe UI" w:cs="Segoe UI"/>
            <w:color w:val="0366D6"/>
            <w:sz w:val="24"/>
          </w:rPr>
          <w:t>RegexKitLite</w:t>
        </w:r>
      </w:hyperlink>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07" name="Rectangle 1707" descr="Open-Source Software">
                  <a:hlinkClick xmlns:a="http://schemas.openxmlformats.org/drawingml/2006/main" r:id="rId38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3A3B8" id="Rectangle 1707" o:spid="_x0000_s1026" alt="Open-Source Software" href="https://github.com/michaeltyson/Reginal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YL+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06" name="Rectangle 170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2863A" id="Rectangle 170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g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bB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JfZg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1"/>
        </w:numPr>
        <w:spacing w:before="60" w:after="100" w:afterAutospacing="1" w:line="240" w:lineRule="auto"/>
        <w:rPr>
          <w:rFonts w:ascii="Segoe UI" w:hAnsi="Segoe UI" w:cs="Segoe UI"/>
          <w:color w:val="24292E"/>
          <w:sz w:val="24"/>
        </w:rPr>
      </w:pPr>
      <w:hyperlink r:id="rId3821" w:history="1">
        <w:r w:rsidRPr="001F7D44">
          <w:rPr>
            <w:rStyle w:val="Hyperlink"/>
            <w:rFonts w:ascii="Segoe UI" w:hAnsi="Segoe UI" w:cs="Segoe UI"/>
            <w:color w:val="0366D6"/>
            <w:sz w:val="24"/>
          </w:rPr>
          <w:t>Regex</w:t>
        </w:r>
      </w:hyperlink>
      <w:r w:rsidRPr="001F7D44">
        <w:rPr>
          <w:rFonts w:ascii="Segoe UI" w:hAnsi="Segoe UI" w:cs="Segoe UI"/>
          <w:color w:val="24292E"/>
          <w:sz w:val="24"/>
        </w:rPr>
        <w:t> - A regular expression testing tool with an emphasis on simplicity.</w:t>
      </w:r>
    </w:p>
    <w:p w:rsidR="00117743" w:rsidRPr="001F7D44" w:rsidRDefault="00117743" w:rsidP="00F526AB">
      <w:pPr>
        <w:numPr>
          <w:ilvl w:val="0"/>
          <w:numId w:val="211"/>
        </w:numPr>
        <w:spacing w:before="60" w:after="100" w:afterAutospacing="1" w:line="240" w:lineRule="auto"/>
        <w:rPr>
          <w:rFonts w:ascii="Segoe UI" w:hAnsi="Segoe UI" w:cs="Segoe UI"/>
          <w:color w:val="24292E"/>
          <w:sz w:val="24"/>
        </w:rPr>
      </w:pPr>
      <w:hyperlink r:id="rId3822" w:history="1">
        <w:r w:rsidRPr="001F7D44">
          <w:rPr>
            <w:rStyle w:val="Hyperlink"/>
            <w:rFonts w:ascii="Segoe UI" w:hAnsi="Segoe UI" w:cs="Segoe UI"/>
            <w:color w:val="0366D6"/>
            <w:sz w:val="24"/>
          </w:rPr>
          <w:t>Reggy</w:t>
        </w:r>
      </w:hyperlink>
      <w:r w:rsidRPr="001F7D44">
        <w:rPr>
          <w:rFonts w:ascii="Segoe UI" w:hAnsi="Segoe UI" w:cs="Segoe UI"/>
          <w:color w:val="24292E"/>
          <w:sz w:val="24"/>
        </w:rPr>
        <w:t> - An open-source regular expression editor. </w:t>
      </w:r>
      <w:r w:rsidRPr="001F7D44">
        <w:rPr>
          <w:rFonts w:ascii="Segoe UI" w:hAnsi="Segoe UI" w:cs="Segoe UI"/>
          <w:noProof/>
          <w:color w:val="0366D6"/>
          <w:sz w:val="24"/>
        </w:rPr>
        <mc:AlternateContent>
          <mc:Choice Requires="wps">
            <w:drawing>
              <wp:inline distT="0" distB="0" distL="0" distR="0">
                <wp:extent cx="302260" cy="302260"/>
                <wp:effectExtent l="0" t="0" r="0" b="0"/>
                <wp:docPr id="1705" name="Rectangle 1705" descr="Open-Source Software">
                  <a:hlinkClick xmlns:a="http://schemas.openxmlformats.org/drawingml/2006/main" r:id="rId38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2AF55" id="Rectangle 1705" o:spid="_x0000_s1026" alt="Open-Source Software" href="https://github.com/samsouder/regg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W5+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GmE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04" name="Rectangle 170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67D13" id="Rectangle 170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u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ZB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qiWu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1"/>
        </w:numPr>
        <w:spacing w:before="60" w:after="100" w:afterAutospacing="1" w:line="240" w:lineRule="auto"/>
        <w:rPr>
          <w:rFonts w:ascii="Segoe UI" w:hAnsi="Segoe UI" w:cs="Segoe UI"/>
          <w:color w:val="24292E"/>
          <w:sz w:val="24"/>
        </w:rPr>
      </w:pPr>
      <w:hyperlink r:id="rId3824" w:anchor="regexrx" w:history="1">
        <w:r w:rsidRPr="001F7D44">
          <w:rPr>
            <w:rStyle w:val="Hyperlink"/>
            <w:rFonts w:ascii="Segoe UI" w:hAnsi="Segoe UI" w:cs="Segoe UI"/>
            <w:color w:val="0366D6"/>
            <w:sz w:val="24"/>
          </w:rPr>
          <w:t>RegExRX</w:t>
        </w:r>
      </w:hyperlink>
      <w:r w:rsidRPr="001F7D44">
        <w:rPr>
          <w:rFonts w:ascii="Segoe UI" w:hAnsi="Segoe UI" w:cs="Segoe UI"/>
          <w:color w:val="24292E"/>
          <w:sz w:val="24"/>
        </w:rPr>
        <w:t> - A development tool for regular expressions. </w:t>
      </w:r>
      <w:r w:rsidRPr="001F7D44">
        <w:rPr>
          <w:rFonts w:ascii="Segoe UI" w:hAnsi="Segoe UI" w:cs="Segoe UI"/>
          <w:noProof/>
          <w:color w:val="0366D6"/>
          <w:sz w:val="24"/>
        </w:rPr>
        <mc:AlternateContent>
          <mc:Choice Requires="wps">
            <w:drawing>
              <wp:inline distT="0" distB="0" distL="0" distR="0">
                <wp:extent cx="302260" cy="302260"/>
                <wp:effectExtent l="0" t="0" r="0" b="0"/>
                <wp:docPr id="1703" name="Rectangle 170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BCFF6" id="Rectangle 170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q8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ybBO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vqgq8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Test Tools</w:t>
      </w:r>
    </w:p>
    <w:p w:rsidR="00117743" w:rsidRPr="001F7D44" w:rsidRDefault="00117743" w:rsidP="00117743">
      <w:pPr>
        <w:numPr>
          <w:ilvl w:val="0"/>
          <w:numId w:val="212"/>
        </w:numPr>
        <w:spacing w:before="100" w:beforeAutospacing="1" w:after="100" w:afterAutospacing="1" w:line="240" w:lineRule="auto"/>
        <w:rPr>
          <w:rFonts w:ascii="Segoe UI" w:hAnsi="Segoe UI" w:cs="Segoe UI"/>
          <w:color w:val="24292E"/>
          <w:sz w:val="24"/>
        </w:rPr>
      </w:pPr>
      <w:hyperlink r:id="rId3825" w:history="1">
        <w:r w:rsidRPr="001F7D44">
          <w:rPr>
            <w:rStyle w:val="Hyperlink"/>
            <w:rFonts w:ascii="Segoe UI" w:hAnsi="Segoe UI" w:cs="Segoe UI"/>
            <w:color w:val="0366D6"/>
            <w:sz w:val="24"/>
          </w:rPr>
          <w:t>Wireshark</w:t>
        </w:r>
      </w:hyperlink>
      <w:r w:rsidRPr="001F7D44">
        <w:rPr>
          <w:rFonts w:ascii="Segoe UI" w:hAnsi="Segoe UI" w:cs="Segoe UI"/>
          <w:color w:val="24292E"/>
          <w:sz w:val="24"/>
        </w:rPr>
        <w:t> - The world’s foremost and widely-used network protocol analyzer. </w:t>
      </w:r>
      <w:r w:rsidRPr="001F7D44">
        <w:rPr>
          <w:rFonts w:ascii="Segoe UI" w:hAnsi="Segoe UI" w:cs="Segoe UI"/>
          <w:noProof/>
          <w:color w:val="0366D6"/>
          <w:sz w:val="24"/>
        </w:rPr>
        <mc:AlternateContent>
          <mc:Choice Requires="wps">
            <w:drawing>
              <wp:inline distT="0" distB="0" distL="0" distR="0">
                <wp:extent cx="302260" cy="302260"/>
                <wp:effectExtent l="0" t="0" r="0" b="0"/>
                <wp:docPr id="1702" name="Rectangle 1702" descr="Open-Source Software">
                  <a:hlinkClick xmlns:a="http://schemas.openxmlformats.org/drawingml/2006/main" r:id="rId38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9B730" id="Rectangle 1702" o:spid="_x0000_s1026" alt="Open-Source Software" href="https://github.com/wireshark/wireshar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B+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kSj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701" name="Rectangle 170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C6FE4" id="Rectangle 170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y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ZB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8Hry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27" w:history="1">
        <w:r w:rsidRPr="001F7D44">
          <w:rPr>
            <w:rStyle w:val="Hyperlink"/>
            <w:rFonts w:ascii="Segoe UI" w:hAnsi="Segoe UI" w:cs="Segoe UI"/>
            <w:color w:val="0366D6"/>
            <w:sz w:val="24"/>
          </w:rPr>
          <w:t>Charles</w:t>
        </w:r>
      </w:hyperlink>
      <w:r w:rsidRPr="001F7D44">
        <w:rPr>
          <w:rFonts w:ascii="Segoe UI" w:hAnsi="Segoe UI" w:cs="Segoe UI"/>
          <w:color w:val="24292E"/>
          <w:sz w:val="24"/>
        </w:rPr>
        <w:t> - An HTTP proxy / HTTP monitor / Reverse Proxy that enables a developer to view all of the HTTP and SSL / HTTPS traffic between their machine and the Internet.</w: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28" w:history="1">
        <w:r w:rsidRPr="001F7D44">
          <w:rPr>
            <w:rStyle w:val="Hyperlink"/>
            <w:rFonts w:ascii="Segoe UI" w:hAnsi="Segoe UI" w:cs="Segoe UI"/>
            <w:color w:val="0366D6"/>
            <w:sz w:val="24"/>
          </w:rPr>
          <w:t>James</w:t>
        </w:r>
      </w:hyperlink>
      <w:r w:rsidRPr="001F7D44">
        <w:rPr>
          <w:rFonts w:ascii="Segoe UI" w:hAnsi="Segoe UI" w:cs="Segoe UI"/>
          <w:color w:val="24292E"/>
          <w:sz w:val="24"/>
        </w:rPr>
        <w:t> - Open-source proxy tool for checking and mapping requests with http as well as https. </w:t>
      </w:r>
      <w:r w:rsidRPr="001F7D44">
        <w:rPr>
          <w:rFonts w:ascii="Segoe UI" w:hAnsi="Segoe UI" w:cs="Segoe UI"/>
          <w:noProof/>
          <w:color w:val="0366D6"/>
          <w:sz w:val="24"/>
        </w:rPr>
        <mc:AlternateContent>
          <mc:Choice Requires="wps">
            <w:drawing>
              <wp:inline distT="0" distB="0" distL="0" distR="0">
                <wp:extent cx="302260" cy="302260"/>
                <wp:effectExtent l="0" t="0" r="0" b="0"/>
                <wp:docPr id="1700" name="Rectangle 1700" descr="Open-Source Software">
                  <a:hlinkClick xmlns:a="http://schemas.openxmlformats.org/drawingml/2006/main" r:id="rId38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E7002" id="Rectangle 1700" o:spid="_x0000_s1026" alt="Open-Source Software" href="https://github.com/james-proxy/jam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Oz+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CSFBArdQpc+QNyzWnKLhtKKaQNIeoBr+Um4UoWgJHHqsLDycNZyJpzln5GmPES7/uZID+0KS&#10;TUuFGcqpKMcGtKQb1mkPqcxCU3dVZCsV9J3OHGJbX7dcdo/KItDdvSRPGgk5bwA5vdEdcABWQOlw&#10;pJTsG4orSN+Zu8GHdajBG1r1H2UFScAbIx27Xa1aGwPwop2TzvNROnRnEIHDyzCOx5A/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99" name="Rectangle 169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5F01E" id="Rectangle 169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W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J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r/RrW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29" w:history="1">
        <w:r w:rsidRPr="001F7D44">
          <w:rPr>
            <w:rStyle w:val="Hyperlink"/>
            <w:rFonts w:ascii="Segoe UI" w:hAnsi="Segoe UI" w:cs="Segoe UI"/>
            <w:color w:val="0366D6"/>
            <w:sz w:val="24"/>
          </w:rPr>
          <w:t>mitmproxy</w:t>
        </w:r>
      </w:hyperlink>
      <w:r w:rsidRPr="001F7D44">
        <w:rPr>
          <w:rFonts w:ascii="Segoe UI" w:hAnsi="Segoe UI" w:cs="Segoe UI"/>
          <w:color w:val="24292E"/>
          <w:sz w:val="24"/>
        </w:rPr>
        <w:t> - An interactive intercepting HTTP proxy for penetration testers and software developers </w:t>
      </w:r>
      <w:r w:rsidRPr="001F7D44">
        <w:rPr>
          <w:rFonts w:ascii="Segoe UI" w:hAnsi="Segoe UI" w:cs="Segoe UI"/>
          <w:noProof/>
          <w:color w:val="0366D6"/>
          <w:sz w:val="24"/>
        </w:rPr>
        <mc:AlternateContent>
          <mc:Choice Requires="wps">
            <w:drawing>
              <wp:inline distT="0" distB="0" distL="0" distR="0">
                <wp:extent cx="302260" cy="302260"/>
                <wp:effectExtent l="0" t="0" r="0" b="0"/>
                <wp:docPr id="1698" name="Rectangle 1698" descr="Open-Source Software">
                  <a:hlinkClick xmlns:a="http://schemas.openxmlformats.org/drawingml/2006/main" r:id="rId38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F2952" id="Rectangle 1698" o:spid="_x0000_s1026" alt="Open-Source Software" href="https://github.com/james-proxy/jam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o+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TqF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97" name="Rectangle 169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EE40D" id="Rectangle 169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NR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J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APCNR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30" w:history="1">
        <w:r w:rsidRPr="001F7D44">
          <w:rPr>
            <w:rStyle w:val="Hyperlink"/>
            <w:rFonts w:ascii="Segoe UI" w:hAnsi="Segoe UI" w:cs="Segoe UI"/>
            <w:color w:val="0366D6"/>
            <w:sz w:val="24"/>
          </w:rPr>
          <w:t>Insomnia 3.0</w:t>
        </w:r>
      </w:hyperlink>
      <w:r w:rsidRPr="001F7D44">
        <w:rPr>
          <w:rFonts w:ascii="Segoe UI" w:hAnsi="Segoe UI" w:cs="Segoe UI"/>
          <w:color w:val="24292E"/>
          <w:sz w:val="24"/>
        </w:rPr>
        <w:t> - A beautiful HTTP testing tool. </w:t>
      </w:r>
      <w:r w:rsidRPr="001F7D44">
        <w:rPr>
          <w:rFonts w:ascii="Segoe UI" w:hAnsi="Segoe UI" w:cs="Segoe UI"/>
          <w:noProof/>
          <w:color w:val="0366D6"/>
          <w:sz w:val="24"/>
        </w:rPr>
        <mc:AlternateContent>
          <mc:Choice Requires="wps">
            <w:drawing>
              <wp:inline distT="0" distB="0" distL="0" distR="0">
                <wp:extent cx="302260" cy="302260"/>
                <wp:effectExtent l="0" t="0" r="0" b="0"/>
                <wp:docPr id="1696" name="Rectangle 169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76693" id="Rectangle 169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L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J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RRWL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31" w:history="1">
        <w:r w:rsidRPr="001F7D44">
          <w:rPr>
            <w:rStyle w:val="Hyperlink"/>
            <w:rFonts w:ascii="Segoe UI" w:hAnsi="Segoe UI" w:cs="Segoe UI"/>
            <w:color w:val="0366D6"/>
            <w:sz w:val="24"/>
          </w:rPr>
          <w:t>Cocoa Rest Client</w:t>
        </w:r>
      </w:hyperlink>
      <w:r w:rsidRPr="001F7D44">
        <w:rPr>
          <w:rFonts w:ascii="Segoe UI" w:hAnsi="Segoe UI" w:cs="Segoe UI"/>
          <w:color w:val="24292E"/>
          <w:sz w:val="24"/>
        </w:rPr>
        <w:t> - A free open-source, native Apple OS X app for testing HTTP/REST endpoints. </w:t>
      </w:r>
      <w:r w:rsidRPr="001F7D44">
        <w:rPr>
          <w:rFonts w:ascii="Segoe UI" w:hAnsi="Segoe UI" w:cs="Segoe UI"/>
          <w:noProof/>
          <w:color w:val="0366D6"/>
          <w:sz w:val="24"/>
        </w:rPr>
        <mc:AlternateContent>
          <mc:Choice Requires="wps">
            <w:drawing>
              <wp:inline distT="0" distB="0" distL="0" distR="0">
                <wp:extent cx="302260" cy="302260"/>
                <wp:effectExtent l="0" t="0" r="0" b="0"/>
                <wp:docPr id="1695" name="Rectangle 1695" descr="Open-Source Software">
                  <a:hlinkClick xmlns:a="http://schemas.openxmlformats.org/drawingml/2006/main" r:id="rId38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4196AE" id="Rectangle 1695" o:spid="_x0000_s1026" alt="Open-Source Software" href="https://github.com/mmattozzi/cocoa-rest-clien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jF+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2Q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94" name="Rectangle 169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EA404" id="Rectangle 169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Ff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J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ysZFf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33" w:history="1">
        <w:r w:rsidRPr="001F7D44">
          <w:rPr>
            <w:rStyle w:val="Hyperlink"/>
            <w:rFonts w:ascii="Segoe UI" w:hAnsi="Segoe UI" w:cs="Segoe UI"/>
            <w:color w:val="0366D6"/>
            <w:sz w:val="24"/>
          </w:rPr>
          <w:t>Paw</w:t>
        </w:r>
      </w:hyperlink>
      <w:r w:rsidRPr="001F7D44">
        <w:rPr>
          <w:rFonts w:ascii="Segoe UI" w:hAnsi="Segoe UI" w:cs="Segoe UI"/>
          <w:color w:val="24292E"/>
          <w:sz w:val="24"/>
        </w:rPr>
        <w:t> - An advanced HTTP client.</w: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34" w:history="1">
        <w:r w:rsidRPr="001F7D44">
          <w:rPr>
            <w:rStyle w:val="Hyperlink"/>
            <w:rFonts w:ascii="Segoe UI" w:hAnsi="Segoe UI" w:cs="Segoe UI"/>
            <w:color w:val="0366D6"/>
            <w:sz w:val="24"/>
          </w:rPr>
          <w:t>Cellist</w:t>
        </w:r>
      </w:hyperlink>
      <w:r w:rsidRPr="001F7D44">
        <w:rPr>
          <w:rFonts w:ascii="Segoe UI" w:hAnsi="Segoe UI" w:cs="Segoe UI"/>
          <w:color w:val="24292E"/>
          <w:sz w:val="24"/>
        </w:rPr>
        <w:t> - HTTP debugging proxy for OS X.</w: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35" w:history="1">
        <w:r w:rsidRPr="001F7D44">
          <w:rPr>
            <w:rStyle w:val="Hyperlink"/>
            <w:rFonts w:ascii="Segoe UI" w:hAnsi="Segoe UI" w:cs="Segoe UI"/>
            <w:color w:val="0366D6"/>
            <w:sz w:val="24"/>
          </w:rPr>
          <w:t>Integrity</w:t>
        </w:r>
      </w:hyperlink>
      <w:r w:rsidRPr="001F7D44">
        <w:rPr>
          <w:rFonts w:ascii="Segoe UI" w:hAnsi="Segoe UI" w:cs="Segoe UI"/>
          <w:color w:val="24292E"/>
          <w:sz w:val="24"/>
        </w:rPr>
        <w:t> - A free website link checker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693" name="Rectangle 169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639C0" id="Rectangle 169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Xx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J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H0rXx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2"/>
        </w:numPr>
        <w:spacing w:before="60" w:after="100" w:afterAutospacing="1" w:line="240" w:lineRule="auto"/>
        <w:rPr>
          <w:rFonts w:ascii="Segoe UI" w:hAnsi="Segoe UI" w:cs="Segoe UI"/>
          <w:color w:val="24292E"/>
          <w:sz w:val="24"/>
        </w:rPr>
      </w:pPr>
      <w:hyperlink r:id="rId3836" w:history="1">
        <w:r w:rsidRPr="001F7D44">
          <w:rPr>
            <w:rStyle w:val="Hyperlink"/>
            <w:rFonts w:ascii="Segoe UI" w:hAnsi="Segoe UI" w:cs="Segoe UI"/>
            <w:color w:val="0366D6"/>
            <w:sz w:val="24"/>
          </w:rPr>
          <w:t>Postman</w:t>
        </w:r>
      </w:hyperlink>
      <w:r w:rsidRPr="001F7D44">
        <w:rPr>
          <w:rFonts w:ascii="Segoe UI" w:hAnsi="Segoe UI" w:cs="Segoe UI"/>
          <w:color w:val="24292E"/>
          <w:sz w:val="24"/>
        </w:rPr>
        <w:t> - A powerful GUI platform to make your API development faster &amp; easier, from building API requests through testing, documentation and sharing. </w:t>
      </w:r>
      <w:r w:rsidRPr="001F7D44">
        <w:rPr>
          <w:rFonts w:ascii="Segoe UI" w:hAnsi="Segoe UI" w:cs="Segoe UI"/>
          <w:noProof/>
          <w:color w:val="0366D6"/>
          <w:sz w:val="24"/>
        </w:rPr>
        <mc:AlternateContent>
          <mc:Choice Requires="wps">
            <w:drawing>
              <wp:inline distT="0" distB="0" distL="0" distR="0">
                <wp:extent cx="302260" cy="302260"/>
                <wp:effectExtent l="0" t="0" r="0" b="0"/>
                <wp:docPr id="1692" name="Rectangle 1692"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2544D" id="Rectangle 1692"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KI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OXbSiA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noProof/>
          <w:color w:val="0366D6"/>
          <w:sz w:val="24"/>
        </w:rPr>
        <mc:AlternateContent>
          <mc:Choice Requires="wps">
            <w:drawing>
              <wp:inline distT="0" distB="0" distL="0" distR="0">
                <wp:extent cx="302260" cy="302260"/>
                <wp:effectExtent l="0" t="0" r="0" b="0"/>
                <wp:docPr id="1691" name="Rectangle 169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C8089" id="Rectangle 169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ZM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J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kJkZM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90" name="Rectangle 169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68DFF" id="Rectangle 169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a+J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YJFEiQFrr0CepGxIpTNOxWVJdQtEYaR7LhTKznnJXrPSTr+2PjBrK5LDctFWbonqKcGJCO&#10;blinMVKpRaJuqhBatTKFcmjefNtI8/brkhOxHmzbNr/vdOrg22Y78767U7YJuruV5VojIecN0KBX&#10;ugNCQBH4HbaUkn1DSQW1DE/DDTFsQA3R0LJ/LyuoCNkY6bjvatXaHMAG7ZyOHo46ojuDStg8D6Jo&#10;DMUs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7Ya+J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9" name="Rectangle 1689"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723EA" id="Rectangle 1689"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4s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N20Diw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Command Line Tools</w:t>
      </w:r>
    </w:p>
    <w:p w:rsidR="00117743" w:rsidRPr="001F7D44" w:rsidRDefault="00117743" w:rsidP="00117743">
      <w:pPr>
        <w:numPr>
          <w:ilvl w:val="0"/>
          <w:numId w:val="213"/>
        </w:numPr>
        <w:spacing w:before="100" w:beforeAutospacing="1" w:after="100" w:afterAutospacing="1" w:line="240" w:lineRule="auto"/>
        <w:rPr>
          <w:rFonts w:ascii="Segoe UI" w:hAnsi="Segoe UI" w:cs="Segoe UI"/>
          <w:color w:val="24292E"/>
          <w:sz w:val="24"/>
        </w:rPr>
      </w:pPr>
      <w:hyperlink r:id="rId3838" w:history="1">
        <w:r w:rsidRPr="001F7D44">
          <w:rPr>
            <w:rStyle w:val="Hyperlink"/>
            <w:rFonts w:ascii="Segoe UI" w:hAnsi="Segoe UI" w:cs="Segoe UI"/>
            <w:color w:val="0366D6"/>
            <w:sz w:val="24"/>
          </w:rPr>
          <w:t>Mac OS X Manual Pages</w:t>
        </w:r>
      </w:hyperlink>
      <w:r w:rsidRPr="001F7D44">
        <w:rPr>
          <w:rFonts w:ascii="Segoe UI" w:hAnsi="Segoe UI" w:cs="Segoe UI"/>
          <w:color w:val="24292E"/>
          <w:sz w:val="24"/>
        </w:rPr>
        <w:t> - Manual pages recommended reference for a number of BSD and POSIX functions and tools. </w:t>
      </w:r>
      <w:r w:rsidRPr="001F7D44">
        <w:rPr>
          <w:rFonts w:ascii="Segoe UI" w:hAnsi="Segoe UI" w:cs="Segoe UI"/>
          <w:noProof/>
          <w:color w:val="0366D6"/>
          <w:sz w:val="24"/>
        </w:rPr>
        <mc:AlternateContent>
          <mc:Choice Requires="wps">
            <w:drawing>
              <wp:inline distT="0" distB="0" distL="0" distR="0">
                <wp:extent cx="302260" cy="302260"/>
                <wp:effectExtent l="0" t="0" r="0" b="0"/>
                <wp:docPr id="1688" name="Rectangle 168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AD8CB" id="Rectangle 168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g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TqJU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x5Vg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7" name="Rectangle 1687"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A0843" id="Rectangle 1687"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wCA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D9S67A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39" w:history="1">
        <w:r w:rsidRPr="001F7D44">
          <w:rPr>
            <w:rStyle w:val="Hyperlink"/>
            <w:rFonts w:ascii="Segoe UI" w:hAnsi="Segoe UI" w:cs="Segoe UI"/>
            <w:color w:val="0366D6"/>
            <w:sz w:val="24"/>
          </w:rPr>
          <w:t>iTerm2</w:t>
        </w:r>
      </w:hyperlink>
      <w:r w:rsidRPr="001F7D44">
        <w:rPr>
          <w:rFonts w:ascii="Segoe UI" w:hAnsi="Segoe UI" w:cs="Segoe UI"/>
          <w:color w:val="24292E"/>
          <w:sz w:val="24"/>
        </w:rPr>
        <w:t> - iTerm2 is an amazing terminal emulator for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686" name="Rectangle 1686" descr="Open-Source Software">
                  <a:hlinkClick xmlns:a="http://schemas.openxmlformats.org/drawingml/2006/main" r:id="rId38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C00ED" id="Rectangle 1686" o:spid="_x0000_s1026" alt="Open-Source Software" href="https://github.com/gnachman/iTerm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3xR+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8y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5" name="Rectangle 168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30144" id="Rectangle 168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O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T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oqdO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4" name="Rectangle 168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A2D76" id="Rectangle 168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uPP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bTG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4tuPP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3" name="Rectangle 1683"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0F6F1" id="Rectangle 1683"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H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U/tBH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2" name="Rectangle 1682"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A16C5" id="Rectangle 1682"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J0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JoW8nQ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81" name="Rectangle 1681"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08918" id="Rectangle 1681"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1OsBA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Ur9TrA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41" w:history="1">
        <w:r w:rsidRPr="001F7D44">
          <w:rPr>
            <w:rStyle w:val="Hyperlink"/>
            <w:rFonts w:ascii="Segoe UI" w:hAnsi="Segoe UI" w:cs="Segoe UI"/>
            <w:color w:val="0366D6"/>
            <w:sz w:val="24"/>
          </w:rPr>
          <w:t>tmux</w:t>
        </w:r>
      </w:hyperlink>
      <w:r w:rsidRPr="001F7D44">
        <w:rPr>
          <w:rFonts w:ascii="Segoe UI" w:hAnsi="Segoe UI" w:cs="Segoe UI"/>
          <w:color w:val="24292E"/>
          <w:sz w:val="24"/>
        </w:rPr>
        <w:t> A "terminal multiplexer", it enables a number of terminals (or windows) to be accessed and controlled from a single terminal. tmux is intended to be a simple, modern, BSD-licensed alternative to programs such as GNU screen. </w:t>
      </w:r>
      <w:r w:rsidRPr="001F7D44">
        <w:rPr>
          <w:rFonts w:ascii="Segoe UI" w:hAnsi="Segoe UI" w:cs="Segoe UI"/>
          <w:noProof/>
          <w:color w:val="0366D6"/>
          <w:sz w:val="24"/>
        </w:rPr>
        <mc:AlternateContent>
          <mc:Choice Requires="wps">
            <w:drawing>
              <wp:inline distT="0" distB="0" distL="0" distR="0">
                <wp:extent cx="302260" cy="302260"/>
                <wp:effectExtent l="0" t="0" r="0" b="0"/>
                <wp:docPr id="1680" name="Rectangle 1680" descr="Open-Source Software">
                  <a:hlinkClick xmlns:a="http://schemas.openxmlformats.org/drawingml/2006/main" r:id="rId38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DBADD" id="Rectangle 1680" o:spid="_x0000_s1026" alt="Open-Source Software" href="https://github.com/tmux/tmu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hd+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nkKCBG6hSp8hb1isOUXDaUU1gaQ9QDX8pdwoQtESOPRYWXg4azgTT3POyNMeI1z+cyUH9oUk&#10;m5YKM5RTUY4NaEk3rNMeUpmFpu6qyFYq6DudOcS2vm657B6VRaC7e0meNBJy3gByeqM74ACsgNLh&#10;SCnZNxRXkL4zd4MP61CDN7TqP8oKkoA3Rjp2u1q1NgbgRTsnneejdOjOIAKHl2EcjyF/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42" w:history="1">
        <w:r w:rsidRPr="001F7D44">
          <w:rPr>
            <w:rStyle w:val="Hyperlink"/>
            <w:rFonts w:ascii="Segoe UI" w:hAnsi="Segoe UI" w:cs="Segoe UI"/>
            <w:color w:val="0366D6"/>
            <w:sz w:val="24"/>
          </w:rPr>
          <w:t>mas</w:t>
        </w:r>
      </w:hyperlink>
      <w:r w:rsidRPr="001F7D44">
        <w:rPr>
          <w:rFonts w:ascii="Segoe UI" w:hAnsi="Segoe UI" w:cs="Segoe UI"/>
          <w:color w:val="24292E"/>
          <w:sz w:val="24"/>
        </w:rPr>
        <w:t> - A simple command line interface for the Mac App Store. </w:t>
      </w:r>
      <w:r w:rsidRPr="001F7D44">
        <w:rPr>
          <w:rFonts w:ascii="Segoe UI" w:hAnsi="Segoe UI" w:cs="Segoe UI"/>
          <w:noProof/>
          <w:color w:val="0366D6"/>
          <w:sz w:val="24"/>
        </w:rPr>
        <mc:AlternateContent>
          <mc:Choice Requires="wps">
            <w:drawing>
              <wp:inline distT="0" distB="0" distL="0" distR="0">
                <wp:extent cx="302260" cy="302260"/>
                <wp:effectExtent l="0" t="0" r="0" b="0"/>
                <wp:docPr id="1679" name="Rectangle 1679" descr="Open-Source Software">
                  <a:hlinkClick xmlns:a="http://schemas.openxmlformats.org/drawingml/2006/main" r:id="rId38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DDEB0" id="Rectangle 1679" o:spid="_x0000_s1026" alt="Open-Source Software" href="https://github.com/mas-cli/ma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NP+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4kmE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78" name="Rectangle 167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63A93" id="Rectangle 167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9g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YTqJU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bx9g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43" w:history="1">
        <w:r w:rsidRPr="001F7D44">
          <w:rPr>
            <w:rStyle w:val="Hyperlink"/>
            <w:rFonts w:ascii="Segoe UI" w:hAnsi="Segoe UI" w:cs="Segoe UI"/>
            <w:color w:val="0366D6"/>
            <w:sz w:val="24"/>
          </w:rPr>
          <w:t>cool-retro-term</w:t>
        </w:r>
      </w:hyperlink>
      <w:r w:rsidRPr="001F7D44">
        <w:rPr>
          <w:rFonts w:ascii="Segoe UI" w:hAnsi="Segoe UI" w:cs="Segoe UI"/>
          <w:color w:val="24292E"/>
          <w:sz w:val="24"/>
        </w:rPr>
        <w:t> - A good looking terminal emulator which mimics the old cathode display. </w:t>
      </w:r>
      <w:hyperlink r:id="rId3844"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77" name="Rectangle 1677" descr="Open-Source Software">
                    <a:hlinkClick xmlns:a="http://schemas.openxmlformats.org/drawingml/2006/main" r:id="rId38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6CA63" id="Rectangle 1677" o:spid="_x0000_s1026" alt="Open-Source Software" href="https://github.com/Swordfish90/cool-retro-ter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nk+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76" name="Rectangle 1676" descr="Freeware">
                    <a:hlinkClick xmlns:a="http://schemas.openxmlformats.org/drawingml/2006/main" r:id="rId38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18997" id="Rectangle 1676" o:spid="_x0000_s1026" alt="Freeware" href="https://github.com/Swordfish90/cool-retro-ter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" o:button="t" filled="f" stroked="f">
                  <v:fill o:detectmouseclick="t"/>
                  <o:lock v:ext="edit" aspectratio="t"/>
                  <w10:anchorlock/>
                </v:rect>
              </w:pict>
            </mc:Fallback>
          </mc:AlternateContent>
        </w:r>
      </w:hyperlink>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45" w:history="1">
        <w:proofErr w:type="gramStart"/>
        <w:r w:rsidRPr="001F7D44">
          <w:rPr>
            <w:rStyle w:val="Hyperlink"/>
            <w:rFonts w:ascii="Segoe UI" w:hAnsi="Segoe UI" w:cs="Segoe UI"/>
            <w:color w:val="0366D6"/>
            <w:sz w:val="24"/>
          </w:rPr>
          <w:t>Oh</w:t>
        </w:r>
        <w:proofErr w:type="gramEnd"/>
        <w:r w:rsidRPr="001F7D44">
          <w:rPr>
            <w:rStyle w:val="Hyperlink"/>
            <w:rFonts w:ascii="Segoe UI" w:hAnsi="Segoe UI" w:cs="Segoe UI"/>
            <w:color w:val="0366D6"/>
            <w:sz w:val="24"/>
          </w:rPr>
          <w:t xml:space="preserve"> my zsh</w:t>
        </w:r>
      </w:hyperlink>
      <w:r w:rsidRPr="001F7D44">
        <w:rPr>
          <w:rFonts w:ascii="Segoe UI" w:hAnsi="Segoe UI" w:cs="Segoe UI"/>
          <w:color w:val="24292E"/>
          <w:sz w:val="24"/>
        </w:rPr>
        <w:t> - An open-source, community-driven framework for managing your ZSH configuration. It comes bundled with a ton of helpful functions, helpers, plugins, themes. </w:t>
      </w:r>
      <w:hyperlink r:id="rId384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75" name="Rectangle 1675" descr="Open-Source Software">
                    <a:hlinkClick xmlns:a="http://schemas.openxmlformats.org/drawingml/2006/main" r:id="rId38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FACBE" id="Rectangle 1675" o:spid="_x0000_s1026" alt="Open-Source Software" href="https://github.com/robbyrussell/oh-my-zs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pW+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74" name="Rectangle 1674" descr="Freeware">
                    <a:hlinkClick xmlns:a="http://schemas.openxmlformats.org/drawingml/2006/main" r:id="rId38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FCA3C" id="Rectangle 1674" o:spid="_x0000_s1026" alt="Freeware" href="https://github.com/robbyrussell/oh-my-zs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R3F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46SzG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73" name="Rectangle 1673" descr="hot">
                    <a:hlinkClick xmlns:a="http://schemas.openxmlformats.org/drawingml/2006/main" r:id="rId38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12D1EE" id="Rectangle 1673" o:spid="_x0000_s1026" alt="hot" href="https://github.com/robbyrussell/oh-my-zs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wv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72" name="Rectangle 1672" descr="Recommend">
                    <a:hlinkClick xmlns:a="http://schemas.openxmlformats.org/drawingml/2006/main" r:id="rId38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11EDD" id="Rectangle 1672" o:spid="_x0000_s1026" alt="Recommend" href="https://github.com/robbyrussell/oh-my-zs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AL7QIAAEM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71" name="Rectangle 1671" descr="must-have">
                    <a:hlinkClick xmlns:a="http://schemas.openxmlformats.org/drawingml/2006/main" r:id="rId38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F0B52" id="Rectangle 1671" o:spid="_x0000_s1026" alt="must-have" href="https://github.com/robbyrussell/oh-my-zs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" o:button="t" filled="f" stroked="f">
                  <v:fill o:detectmouseclick="t"/>
                  <o:lock v:ext="edit" aspectratio="t"/>
                  <w10:anchorlock/>
                </v:rect>
              </w:pict>
            </mc:Fallback>
          </mc:AlternateContent>
        </w:r>
      </w:hyperlink>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47" w:history="1">
        <w:r w:rsidRPr="001F7D44">
          <w:rPr>
            <w:rStyle w:val="Hyperlink"/>
            <w:rFonts w:ascii="Segoe UI" w:hAnsi="Segoe UI" w:cs="Segoe UI"/>
            <w:color w:val="0366D6"/>
            <w:sz w:val="24"/>
          </w:rPr>
          <w:t>autojump</w:t>
        </w:r>
      </w:hyperlink>
      <w:r w:rsidRPr="001F7D44">
        <w:rPr>
          <w:rFonts w:ascii="Segoe UI" w:hAnsi="Segoe UI" w:cs="Segoe UI"/>
          <w:color w:val="24292E"/>
          <w:sz w:val="24"/>
        </w:rPr>
        <w:t> - A cd command that learns - easily navigate directories from the command line </w:t>
      </w:r>
      <w:r w:rsidRPr="001F7D44">
        <w:rPr>
          <w:rFonts w:ascii="Segoe UI" w:hAnsi="Segoe UI" w:cs="Segoe UI"/>
          <w:noProof/>
          <w:color w:val="0366D6"/>
          <w:sz w:val="24"/>
        </w:rPr>
        <mc:AlternateContent>
          <mc:Choice Requires="wps">
            <w:drawing>
              <wp:inline distT="0" distB="0" distL="0" distR="0">
                <wp:extent cx="302260" cy="302260"/>
                <wp:effectExtent l="0" t="0" r="0" b="0"/>
                <wp:docPr id="1670" name="Rectangle 1670" descr="Open-Source Software">
                  <a:hlinkClick xmlns:a="http://schemas.openxmlformats.org/drawingml/2006/main" r:id="rId38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5069F" id="Rectangle 1670" o:spid="_x0000_s1026" alt="Open-Source Software" href="https://github.com/wting/autojum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xxc+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nkCCBG6hSp8hb1isOUXDaUU1gaQ9QDX8pdwoQtESOPRYWXg4azgTT3POyNMeI1z+cyUH9oUk&#10;m5YKM5RTUY4NaEk3rNMeUpmFpu6qyFYq6DudOcS2vm657B6VRaC7e0meNBJy3gByeqM74ACsgNLh&#10;SCnZNxRXkL4zd4MP61CDN7TqP8oKkoA3Rjp2u1q1NgbgRTsnneejdOjOIAKHl2EcjyF/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69" name="Rectangle 166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BD3A3" id="Rectangle 166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r9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j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B35r9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49" w:history="1">
        <w:r w:rsidRPr="001F7D44">
          <w:rPr>
            <w:rStyle w:val="Hyperlink"/>
            <w:rFonts w:ascii="Segoe UI" w:hAnsi="Segoe UI" w:cs="Segoe UI"/>
            <w:color w:val="0366D6"/>
            <w:sz w:val="24"/>
          </w:rPr>
          <w:t>Prezto — Instantly Awesome Zsh</w:t>
        </w:r>
      </w:hyperlink>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68" name="Rectangle 1668" descr="Open-Source Software">
                  <a:hlinkClick xmlns:a="http://schemas.openxmlformats.org/drawingml/2006/main" r:id="rId36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914B8" id="Rectangle 1668" o:spid="_x0000_s1026" alt="Open-Source Software" href="https://camo.githubusercontent.com/27b0c862bc5dee3cc822a00c0645f66104a583b0/68747470733a2f2f6a617977636a6c6f76652e6769746875622e696f2f73622f69636f2f6d696e2d6f737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67" name="Rectangle 166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BA619" id="Rectangle 166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N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j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qHqN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 The configuration framework for Zsh; it enriches the command line interface environment with sane defaults, aliases, functions, auto completion, and prompt themes.</w: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50" w:history="1">
        <w:r w:rsidRPr="001F7D44">
          <w:rPr>
            <w:rStyle w:val="Hyperlink"/>
            <w:rFonts w:ascii="Segoe UI" w:hAnsi="Segoe UI" w:cs="Segoe UI"/>
            <w:color w:val="0366D6"/>
            <w:sz w:val="24"/>
          </w:rPr>
          <w:t>Glances</w:t>
        </w:r>
      </w:hyperlink>
      <w:r w:rsidRPr="001F7D44">
        <w:rPr>
          <w:rFonts w:ascii="Segoe UI" w:hAnsi="Segoe UI" w:cs="Segoe UI"/>
          <w:color w:val="24292E"/>
          <w:sz w:val="24"/>
        </w:rPr>
        <w:t> - Glances is a cross-platform curses-based system monitoring tool. </w:t>
      </w:r>
      <w:hyperlink r:id="rId385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66" name="Rectangle 1666" descr="Open-Source Software">
                    <a:hlinkClick xmlns:a="http://schemas.openxmlformats.org/drawingml/2006/main" r:id="rId38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DD236" id="Rectangle 1666" o:spid="_x0000_s1026" alt="Open-Source Software" href="https://github.com/nicolargo/glanc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65" name="Rectangle 1665" descr="Freeware">
                    <a:hlinkClick xmlns:a="http://schemas.openxmlformats.org/drawingml/2006/main" r:id="rId38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E21C8" id="Rectangle 1665" o:spid="_x0000_s1026" alt="Freeware" href="https://github.com/nicolargo/glanc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" o:button="t" filled="f" stroked="f">
                  <v:fill o:detectmouseclick="t"/>
                  <o:lock v:ext="edit" aspectratio="t"/>
                  <w10:anchorlock/>
                </v:rect>
              </w:pict>
            </mc:Fallback>
          </mc:AlternateContent>
        </w:r>
      </w:hyperlink>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52" w:history="1">
        <w:r w:rsidRPr="001F7D44">
          <w:rPr>
            <w:rStyle w:val="Hyperlink"/>
            <w:rFonts w:ascii="Segoe UI" w:hAnsi="Segoe UI" w:cs="Segoe UI"/>
            <w:color w:val="0366D6"/>
            <w:sz w:val="24"/>
          </w:rPr>
          <w:t>Cakebrew</w:t>
        </w:r>
      </w:hyperlink>
      <w:r w:rsidRPr="001F7D44">
        <w:rPr>
          <w:rFonts w:ascii="Segoe UI" w:hAnsi="Segoe UI" w:cs="Segoe UI"/>
          <w:color w:val="24292E"/>
          <w:sz w:val="24"/>
        </w:rPr>
        <w:t> - A GUI client for </w:t>
      </w:r>
      <w:hyperlink r:id="rId3853" w:history="1">
        <w:r w:rsidRPr="001F7D44">
          <w:rPr>
            <w:rStyle w:val="Hyperlink"/>
            <w:rFonts w:ascii="Segoe UI" w:hAnsi="Segoe UI" w:cs="Segoe UI"/>
            <w:color w:val="0366D6"/>
            <w:sz w:val="24"/>
          </w:rPr>
          <w:t>Homebrew</w:t>
        </w:r>
      </w:hyperlink>
      <w:r w:rsidRPr="001F7D44">
        <w:rPr>
          <w:rFonts w:ascii="Segoe UI" w:hAnsi="Segoe UI" w:cs="Segoe UI"/>
          <w:color w:val="24292E"/>
          <w:sz w:val="24"/>
        </w:rPr>
        <w:t>. Install, check or remove apps, no command-line needed. </w:t>
      </w:r>
      <w:hyperlink r:id="rId3854"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64" name="Rectangle 1664" descr="Open-Source Software">
                    <a:hlinkClick xmlns:a="http://schemas.openxmlformats.org/drawingml/2006/main" r:id="rId38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C8116" id="Rectangle 1664" o:spid="_x0000_s1026" alt="Open-Source Software" href="https://github.com/brunophilipe/Cakebr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1w+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0x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63" name="Rectangle 1663" descr="Freeware">
                    <a:hlinkClick xmlns:a="http://schemas.openxmlformats.org/drawingml/2006/main" r:id="rId38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356DA" id="Rectangle 1663" o:spid="_x0000_s1026" alt="Freeware" href="https://github.com/brunophilipe/Cakebr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" o:button="t" filled="f" stroked="f">
                  <v:fill o:detectmouseclick="t"/>
                  <o:lock v:ext="edit" aspectratio="t"/>
                  <w10:anchorlock/>
                </v:rect>
              </w:pict>
            </mc:Fallback>
          </mc:AlternateContent>
        </w:r>
      </w:hyperlink>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55" w:history="1">
        <w:r w:rsidRPr="001F7D44">
          <w:rPr>
            <w:rStyle w:val="Hyperlink"/>
            <w:rFonts w:ascii="Segoe UI" w:hAnsi="Segoe UI" w:cs="Segoe UI"/>
            <w:color w:val="0366D6"/>
            <w:sz w:val="24"/>
          </w:rPr>
          <w:t>ndm</w:t>
        </w:r>
      </w:hyperlink>
      <w:r w:rsidRPr="001F7D44">
        <w:rPr>
          <w:rFonts w:ascii="Segoe UI" w:hAnsi="Segoe UI" w:cs="Segoe UI"/>
          <w:color w:val="24292E"/>
          <w:sz w:val="24"/>
        </w:rPr>
        <w:t> - Manage </w:t>
      </w:r>
      <w:hyperlink r:id="rId3856" w:history="1">
        <w:r w:rsidRPr="001F7D44">
          <w:rPr>
            <w:rStyle w:val="Hyperlink"/>
            <w:rFonts w:ascii="Segoe UI" w:hAnsi="Segoe UI" w:cs="Segoe UI"/>
            <w:color w:val="0366D6"/>
            <w:sz w:val="24"/>
          </w:rPr>
          <w:t>npm</w:t>
        </w:r>
      </w:hyperlink>
      <w:r w:rsidRPr="001F7D44">
        <w:rPr>
          <w:rFonts w:ascii="Segoe UI" w:hAnsi="Segoe UI" w:cs="Segoe UI"/>
          <w:color w:val="24292E"/>
          <w:sz w:val="24"/>
        </w:rPr>
        <w:t> straight from the couch. </w:t>
      </w:r>
      <w:r w:rsidRPr="001F7D44">
        <w:rPr>
          <w:rFonts w:ascii="Segoe UI" w:hAnsi="Segoe UI" w:cs="Segoe UI"/>
          <w:noProof/>
          <w:color w:val="0366D6"/>
          <w:sz w:val="24"/>
        </w:rPr>
        <mc:AlternateContent>
          <mc:Choice Requires="wps">
            <w:drawing>
              <wp:inline distT="0" distB="0" distL="0" distR="0">
                <wp:extent cx="302260" cy="302260"/>
                <wp:effectExtent l="0" t="0" r="0" b="0"/>
                <wp:docPr id="1662" name="Rectangle 1662" descr="Open-Source Software">
                  <a:hlinkClick xmlns:a="http://schemas.openxmlformats.org/drawingml/2006/main" r:id="rId38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79137" id="Rectangle 1662" o:spid="_x0000_s1026" alt="Open-Source Software" href="https://github.com/720kb/nd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l8+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0w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61" name="Rectangle 166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905DB" id="Rectangle 166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Z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j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OBMZ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58" w:history="1">
        <w:r w:rsidRPr="001F7D44">
          <w:rPr>
            <w:rStyle w:val="Hyperlink"/>
            <w:rFonts w:ascii="Segoe UI" w:hAnsi="Segoe UI" w:cs="Segoe UI"/>
            <w:color w:val="0366D6"/>
            <w:sz w:val="24"/>
          </w:rPr>
          <w:t>Black Screen</w:t>
        </w:r>
      </w:hyperlink>
      <w:r w:rsidRPr="001F7D44">
        <w:rPr>
          <w:rFonts w:ascii="Segoe UI" w:hAnsi="Segoe UI" w:cs="Segoe UI"/>
          <w:color w:val="24292E"/>
          <w:sz w:val="24"/>
        </w:rPr>
        <w:t> - A terminal emulator for the 21st century. </w:t>
      </w:r>
      <w:hyperlink r:id="rId3859"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60" name="Rectangle 1660" descr="Open-Source Software">
                    <a:hlinkClick xmlns:a="http://schemas.openxmlformats.org/drawingml/2006/main" r:id="rId38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30D96" id="Rectangle 1660" o:spid="_x0000_s1026" alt="Open-Source Software" href="https://github.com/shockone/black-scree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rO+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59" name="Rectangle 1659" descr="Freeware">
                    <a:hlinkClick xmlns:a="http://schemas.openxmlformats.org/drawingml/2006/main" r:id="rId38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AF920" id="Rectangle 1659" o:spid="_x0000_s1026" alt="Freeware" href="https://github.com/shockone/black-scree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GU8A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" o:button="t" filled="f" stroked="f">
                  <v:fill o:detectmouseclick="t"/>
                  <o:lock v:ext="edit" aspectratio="t"/>
                  <w10:anchorlock/>
                </v:rect>
              </w:pict>
            </mc:Fallback>
          </mc:AlternateContent>
        </w:r>
      </w:hyperlink>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0" w:history="1">
        <w:r w:rsidRPr="001F7D44">
          <w:rPr>
            <w:rStyle w:val="Hyperlink"/>
            <w:rFonts w:ascii="Segoe UI" w:hAnsi="Segoe UI" w:cs="Segoe UI"/>
            <w:color w:val="0366D6"/>
            <w:sz w:val="24"/>
          </w:rPr>
          <w:t>Fish Shell</w:t>
        </w:r>
      </w:hyperlink>
      <w:r w:rsidRPr="001F7D44">
        <w:rPr>
          <w:rFonts w:ascii="Segoe UI" w:hAnsi="Segoe UI" w:cs="Segoe UI"/>
          <w:color w:val="24292E"/>
          <w:sz w:val="24"/>
        </w:rPr>
        <w:t> - A smart and user-friendly terminal, which is similar with zsh</w:t>
      </w:r>
      <w:r w:rsidRPr="001F7D44">
        <w:rPr>
          <w:rFonts w:ascii="Segoe UI" w:hAnsi="Segoe UI" w:cs="Segoe UI"/>
          <w:noProof/>
          <w:color w:val="0366D6"/>
          <w:sz w:val="24"/>
        </w:rPr>
        <mc:AlternateContent>
          <mc:Choice Requires="wps">
            <w:drawing>
              <wp:inline distT="0" distB="0" distL="0" distR="0">
                <wp:extent cx="302260" cy="302260"/>
                <wp:effectExtent l="0" t="0" r="0" b="0"/>
                <wp:docPr id="1658" name="Rectangle 1658"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0D2FD" id="Rectangle 1658"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pk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Yj6JU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WZdpk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57" name="Rectangle 1657"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B2AF7" id="Rectangle 1657"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wb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xqMJ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fhDwb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1" w:history="1">
        <w:r w:rsidRPr="001F7D44">
          <w:rPr>
            <w:rStyle w:val="Hyperlink"/>
            <w:rFonts w:ascii="Segoe UI" w:hAnsi="Segoe UI" w:cs="Segoe UI"/>
            <w:color w:val="0366D6"/>
            <w:sz w:val="24"/>
          </w:rPr>
          <w:t>oh-my-fish</w:t>
        </w:r>
      </w:hyperlink>
      <w:r w:rsidRPr="001F7D44">
        <w:rPr>
          <w:rFonts w:ascii="Segoe UI" w:hAnsi="Segoe UI" w:cs="Segoe UI"/>
          <w:color w:val="24292E"/>
          <w:sz w:val="24"/>
        </w:rPr>
        <w:t> - Alternative to oh-my-zsh</w:t>
      </w:r>
      <w:r w:rsidRPr="001F7D44">
        <w:rPr>
          <w:rFonts w:ascii="Segoe UI" w:hAnsi="Segoe UI" w:cs="Segoe UI"/>
          <w:color w:val="24292E"/>
          <w:sz w:val="24"/>
        </w:rPr>
        <w:t>，</w:t>
      </w:r>
      <w:r w:rsidRPr="001F7D44">
        <w:rPr>
          <w:rFonts w:ascii="Segoe UI" w:hAnsi="Segoe UI" w:cs="Segoe UI"/>
          <w:color w:val="24292E"/>
          <w:sz w:val="24"/>
        </w:rPr>
        <w:t>on fishShell framework</w:t>
      </w:r>
      <w:r w:rsidRPr="001F7D44">
        <w:rPr>
          <w:rFonts w:ascii="Segoe UI" w:hAnsi="Segoe UI" w:cs="Segoe UI"/>
          <w:noProof/>
          <w:color w:val="0366D6"/>
          <w:sz w:val="24"/>
        </w:rPr>
        <mc:AlternateContent>
          <mc:Choice Requires="wps">
            <w:drawing>
              <wp:inline distT="0" distB="0" distL="0" distR="0">
                <wp:extent cx="302260" cy="302260"/>
                <wp:effectExtent l="0" t="0" r="0" b="0"/>
                <wp:docPr id="1656" name="Rectangle 1656"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A83DB" id="Rectangle 1656"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7j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ajM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IHY7j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55" name="Rectangle 1655"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5D2E9" id="Rectangle 1655"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rP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xqMR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JRzrP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2" w:history="1">
        <w:r w:rsidRPr="001F7D44">
          <w:rPr>
            <w:rStyle w:val="Hyperlink"/>
            <w:rFonts w:ascii="Segoe UI" w:hAnsi="Segoe UI" w:cs="Segoe UI"/>
            <w:color w:val="0366D6"/>
            <w:sz w:val="24"/>
          </w:rPr>
          <w:t>bash-it</w:t>
        </w:r>
      </w:hyperlink>
      <w:r w:rsidRPr="001F7D44">
        <w:rPr>
          <w:rFonts w:ascii="Segoe UI" w:hAnsi="Segoe UI" w:cs="Segoe UI"/>
          <w:color w:val="24292E"/>
          <w:sz w:val="24"/>
        </w:rPr>
        <w:t> - Shameless ripoff of oh-my-zsh for bash.</w:t>
      </w:r>
      <w:r w:rsidRPr="001F7D44">
        <w:rPr>
          <w:rFonts w:ascii="Segoe UI" w:hAnsi="Segoe UI" w:cs="Segoe UI"/>
          <w:noProof/>
          <w:color w:val="0366D6"/>
          <w:sz w:val="24"/>
        </w:rPr>
        <mc:AlternateContent>
          <mc:Choice Requires="wps">
            <w:drawing>
              <wp:inline distT="0" distB="0" distL="0" distR="0">
                <wp:extent cx="302260" cy="302260"/>
                <wp:effectExtent l="0" t="0" r="0" b="0"/>
                <wp:docPr id="1654" name="Rectangle 1654" descr="Open-Source Software">
                  <a:hlinkClick xmlns:a="http://schemas.openxmlformats.org/drawingml/2006/main" r:id="rId36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5965E" id="Rectangle 1654" o:spid="_x0000_s1026" alt="Open-Source Software" href="https://camo.githubusercontent.com/27b0c862bc5dee3cc822a00c0645f66104a583b0/68747470733a2f2f6a617977636a6c6f76652e6769746875622e696f2f73622f69636f2f6d696e2d6f737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53" name="Rectangle 165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2979A" id="Rectangle 165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B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wUjB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3" w:history="1">
        <w:r w:rsidRPr="001F7D44">
          <w:rPr>
            <w:rStyle w:val="Hyperlink"/>
            <w:rFonts w:ascii="Segoe UI" w:hAnsi="Segoe UI" w:cs="Segoe UI"/>
            <w:color w:val="0366D6"/>
            <w:sz w:val="24"/>
          </w:rPr>
          <w:t>HyperTerm</w:t>
        </w:r>
      </w:hyperlink>
      <w:r w:rsidRPr="001F7D44">
        <w:rPr>
          <w:rFonts w:ascii="Segoe UI" w:hAnsi="Segoe UI" w:cs="Segoe UI"/>
          <w:color w:val="24292E"/>
          <w:sz w:val="24"/>
        </w:rPr>
        <w:t> - A terminal built on web technologies. </w:t>
      </w:r>
      <w:r w:rsidRPr="001F7D44">
        <w:rPr>
          <w:rFonts w:ascii="Segoe UI" w:hAnsi="Segoe UI" w:cs="Segoe UI"/>
          <w:noProof/>
          <w:color w:val="0366D6"/>
          <w:sz w:val="24"/>
        </w:rPr>
        <mc:AlternateContent>
          <mc:Choice Requires="wps">
            <w:drawing>
              <wp:inline distT="0" distB="0" distL="0" distR="0">
                <wp:extent cx="302260" cy="302260"/>
                <wp:effectExtent l="0" t="0" r="0" b="0"/>
                <wp:docPr id="1652" name="Rectangle 1652" descr="Open-Source Software">
                  <a:hlinkClick xmlns:a="http://schemas.openxmlformats.org/drawingml/2006/main" r:id="rId38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693DA" id="Rectangle 1652" o:spid="_x0000_s1026" alt="Open-Source Software" href="https://github.com/zeit/hyp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IR+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kw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51" name="Rectangle 165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620651" id="Rectangle 165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P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aj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TpsP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5" w:history="1">
        <w:r w:rsidRPr="001F7D44">
          <w:rPr>
            <w:rStyle w:val="Hyperlink"/>
            <w:rFonts w:ascii="Segoe UI" w:hAnsi="Segoe UI" w:cs="Segoe UI"/>
            <w:color w:val="0366D6"/>
            <w:sz w:val="24"/>
          </w:rPr>
          <w:t>itunes-remote</w:t>
        </w:r>
      </w:hyperlink>
      <w:r w:rsidRPr="001F7D44">
        <w:rPr>
          <w:rFonts w:ascii="Segoe UI" w:hAnsi="Segoe UI" w:cs="Segoe UI"/>
          <w:color w:val="24292E"/>
          <w:sz w:val="24"/>
        </w:rPr>
        <w:t> - Software for controlling iTunes via the terminal. </w:t>
      </w:r>
      <w:r w:rsidRPr="001F7D44">
        <w:rPr>
          <w:rFonts w:ascii="Segoe UI" w:hAnsi="Segoe UI" w:cs="Segoe UI"/>
          <w:noProof/>
          <w:color w:val="0366D6"/>
          <w:sz w:val="24"/>
        </w:rPr>
        <mc:AlternateContent>
          <mc:Choice Requires="wps">
            <w:drawing>
              <wp:inline distT="0" distB="0" distL="0" distR="0">
                <wp:extent cx="302260" cy="302260"/>
                <wp:effectExtent l="0" t="0" r="0" b="0"/>
                <wp:docPr id="1650" name="Rectangle 1650" descr="Open-Source Software">
                  <a:hlinkClick xmlns:a="http://schemas.openxmlformats.org/drawingml/2006/main" r:id="rId38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63166" id="Rectangle 1650" o:spid="_x0000_s1026" alt="Open-Source Software" href="https://github.com/mischah/itunes-remo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Gj+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HkGCBG6hSp8hb1isOUXDaUU1gaQ9QDX8pdwoQtESOPRYWXg4azgTT3POyNMeI1z+cyUH9oUk&#10;m5YKM5RTUY4NaEk3rNMeUpmFpu6qyFYq6DudOcS2vm657B6VRaC7e0meNBJy3gByeqM74ACsgNLh&#10;SCnZNxRXkL4zd4MP61CDN7TqP8oKkoA3Rjp2u1q1NgbgRTsnneejdOjOIAKHl2EcjyF/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49" name="Rectangle 164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B43EB" id="Rectangle 164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w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x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XHJw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6" w:history="1">
        <w:r w:rsidRPr="001F7D44">
          <w:rPr>
            <w:rStyle w:val="Hyperlink"/>
            <w:rFonts w:ascii="Segoe UI" w:hAnsi="Segoe UI" w:cs="Segoe UI"/>
            <w:color w:val="0366D6"/>
            <w:sz w:val="24"/>
          </w:rPr>
          <w:t>mycli</w:t>
        </w:r>
      </w:hyperlink>
      <w:r w:rsidRPr="001F7D44">
        <w:rPr>
          <w:rFonts w:ascii="Segoe UI" w:hAnsi="Segoe UI" w:cs="Segoe UI"/>
          <w:color w:val="24292E"/>
          <w:sz w:val="24"/>
        </w:rPr>
        <w:t xml:space="preserve"> - A command line client for MySQL that </w:t>
      </w:r>
      <w:proofErr w:type="gramStart"/>
      <w:r w:rsidRPr="001F7D44">
        <w:rPr>
          <w:rFonts w:ascii="Segoe UI" w:hAnsi="Segoe UI" w:cs="Segoe UI"/>
          <w:color w:val="24292E"/>
          <w:sz w:val="24"/>
        </w:rPr>
        <w:t>can do</w:t>
      </w:r>
      <w:proofErr w:type="gramEnd"/>
      <w:r w:rsidRPr="001F7D44">
        <w:rPr>
          <w:rFonts w:ascii="Segoe UI" w:hAnsi="Segoe UI" w:cs="Segoe UI"/>
          <w:color w:val="24292E"/>
          <w:sz w:val="24"/>
        </w:rPr>
        <w:t xml:space="preserve"> auto-completion and syntax highlighting. </w:t>
      </w:r>
      <w:r w:rsidRPr="001F7D44">
        <w:rPr>
          <w:rFonts w:ascii="Segoe UI" w:hAnsi="Segoe UI" w:cs="Segoe UI"/>
          <w:noProof/>
          <w:color w:val="0366D6"/>
          <w:sz w:val="24"/>
        </w:rPr>
        <mc:AlternateContent>
          <mc:Choice Requires="wps">
            <w:drawing>
              <wp:inline distT="0" distB="0" distL="0" distR="0">
                <wp:extent cx="302260" cy="302260"/>
                <wp:effectExtent l="0" t="0" r="0" b="0"/>
                <wp:docPr id="1648" name="Rectangle 1648" descr="Open-Source Software">
                  <a:hlinkClick xmlns:a="http://schemas.openxmlformats.org/drawingml/2006/main" r:id="rId38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E2313" id="Rectangle 1648" o:spid="_x0000_s1026" alt="Open-Source Software" href="https://github.com/dbcli/mycl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mW+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TqB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47" name="Rectangle 164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6755D" id="Rectangle 164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aW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x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83aW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46" name="Rectangle 164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A71C9" id="Rectangle 164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8L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xvEY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dvD8L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45" name="Rectangle 1645"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E5218" id="Rectangle 1645"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SS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IIvJJI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7" w:history="1">
        <w:r w:rsidRPr="001F7D44">
          <w:rPr>
            <w:rStyle w:val="Hyperlink"/>
            <w:rFonts w:ascii="Segoe UI" w:hAnsi="Segoe UI" w:cs="Segoe UI"/>
            <w:color w:val="0366D6"/>
            <w:sz w:val="24"/>
          </w:rPr>
          <w:t>Mac-CLI</w:t>
        </w:r>
      </w:hyperlink>
      <w:r w:rsidRPr="001F7D44">
        <w:rPr>
          <w:rFonts w:ascii="Segoe UI" w:hAnsi="Segoe UI" w:cs="Segoe UI"/>
          <w:color w:val="24292E"/>
          <w:sz w:val="24"/>
        </w:rPr>
        <w:t> - The ultimate tool to manage your Mac. automatize the usage of your OS X system. </w:t>
      </w:r>
      <w:r w:rsidRPr="001F7D44">
        <w:rPr>
          <w:rFonts w:ascii="Segoe UI" w:hAnsi="Segoe UI" w:cs="Segoe UI"/>
          <w:noProof/>
          <w:color w:val="0366D6"/>
          <w:sz w:val="24"/>
        </w:rPr>
        <mc:AlternateContent>
          <mc:Choice Requires="wps">
            <w:drawing>
              <wp:inline distT="0" distB="0" distL="0" distR="0">
                <wp:extent cx="302260" cy="302260"/>
                <wp:effectExtent l="0" t="0" r="0" b="0"/>
                <wp:docPr id="1644" name="Rectangle 1644" descr="Open-Source Software">
                  <a:hlinkClick xmlns:a="http://schemas.openxmlformats.org/drawingml/2006/main" r:id="rId38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E7A3F" id="Rectangle 1644" o:spid="_x0000_s1026" alt="Open-Source Software" href="https://github.com/guarinogabriel/Mac-CL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CP+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aY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43" name="Rectangle 164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A5478" id="Rectangle 164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zM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x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7MzM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8" w:history="1">
        <w:r w:rsidRPr="001F7D44">
          <w:rPr>
            <w:rStyle w:val="Hyperlink"/>
            <w:rFonts w:ascii="Segoe UI" w:hAnsi="Segoe UI" w:cs="Segoe UI"/>
            <w:color w:val="0366D6"/>
            <w:sz w:val="24"/>
          </w:rPr>
          <w:t>m-cli</w:t>
        </w:r>
      </w:hyperlink>
      <w:r w:rsidRPr="001F7D44">
        <w:rPr>
          <w:rFonts w:ascii="Segoe UI" w:hAnsi="Segoe UI" w:cs="Segoe UI"/>
          <w:color w:val="24292E"/>
          <w:sz w:val="24"/>
        </w:rPr>
        <w:t> - Swiss Army Knife for macOS. </w:t>
      </w:r>
      <w:r w:rsidRPr="001F7D44">
        <w:rPr>
          <w:rFonts w:ascii="Segoe UI" w:hAnsi="Segoe UI" w:cs="Segoe UI"/>
          <w:noProof/>
          <w:color w:val="0366D6"/>
          <w:sz w:val="24"/>
        </w:rPr>
        <mc:AlternateContent>
          <mc:Choice Requires="wps">
            <w:drawing>
              <wp:inline distT="0" distB="0" distL="0" distR="0">
                <wp:extent cx="302260" cy="302260"/>
                <wp:effectExtent l="0" t="0" r="0" b="0"/>
                <wp:docPr id="1642" name="Rectangle 1642" descr="Open-Source Software">
                  <a:hlinkClick xmlns:a="http://schemas.openxmlformats.org/drawingml/2006/main" r:id="rId38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D1697" id="Rectangle 1642" o:spid="_x0000_s1026" alt="Open-Source Software" href="https://github.com/rgcr/m-cl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SD+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aYK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41" name="Rectangle 164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D71DD" id="Rectangle 164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8C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x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Yx8C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69" w:history="1">
        <w:r w:rsidRPr="001F7D44">
          <w:rPr>
            <w:rStyle w:val="Hyperlink"/>
            <w:rFonts w:ascii="Segoe UI" w:hAnsi="Segoe UI" w:cs="Segoe UI"/>
            <w:color w:val="0366D6"/>
            <w:sz w:val="24"/>
          </w:rPr>
          <w:t>lnav</w:t>
        </w:r>
      </w:hyperlink>
      <w:r w:rsidRPr="001F7D44">
        <w:rPr>
          <w:rFonts w:ascii="Segoe UI" w:hAnsi="Segoe UI" w:cs="Segoe UI"/>
          <w:color w:val="24292E"/>
          <w:sz w:val="24"/>
        </w:rPr>
        <w:t> - A log file navigator. </w:t>
      </w:r>
      <w:r w:rsidRPr="001F7D44">
        <w:rPr>
          <w:rFonts w:ascii="Segoe UI" w:hAnsi="Segoe UI" w:cs="Segoe UI"/>
          <w:noProof/>
          <w:color w:val="0366D6"/>
          <w:sz w:val="24"/>
        </w:rPr>
        <mc:AlternateContent>
          <mc:Choice Requires="wps">
            <w:drawing>
              <wp:inline distT="0" distB="0" distL="0" distR="0">
                <wp:extent cx="302260" cy="302260"/>
                <wp:effectExtent l="0" t="0" r="0" b="0"/>
                <wp:docPr id="1640" name="Rectangle 1640" descr="Open-Source Software">
                  <a:hlinkClick xmlns:a="http://schemas.openxmlformats.org/drawingml/2006/main" r:id="rId38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EDEB7" id="Rectangle 1640" o:spid="_x0000_s1026" alt="Open-Source Software" href="https://github.com/tstack/lnav"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39" name="Rectangle 163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EEEB8" id="Rectangle 163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X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n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nPuX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71" w:history="1">
        <w:r w:rsidRPr="001F7D44">
          <w:rPr>
            <w:rStyle w:val="Hyperlink"/>
            <w:rFonts w:ascii="Segoe UI" w:hAnsi="Segoe UI" w:cs="Segoe UI"/>
            <w:color w:val="0366D6"/>
            <w:sz w:val="24"/>
          </w:rPr>
          <w:t>cmus</w:t>
        </w:r>
      </w:hyperlink>
      <w:r w:rsidRPr="001F7D44">
        <w:rPr>
          <w:rFonts w:ascii="Segoe UI" w:hAnsi="Segoe UI" w:cs="Segoe UI"/>
          <w:color w:val="24292E"/>
          <w:sz w:val="24"/>
        </w:rPr>
        <w:t> - A small, fast and powerful console music player for Unix-like operating systems. </w:t>
      </w:r>
      <w:r w:rsidRPr="001F7D44">
        <w:rPr>
          <w:rFonts w:ascii="Segoe UI" w:hAnsi="Segoe UI" w:cs="Segoe UI"/>
          <w:noProof/>
          <w:color w:val="0366D6"/>
          <w:sz w:val="24"/>
        </w:rPr>
        <mc:AlternateContent>
          <mc:Choice Requires="wps">
            <w:drawing>
              <wp:inline distT="0" distB="0" distL="0" distR="0">
                <wp:extent cx="302260" cy="302260"/>
                <wp:effectExtent l="0" t="0" r="0" b="0"/>
                <wp:docPr id="1638" name="Rectangle 1638" descr="Open-Source Software">
                  <a:hlinkClick xmlns:a="http://schemas.openxmlformats.org/drawingml/2006/main" r:id="rId38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94E83" id="Rectangle 1638" o:spid="_x0000_s1026" alt="Open-Source Software" href="https://github.com/cmu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jf+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37" name="Rectangle 163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59E29" id="Rectangle 163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M/9x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3"/>
        </w:numPr>
        <w:spacing w:before="60" w:after="100" w:afterAutospacing="1" w:line="240" w:lineRule="auto"/>
        <w:rPr>
          <w:rFonts w:ascii="Segoe UI" w:hAnsi="Segoe UI" w:cs="Segoe UI"/>
          <w:color w:val="24292E"/>
          <w:sz w:val="24"/>
        </w:rPr>
      </w:pPr>
      <w:hyperlink r:id="rId3873" w:history="1">
        <w:r w:rsidRPr="001F7D44">
          <w:rPr>
            <w:rStyle w:val="Hyperlink"/>
            <w:rFonts w:ascii="Segoe UI" w:hAnsi="Segoe UI" w:cs="Segoe UI"/>
            <w:color w:val="0366D6"/>
            <w:sz w:val="24"/>
          </w:rPr>
          <w:t>Serial</w:t>
        </w:r>
      </w:hyperlink>
      <w:r w:rsidRPr="001F7D44">
        <w:rPr>
          <w:rFonts w:ascii="Segoe UI" w:hAnsi="Segoe UI" w:cs="Segoe UI"/>
          <w:color w:val="24292E"/>
          <w:sz w:val="24"/>
        </w:rPr>
        <w:t> - Full-featured serial terminal for the Mac.</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Version Control Systems</w:t>
      </w:r>
    </w:p>
    <w:p w:rsidR="00117743" w:rsidRPr="001F7D44" w:rsidRDefault="00117743" w:rsidP="00117743">
      <w:pPr>
        <w:numPr>
          <w:ilvl w:val="0"/>
          <w:numId w:val="214"/>
        </w:numPr>
        <w:spacing w:before="100" w:beforeAutospacing="1" w:after="100" w:afterAutospacing="1" w:line="240" w:lineRule="auto"/>
        <w:rPr>
          <w:rFonts w:ascii="Segoe UI" w:hAnsi="Segoe UI" w:cs="Segoe UI"/>
          <w:color w:val="24292E"/>
          <w:sz w:val="24"/>
        </w:rPr>
      </w:pPr>
      <w:hyperlink r:id="rId3874" w:history="1">
        <w:r w:rsidRPr="001F7D44">
          <w:rPr>
            <w:rStyle w:val="Hyperlink"/>
            <w:rFonts w:ascii="Segoe UI" w:hAnsi="Segoe UI" w:cs="Segoe UI"/>
            <w:color w:val="0366D6"/>
            <w:sz w:val="24"/>
          </w:rPr>
          <w:t>Git</w:t>
        </w:r>
      </w:hyperlink>
      <w:r w:rsidRPr="001F7D44">
        <w:rPr>
          <w:rFonts w:ascii="Segoe UI" w:hAnsi="Segoe UI" w:cs="Segoe UI"/>
          <w:color w:val="24292E"/>
          <w:sz w:val="24"/>
        </w:rPr>
        <w:t> - A distributed version control tool, the official website provides </w:t>
      </w:r>
      <w:hyperlink r:id="rId3875" w:history="1">
        <w:r w:rsidRPr="001F7D44">
          <w:rPr>
            <w:rStyle w:val="Hyperlink"/>
            <w:rFonts w:ascii="Segoe UI" w:hAnsi="Segoe UI" w:cs="Segoe UI"/>
            <w:color w:val="0366D6"/>
            <w:sz w:val="24"/>
          </w:rPr>
          <w:t>dozens of GUI clients</w:t>
        </w:r>
      </w:hyperlink>
      <w:r w:rsidRPr="001F7D44">
        <w:rPr>
          <w:rFonts w:ascii="Segoe UI" w:hAnsi="Segoe UI" w:cs="Segoe UI"/>
          <w:color w:val="24292E"/>
          <w:sz w:val="24"/>
        </w:rPr>
        <w:t> for Mac. </w:t>
      </w:r>
      <w:hyperlink r:id="rId387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36" name="Rectangle 1636" descr="Open-Source Software">
                    <a:hlinkClick xmlns:a="http://schemas.openxmlformats.org/drawingml/2006/main" r:id="rId38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01D6E" id="Rectangle 1636" o:spid="_x0000_s1026" alt="Open-Source Software" href="https://github.com/git/g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bJ0+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35" name="Rectangle 1635" descr="Freeware">
                    <a:hlinkClick xmlns:a="http://schemas.openxmlformats.org/drawingml/2006/main" r:id="rId38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2FCC7" id="Rectangle 1635" o:spid="_x0000_s1026" alt="Freeware" href="https://github.com/git/g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Hj8A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34" name="Rectangle 1634" descr="hot">
                    <a:hlinkClick xmlns:a="http://schemas.openxmlformats.org/drawingml/2006/main" r:id="rId38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85FAD" id="Rectangle 1634" o:spid="_x0000_s1026" alt="hot" href="https://github.com/git/g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tm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33" name="Rectangle 1633" descr="Recommend">
                    <a:hlinkClick xmlns:a="http://schemas.openxmlformats.org/drawingml/2006/main" r:id="rId38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FE17C" id="Rectangle 1633" o:spid="_x0000_s1026" alt="Recommend" href="https://github.com/git/g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32" name="Rectangle 1632" descr="must-have">
                    <a:hlinkClick xmlns:a="http://schemas.openxmlformats.org/drawingml/2006/main" r:id="rId38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6C995" id="Rectangle 1632" o:spid="_x0000_s1026" alt="must-have" href="https://github.com/git/g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" o:button="t" filled="f" stroked="f">
                  <v:fill o:detectmouseclick="t"/>
                  <o:lock v:ext="edit" aspectratio="t"/>
                  <w10:anchorlock/>
                </v:rect>
              </w:pict>
            </mc:Fallback>
          </mc:AlternateContent>
        </w:r>
      </w:hyperlink>
    </w:p>
    <w:p w:rsidR="00117743" w:rsidRPr="001F7D44" w:rsidRDefault="00117743" w:rsidP="00117743">
      <w:pPr>
        <w:numPr>
          <w:ilvl w:val="0"/>
          <w:numId w:val="214"/>
        </w:numPr>
        <w:spacing w:before="60" w:after="100" w:afterAutospacing="1" w:line="240" w:lineRule="auto"/>
        <w:rPr>
          <w:rFonts w:ascii="Segoe UI" w:hAnsi="Segoe UI" w:cs="Segoe UI"/>
          <w:color w:val="24292E"/>
          <w:sz w:val="24"/>
        </w:rPr>
      </w:pPr>
      <w:hyperlink r:id="rId3877" w:history="1">
        <w:r w:rsidRPr="001F7D44">
          <w:rPr>
            <w:rStyle w:val="Hyperlink"/>
            <w:rFonts w:ascii="Segoe UI" w:hAnsi="Segoe UI" w:cs="Segoe UI"/>
            <w:color w:val="0366D6"/>
            <w:sz w:val="24"/>
          </w:rPr>
          <w:t>SVN</w:t>
        </w:r>
      </w:hyperlink>
      <w:r w:rsidRPr="001F7D44">
        <w:rPr>
          <w:rFonts w:ascii="Segoe UI" w:hAnsi="Segoe UI" w:cs="Segoe UI"/>
          <w:color w:val="24292E"/>
          <w:sz w:val="24"/>
        </w:rPr>
        <w:t> - An open-source version control system. </w:t>
      </w:r>
      <w:r w:rsidRPr="001F7D44">
        <w:rPr>
          <w:rFonts w:ascii="Segoe UI" w:hAnsi="Segoe UI" w:cs="Segoe UI"/>
          <w:noProof/>
          <w:color w:val="0366D6"/>
          <w:sz w:val="24"/>
        </w:rPr>
        <mc:AlternateContent>
          <mc:Choice Requires="wps">
            <w:drawing>
              <wp:inline distT="0" distB="0" distL="0" distR="0">
                <wp:extent cx="302260" cy="302260"/>
                <wp:effectExtent l="0" t="0" r="0" b="0"/>
                <wp:docPr id="1631" name="Rectangle 163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958F2" id="Rectangle 163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bl+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nIUaCtFClT5A3IlacouG0orqEpBWK0p4oC4mkDWdiPeesXO9xwYU/V29gnMty01JhhhIq&#10;yokB/eiGdRojlVo46qYCOGZ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o5bl+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Version Control GUIs</w:t>
      </w:r>
    </w:p>
    <w:p w:rsidR="00117743" w:rsidRPr="001F7D44" w:rsidRDefault="00117743" w:rsidP="00117743">
      <w:pPr>
        <w:numPr>
          <w:ilvl w:val="0"/>
          <w:numId w:val="215"/>
        </w:numPr>
        <w:spacing w:before="100" w:beforeAutospacing="1" w:after="100" w:afterAutospacing="1" w:line="240" w:lineRule="auto"/>
        <w:rPr>
          <w:rFonts w:ascii="Segoe UI" w:hAnsi="Segoe UI" w:cs="Segoe UI"/>
          <w:color w:val="24292E"/>
          <w:sz w:val="24"/>
        </w:rPr>
      </w:pPr>
      <w:hyperlink r:id="rId3878" w:history="1">
        <w:r w:rsidRPr="001F7D44">
          <w:rPr>
            <w:rStyle w:val="Hyperlink"/>
            <w:rFonts w:ascii="Segoe UI" w:hAnsi="Segoe UI" w:cs="Segoe UI"/>
            <w:color w:val="0366D6"/>
            <w:sz w:val="24"/>
          </w:rPr>
          <w:t>GitFinder</w:t>
        </w:r>
      </w:hyperlink>
      <w:r w:rsidRPr="001F7D44">
        <w:rPr>
          <w:rFonts w:ascii="Segoe UI" w:hAnsi="Segoe UI" w:cs="Segoe UI"/>
          <w:color w:val="24292E"/>
          <w:sz w:val="24"/>
        </w:rPr>
        <w:t> - A fast and lightweight Git client for Mac with Finder integration. </w:t>
      </w:r>
      <w:r w:rsidRPr="001F7D44">
        <w:rPr>
          <w:rFonts w:ascii="Segoe UI" w:hAnsi="Segoe UI" w:cs="Segoe UI"/>
          <w:noProof/>
          <w:color w:val="0366D6"/>
          <w:sz w:val="24"/>
        </w:rPr>
        <mc:AlternateContent>
          <mc:Choice Requires="wps">
            <w:drawing>
              <wp:inline distT="0" distB="0" distL="0" distR="0">
                <wp:extent cx="302260" cy="302260"/>
                <wp:effectExtent l="0" t="0" r="0" b="0"/>
                <wp:docPr id="1630" name="Rectangle 163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7FFE3" id="Rectangle 163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5nPj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79" w:history="1">
        <w:r w:rsidRPr="001F7D44">
          <w:rPr>
            <w:rStyle w:val="Hyperlink"/>
            <w:rFonts w:ascii="Segoe UI" w:hAnsi="Segoe UI" w:cs="Segoe UI"/>
            <w:color w:val="0366D6"/>
            <w:sz w:val="24"/>
          </w:rPr>
          <w:t>Fork</w:t>
        </w:r>
      </w:hyperlink>
      <w:r w:rsidRPr="001F7D44">
        <w:rPr>
          <w:rFonts w:ascii="Segoe UI" w:hAnsi="Segoe UI" w:cs="Segoe UI"/>
          <w:color w:val="24292E"/>
          <w:sz w:val="24"/>
        </w:rPr>
        <w:t> - A fast and friendly Git client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629" name="Rectangle 162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920D2" id="Rectangle 162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R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sX+a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80" w:history="1">
        <w:r w:rsidRPr="001F7D44">
          <w:rPr>
            <w:rStyle w:val="Hyperlink"/>
            <w:rFonts w:ascii="Segoe UI" w:hAnsi="Segoe UI" w:cs="Segoe UI"/>
            <w:color w:val="0366D6"/>
            <w:sz w:val="24"/>
          </w:rPr>
          <w:t>Gitbar</w:t>
        </w:r>
      </w:hyperlink>
      <w:r w:rsidRPr="001F7D44">
        <w:rPr>
          <w:rFonts w:ascii="Segoe UI" w:hAnsi="Segoe UI" w:cs="Segoe UI"/>
          <w:color w:val="24292E"/>
          <w:sz w:val="24"/>
        </w:rPr>
        <w:t> - Open-source</w:t>
      </w:r>
      <w:r w:rsidRPr="001F7D44">
        <w:rPr>
          <w:rFonts w:ascii="Segoe UI" w:hAnsi="Segoe UI" w:cs="Segoe UI"/>
          <w:color w:val="24292E"/>
          <w:sz w:val="24"/>
        </w:rPr>
        <w:t>，</w:t>
      </w:r>
      <w:r w:rsidRPr="001F7D44">
        <w:rPr>
          <w:rFonts w:ascii="Segoe UI" w:hAnsi="Segoe UI" w:cs="Segoe UI"/>
          <w:color w:val="24292E"/>
          <w:sz w:val="24"/>
        </w:rPr>
        <w:t>display Github contribution statistics on your menu bar. </w:t>
      </w:r>
      <w:hyperlink r:id="rId388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28" name="Rectangle 1628" descr="Open-Source Software">
                    <a:hlinkClick xmlns:a="http://schemas.openxmlformats.org/drawingml/2006/main" r:id="rId38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FD414" id="Rectangle 1628" o:spid="_x0000_s1026" alt="Open-Source Software" href="https://github.com/Shikkic/gitba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5N+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jqF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27" name="Rectangle 1627" descr="Freeware">
                    <a:hlinkClick xmlns:a="http://schemas.openxmlformats.org/drawingml/2006/main" r:id="rId38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F0F06" id="Rectangle 1627" o:spid="_x0000_s1026" alt="Freeware" href="https://github.com/Shikkic/gitba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H1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6azDC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" o:button="t" filled="f" stroked="f">
                  <v:fill o:detectmouseclick="t"/>
                  <o:lock v:ext="edit" aspectratio="t"/>
                  <w10:anchorlock/>
                </v:rect>
              </w:pict>
            </mc:Fallback>
          </mc:AlternateContent>
        </w:r>
      </w:hyperlink>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82" w:history="1">
        <w:r w:rsidRPr="001F7D44">
          <w:rPr>
            <w:rStyle w:val="Hyperlink"/>
            <w:rFonts w:ascii="Segoe UI" w:hAnsi="Segoe UI" w:cs="Segoe UI"/>
            <w:color w:val="0366D6"/>
            <w:sz w:val="24"/>
          </w:rPr>
          <w:t>GitHub Desktop</w:t>
        </w:r>
      </w:hyperlink>
      <w:r w:rsidRPr="001F7D44">
        <w:rPr>
          <w:rFonts w:ascii="Segoe UI" w:hAnsi="Segoe UI" w:cs="Segoe UI"/>
          <w:color w:val="24292E"/>
          <w:sz w:val="24"/>
        </w:rPr>
        <w:t> - The GitHub official GUI. </w:t>
      </w:r>
      <w:r w:rsidRPr="001F7D44">
        <w:rPr>
          <w:rFonts w:ascii="Segoe UI" w:hAnsi="Segoe UI" w:cs="Segoe UI"/>
          <w:noProof/>
          <w:color w:val="0366D6"/>
          <w:sz w:val="24"/>
        </w:rPr>
        <mc:AlternateContent>
          <mc:Choice Requires="wps">
            <w:drawing>
              <wp:inline distT="0" distB="0" distL="0" distR="0">
                <wp:extent cx="302260" cy="302260"/>
                <wp:effectExtent l="0" t="0" r="0" b="0"/>
                <wp:docPr id="1626" name="Rectangle 162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EAAA9" id="Rectangle 162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6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R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W556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83" w:history="1">
        <w:r w:rsidRPr="001F7D44">
          <w:rPr>
            <w:rStyle w:val="Hyperlink"/>
            <w:rFonts w:ascii="Segoe UI" w:hAnsi="Segoe UI" w:cs="Segoe UI"/>
            <w:color w:val="0366D6"/>
            <w:sz w:val="24"/>
          </w:rPr>
          <w:t>OhMyStar</w:t>
        </w:r>
      </w:hyperlink>
      <w:r w:rsidRPr="001F7D44">
        <w:rPr>
          <w:rFonts w:ascii="Segoe UI" w:hAnsi="Segoe UI" w:cs="Segoe UI"/>
          <w:color w:val="24292E"/>
          <w:sz w:val="24"/>
        </w:rPr>
        <w:t> Beautiful and efficient way to manage, explore and share your Github Stars. </w:t>
      </w:r>
      <w:r w:rsidRPr="001F7D44">
        <w:rPr>
          <w:rFonts w:ascii="Segoe UI" w:hAnsi="Segoe UI" w:cs="Segoe UI"/>
          <w:noProof/>
          <w:color w:val="0366D6"/>
          <w:sz w:val="24"/>
        </w:rPr>
        <mc:AlternateContent>
          <mc:Choice Requires="wps">
            <w:drawing>
              <wp:inline distT="0" distB="0" distL="0" distR="0">
                <wp:extent cx="302260" cy="302260"/>
                <wp:effectExtent l="0" t="0" r="0" b="0"/>
                <wp:docPr id="1625" name="Rectangle 16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A016C" id="Rectangle 16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y0BgMAAGA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kaiy0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24" name="Rectangle 1624" descr="App Store">
                  <a:hlinkClick xmlns:a="http://schemas.openxmlformats.org/drawingml/2006/main" r:id="rId38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D04BE" id="Rectangle 1624" o:spid="_x0000_s1026" alt="App Store" href="https://itunes.apple.com/us/app/ohmystar2/id121864229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vm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6cpB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23" name="Rectangle 1623"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3ED8C" id="Rectangle 1623"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dR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AKo3dR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85" w:history="1">
        <w:r w:rsidRPr="001F7D44">
          <w:rPr>
            <w:rStyle w:val="Hyperlink"/>
            <w:rFonts w:ascii="Segoe UI" w:hAnsi="Segoe UI" w:cs="Segoe UI"/>
            <w:color w:val="0366D6"/>
            <w:sz w:val="24"/>
          </w:rPr>
          <w:t>GitUp</w:t>
        </w:r>
      </w:hyperlink>
      <w:r w:rsidRPr="001F7D44">
        <w:rPr>
          <w:rFonts w:ascii="Segoe UI" w:hAnsi="Segoe UI" w:cs="Segoe UI"/>
          <w:color w:val="24292E"/>
          <w:sz w:val="24"/>
        </w:rPr>
        <w:t> - A simple and powerful Git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622" name="Rectangle 1622" descr="star 3">
                  <a:hlinkClick xmlns:a="http://schemas.openxmlformats.org/drawingml/2006/main" r:id="rId388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73278" id="Rectangle 1622" o:spid="_x0000_s1026" alt="star 3" href="https://camo.githubusercontent.com/1168647aeae5f5acea4277203c44a7fafdcceefc/68747470733a2f2f6a617977636a6c6f76652e6769746875622e696f2f73622f737461722f7265643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oH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&#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hyperlink r:id="rId3887"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21" name="Rectangle 1621" descr="Open-Source Software">
                    <a:hlinkClick xmlns:a="http://schemas.openxmlformats.org/drawingml/2006/main" r:id="rId38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E9EAD" id="Rectangle 1621" o:spid="_x0000_s1026" alt="Open-Source Software" href="https://github.com/git-up/GitU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Fe+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SYy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20" name="Rectangle 1620" descr="Freeware">
                    <a:hlinkClick xmlns:a="http://schemas.openxmlformats.org/drawingml/2006/main" r:id="rId388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5208F" id="Rectangle 1620" o:spid="_x0000_s1026" alt="Freeware" href="https://github.com/git-up/GitU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Vo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dNIEGSdFClz5A3IteCofG0ZoZC0irN2EC0g0TyVnD5sBCcPuxwwYU/V29kXCq66Zi0Ywk1E8SC&#10;fkzLe4ORzh0c/b6OXXXCoTe5R+lq6pf3/Z12CEx/q+iDQVItWkDLrk0PuIEJ0Ngfaa2GlpEaUnbi&#10;bvThHBrwhlbDB1UDcbKxyrN7bHTnYgBe9Ojl8nSQC3u0iMLheZQkU8gZ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LhOlw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88" w:history="1">
        <w:r w:rsidRPr="001F7D44">
          <w:rPr>
            <w:rStyle w:val="Hyperlink"/>
            <w:rFonts w:ascii="Segoe UI" w:hAnsi="Segoe UI" w:cs="Segoe UI"/>
            <w:color w:val="0366D6"/>
            <w:sz w:val="24"/>
          </w:rPr>
          <w:t>Hub</w:t>
        </w:r>
      </w:hyperlink>
      <w:r w:rsidRPr="001F7D44">
        <w:rPr>
          <w:rFonts w:ascii="Segoe UI" w:hAnsi="Segoe UI" w:cs="Segoe UI"/>
          <w:color w:val="24292E"/>
          <w:sz w:val="24"/>
        </w:rPr>
        <w:t> - A command-line wrapper for Git that makes you better at GitHub. </w:t>
      </w:r>
      <w:r w:rsidRPr="001F7D44">
        <w:rPr>
          <w:rFonts w:ascii="Segoe UI" w:hAnsi="Segoe UI" w:cs="Segoe UI"/>
          <w:noProof/>
          <w:color w:val="0366D6"/>
          <w:sz w:val="24"/>
        </w:rPr>
        <mc:AlternateContent>
          <mc:Choice Requires="wps">
            <w:drawing>
              <wp:inline distT="0" distB="0" distL="0" distR="0">
                <wp:extent cx="302260" cy="302260"/>
                <wp:effectExtent l="0" t="0" r="0" b="0"/>
                <wp:docPr id="1619" name="Rectangle 1619" descr="Open-Source Software">
                  <a:hlinkClick xmlns:a="http://schemas.openxmlformats.org/drawingml/2006/main" r:id="rId388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03488" id="Rectangle 1619" o:spid="_x0000_s1026" alt="Open-Source Software" href="https://github.com/github/hu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SU+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mcYa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18" name="Rectangle 161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921F3" id="Rectangle 161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K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Yh1Eq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ghKK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90" w:history="1">
        <w:r w:rsidRPr="001F7D44">
          <w:rPr>
            <w:rStyle w:val="Hyperlink"/>
            <w:rFonts w:ascii="Segoe UI" w:hAnsi="Segoe UI" w:cs="Segoe UI"/>
            <w:color w:val="0366D6"/>
            <w:sz w:val="24"/>
          </w:rPr>
          <w:t>SourceTree</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free</w:t>
      </w:r>
      <w:proofErr w:type="gramEnd"/>
      <w:r w:rsidRPr="001F7D44">
        <w:rPr>
          <w:rFonts w:ascii="Segoe UI" w:hAnsi="Segoe UI" w:cs="Segoe UI"/>
          <w:color w:val="24292E"/>
          <w:sz w:val="24"/>
        </w:rPr>
        <w:t xml:space="preserve"> Git &amp; Mercurial client for Windows 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617" name="Rectangle 161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C4102" id="Rectangle 161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q3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h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aPNq3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16" name="Rectangle 1616"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62418" id="Rectangle 1616"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ZE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bhG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UtYZE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91" w:history="1">
        <w:r w:rsidRPr="001F7D44">
          <w:rPr>
            <w:rStyle w:val="Hyperlink"/>
            <w:rFonts w:ascii="Segoe UI" w:hAnsi="Segoe UI" w:cs="Segoe UI"/>
            <w:color w:val="0366D6"/>
            <w:sz w:val="24"/>
          </w:rPr>
          <w:t>Tower2</w:t>
        </w:r>
      </w:hyperlink>
      <w:r w:rsidRPr="001F7D44">
        <w:rPr>
          <w:rFonts w:ascii="Segoe UI" w:hAnsi="Segoe UI" w:cs="Segoe UI"/>
          <w:color w:val="24292E"/>
          <w:sz w:val="24"/>
        </w:rPr>
        <w:t> - The most powerful Git client for Mac and Windows.</w: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92" w:history="1">
        <w:r w:rsidRPr="001F7D44">
          <w:rPr>
            <w:rStyle w:val="Hyperlink"/>
            <w:rFonts w:ascii="Segoe UI" w:hAnsi="Segoe UI" w:cs="Segoe UI"/>
            <w:color w:val="0366D6"/>
            <w:sz w:val="24"/>
          </w:rPr>
          <w:t>Versions</w:t>
        </w:r>
      </w:hyperlink>
      <w:r w:rsidRPr="001F7D44">
        <w:rPr>
          <w:rFonts w:ascii="Segoe UI" w:hAnsi="Segoe UI" w:cs="Segoe UI"/>
          <w:color w:val="24292E"/>
          <w:sz w:val="24"/>
        </w:rPr>
        <w:t> - A Mac Subversion Client (SVN).</w: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93" w:history="1">
        <w:r w:rsidRPr="001F7D44">
          <w:rPr>
            <w:rStyle w:val="Hyperlink"/>
            <w:rFonts w:ascii="Segoe UI" w:hAnsi="Segoe UI" w:cs="Segoe UI"/>
            <w:color w:val="0366D6"/>
            <w:sz w:val="24"/>
          </w:rPr>
          <w:t>Cornerstone</w:t>
        </w:r>
      </w:hyperlink>
      <w:r w:rsidRPr="001F7D44">
        <w:rPr>
          <w:rFonts w:ascii="Segoe UI" w:hAnsi="Segoe UI" w:cs="Segoe UI"/>
          <w:color w:val="24292E"/>
          <w:sz w:val="24"/>
        </w:rPr>
        <w:t> - Powerful version control with a gorgeous interface.</w: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94" w:history="1">
        <w:r w:rsidRPr="001F7D44">
          <w:rPr>
            <w:rStyle w:val="Hyperlink"/>
            <w:rFonts w:ascii="Segoe UI" w:hAnsi="Segoe UI" w:cs="Segoe UI"/>
            <w:color w:val="0366D6"/>
            <w:sz w:val="24"/>
          </w:rPr>
          <w:t>SmartGit</w:t>
        </w:r>
      </w:hyperlink>
      <w:r w:rsidRPr="001F7D44">
        <w:rPr>
          <w:rFonts w:ascii="Segoe UI" w:hAnsi="Segoe UI" w:cs="Segoe UI"/>
          <w:color w:val="24292E"/>
          <w:sz w:val="24"/>
        </w:rPr>
        <w:t> - A Git client with support.</w:t>
      </w:r>
    </w:p>
    <w:p w:rsidR="00117743" w:rsidRPr="001F7D44" w:rsidRDefault="00117743" w:rsidP="00117743">
      <w:pPr>
        <w:numPr>
          <w:ilvl w:val="0"/>
          <w:numId w:val="215"/>
        </w:numPr>
        <w:spacing w:before="60" w:after="100" w:afterAutospacing="1" w:line="240" w:lineRule="auto"/>
        <w:rPr>
          <w:rFonts w:ascii="Segoe UI" w:hAnsi="Segoe UI" w:cs="Segoe UI"/>
          <w:color w:val="24292E"/>
          <w:sz w:val="24"/>
        </w:rPr>
      </w:pPr>
      <w:hyperlink r:id="rId3895" w:history="1">
        <w:r w:rsidRPr="001F7D44">
          <w:rPr>
            <w:rStyle w:val="Hyperlink"/>
            <w:rFonts w:ascii="Segoe UI" w:hAnsi="Segoe UI" w:cs="Segoe UI"/>
            <w:color w:val="0366D6"/>
            <w:sz w:val="24"/>
          </w:rPr>
          <w:t>GitKraken</w:t>
        </w:r>
      </w:hyperlink>
      <w:r w:rsidRPr="001F7D44">
        <w:rPr>
          <w:rFonts w:ascii="Segoe UI" w:hAnsi="Segoe UI" w:cs="Segoe UI"/>
          <w:color w:val="24292E"/>
          <w:sz w:val="24"/>
        </w:rPr>
        <w:t> - The most popular Git GUI for Windows, Mac AND Linux. </w:t>
      </w:r>
      <w:r w:rsidRPr="001F7D44">
        <w:rPr>
          <w:rFonts w:ascii="Segoe UI" w:hAnsi="Segoe UI" w:cs="Segoe UI"/>
          <w:noProof/>
          <w:color w:val="0366D6"/>
          <w:sz w:val="24"/>
        </w:rPr>
        <mc:AlternateContent>
          <mc:Choice Requires="wps">
            <w:drawing>
              <wp:inline distT="0" distB="0" distL="0" distR="0">
                <wp:extent cx="302260" cy="302260"/>
                <wp:effectExtent l="0" t="0" r="0" b="0"/>
                <wp:docPr id="1615" name="Rectangle 1615"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510CF" id="Rectangle 1615"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Jo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bhC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fdKJo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14" name="Rectangle 161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560D7" id="Rectangle 161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0mW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xmGM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nR0mW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Version Control Managers</w:t>
      </w:r>
    </w:p>
    <w:p w:rsidR="00117743" w:rsidRPr="001F7D44" w:rsidRDefault="00117743" w:rsidP="00117743">
      <w:pPr>
        <w:numPr>
          <w:ilvl w:val="0"/>
          <w:numId w:val="216"/>
        </w:numPr>
        <w:spacing w:before="100" w:beforeAutospacing="1" w:after="100" w:afterAutospacing="1" w:line="240" w:lineRule="auto"/>
        <w:rPr>
          <w:rFonts w:ascii="Segoe UI" w:hAnsi="Segoe UI" w:cs="Segoe UI"/>
          <w:color w:val="24292E"/>
          <w:sz w:val="24"/>
        </w:rPr>
      </w:pPr>
      <w:hyperlink r:id="rId3896" w:history="1">
        <w:r w:rsidRPr="001F7D44">
          <w:rPr>
            <w:rStyle w:val="Hyperlink"/>
            <w:rFonts w:ascii="Segoe UI" w:hAnsi="Segoe UI" w:cs="Segoe UI"/>
            <w:color w:val="0366D6"/>
            <w:sz w:val="24"/>
          </w:rPr>
          <w:t>GitLab</w:t>
        </w:r>
      </w:hyperlink>
      <w:r w:rsidRPr="001F7D44">
        <w:rPr>
          <w:rFonts w:ascii="Segoe UI" w:hAnsi="Segoe UI" w:cs="Segoe UI"/>
          <w:color w:val="24292E"/>
          <w:sz w:val="24"/>
        </w:rPr>
        <w:t> - Open-source Git repo management software. </w:t>
      </w:r>
      <w:r w:rsidRPr="001F7D44">
        <w:rPr>
          <w:rFonts w:ascii="Segoe UI" w:hAnsi="Segoe UI" w:cs="Segoe UI"/>
          <w:noProof/>
          <w:color w:val="0366D6"/>
          <w:sz w:val="24"/>
        </w:rPr>
        <mc:AlternateContent>
          <mc:Choice Requires="wps">
            <w:drawing>
              <wp:inline distT="0" distB="0" distL="0" distR="0">
                <wp:extent cx="302260" cy="302260"/>
                <wp:effectExtent l="0" t="0" r="0" b="0"/>
                <wp:docPr id="1613" name="Rectangle 161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E5D13" id="Rectangle 161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wX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h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d0kwX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12" name="Rectangle 1612"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9B360" id="Rectangle 1612"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gr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Zhh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wSAgr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11" name="Rectangle 161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4D391" id="Rectangle 161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aPBQ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BpjaP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10" name="Rectangle 1610"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206EF" id="Rectangle 1610"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S8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I9OFLw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16"/>
        </w:numPr>
        <w:spacing w:before="60" w:after="100" w:afterAutospacing="1" w:line="240" w:lineRule="auto"/>
        <w:rPr>
          <w:rFonts w:ascii="Segoe UI" w:hAnsi="Segoe UI" w:cs="Segoe UI"/>
          <w:color w:val="24292E"/>
          <w:sz w:val="24"/>
        </w:rPr>
      </w:pPr>
      <w:hyperlink r:id="rId3897" w:history="1">
        <w:r w:rsidRPr="001F7D44">
          <w:rPr>
            <w:rStyle w:val="Hyperlink"/>
            <w:rFonts w:ascii="Segoe UI" w:hAnsi="Segoe UI" w:cs="Segoe UI"/>
            <w:color w:val="0366D6"/>
            <w:sz w:val="24"/>
          </w:rPr>
          <w:t>Github</w:t>
        </w:r>
      </w:hyperlink>
      <w:r w:rsidRPr="001F7D44">
        <w:rPr>
          <w:rFonts w:ascii="Segoe UI" w:hAnsi="Segoe UI" w:cs="Segoe UI"/>
          <w:color w:val="24292E"/>
          <w:sz w:val="24"/>
        </w:rPr>
        <w:t> - Code hosting, project management and deployment for software projects. </w:t>
      </w:r>
      <w:r w:rsidRPr="001F7D44">
        <w:rPr>
          <w:rFonts w:ascii="Segoe UI" w:hAnsi="Segoe UI" w:cs="Segoe UI"/>
          <w:noProof/>
          <w:color w:val="0366D6"/>
          <w:sz w:val="24"/>
        </w:rPr>
        <mc:AlternateContent>
          <mc:Choice Requires="wps">
            <w:drawing>
              <wp:inline distT="0" distB="0" distL="0" distR="0">
                <wp:extent cx="302260" cy="302260"/>
                <wp:effectExtent l="0" t="0" r="0" b="0"/>
                <wp:docPr id="1609" name="Rectangle 160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9A471" id="Rectangle 160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B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B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6nOB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08" name="Rectangle 1608"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92D3D" id="Rectangle 1608"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Dq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YB9EqQFrr0CepGxIpTNOxWVJdQtEYaR7LhTKznnJXrPSTr+2PjBrK5LDctFWbonqKcGJCO&#10;blinMVKpRaJuqhBatTKFcmjefNtI8/brkhOxHmzbNr/vdOrg22Y78767U7YJuruV5VojIecN0KBX&#10;ugNCQBH4HbaUkn1DSQW1DE/DDTFsQA3R0LJ/LyuoCNkY6bjvatXaHMAG7ZyOHo46ojuDStg8D6Jo&#10;DGor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t5xDq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07" name="Rectangle 1607"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045E6A" id="Rectangle 1607"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xS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xsEE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zvExS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06" name="Rectangle 1606"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2EA3A" id="Rectangle 1606"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8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B+8Qi8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0"/>
          <w:numId w:val="216"/>
        </w:numPr>
        <w:spacing w:before="60" w:after="100" w:afterAutospacing="1" w:line="240" w:lineRule="auto"/>
        <w:rPr>
          <w:rFonts w:ascii="Segoe UI" w:hAnsi="Segoe UI" w:cs="Segoe UI"/>
          <w:color w:val="24292E"/>
          <w:sz w:val="24"/>
        </w:rPr>
      </w:pPr>
      <w:hyperlink r:id="rId3898" w:history="1">
        <w:r w:rsidRPr="001F7D44">
          <w:rPr>
            <w:rStyle w:val="Hyperlink"/>
            <w:rFonts w:ascii="Segoe UI" w:hAnsi="Segoe UI" w:cs="Segoe UI"/>
            <w:color w:val="0366D6"/>
            <w:sz w:val="24"/>
          </w:rPr>
          <w:t>Coding.net</w:t>
        </w:r>
      </w:hyperlink>
      <w:r w:rsidRPr="001F7D44">
        <w:rPr>
          <w:rFonts w:ascii="Segoe UI" w:hAnsi="Segoe UI" w:cs="Segoe UI"/>
          <w:color w:val="24292E"/>
          <w:sz w:val="24"/>
        </w:rPr>
        <w:t> - A one-stop cloud platform for developers, free repository hosting, project collaboration, code quality assurance and Page service. </w:t>
      </w:r>
      <w:r w:rsidRPr="001F7D44">
        <w:rPr>
          <w:rFonts w:ascii="Segoe UI" w:hAnsi="Segoe UI" w:cs="Segoe UI"/>
          <w:noProof/>
          <w:color w:val="0366D6"/>
          <w:sz w:val="24"/>
        </w:rPr>
        <mc:AlternateContent>
          <mc:Choice Requires="wps">
            <w:drawing>
              <wp:inline distT="0" distB="0" distL="0" distR="0">
                <wp:extent cx="302260" cy="302260"/>
                <wp:effectExtent l="0" t="0" r="0" b="0"/>
                <wp:docPr id="1605" name="Rectangle 160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B2055" id="Rectangle 160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p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bB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yqSp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6"/>
        </w:numPr>
        <w:spacing w:before="60" w:after="100" w:afterAutospacing="1" w:line="240" w:lineRule="auto"/>
        <w:rPr>
          <w:rFonts w:ascii="Segoe UI" w:hAnsi="Segoe UI" w:cs="Segoe UI"/>
          <w:color w:val="24292E"/>
          <w:sz w:val="24"/>
        </w:rPr>
      </w:pPr>
      <w:hyperlink r:id="rId3899" w:history="1">
        <w:r w:rsidRPr="001F7D44">
          <w:rPr>
            <w:rStyle w:val="Hyperlink"/>
            <w:rFonts w:ascii="Segoe UI" w:hAnsi="Segoe UI" w:cs="Segoe UI"/>
            <w:color w:val="0366D6"/>
            <w:sz w:val="24"/>
          </w:rPr>
          <w:t>phabricator</w:t>
        </w:r>
      </w:hyperlink>
      <w:r w:rsidRPr="001F7D44">
        <w:rPr>
          <w:rFonts w:ascii="Segoe UI" w:hAnsi="Segoe UI" w:cs="Segoe UI"/>
          <w:color w:val="24292E"/>
          <w:sz w:val="24"/>
        </w:rPr>
        <w:t> - Open software engineering platform and fun adventure game. </w:t>
      </w:r>
      <w:r w:rsidRPr="001F7D44">
        <w:rPr>
          <w:rFonts w:ascii="Segoe UI" w:hAnsi="Segoe UI" w:cs="Segoe UI"/>
          <w:noProof/>
          <w:color w:val="0366D6"/>
          <w:sz w:val="24"/>
        </w:rPr>
        <mc:AlternateContent>
          <mc:Choice Requires="wps">
            <w:drawing>
              <wp:inline distT="0" distB="0" distL="0" distR="0">
                <wp:extent cx="302260" cy="302260"/>
                <wp:effectExtent l="0" t="0" r="0" b="0"/>
                <wp:docPr id="1604" name="Rectangle 160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56A37E" id="Rectangle 160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Gv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B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QMV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j0Gv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6"/>
        </w:numPr>
        <w:spacing w:before="60" w:after="100" w:afterAutospacing="1" w:line="240" w:lineRule="auto"/>
        <w:rPr>
          <w:rFonts w:ascii="Segoe UI" w:hAnsi="Segoe UI" w:cs="Segoe UI"/>
          <w:color w:val="24292E"/>
          <w:sz w:val="24"/>
        </w:rPr>
      </w:pPr>
      <w:hyperlink r:id="rId3900" w:history="1">
        <w:r w:rsidRPr="001F7D44">
          <w:rPr>
            <w:rStyle w:val="Hyperlink"/>
            <w:rFonts w:ascii="Segoe UI" w:hAnsi="Segoe UI" w:cs="Segoe UI"/>
            <w:color w:val="0366D6"/>
            <w:sz w:val="24"/>
          </w:rPr>
          <w:t>Gogs</w:t>
        </w:r>
      </w:hyperlink>
      <w:r w:rsidRPr="001F7D44">
        <w:rPr>
          <w:rFonts w:ascii="Segoe UI" w:hAnsi="Segoe UI" w:cs="Segoe UI"/>
          <w:color w:val="24292E"/>
          <w:sz w:val="24"/>
        </w:rPr>
        <w:t> - Gogs (Go Git Service) is a painless self-hosted Git service. </w:t>
      </w:r>
      <w:hyperlink r:id="rId390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603" name="Rectangle 1603" descr="Open-Source Software">
                    <a:hlinkClick xmlns:a="http://schemas.openxmlformats.org/drawingml/2006/main" r:id="rId39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5D2CC" id="Rectangle 1603" o:spid="_x0000_s1026" alt="Open-Source Software" href="https://github.com/gogits/gog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8T+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602" name="Rectangle 1602" descr="Freeware">
                    <a:hlinkClick xmlns:a="http://schemas.openxmlformats.org/drawingml/2006/main" r:id="rId39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75CD3" id="Rectangle 1602" o:spid="_x0000_s1026" alt="Freeware" href="https://github.com/gogits/gog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XZg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NEowk6aBKnyFvRK4FQ+NpzQyFpFWasYFoB4nkreDyYSE4fdjhggt/rt7IuFR00zFpxxJqJogF&#10;/ZiW9wYjnTs4+n0du+qEQ29yj9LV1C/v+zvtEJj+VtEHg6RatICWXZsecAMToLE/0loNLSM1pOzE&#10;3ejDOTTgDa2GD6oG4mRjlWf32OjOxQC86NHL5ekgF/ZoEYXD8yhJpiAq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" o:button="t" filled="f" stroked="f">
                  <v:fill o:detectmouseclick="t"/>
                  <o:lock v:ext="edit" aspectratio="t"/>
                  <w10:anchorlock/>
                </v:rect>
              </w:pict>
            </mc:Fallback>
          </mc:AlternateContent>
        </w:r>
      </w:hyperlink>
    </w:p>
    <w:p w:rsidR="00117743" w:rsidRPr="001F7D44" w:rsidRDefault="00117743" w:rsidP="00117743">
      <w:pPr>
        <w:numPr>
          <w:ilvl w:val="0"/>
          <w:numId w:val="216"/>
        </w:numPr>
        <w:spacing w:before="60" w:after="100" w:afterAutospacing="1" w:line="240" w:lineRule="auto"/>
        <w:rPr>
          <w:rFonts w:ascii="Segoe UI" w:hAnsi="Segoe UI" w:cs="Segoe UI"/>
          <w:color w:val="24292E"/>
          <w:sz w:val="24"/>
        </w:rPr>
      </w:pPr>
      <w:hyperlink r:id="rId3902" w:history="1">
        <w:r w:rsidRPr="001F7D44">
          <w:rPr>
            <w:rStyle w:val="Hyperlink"/>
            <w:rFonts w:ascii="Segoe UI" w:hAnsi="Segoe UI" w:cs="Segoe UI"/>
            <w:color w:val="0366D6"/>
            <w:sz w:val="24"/>
          </w:rPr>
          <w:t>Gerrit</w:t>
        </w:r>
      </w:hyperlink>
      <w:r w:rsidRPr="001F7D44">
        <w:rPr>
          <w:rFonts w:ascii="Segoe UI" w:hAnsi="Segoe UI" w:cs="Segoe UI"/>
          <w:color w:val="24292E"/>
          <w:sz w:val="24"/>
        </w:rPr>
        <w:t> - Provides web based code review and repository management for the Git version control system. </w:t>
      </w:r>
      <w:r w:rsidRPr="001F7D44">
        <w:rPr>
          <w:rFonts w:ascii="Segoe UI" w:hAnsi="Segoe UI" w:cs="Segoe UI"/>
          <w:noProof/>
          <w:color w:val="0366D6"/>
          <w:sz w:val="24"/>
        </w:rPr>
        <mc:AlternateContent>
          <mc:Choice Requires="wps">
            <w:drawing>
              <wp:inline distT="0" distB="0" distL="0" distR="0">
                <wp:extent cx="302260" cy="302260"/>
                <wp:effectExtent l="0" t="0" r="0" b="0"/>
                <wp:docPr id="1601" name="Rectangle 160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D1DD3" id="Rectangle 160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7z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ZB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1R7z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6"/>
        </w:numPr>
        <w:spacing w:before="60" w:after="100" w:afterAutospacing="1" w:line="240" w:lineRule="auto"/>
        <w:rPr>
          <w:rFonts w:ascii="Segoe UI" w:hAnsi="Segoe UI" w:cs="Segoe UI"/>
          <w:color w:val="24292E"/>
          <w:sz w:val="24"/>
        </w:rPr>
      </w:pPr>
      <w:hyperlink r:id="rId3903" w:history="1">
        <w:r w:rsidRPr="001F7D44">
          <w:rPr>
            <w:rStyle w:val="Hyperlink"/>
            <w:rFonts w:ascii="Segoe UI" w:hAnsi="Segoe UI" w:cs="Segoe UI"/>
            <w:color w:val="0366D6"/>
            <w:sz w:val="24"/>
          </w:rPr>
          <w:t>Gitblit</w:t>
        </w:r>
      </w:hyperlink>
      <w:r w:rsidRPr="001F7D44">
        <w:rPr>
          <w:rFonts w:ascii="Segoe UI" w:hAnsi="Segoe UI" w:cs="Segoe UI"/>
          <w:color w:val="24292E"/>
          <w:sz w:val="24"/>
        </w:rPr>
        <w:t xml:space="preserve"> - Pure </w:t>
      </w:r>
      <w:proofErr w:type="gramStart"/>
      <w:r w:rsidRPr="001F7D44">
        <w:rPr>
          <w:rFonts w:ascii="Segoe UI" w:hAnsi="Segoe UI" w:cs="Segoe UI"/>
          <w:color w:val="24292E"/>
          <w:sz w:val="24"/>
        </w:rPr>
        <w:t>java</w:t>
      </w:r>
      <w:proofErr w:type="gramEnd"/>
      <w:r w:rsidRPr="001F7D44">
        <w:rPr>
          <w:rFonts w:ascii="Segoe UI" w:hAnsi="Segoe UI" w:cs="Segoe UI"/>
          <w:color w:val="24292E"/>
          <w:sz w:val="24"/>
        </w:rPr>
        <w:t xml:space="preserve"> Git solution for managing, viewing, and serving Git repositories. </w:t>
      </w:r>
      <w:r w:rsidRPr="001F7D44">
        <w:rPr>
          <w:rFonts w:ascii="Segoe UI" w:hAnsi="Segoe UI" w:cs="Segoe UI"/>
          <w:noProof/>
          <w:color w:val="0366D6"/>
          <w:sz w:val="24"/>
        </w:rPr>
        <mc:AlternateContent>
          <mc:Choice Requires="wps">
            <w:drawing>
              <wp:inline distT="0" distB="0" distL="0" distR="0">
                <wp:extent cx="302260" cy="302260"/>
                <wp:effectExtent l="0" t="0" r="0" b="0"/>
                <wp:docPr id="1600" name="Rectangle 1600" descr="Open-Source Software">
                  <a:hlinkClick xmlns:a="http://schemas.openxmlformats.org/drawingml/2006/main" r:id="rId390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214FA" id="Rectangle 1600" o:spid="_x0000_s1026" alt="Open-Source Software" href="https://github.com/gitblit/gitbl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0V+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DiFBArdQpc+QNyzWnKLhtKKaQNIeoBr+Um4UoWgJHHqsLDycNZyJpzln5GmPES7/uZID+0KS&#10;TUuFGcqpKMcGtKQb1mkPqcxCU3dVZCsV9J3OHGJbX7dcdo/KItDdvSRPGgk5bwA5vdEdcABWQOlw&#10;pJTsG4orSN+Zu8GHdajBG1r1H2UFScAbIx27Xa1aGwPwop2TzvNROnRnEIHDyzCOx5A/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9" name="Rectangle 159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1991A" id="Rectangle 159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pY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J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wFxpY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8" name="Rectangle 1598"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278E6" id="Rectangle 1598"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rA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AkEOsA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7" name="Rectangle 159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523CD" id="Rectangle 159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H+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bJB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WwhH+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Databases</w:t>
      </w:r>
    </w:p>
    <w:p w:rsidR="00117743" w:rsidRPr="001F7D44" w:rsidRDefault="00117743" w:rsidP="00117743">
      <w:pPr>
        <w:numPr>
          <w:ilvl w:val="0"/>
          <w:numId w:val="217"/>
        </w:numPr>
        <w:spacing w:before="100" w:beforeAutospacing="1" w:after="100" w:afterAutospacing="1" w:line="240" w:lineRule="auto"/>
        <w:rPr>
          <w:rFonts w:ascii="Segoe UI" w:hAnsi="Segoe UI" w:cs="Segoe UI"/>
          <w:color w:val="24292E"/>
          <w:sz w:val="24"/>
        </w:rPr>
      </w:pPr>
      <w:hyperlink r:id="rId3905" w:history="1">
        <w:r w:rsidRPr="001F7D44">
          <w:rPr>
            <w:rStyle w:val="Hyperlink"/>
            <w:rFonts w:ascii="Segoe UI" w:hAnsi="Segoe UI" w:cs="Segoe UI"/>
            <w:color w:val="0366D6"/>
            <w:sz w:val="24"/>
          </w:rPr>
          <w:t>Sequel Pro</w:t>
        </w:r>
      </w:hyperlink>
      <w:r w:rsidRPr="001F7D44">
        <w:rPr>
          <w:rFonts w:ascii="Segoe UI" w:hAnsi="Segoe UI" w:cs="Segoe UI"/>
          <w:color w:val="24292E"/>
          <w:sz w:val="24"/>
        </w:rPr>
        <w:t> - MySQL database management for Mac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596" name="Rectangle 1596" descr="Open-Source Software">
                  <a:hlinkClick xmlns:a="http://schemas.openxmlformats.org/drawingml/2006/main" r:id="rId39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AF454" id="Rectangle 1596" o:spid="_x0000_s1026" alt="Open-Source Software" href="https://github.com/sequelpro/sequelpr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ny+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2R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5" name="Rectangle 159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DC25E" id="Rectangle 159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B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J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4ItB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4" name="Rectangle 159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8BBF5" id="Rectangle 159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XS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ZJj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dAzXS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3" name="Rectangle 1593"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6F31B" id="Rectangle 1593"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BF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ANA6BF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92" name="Rectangle 1592"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550966" id="Rectangle 1592"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C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SiJMBKkhSp9grwRseIUDacV1SUkDQqp0M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gb5nwT9jFvgnpfcSNoyA6OOszbD0+MlkloFLkTlSmsI48P6JBU2/MdU&#10;QLkPhXbytxId1L+U1QPIVUmQEygPhjIsGqm+Y9TDgIP2/bYhimLEbwRIPgnj2E5Et4lHkwg26tSy&#10;PLUQUQJUhg1Gw3JuYAefbDrFVg14Cp18hbyCNqmZk7BtoSGqfa/CEHNM9gPXTsnTvbv1+FuY/QI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D4kisI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07" w:history="1">
        <w:r w:rsidRPr="001F7D44">
          <w:rPr>
            <w:rStyle w:val="Hyperlink"/>
            <w:rFonts w:ascii="Segoe UI" w:hAnsi="Segoe UI" w:cs="Segoe UI"/>
            <w:color w:val="0366D6"/>
            <w:sz w:val="24"/>
          </w:rPr>
          <w:t>MySQL Workbench</w:t>
        </w:r>
      </w:hyperlink>
      <w:r w:rsidRPr="001F7D44">
        <w:rPr>
          <w:rFonts w:ascii="Segoe UI" w:hAnsi="Segoe UI" w:cs="Segoe UI"/>
          <w:color w:val="24292E"/>
          <w:sz w:val="24"/>
        </w:rPr>
        <w:t> - The official MySQL GUI.</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08" w:history="1">
        <w:r w:rsidRPr="001F7D44">
          <w:rPr>
            <w:rStyle w:val="Hyperlink"/>
            <w:rFonts w:ascii="Segoe UI" w:hAnsi="Segoe UI" w:cs="Segoe UI"/>
            <w:color w:val="0366D6"/>
            <w:sz w:val="24"/>
          </w:rPr>
          <w:t>Navicat Data Modeler</w:t>
        </w:r>
      </w:hyperlink>
      <w:r w:rsidRPr="001F7D44">
        <w:rPr>
          <w:rFonts w:ascii="Segoe UI" w:hAnsi="Segoe UI" w:cs="Segoe UI"/>
          <w:color w:val="24292E"/>
          <w:sz w:val="24"/>
        </w:rPr>
        <w:t> - Is a powerful and cost-effective database design tool which helps you build high-quality conceptual, logical and physical data models. </w:t>
      </w:r>
      <w:r w:rsidRPr="001F7D44">
        <w:rPr>
          <w:rFonts w:ascii="Segoe UI" w:hAnsi="Segoe UI" w:cs="Segoe UI"/>
          <w:noProof/>
          <w:color w:val="0366D6"/>
          <w:sz w:val="24"/>
        </w:rPr>
        <mc:AlternateContent>
          <mc:Choice Requires="wps">
            <w:drawing>
              <wp:inline distT="0" distB="0" distL="0" distR="0">
                <wp:extent cx="302260" cy="302260"/>
                <wp:effectExtent l="0" t="0" r="0" b="0"/>
                <wp:docPr id="1591" name="Rectangle 1591" descr="App Store">
                  <a:hlinkClick xmlns:a="http://schemas.openxmlformats.org/drawingml/2006/main" r:id="rId390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AE2A9" id="Rectangle 1591" o:spid="_x0000_s1026" alt="App Store" href="https://itunes.apple.com/app/navicat-data-modeler-essentials-visual-database-designer/id53242308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LQ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6UxR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0" w:history="1">
        <w:r w:rsidRPr="001F7D44">
          <w:rPr>
            <w:rStyle w:val="Hyperlink"/>
            <w:rFonts w:ascii="Segoe UI" w:hAnsi="Segoe UI" w:cs="Segoe UI"/>
            <w:color w:val="0366D6"/>
            <w:sz w:val="24"/>
          </w:rPr>
          <w:t>SQLPro Studio</w:t>
        </w:r>
      </w:hyperlink>
      <w:r w:rsidRPr="001F7D44">
        <w:rPr>
          <w:rFonts w:ascii="Segoe UI" w:hAnsi="Segoe UI" w:cs="Segoe UI"/>
          <w:color w:val="24292E"/>
          <w:sz w:val="24"/>
        </w:rPr>
        <w:t> - A simple, powerful database manager for macOS.</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1" w:history="1">
        <w:r w:rsidRPr="001F7D44">
          <w:rPr>
            <w:rStyle w:val="Hyperlink"/>
            <w:rFonts w:ascii="Segoe UI" w:hAnsi="Segoe UI" w:cs="Segoe UI"/>
            <w:color w:val="0366D6"/>
            <w:sz w:val="24"/>
          </w:rPr>
          <w:t>Bdash</w:t>
        </w:r>
      </w:hyperlink>
      <w:r w:rsidRPr="001F7D44">
        <w:rPr>
          <w:rFonts w:ascii="Segoe UI" w:hAnsi="Segoe UI" w:cs="Segoe UI"/>
          <w:color w:val="24292E"/>
          <w:sz w:val="24"/>
        </w:rPr>
        <w:t> - A modern SQL client application, supports MySQL, PostgreSQL (Redshift) and BigQuery.</w:t>
      </w:r>
      <w:hyperlink r:id="rId391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90" name="Rectangle 1590" descr="Open-Source Software">
                    <a:hlinkClick xmlns:a="http://schemas.openxmlformats.org/drawingml/2006/main" r:id="rId39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2CF83" id="Rectangle 1590" o:spid="_x0000_s1026" alt="Open-Source Software" href="https://github.com/bdash-app/bdas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73++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SiFBArdQpc+QNyzWnKLhtKKaQNIeoBr+Um4UoWgJHHqsLDycNZyJpzln5GmPES7/uZID+0KS&#10;TUuFGcqpKMcGtKQb1mkPqcxCU3dVZCsV9J3OHGJbX7dcdo/KItDdvSRPGgk5bwA5vdEdcABWQOlw&#10;pJTsG4orSN+Zu8GHdajBG1r1H2UFScAbIx27Xa1aGwPwop2TzvNROnRnEIHDyzCOx5A/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hyperlink>
      <w:r w:rsidRPr="001F7D44">
        <w:rPr>
          <w:rFonts w:ascii="Segoe UI" w:hAnsi="Segoe UI" w:cs="Segoe UI"/>
          <w:noProof/>
          <w:color w:val="0366D6"/>
          <w:sz w:val="24"/>
        </w:rPr>
        <mc:AlternateContent>
          <mc:Choice Requires="wps">
            <w:drawing>
              <wp:inline distT="0" distB="0" distL="0" distR="0">
                <wp:extent cx="302260" cy="302260"/>
                <wp:effectExtent l="0" t="0" r="0" b="0"/>
                <wp:docPr id="1589" name="Rectangle 158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37D279" id="Rectangle 158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hky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T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7dhky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3" w:history="1">
        <w:r w:rsidRPr="001F7D44">
          <w:rPr>
            <w:rStyle w:val="Hyperlink"/>
            <w:rFonts w:ascii="Segoe UI" w:hAnsi="Segoe UI" w:cs="Segoe UI"/>
            <w:color w:val="0366D6"/>
            <w:sz w:val="24"/>
          </w:rPr>
          <w:t>Postico</w:t>
        </w:r>
      </w:hyperlink>
      <w:r w:rsidRPr="001F7D44">
        <w:rPr>
          <w:rFonts w:ascii="Segoe UI" w:hAnsi="Segoe UI" w:cs="Segoe UI"/>
          <w:color w:val="24292E"/>
          <w:sz w:val="24"/>
        </w:rPr>
        <w:t> - A Modern PostgreSQL client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588" name="Rectangle 1588"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04598" id="Rectangle 1588"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2fNtqA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4" w:history="1">
        <w:r w:rsidRPr="001F7D44">
          <w:rPr>
            <w:rStyle w:val="Hyperlink"/>
            <w:rFonts w:ascii="Segoe UI" w:hAnsi="Segoe UI" w:cs="Segoe UI"/>
            <w:color w:val="0366D6"/>
            <w:sz w:val="24"/>
          </w:rPr>
          <w:t>ElectroCRUD</w:t>
        </w:r>
      </w:hyperlink>
      <w:r w:rsidRPr="001F7D44">
        <w:rPr>
          <w:rFonts w:ascii="Segoe UI" w:hAnsi="Segoe UI" w:cs="Segoe UI"/>
          <w:color w:val="24292E"/>
          <w:sz w:val="24"/>
        </w:rPr>
        <w:t> - A modern MySQL CRUD application. </w:t>
      </w:r>
      <w:hyperlink r:id="rId3915"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87" name="Rectangle 1587" descr="Open-Source Software">
                    <a:hlinkClick xmlns:a="http://schemas.openxmlformats.org/drawingml/2006/main" r:id="rId39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AC47A" id="Rectangle 1587" o:spid="_x0000_s1026" alt="Open-Source Software" href="https://github.com/garrylachman/ElectroCRU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7U+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86" name="Rectangle 1586" descr="Freeware">
                    <a:hlinkClick xmlns:a="http://schemas.openxmlformats.org/drawingml/2006/main" r:id="rId39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BAA84" id="Rectangle 1586" o:spid="_x0000_s1026" alt="Freeware" href="https://github.com/garrylachman/ElectroCRU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fs8A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6" w:history="1">
        <w:r w:rsidRPr="001F7D44">
          <w:rPr>
            <w:rStyle w:val="Hyperlink"/>
            <w:rFonts w:ascii="Segoe UI" w:hAnsi="Segoe UI" w:cs="Segoe UI"/>
            <w:color w:val="0366D6"/>
            <w:sz w:val="24"/>
          </w:rPr>
          <w:t>Base 2</w:t>
        </w:r>
      </w:hyperlink>
      <w:r w:rsidRPr="001F7D44">
        <w:rPr>
          <w:rFonts w:ascii="Segoe UI" w:hAnsi="Segoe UI" w:cs="Segoe UI"/>
          <w:color w:val="24292E"/>
          <w:sz w:val="24"/>
        </w:rPr>
        <w:t> - An application for creating, designing, editing and browsing SQLite 3 database files.</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7" w:history="1">
        <w:r w:rsidRPr="001F7D44">
          <w:rPr>
            <w:rStyle w:val="Hyperlink"/>
            <w:rFonts w:ascii="Segoe UI" w:hAnsi="Segoe UI" w:cs="Segoe UI"/>
            <w:color w:val="0366D6"/>
            <w:sz w:val="24"/>
          </w:rPr>
          <w:t>SQLight</w:t>
        </w:r>
      </w:hyperlink>
      <w:r w:rsidRPr="001F7D44">
        <w:rPr>
          <w:rFonts w:ascii="Segoe UI" w:hAnsi="Segoe UI" w:cs="Segoe UI"/>
          <w:color w:val="24292E"/>
          <w:sz w:val="24"/>
        </w:rPr>
        <w:t> - Is an SQLite database manager tool. </w:t>
      </w:r>
      <w:r w:rsidRPr="001F7D44">
        <w:rPr>
          <w:rFonts w:ascii="Segoe UI" w:hAnsi="Segoe UI" w:cs="Segoe UI"/>
          <w:noProof/>
          <w:color w:val="0366D6"/>
          <w:sz w:val="24"/>
        </w:rPr>
        <mc:AlternateContent>
          <mc:Choice Requires="wps">
            <w:drawing>
              <wp:inline distT="0" distB="0" distL="0" distR="0">
                <wp:extent cx="302260" cy="302260"/>
                <wp:effectExtent l="0" t="0" r="0" b="0"/>
                <wp:docPr id="1585" name="Rectangle 158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02B1F" id="Rectangle 158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9M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T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zQ9M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84" name="Rectangle 1584"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839BD" id="Rectangle 1584"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zi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OD2jOI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18" w:history="1">
        <w:r w:rsidRPr="001F7D44">
          <w:rPr>
            <w:rStyle w:val="Hyperlink"/>
            <w:rFonts w:ascii="Segoe UI" w:hAnsi="Segoe UI" w:cs="Segoe UI"/>
            <w:color w:val="0366D6"/>
            <w:sz w:val="24"/>
          </w:rPr>
          <w:t>DB Browser for SQLite</w:t>
        </w:r>
      </w:hyperlink>
      <w:r w:rsidRPr="001F7D44">
        <w:rPr>
          <w:rFonts w:ascii="Segoe UI" w:hAnsi="Segoe UI" w:cs="Segoe UI"/>
          <w:color w:val="24292E"/>
          <w:sz w:val="24"/>
        </w:rPr>
        <w:t> - The Official home of the DB Browser for SQLite. </w:t>
      </w:r>
      <w:r w:rsidRPr="001F7D44">
        <w:rPr>
          <w:rFonts w:ascii="Segoe UI" w:hAnsi="Segoe UI" w:cs="Segoe UI"/>
          <w:noProof/>
          <w:color w:val="0366D6"/>
          <w:sz w:val="24"/>
        </w:rPr>
        <mc:AlternateContent>
          <mc:Choice Requires="wps">
            <w:drawing>
              <wp:inline distT="0" distB="0" distL="0" distR="0">
                <wp:extent cx="302260" cy="302260"/>
                <wp:effectExtent l="0" t="0" r="0" b="0"/>
                <wp:docPr id="1583" name="Rectangle 1583" descr="Open-Source Software">
                  <a:hlinkClick xmlns:a="http://schemas.openxmlformats.org/drawingml/2006/main" r:id="rId39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C48DE" id="Rectangle 1583" o:spid="_x0000_s1026" alt="Open-Source Software" href="https://github.com/sqlitebrowser/sqlitebrows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lq+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82" name="Rectangle 158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D8867" id="Rectangle 158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em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T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GIPem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0" w:history="1">
        <w:r w:rsidRPr="001F7D44">
          <w:rPr>
            <w:rStyle w:val="Hyperlink"/>
            <w:rFonts w:ascii="Segoe UI" w:hAnsi="Segoe UI" w:cs="Segoe UI"/>
            <w:color w:val="0366D6"/>
            <w:sz w:val="24"/>
          </w:rPr>
          <w:t>Postgres.app</w:t>
        </w:r>
      </w:hyperlink>
      <w:r w:rsidRPr="001F7D44">
        <w:rPr>
          <w:rFonts w:ascii="Segoe UI" w:hAnsi="Segoe UI" w:cs="Segoe UI"/>
          <w:color w:val="24292E"/>
          <w:sz w:val="24"/>
        </w:rPr>
        <w:t> - The easiest way to get started with PostgreSQL on the Mac. </w:t>
      </w:r>
      <w:hyperlink r:id="rId392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81" name="Rectangle 1581" descr="Open-Source Software">
                    <a:hlinkClick xmlns:a="http://schemas.openxmlformats.org/drawingml/2006/main" r:id="rId39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45EAD" id="Rectangle 1581" o:spid="_x0000_s1026" alt="Open-Source Software" href="https://github.com/PostgresApp/PostgresAp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rY+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8xg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80" name="Rectangle 1580" descr="Freeware">
                    <a:hlinkClick xmlns:a="http://schemas.openxmlformats.org/drawingml/2006/main" r:id="rId39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FDEE4" id="Rectangle 1580" o:spid="_x0000_s1026" alt="Freeware" href="https://github.com/PostgresApp/PostgresAp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TJ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ZQYIk6aBKnyFvRK4FQ+NpzQyFpFWasYFoB4nkreDyYSE4fdjhggt/rt7IuFR00zFpxxJqJogF&#10;/ZiW9wYjnTs4+n0du+qEQ29yj9LV1C/v+zvtEJj+VtEHg6RatICWXZsecAMToLE/0loNLSM1pOzE&#10;3ejDOTTgDa2GD6oG4mRjlWf32OjOxQC86NHL5ekgF/ZoEYXD8yhJppAz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2" w:history="1">
        <w:r w:rsidRPr="001F7D44">
          <w:rPr>
            <w:rStyle w:val="Hyperlink"/>
            <w:rFonts w:ascii="Segoe UI" w:hAnsi="Segoe UI" w:cs="Segoe UI"/>
            <w:color w:val="0366D6"/>
            <w:sz w:val="24"/>
          </w:rPr>
          <w:t>PSequel</w:t>
        </w:r>
      </w:hyperlink>
      <w:r w:rsidRPr="001F7D44">
        <w:rPr>
          <w:rFonts w:ascii="Segoe UI" w:hAnsi="Segoe UI" w:cs="Segoe UI"/>
          <w:color w:val="24292E"/>
          <w:sz w:val="24"/>
        </w:rPr>
        <w:t> - PostgreSQL GUI tool for Mac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579" name="Rectangle 157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3CF6F1" id="Rectangle 157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k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aT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RVJk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3" w:history="1">
        <w:r w:rsidRPr="001F7D44">
          <w:rPr>
            <w:rStyle w:val="Hyperlink"/>
            <w:rFonts w:ascii="Segoe UI" w:hAnsi="Segoe UI" w:cs="Segoe UI"/>
            <w:color w:val="0366D6"/>
            <w:sz w:val="24"/>
          </w:rPr>
          <w:t>Robo 3T</w:t>
        </w:r>
      </w:hyperlink>
      <w:r w:rsidRPr="001F7D44">
        <w:rPr>
          <w:rFonts w:ascii="Segoe UI" w:hAnsi="Segoe UI" w:cs="Segoe UI"/>
          <w:color w:val="24292E"/>
          <w:sz w:val="24"/>
        </w:rPr>
        <w:t> - Native and cross-platform MongoDB management tool (Admin UI). </w:t>
      </w:r>
      <w:hyperlink r:id="rId3924"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78" name="Rectangle 1578" descr="Open-Source Software">
                    <a:hlinkClick xmlns:a="http://schemas.openxmlformats.org/drawingml/2006/main" r:id="rId39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8EB3B6" id="Rectangle 1578" o:spid="_x0000_s1026" alt="Open-Source Software" href="https://github.com/paralect/robomong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HK+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mkCtBG6hSp8hb1isOUXDaUU1gaQ9QDX8pdwoQtESOPRYWXg4azgTT3POyNMeI1z+cyUH9oUk&#10;m5YKM5RTUY4NaEk3rNMeUpmFpu6qyFYq6DudOcS2vm657B6VRaC7e0meNBJy3gByeqM74ACsgNLh&#10;SCnZNxRXkL4zd4MP61CDN7TqP8oKkoA3Rjp2u1q1NgbgRTsnneejdOjOIAKHl2Ecj0Fg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77" name="Rectangle 1577" descr="Freeware">
                    <a:hlinkClick xmlns:a="http://schemas.openxmlformats.org/drawingml/2006/main" r:id="rId39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A79FB" id="Rectangle 1577" o:spid="_x0000_s1026" alt="Freeware" href="https://github.com/paralect/robomong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8y8A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5" w:history="1">
        <w:r w:rsidRPr="001F7D44">
          <w:rPr>
            <w:rStyle w:val="Hyperlink"/>
            <w:rFonts w:ascii="Segoe UI" w:hAnsi="Segoe UI" w:cs="Segoe UI"/>
            <w:color w:val="0366D6"/>
            <w:sz w:val="24"/>
          </w:rPr>
          <w:t>MongoBooster</w:t>
        </w:r>
      </w:hyperlink>
      <w:r w:rsidRPr="001F7D44">
        <w:rPr>
          <w:rFonts w:ascii="Segoe UI" w:hAnsi="Segoe UI" w:cs="Segoe UI"/>
          <w:color w:val="24292E"/>
          <w:sz w:val="24"/>
        </w:rPr>
        <w:t> - Shell-centric and cross-platform GUI tool for MongoDB. It provides update-in-place, fluent query builder, ES6 syntax support and True IntelliSense experience. </w:t>
      </w:r>
      <w:r w:rsidRPr="001F7D44">
        <w:rPr>
          <w:rFonts w:ascii="Segoe UI" w:hAnsi="Segoe UI" w:cs="Segoe UI"/>
          <w:noProof/>
          <w:color w:val="0366D6"/>
          <w:sz w:val="24"/>
        </w:rPr>
        <mc:AlternateContent>
          <mc:Choice Requires="wps">
            <w:drawing>
              <wp:inline distT="0" distB="0" distL="0" distR="0">
                <wp:extent cx="302260" cy="302260"/>
                <wp:effectExtent l="0" t="0" r="0" b="0"/>
                <wp:docPr id="1576" name="Rectangle 157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8B42E8" id="Rectangle 157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OE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aT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r7OE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6" w:history="1">
        <w:r w:rsidRPr="001F7D44">
          <w:rPr>
            <w:rStyle w:val="Hyperlink"/>
            <w:rFonts w:ascii="Segoe UI" w:hAnsi="Segoe UI" w:cs="Segoe UI"/>
            <w:color w:val="0366D6"/>
            <w:sz w:val="24"/>
          </w:rPr>
          <w:t>Mongo Management Studio</w:t>
        </w:r>
      </w:hyperlink>
      <w:r w:rsidRPr="001F7D44">
        <w:rPr>
          <w:rFonts w:ascii="Segoe UI" w:hAnsi="Segoe UI" w:cs="Segoe UI"/>
          <w:color w:val="24292E"/>
          <w:sz w:val="24"/>
        </w:rPr>
        <w:t> - A simple MongoDB GUI.</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7" w:history="1">
        <w:r w:rsidRPr="001F7D44">
          <w:rPr>
            <w:rStyle w:val="Hyperlink"/>
            <w:rFonts w:ascii="Segoe UI" w:hAnsi="Segoe UI" w:cs="Segoe UI"/>
            <w:color w:val="0366D6"/>
            <w:sz w:val="24"/>
          </w:rPr>
          <w:t>MongoChef</w:t>
        </w:r>
      </w:hyperlink>
      <w:r w:rsidRPr="001F7D44">
        <w:rPr>
          <w:rFonts w:ascii="Segoe UI" w:hAnsi="Segoe UI" w:cs="Segoe UI"/>
          <w:color w:val="24292E"/>
          <w:sz w:val="24"/>
        </w:rPr>
        <w:t> - The GUI for MongoDB. </w:t>
      </w:r>
      <w:r w:rsidRPr="001F7D44">
        <w:rPr>
          <w:rFonts w:ascii="Segoe UI" w:hAnsi="Segoe UI" w:cs="Segoe UI"/>
          <w:noProof/>
          <w:color w:val="0366D6"/>
          <w:sz w:val="24"/>
        </w:rPr>
        <mc:AlternateContent>
          <mc:Choice Requires="wps">
            <w:drawing>
              <wp:inline distT="0" distB="0" distL="0" distR="0">
                <wp:extent cx="302260" cy="302260"/>
                <wp:effectExtent l="0" t="0" r="0" b="0"/>
                <wp:docPr id="1575" name="Rectangle 157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69B2D" id="Rectangle 157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M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aT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ZYVM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28" w:history="1">
        <w:r w:rsidRPr="001F7D44">
          <w:rPr>
            <w:rStyle w:val="Hyperlink"/>
            <w:rFonts w:ascii="Segoe UI" w:hAnsi="Segoe UI" w:cs="Segoe UI"/>
            <w:color w:val="0366D6"/>
            <w:sz w:val="24"/>
          </w:rPr>
          <w:t>Mongotron</w:t>
        </w:r>
      </w:hyperlink>
      <w:r w:rsidRPr="001F7D44">
        <w:rPr>
          <w:rFonts w:ascii="Segoe UI" w:hAnsi="Segoe UI" w:cs="Segoe UI"/>
          <w:color w:val="24292E"/>
          <w:sz w:val="24"/>
        </w:rPr>
        <w:t> - A Mongo DB GUI built using Electron, and Angular Js. </w:t>
      </w:r>
      <w:hyperlink r:id="rId3929"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74" name="Rectangle 1574" descr="Open-Source Software">
                    <a:hlinkClick xmlns:a="http://schemas.openxmlformats.org/drawingml/2006/main" r:id="rId39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83FD1" id="Rectangle 1574" o:spid="_x0000_s1026" alt="Open-Source Software" href="https://github.com/officert/mongotr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jT+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okmI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73" name="Rectangle 1573" descr="Freeware">
                    <a:hlinkClick xmlns:a="http://schemas.openxmlformats.org/drawingml/2006/main" r:id="rId39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C7DA9" id="Rectangle 1573" o:spid="_x0000_s1026" alt="Freeware" href="https://github.com/officert/mongotr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K98A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30" w:history="1">
        <w:r w:rsidRPr="001F7D44">
          <w:rPr>
            <w:rStyle w:val="Hyperlink"/>
            <w:rFonts w:ascii="Segoe UI" w:hAnsi="Segoe UI" w:cs="Segoe UI"/>
            <w:color w:val="0366D6"/>
            <w:sz w:val="24"/>
          </w:rPr>
          <w:t>Chrome MySQL Admin</w:t>
        </w:r>
      </w:hyperlink>
      <w:r w:rsidRPr="001F7D44">
        <w:rPr>
          <w:rFonts w:ascii="Segoe UI" w:hAnsi="Segoe UI" w:cs="Segoe UI"/>
          <w:color w:val="24292E"/>
          <w:sz w:val="24"/>
        </w:rPr>
        <w:t> - A powerful Chrome app to manage your MySQL. </w:t>
      </w:r>
      <w:hyperlink r:id="rId393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72" name="Rectangle 1572" descr="Open-Source Software">
                    <a:hlinkClick xmlns:a="http://schemas.openxmlformats.org/drawingml/2006/main" r:id="rId39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11DDC" id="Rectangle 1572" o:spid="_x0000_s1026" alt="Open-Source Software" href="https://github.com/yoichiro/chrome_mysql_admi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zf+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sw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QrNDht9bFkdW4ik4KrAFqNx&#10;ubCwg082vebrFiLFPjFSXUKbNNxL2LXQiGrXqzC0PJPdgHVT8Xjvbz3/Bs5/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71" name="Rectangle 1571" descr="Freeware">
                    <a:hlinkClick xmlns:a="http://schemas.openxmlformats.org/drawingml/2006/main" r:id="rId39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BFA18" id="Rectangle 1571" o:spid="_x0000_s1026" alt="Freeware" href="https://github.com/yoichiro/chrome_mysql_admi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wX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4yizG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32" w:history="1">
        <w:r w:rsidRPr="001F7D44">
          <w:rPr>
            <w:rStyle w:val="Hyperlink"/>
            <w:rFonts w:ascii="Segoe UI" w:hAnsi="Segoe UI" w:cs="Segoe UI"/>
            <w:color w:val="0366D6"/>
            <w:sz w:val="24"/>
          </w:rPr>
          <w:t>JackDB</w:t>
        </w:r>
      </w:hyperlink>
      <w:r w:rsidRPr="001F7D44">
        <w:rPr>
          <w:rFonts w:ascii="Segoe UI" w:hAnsi="Segoe UI" w:cs="Segoe UI"/>
          <w:color w:val="24292E"/>
          <w:sz w:val="24"/>
        </w:rPr>
        <w:t> - A secure, collaborative environment for your queries and data-driven insights. </w:t>
      </w:r>
      <w:hyperlink r:id="rId3933"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70" name="Rectangle 1570" descr="Open-Source Software">
                    <a:hlinkClick xmlns:a="http://schemas.openxmlformats.org/drawingml/2006/main" r:id="rId39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DF5DB" id="Rectangle 1570" o:spid="_x0000_s1026" alt="Open-Source Software" href="https://github.com/yoichiro/chrome_mysql_admi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9t+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mkCCBG6hSp8hb1isOUXDaUU1gaQ9QDX8pdwoQtESOPRYWXg4azgTT3POyNMeI1z+cyUH9oUk&#10;m5YKM5RTUY4NaEk3rNMeUpmFpu6qyFYq6DudOcS2vm657B6VRaC7e0meNBJy3gByeqM74ACsgNLh&#10;SCnZNxRXkL4zd4MP61CDN7TqP8oKkoA3Rjp2u1q1NgbgRTsnneejdOjOIAKHl2EcjyF/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69" name="Rectangle 1569" descr="Freeware">
                    <a:hlinkClick xmlns:a="http://schemas.openxmlformats.org/drawingml/2006/main" r:id="rId39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242C0" id="Rectangle 1569" o:spid="_x0000_s1026" alt="Freeware" href="https://github.com/yoichiro/chrome_mysql_admi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lv8A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34" w:history="1">
        <w:r w:rsidRPr="001F7D44">
          <w:rPr>
            <w:rStyle w:val="Hyperlink"/>
            <w:rFonts w:ascii="Segoe UI" w:hAnsi="Segoe UI" w:cs="Segoe UI"/>
            <w:color w:val="0366D6"/>
            <w:sz w:val="24"/>
          </w:rPr>
          <w:t>Medis</w:t>
        </w:r>
      </w:hyperlink>
      <w:r w:rsidRPr="001F7D44">
        <w:rPr>
          <w:rFonts w:ascii="Segoe UI" w:hAnsi="Segoe UI" w:cs="Segoe UI"/>
          <w:color w:val="24292E"/>
          <w:sz w:val="24"/>
        </w:rPr>
        <w:t> - GUI Manager for Redis. </w:t>
      </w:r>
      <w:r w:rsidRPr="001F7D44">
        <w:rPr>
          <w:rFonts w:ascii="Segoe UI" w:hAnsi="Segoe UI" w:cs="Segoe UI"/>
          <w:noProof/>
          <w:color w:val="0366D6"/>
          <w:sz w:val="24"/>
        </w:rPr>
        <mc:AlternateContent>
          <mc:Choice Requires="wps">
            <w:drawing>
              <wp:inline distT="0" distB="0" distL="0" distR="0">
                <wp:extent cx="302260" cy="302260"/>
                <wp:effectExtent l="0" t="0" r="0" b="0"/>
                <wp:docPr id="1568" name="Rectangle 1568" descr="Open-Source Software">
                  <a:hlinkClick xmlns:a="http://schemas.openxmlformats.org/drawingml/2006/main" r:id="rId39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3769E" id="Rectangle 1568" o:spid="_x0000_s1026" alt="Open-Source Software" href="https://github.com/luin/med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dY+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GkOtBG6hSp8hb1isOUXDaUU1gaQ9QDX8pdwoQtESOPRYWXg4azgTT3POyNMeI1z+cyUH9oUk&#10;m5YKM5RTUY4NaEk3rNMeUpmFpu6qyFYq6DudOcS2vm657B6VRaC7e0meNBJy3gByeqM74ACsgNLh&#10;SCnZNxRXkL4zd4MP61CDN7TqP8oKkoA3Rjp2u1q1NgbgRTsnneejdOjOIAKHl2Ecj0Fg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36" w:history="1">
        <w:r w:rsidRPr="001F7D44">
          <w:rPr>
            <w:rStyle w:val="Hyperlink"/>
            <w:rFonts w:ascii="Segoe UI" w:hAnsi="Segoe UI" w:cs="Segoe UI"/>
            <w:color w:val="0366D6"/>
            <w:sz w:val="24"/>
          </w:rPr>
          <w:t>RedisDesktopManager</w:t>
        </w:r>
      </w:hyperlink>
      <w:r w:rsidRPr="001F7D44">
        <w:rPr>
          <w:rFonts w:ascii="Segoe UI" w:hAnsi="Segoe UI" w:cs="Segoe UI"/>
          <w:color w:val="24292E"/>
          <w:sz w:val="24"/>
        </w:rPr>
        <w:t> - Cross-platform GUI management tool for Redis. </w:t>
      </w:r>
      <w:r w:rsidRPr="001F7D44">
        <w:rPr>
          <w:rFonts w:ascii="Segoe UI" w:hAnsi="Segoe UI" w:cs="Segoe UI"/>
          <w:noProof/>
          <w:color w:val="0366D6"/>
          <w:sz w:val="24"/>
        </w:rPr>
        <mc:AlternateContent>
          <mc:Choice Requires="wps">
            <w:drawing>
              <wp:inline distT="0" distB="0" distL="0" distR="0">
                <wp:extent cx="302260" cy="302260"/>
                <wp:effectExtent l="0" t="0" r="0" b="0"/>
                <wp:docPr id="1567" name="Rectangle 1567" descr="Open-Source Software">
                  <a:hlinkClick xmlns:a="http://schemas.openxmlformats.org/drawingml/2006/main" r:id="rId39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6B02A" id="Rectangle 1567" o:spid="_x0000_s1026" alt="Open-Source Software" href="https://github.com/uglide/RedisDesktopManag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xH+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66" name="Rectangle 156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3BDE6" id="Rectangle 156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JH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j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gjeJH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38" w:history="1">
        <w:r w:rsidRPr="001F7D44">
          <w:rPr>
            <w:rStyle w:val="Hyperlink"/>
            <w:rFonts w:ascii="Segoe UI" w:hAnsi="Segoe UI" w:cs="Segoe UI"/>
            <w:color w:val="0366D6"/>
            <w:sz w:val="24"/>
          </w:rPr>
          <w:t>MDB Explorer</w:t>
        </w:r>
      </w:hyperlink>
      <w:r w:rsidRPr="001F7D44">
        <w:rPr>
          <w:rFonts w:ascii="Segoe UI" w:hAnsi="Segoe UI" w:cs="Segoe UI"/>
          <w:color w:val="24292E"/>
          <w:sz w:val="24"/>
        </w:rPr>
        <w:t> - MDB tool to open, read, export your MDB files to other formats and databases.</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39" w:history="1">
        <w:r w:rsidRPr="001F7D44">
          <w:rPr>
            <w:rStyle w:val="Hyperlink"/>
            <w:rFonts w:ascii="Segoe UI" w:hAnsi="Segoe UI" w:cs="Segoe UI"/>
            <w:color w:val="0366D6"/>
            <w:sz w:val="24"/>
          </w:rPr>
          <w:t>Datum - SQLite</w:t>
        </w:r>
      </w:hyperlink>
      <w:r w:rsidRPr="001F7D44">
        <w:rPr>
          <w:rFonts w:ascii="Segoe UI" w:hAnsi="Segoe UI" w:cs="Segoe UI"/>
          <w:color w:val="24292E"/>
          <w:sz w:val="24"/>
        </w:rPr>
        <w:t> - A full featured, modern, and fast SQLite manager.</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40" w:history="1">
        <w:r w:rsidRPr="001F7D44">
          <w:rPr>
            <w:rStyle w:val="Hyperlink"/>
            <w:rFonts w:ascii="Segoe UI" w:hAnsi="Segoe UI" w:cs="Segoe UI"/>
            <w:color w:val="0366D6"/>
            <w:sz w:val="24"/>
          </w:rPr>
          <w:t>mongoDB.app</w:t>
        </w:r>
      </w:hyperlink>
      <w:r w:rsidRPr="001F7D44">
        <w:rPr>
          <w:rFonts w:ascii="Segoe UI" w:hAnsi="Segoe UI" w:cs="Segoe UI"/>
          <w:color w:val="24292E"/>
          <w:sz w:val="24"/>
        </w:rPr>
        <w:t> - The easiest way to get started with mongoDB on the Mac. </w:t>
      </w:r>
      <w:hyperlink r:id="rId394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65" name="Rectangle 1565" descr="Open-Source Software">
                    <a:hlinkClick xmlns:a="http://schemas.openxmlformats.org/drawingml/2006/main" r:id="rId39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5F4AB" id="Rectangle 1565" o:spid="_x0000_s1026" alt="Open-Source Software" href="https://github.com/gcollazo/mongodbap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1+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0w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64" name="Rectangle 1564" descr="Freeware">
                    <a:hlinkClick xmlns:a="http://schemas.openxmlformats.org/drawingml/2006/main" r:id="rId39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A946A" id="Rectangle 1564" o:spid="_x0000_s1026" alt="Freeware" href="https://github.com/gcollazo/mongodbap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ic8A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" o:button="t" filled="f" stroked="f">
                  <v:fill o:detectmouseclick="t"/>
                  <o:lock v:ext="edit" aspectratio="t"/>
                  <w10:anchorlock/>
                </v:rect>
              </w:pict>
            </mc:Fallback>
          </mc:AlternateContent>
        </w:r>
      </w:hyperlink>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42" w:history="1">
        <w:r w:rsidRPr="001F7D44">
          <w:rPr>
            <w:rStyle w:val="Hyperlink"/>
            <w:rFonts w:ascii="Segoe UI" w:hAnsi="Segoe UI" w:cs="Segoe UI"/>
            <w:color w:val="0366D6"/>
            <w:sz w:val="24"/>
          </w:rPr>
          <w:t>DataGrip</w:t>
        </w:r>
      </w:hyperlink>
      <w:r w:rsidRPr="001F7D44">
        <w:rPr>
          <w:rFonts w:ascii="Segoe UI" w:hAnsi="Segoe UI" w:cs="Segoe UI"/>
          <w:color w:val="24292E"/>
          <w:sz w:val="24"/>
        </w:rPr>
        <w:t> - Database management software by JetBrains. </w:t>
      </w:r>
      <w:r w:rsidRPr="001F7D44">
        <w:rPr>
          <w:rStyle w:val="Strong"/>
          <w:rFonts w:ascii="Segoe UI" w:hAnsi="Segoe UI" w:cs="Segoe UI"/>
          <w:color w:val="24292E"/>
          <w:sz w:val="24"/>
        </w:rPr>
        <w:t>FREE</w:t>
      </w:r>
      <w:r w:rsidRPr="001F7D44">
        <w:rPr>
          <w:rFonts w:ascii="Segoe UI" w:hAnsi="Segoe UI" w:cs="Segoe UI"/>
          <w:color w:val="24292E"/>
          <w:sz w:val="24"/>
        </w:rPr>
        <w:t> for Students, check </w:t>
      </w:r>
      <w:hyperlink r:id="rId3943" w:history="1">
        <w:r w:rsidRPr="001F7D44">
          <w:rPr>
            <w:rStyle w:val="Hyperlink"/>
            <w:rFonts w:ascii="Segoe UI" w:hAnsi="Segoe UI" w:cs="Segoe UI"/>
            <w:color w:val="0366D6"/>
            <w:sz w:val="24"/>
          </w:rPr>
          <w:t>here</w:t>
        </w:r>
      </w:hyperlink>
      <w:r w:rsidRPr="001F7D44">
        <w:rPr>
          <w:rFonts w:ascii="Segoe UI" w:hAnsi="Segoe UI" w:cs="Segoe UI"/>
          <w:color w:val="24292E"/>
          <w:sz w:val="24"/>
        </w:rPr>
        <w:t> for more info</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44" w:history="1">
        <w:r w:rsidRPr="001F7D44">
          <w:rPr>
            <w:rStyle w:val="Hyperlink"/>
            <w:rFonts w:ascii="Segoe UI" w:hAnsi="Segoe UI" w:cs="Segoe UI"/>
            <w:color w:val="0366D6"/>
            <w:sz w:val="24"/>
          </w:rPr>
          <w:t>Tableau Public</w:t>
        </w:r>
      </w:hyperlink>
      <w:r w:rsidRPr="001F7D44">
        <w:rPr>
          <w:rFonts w:ascii="Segoe UI" w:hAnsi="Segoe UI" w:cs="Segoe UI"/>
          <w:color w:val="24292E"/>
          <w:sz w:val="24"/>
        </w:rPr>
        <w:t> - Free data-visualization software. </w:t>
      </w:r>
      <w:r w:rsidRPr="001F7D44">
        <w:rPr>
          <w:rFonts w:ascii="Segoe UI" w:hAnsi="Segoe UI" w:cs="Segoe UI"/>
          <w:noProof/>
          <w:color w:val="0366D6"/>
          <w:sz w:val="24"/>
        </w:rPr>
        <mc:AlternateContent>
          <mc:Choice Requires="wps">
            <w:drawing>
              <wp:inline distT="0" distB="0" distL="0" distR="0">
                <wp:extent cx="302260" cy="302260"/>
                <wp:effectExtent l="0" t="0" r="0" b="0"/>
                <wp:docPr id="1563" name="Rectangle 156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40193D" id="Rectangle 156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V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2GjV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45" w:history="1">
        <w:r w:rsidRPr="001F7D44">
          <w:rPr>
            <w:rStyle w:val="Hyperlink"/>
            <w:rFonts w:ascii="Segoe UI" w:hAnsi="Segoe UI" w:cs="Segoe UI"/>
            <w:color w:val="0366D6"/>
            <w:sz w:val="24"/>
          </w:rPr>
          <w:t>Core Data Editor</w:t>
        </w:r>
      </w:hyperlink>
      <w:r w:rsidRPr="001F7D44">
        <w:rPr>
          <w:rFonts w:ascii="Segoe UI" w:hAnsi="Segoe UI" w:cs="Segoe UI"/>
          <w:color w:val="24292E"/>
          <w:sz w:val="24"/>
        </w:rPr>
        <w:t xml:space="preserve"> - Core Data Editor lets you easily view, edit and analyze </w:t>
      </w:r>
      <w:proofErr w:type="gramStart"/>
      <w:r w:rsidRPr="001F7D44">
        <w:rPr>
          <w:rFonts w:ascii="Segoe UI" w:hAnsi="Segoe UI" w:cs="Segoe UI"/>
          <w:color w:val="24292E"/>
          <w:sz w:val="24"/>
        </w:rPr>
        <w:t>applications‘ data</w:t>
      </w:r>
      <w:proofErr w:type="gramEnd"/>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62" name="Rectangle 1562" descr="Open-Source Software">
                  <a:hlinkClick xmlns:a="http://schemas.openxmlformats.org/drawingml/2006/main" r:id="rId39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85D69" id="Rectangle 1562" o:spid="_x0000_s1026" alt="Open-Source Software" href="https://github.com/luin/med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pN+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0w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61" name="Rectangle 156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473D5" id="Rectangle 156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sb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j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V7sb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46" w:history="1">
        <w:r w:rsidRPr="001F7D44">
          <w:rPr>
            <w:rStyle w:val="Hyperlink"/>
            <w:rFonts w:ascii="Segoe UI" w:hAnsi="Segoe UI" w:cs="Segoe UI"/>
            <w:color w:val="0366D6"/>
            <w:sz w:val="24"/>
          </w:rPr>
          <w:t>Keylord</w:t>
        </w:r>
      </w:hyperlink>
      <w:r w:rsidRPr="001F7D44">
        <w:rPr>
          <w:rFonts w:ascii="Segoe UI" w:hAnsi="Segoe UI" w:cs="Segoe UI"/>
          <w:color w:val="24292E"/>
          <w:sz w:val="24"/>
        </w:rPr>
        <w:t> - Keylord is a desktop GUI client for Redis, Bolt, LevelDB and Memcached key-value databases.</w:t>
      </w:r>
    </w:p>
    <w:p w:rsidR="00117743" w:rsidRPr="001F7D44" w:rsidRDefault="00117743" w:rsidP="00117743">
      <w:pPr>
        <w:numPr>
          <w:ilvl w:val="0"/>
          <w:numId w:val="217"/>
        </w:numPr>
        <w:spacing w:before="60" w:after="100" w:afterAutospacing="1" w:line="240" w:lineRule="auto"/>
        <w:rPr>
          <w:rFonts w:ascii="Segoe UI" w:hAnsi="Segoe UI" w:cs="Segoe UI"/>
          <w:color w:val="24292E"/>
          <w:sz w:val="24"/>
        </w:rPr>
      </w:pPr>
      <w:hyperlink r:id="rId3947" w:history="1">
        <w:r w:rsidRPr="001F7D44">
          <w:rPr>
            <w:rStyle w:val="Hyperlink"/>
            <w:rFonts w:ascii="Segoe UI" w:hAnsi="Segoe UI" w:cs="Segoe UI"/>
            <w:color w:val="0366D6"/>
            <w:sz w:val="24"/>
          </w:rPr>
          <w:t>DBeaver</w:t>
        </w:r>
      </w:hyperlink>
      <w:r w:rsidRPr="001F7D44">
        <w:rPr>
          <w:rFonts w:ascii="Segoe UI" w:hAnsi="Segoe UI" w:cs="Segoe UI"/>
          <w:color w:val="24292E"/>
          <w:sz w:val="24"/>
        </w:rPr>
        <w:t> - A Universal SQL Client</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Design and Product</w: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Design Tools</w:t>
      </w:r>
    </w:p>
    <w:p w:rsidR="00117743" w:rsidRPr="001F7D44" w:rsidRDefault="00117743" w:rsidP="00117743">
      <w:pPr>
        <w:numPr>
          <w:ilvl w:val="0"/>
          <w:numId w:val="218"/>
        </w:numPr>
        <w:spacing w:before="100" w:beforeAutospacing="1" w:after="100" w:afterAutospacing="1" w:line="240" w:lineRule="auto"/>
        <w:rPr>
          <w:rFonts w:ascii="Segoe UI" w:hAnsi="Segoe UI" w:cs="Segoe UI"/>
          <w:color w:val="24292E"/>
          <w:sz w:val="24"/>
        </w:rPr>
      </w:pPr>
      <w:hyperlink r:id="rId3948" w:history="1">
        <w:r w:rsidRPr="001F7D44">
          <w:rPr>
            <w:rStyle w:val="Hyperlink"/>
            <w:rFonts w:ascii="Segoe UI" w:hAnsi="Segoe UI" w:cs="Segoe UI"/>
            <w:color w:val="0366D6"/>
            <w:sz w:val="24"/>
          </w:rPr>
          <w:t>Acorn</w:t>
        </w:r>
      </w:hyperlink>
      <w:r w:rsidRPr="001F7D44">
        <w:rPr>
          <w:rFonts w:ascii="Segoe UI" w:hAnsi="Segoe UI" w:cs="Segoe UI"/>
          <w:color w:val="24292E"/>
          <w:sz w:val="24"/>
        </w:rPr>
        <w:t> - A great Mac OS X picture and photo editor, built for humans.</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49" w:history="1">
        <w:r w:rsidRPr="001F7D44">
          <w:rPr>
            <w:rStyle w:val="Hyperlink"/>
            <w:rFonts w:ascii="Segoe UI" w:hAnsi="Segoe UI" w:cs="Segoe UI"/>
            <w:color w:val="0366D6"/>
            <w:sz w:val="24"/>
          </w:rPr>
          <w:t>Affinity Designer</w:t>
        </w:r>
      </w:hyperlink>
      <w:r w:rsidRPr="001F7D44">
        <w:rPr>
          <w:rFonts w:ascii="Segoe UI" w:hAnsi="Segoe UI" w:cs="Segoe UI"/>
          <w:color w:val="24292E"/>
          <w:sz w:val="24"/>
        </w:rPr>
        <w:t> - Professional graphic design software for Mac.</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50" w:history="1">
        <w:r w:rsidRPr="001F7D44">
          <w:rPr>
            <w:rStyle w:val="Hyperlink"/>
            <w:rFonts w:ascii="Segoe UI" w:hAnsi="Segoe UI" w:cs="Segoe UI"/>
            <w:color w:val="0366D6"/>
            <w:sz w:val="24"/>
          </w:rPr>
          <w:t>Affinity Photo</w:t>
        </w:r>
      </w:hyperlink>
      <w:r w:rsidRPr="001F7D44">
        <w:rPr>
          <w:rFonts w:ascii="Segoe UI" w:hAnsi="Segoe UI" w:cs="Segoe UI"/>
          <w:color w:val="24292E"/>
          <w:sz w:val="24"/>
        </w:rPr>
        <w:t> - Professional image editing software for Mac.</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51" w:history="1">
        <w:r w:rsidRPr="001F7D44">
          <w:rPr>
            <w:rStyle w:val="Hyperlink"/>
            <w:rFonts w:ascii="Segoe UI" w:hAnsi="Segoe UI" w:cs="Segoe UI"/>
            <w:color w:val="0366D6"/>
            <w:sz w:val="24"/>
          </w:rPr>
          <w:t>Blender</w:t>
        </w:r>
      </w:hyperlink>
      <w:r w:rsidRPr="001F7D44">
        <w:rPr>
          <w:rFonts w:ascii="Segoe UI" w:hAnsi="Segoe UI" w:cs="Segoe UI"/>
          <w:color w:val="24292E"/>
          <w:sz w:val="24"/>
        </w:rPr>
        <w:t> - Free and open 3D creation software. </w:t>
      </w:r>
      <w:hyperlink r:id="rId395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60" name="Rectangle 1560" descr="Open-Source Software">
                    <a:hlinkClick xmlns:a="http://schemas.openxmlformats.org/drawingml/2006/main" r:id="rId39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6CCFE" id="Rectangle 1560" o:spid="_x0000_s1026" alt="Open-Source Software" href="https://developer.blender.or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n/+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9" name="Rectangle 1559" descr="Freeware">
                    <a:hlinkClick xmlns:a="http://schemas.openxmlformats.org/drawingml/2006/main" r:id="rId39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2AA64" id="Rectangle 1559" o:spid="_x0000_s1026" alt="Freeware" href="https://developer.blender.or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px8A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" o:button="t" filled="f" stroked="f">
                  <v:fill o:detectmouseclick="t"/>
                  <o:lock v:ext="edit" aspectratio="t"/>
                  <w10:anchorlock/>
                </v:rect>
              </w:pict>
            </mc:Fallback>
          </mc:AlternateContent>
        </w:r>
      </w:hyperlink>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53" w:history="1">
        <w:r w:rsidRPr="001F7D44">
          <w:rPr>
            <w:rStyle w:val="Hyperlink"/>
            <w:rFonts w:ascii="Segoe UI" w:hAnsi="Segoe UI" w:cs="Segoe UI"/>
            <w:color w:val="0366D6"/>
            <w:sz w:val="24"/>
          </w:rPr>
          <w:t>Pixelmator</w:t>
        </w:r>
      </w:hyperlink>
      <w:r w:rsidRPr="001F7D44">
        <w:rPr>
          <w:rFonts w:ascii="Segoe UI" w:hAnsi="Segoe UI" w:cs="Segoe UI"/>
          <w:color w:val="24292E"/>
          <w:sz w:val="24"/>
        </w:rPr>
        <w:t> - Full-featured image editor for Mac.</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54" w:history="1">
        <w:r w:rsidRPr="001F7D44">
          <w:rPr>
            <w:rStyle w:val="Hyperlink"/>
            <w:rFonts w:ascii="Segoe UI" w:hAnsi="Segoe UI" w:cs="Segoe UI"/>
            <w:color w:val="0366D6"/>
            <w:sz w:val="24"/>
          </w:rPr>
          <w:t>Sketch</w:t>
        </w:r>
      </w:hyperlink>
      <w:r w:rsidRPr="001F7D44">
        <w:rPr>
          <w:rFonts w:ascii="Segoe UI" w:hAnsi="Segoe UI" w:cs="Segoe UI"/>
          <w:color w:val="24292E"/>
          <w:sz w:val="24"/>
        </w:rPr>
        <w:t> - Professional digital design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558" name="Rectangle 1558"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CB908" id="Rectangle 1558"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eC0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WgEtRKkhSp9grwRseIUDacV1SUkDQqp0M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gb5nwT9jFvgnpfcSNoyA6OOszbD0+MlkloFLkTlSmsI48P6JBU2/MdU&#10;QLkPhXbytxId1L+U1QPIVUmQEygPhjIsGqm+Y9TDgIP2/bYhimLEbwRIPgnj2E5Et4lHkwg26tSy&#10;PLUQUQJUhg1Gw3JuYAefbDrFVg14Cp18hbyCNqmZk7BtoSGqfa/CEHNM9gPXTsnTvbv1+FuY/QI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DUV4LQ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7" name="Rectangle 155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7974F" id="Rectangle 155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nM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ajC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zPXnM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6" name="Rectangle 155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73ECE" id="Rectangle 155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iN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RqMx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CbQiN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5" name="Rectangle 1555"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6E481" id="Rectangle 1555"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xq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JpGLGo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1"/>
          <w:numId w:val="218"/>
        </w:numPr>
        <w:spacing w:before="100" w:beforeAutospacing="1" w:after="100" w:afterAutospacing="1" w:line="240" w:lineRule="auto"/>
        <w:rPr>
          <w:rFonts w:ascii="Segoe UI" w:hAnsi="Segoe UI" w:cs="Segoe UI"/>
          <w:color w:val="24292E"/>
          <w:sz w:val="24"/>
        </w:rPr>
      </w:pPr>
      <w:hyperlink r:id="rId3955" w:history="1">
        <w:r w:rsidRPr="001F7D44">
          <w:rPr>
            <w:rStyle w:val="Hyperlink"/>
            <w:rFonts w:ascii="Segoe UI" w:hAnsi="Segoe UI" w:cs="Segoe UI"/>
            <w:color w:val="0366D6"/>
            <w:sz w:val="24"/>
          </w:rPr>
          <w:t>Sketch Toolbox</w:t>
        </w:r>
      </w:hyperlink>
      <w:r w:rsidRPr="001F7D44">
        <w:rPr>
          <w:rFonts w:ascii="Segoe UI" w:hAnsi="Segoe UI" w:cs="Segoe UI"/>
          <w:color w:val="24292E"/>
          <w:sz w:val="24"/>
        </w:rPr>
        <w:t> - A super simple plugin manager for Sketch. </w:t>
      </w:r>
      <w:hyperlink r:id="rId395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54" name="Rectangle 1554" descr="Open-Source Software">
                    <a:hlinkClick xmlns:a="http://schemas.openxmlformats.org/drawingml/2006/main" r:id="rId39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B38EFE" id="Rectangle 1554" o:spid="_x0000_s1026" alt="Open-Source Software" href="https://github.com/buzzfeed/Sketch-Tool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Us+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kx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3" name="Rectangle 1553" descr="Freeware">
                    <a:hlinkClick xmlns:a="http://schemas.openxmlformats.org/drawingml/2006/main" r:id="rId39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7A3D1" id="Rectangle 1553" o:spid="_x0000_s1026" alt="Freeware" href="https://github.com/buzzfeed/Sketch-Tool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8f8A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2" name="Rectangle 1552" descr="Recommend">
                    <a:hlinkClick xmlns:a="http://schemas.openxmlformats.org/drawingml/2006/main" r:id="rId39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C3845" id="Rectangle 1552" o:spid="_x0000_s1026" alt="Recommend" href="https://github.com/buzzfeed/Sketch-Tool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3L7QIAAEM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" o:button="t" filled="f" stroked="f">
                  <v:fill o:detectmouseclick="t"/>
                  <o:lock v:ext="edit" aspectratio="t"/>
                  <w10:anchorlock/>
                </v:rect>
              </w:pict>
            </mc:Fallback>
          </mc:AlternateContent>
        </w:r>
      </w:hyperlink>
    </w:p>
    <w:p w:rsidR="00117743" w:rsidRPr="001F7D44" w:rsidRDefault="00117743" w:rsidP="00117743">
      <w:pPr>
        <w:numPr>
          <w:ilvl w:val="1"/>
          <w:numId w:val="218"/>
        </w:numPr>
        <w:spacing w:before="60" w:after="100" w:afterAutospacing="1" w:line="240" w:lineRule="auto"/>
        <w:rPr>
          <w:rFonts w:ascii="Segoe UI" w:hAnsi="Segoe UI" w:cs="Segoe UI"/>
          <w:color w:val="24292E"/>
          <w:sz w:val="24"/>
        </w:rPr>
      </w:pPr>
      <w:hyperlink r:id="rId3957" w:history="1">
        <w:r w:rsidRPr="001F7D44">
          <w:rPr>
            <w:rStyle w:val="Hyperlink"/>
            <w:rFonts w:ascii="Segoe UI" w:hAnsi="Segoe UI" w:cs="Segoe UI"/>
            <w:color w:val="0366D6"/>
            <w:sz w:val="24"/>
          </w:rPr>
          <w:t>Measure</w:t>
        </w:r>
      </w:hyperlink>
      <w:r w:rsidRPr="001F7D44">
        <w:rPr>
          <w:rFonts w:ascii="Segoe UI" w:hAnsi="Segoe UI" w:cs="Segoe UI"/>
          <w:color w:val="24292E"/>
          <w:sz w:val="24"/>
        </w:rPr>
        <w:t> - Make it a fun to create spec for developers and teammates. </w:t>
      </w:r>
      <w:r w:rsidRPr="001F7D44">
        <w:rPr>
          <w:rFonts w:ascii="Segoe UI" w:hAnsi="Segoe UI" w:cs="Segoe UI"/>
          <w:noProof/>
          <w:color w:val="0366D6"/>
          <w:sz w:val="24"/>
        </w:rPr>
        <mc:AlternateContent>
          <mc:Choice Requires="wps">
            <w:drawing>
              <wp:inline distT="0" distB="0" distL="0" distR="0">
                <wp:extent cx="302260" cy="302260"/>
                <wp:effectExtent l="0" t="0" r="0" b="0"/>
                <wp:docPr id="1551" name="Rectangle 1551" descr="Open-Source Software">
                  <a:hlinkClick xmlns:a="http://schemas.openxmlformats.org/drawingml/2006/main" r:id="rId39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97852" id="Rectangle 1551" o:spid="_x0000_s1026" alt="Open-Source Software" href="https://github.com/utom/sketch-measu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Mm+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kxg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50" name="Rectangle 155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978BC" id="Rectangle 155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L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Yj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ZNYL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49" name="Rectangle 154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AAB21" id="Rectangle 154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jc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RnGC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hFojc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18"/>
        </w:numPr>
        <w:spacing w:before="60" w:after="100" w:afterAutospacing="1" w:line="240" w:lineRule="auto"/>
        <w:rPr>
          <w:rFonts w:ascii="Segoe UI" w:hAnsi="Segoe UI" w:cs="Segoe UI"/>
          <w:color w:val="24292E"/>
          <w:sz w:val="24"/>
        </w:rPr>
      </w:pPr>
      <w:hyperlink r:id="rId3959" w:history="1">
        <w:r w:rsidRPr="001F7D44">
          <w:rPr>
            <w:rStyle w:val="Hyperlink"/>
            <w:rFonts w:ascii="Segoe UI" w:hAnsi="Segoe UI" w:cs="Segoe UI"/>
            <w:color w:val="0366D6"/>
            <w:sz w:val="24"/>
          </w:rPr>
          <w:t>User Flows</w:t>
        </w:r>
      </w:hyperlink>
      <w:r w:rsidRPr="001F7D44">
        <w:rPr>
          <w:rFonts w:ascii="Segoe UI" w:hAnsi="Segoe UI" w:cs="Segoe UI"/>
          <w:color w:val="24292E"/>
          <w:sz w:val="24"/>
        </w:rPr>
        <w:t> - generating flow diagrams from Artboards. </w:t>
      </w:r>
      <w:r w:rsidRPr="001F7D44">
        <w:rPr>
          <w:rFonts w:ascii="Segoe UI" w:hAnsi="Segoe UI" w:cs="Segoe UI"/>
          <w:noProof/>
          <w:color w:val="0366D6"/>
          <w:sz w:val="24"/>
        </w:rPr>
        <mc:AlternateContent>
          <mc:Choice Requires="wps">
            <w:drawing>
              <wp:inline distT="0" distB="0" distL="0" distR="0">
                <wp:extent cx="302260" cy="302260"/>
                <wp:effectExtent l="0" t="0" r="0" b="0"/>
                <wp:docPr id="1548" name="Rectangle 1548" descr="Open-Source Software">
                  <a:hlinkClick xmlns:a="http://schemas.openxmlformats.org/drawingml/2006/main" r:id="rId39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88046" id="Rectangle 1548" o:spid="_x0000_s1026" alt="Open-Source Software" href="https://github.com/abynim/UserFlow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qn+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SqB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47" name="Rectangle 154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B7BDA" id="Rectangle 154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U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x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nN6U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61" w:history="1">
        <w:r w:rsidRPr="001F7D44">
          <w:rPr>
            <w:rStyle w:val="Hyperlink"/>
            <w:rFonts w:ascii="Segoe UI" w:hAnsi="Segoe UI" w:cs="Segoe UI"/>
            <w:color w:val="0366D6"/>
            <w:sz w:val="24"/>
          </w:rPr>
          <w:t>Sketch Cache Cleaner</w:t>
        </w:r>
      </w:hyperlink>
      <w:r w:rsidRPr="001F7D44">
        <w:rPr>
          <w:rFonts w:ascii="Segoe UI" w:hAnsi="Segoe UI" w:cs="Segoe UI"/>
          <w:color w:val="24292E"/>
          <w:sz w:val="24"/>
        </w:rPr>
        <w:t xml:space="preserve"> -Deletes </w:t>
      </w:r>
      <w:proofErr w:type="gramStart"/>
      <w:r w:rsidRPr="001F7D44">
        <w:rPr>
          <w:rFonts w:ascii="Segoe UI" w:hAnsi="Segoe UI" w:cs="Segoe UI"/>
          <w:color w:val="24292E"/>
          <w:sz w:val="24"/>
        </w:rPr>
        <w:t>hidden</w:t>
      </w:r>
      <w:proofErr w:type="gramEnd"/>
      <w:r w:rsidRPr="001F7D44">
        <w:rPr>
          <w:rFonts w:ascii="Segoe UI" w:hAnsi="Segoe UI" w:cs="Segoe UI"/>
          <w:color w:val="24292E"/>
          <w:sz w:val="24"/>
        </w:rPr>
        <w:t xml:space="preserve"> Sketch history files that can take a lot of space on your hard drive and that you would probably never use. </w:t>
      </w:r>
      <w:r w:rsidRPr="001F7D44">
        <w:rPr>
          <w:rFonts w:ascii="Segoe UI" w:hAnsi="Segoe UI" w:cs="Segoe UI"/>
          <w:noProof/>
          <w:color w:val="0366D6"/>
          <w:sz w:val="24"/>
        </w:rPr>
        <mc:AlternateContent>
          <mc:Choice Requires="wps">
            <w:drawing>
              <wp:inline distT="0" distB="0" distL="0" distR="0">
                <wp:extent cx="302260" cy="302260"/>
                <wp:effectExtent l="0" t="0" r="0" b="0"/>
                <wp:docPr id="1546" name="Rectangle 1546" descr="Open-Source Software">
                  <a:hlinkClick xmlns:a="http://schemas.openxmlformats.org/drawingml/2006/main" r:id="rId39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8B359" id="Rectangle 1546" o:spid="_x0000_s1026" alt="Open-Source Software" href="https://github.com/yo-op/sketchcacheclean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AM+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6R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45" name="Rectangle 154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BEBF4" id="Rectangle 154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a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x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Ew1a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63" w:history="1">
        <w:r w:rsidRPr="001F7D44">
          <w:rPr>
            <w:rStyle w:val="Hyperlink"/>
            <w:rFonts w:ascii="Segoe UI" w:hAnsi="Segoe UI" w:cs="Segoe UI"/>
            <w:color w:val="0366D6"/>
            <w:sz w:val="24"/>
          </w:rPr>
          <w:t>Gravit Designer</w:t>
        </w:r>
      </w:hyperlink>
      <w:r w:rsidRPr="001F7D44">
        <w:rPr>
          <w:rFonts w:ascii="Segoe UI" w:hAnsi="Segoe UI" w:cs="Segoe UI"/>
          <w:color w:val="24292E"/>
          <w:sz w:val="24"/>
        </w:rPr>
        <w:t> - Gravit Designer is a full featured free vector design app right at your fingertips. </w:t>
      </w:r>
      <w:r w:rsidRPr="001F7D44">
        <w:rPr>
          <w:rFonts w:ascii="Segoe UI" w:hAnsi="Segoe UI" w:cs="Segoe UI"/>
          <w:noProof/>
          <w:color w:val="0366D6"/>
          <w:sz w:val="24"/>
        </w:rPr>
        <mc:AlternateContent>
          <mc:Choice Requires="wps">
            <w:drawing>
              <wp:inline distT="0" distB="0" distL="0" distR="0">
                <wp:extent cx="302260" cy="302260"/>
                <wp:effectExtent l="0" t="0" r="0" b="0"/>
                <wp:docPr id="1544" name="Rectangle 154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875E4" id="Rectangle 154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c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x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Vuhc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43" name="Rectangle 1543" descr="App Store">
                  <a:hlinkClick xmlns:a="http://schemas.openxmlformats.org/drawingml/2006/main" r:id="rId39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945A2" id="Rectangle 1543" o:spid="_x0000_s1026" alt="App Store" href="https://itunes.apple.com/app/id120774492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q5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65" w:history="1">
        <w:r w:rsidRPr="001F7D44">
          <w:rPr>
            <w:rStyle w:val="Hyperlink"/>
            <w:rFonts w:ascii="Segoe UI" w:hAnsi="Segoe UI" w:cs="Segoe UI"/>
            <w:color w:val="0366D6"/>
            <w:sz w:val="24"/>
          </w:rPr>
          <w:t>inklet</w:t>
        </w:r>
      </w:hyperlink>
      <w:r w:rsidRPr="001F7D44">
        <w:rPr>
          <w:rFonts w:ascii="Segoe UI" w:hAnsi="Segoe UI" w:cs="Segoe UI"/>
          <w:color w:val="24292E"/>
          <w:sz w:val="24"/>
        </w:rPr>
        <w:t> - Turn your Mac trackpad into drawing board. </w:t>
      </w:r>
      <w:r w:rsidRPr="001F7D44">
        <w:rPr>
          <w:rFonts w:ascii="Segoe UI" w:hAnsi="Segoe UI" w:cs="Segoe UI"/>
          <w:noProof/>
          <w:color w:val="0366D6"/>
          <w:sz w:val="24"/>
        </w:rPr>
        <mc:AlternateContent>
          <mc:Choice Requires="wps">
            <w:drawing>
              <wp:inline distT="0" distB="0" distL="0" distR="0">
                <wp:extent cx="302260" cy="302260"/>
                <wp:effectExtent l="0" t="0" r="0" b="0"/>
                <wp:docPr id="1542" name="Rectangle 154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216BF" id="Rectangle 154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SE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RnGE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mtHSE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66" w:history="1">
        <w:r w:rsidRPr="001F7D44">
          <w:rPr>
            <w:rStyle w:val="Hyperlink"/>
            <w:rFonts w:ascii="Segoe UI" w:hAnsi="Segoe UI" w:cs="Segoe UI"/>
            <w:color w:val="0366D6"/>
            <w:sz w:val="24"/>
          </w:rPr>
          <w:t>Alchemy</w:t>
        </w:r>
      </w:hyperlink>
      <w:r w:rsidRPr="001F7D44">
        <w:rPr>
          <w:rFonts w:ascii="Segoe UI" w:hAnsi="Segoe UI" w:cs="Segoe UI"/>
          <w:color w:val="24292E"/>
          <w:sz w:val="24"/>
        </w:rPr>
        <w:t> - An experimental, open-source drawing application with an emphasis on creating conceptual art. </w:t>
      </w:r>
      <w:r w:rsidRPr="001F7D44">
        <w:rPr>
          <w:rFonts w:ascii="Segoe UI" w:hAnsi="Segoe UI" w:cs="Segoe UI"/>
          <w:noProof/>
          <w:color w:val="0366D6"/>
          <w:sz w:val="24"/>
        </w:rPr>
        <mc:AlternateContent>
          <mc:Choice Requires="wps">
            <w:drawing>
              <wp:inline distT="0" distB="0" distL="0" distR="0">
                <wp:extent cx="302260" cy="302260"/>
                <wp:effectExtent l="0" t="0" r="0" b="0"/>
                <wp:docPr id="1541" name="Rectangle 1541" descr="Open-Source Software">
                  <a:hlinkClick xmlns:a="http://schemas.openxmlformats.org/drawingml/2006/main" r:id="rId39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89F14" id="Rectangle 1541" o:spid="_x0000_s1026" alt="Open-Source Software" href="http://svn.al.chemy.or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W0+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aYy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68" w:history="1">
        <w:r w:rsidRPr="001F7D44">
          <w:rPr>
            <w:rStyle w:val="Hyperlink"/>
            <w:rFonts w:ascii="Segoe UI" w:hAnsi="Segoe UI" w:cs="Segoe UI"/>
            <w:color w:val="0366D6"/>
            <w:sz w:val="24"/>
          </w:rPr>
          <w:t>MyPaint</w:t>
        </w:r>
      </w:hyperlink>
      <w:r w:rsidRPr="001F7D44">
        <w:rPr>
          <w:rFonts w:ascii="Segoe UI" w:hAnsi="Segoe UI" w:cs="Segoe UI"/>
          <w:color w:val="24292E"/>
          <w:sz w:val="24"/>
        </w:rPr>
        <w:t> - Is a simple drawing and painting program that works well with Wacom-style graphics tablets.</w:t>
      </w:r>
      <w:r w:rsidRPr="001F7D44">
        <w:rPr>
          <w:rFonts w:ascii="Segoe UI" w:hAnsi="Segoe UI" w:cs="Segoe UI"/>
          <w:noProof/>
          <w:color w:val="0366D6"/>
          <w:sz w:val="24"/>
        </w:rPr>
        <mc:AlternateContent>
          <mc:Choice Requires="wps">
            <w:drawing>
              <wp:inline distT="0" distB="0" distL="0" distR="0">
                <wp:extent cx="302260" cy="302260"/>
                <wp:effectExtent l="0" t="0" r="0" b="0"/>
                <wp:docPr id="1540" name="Rectangle 1540" descr="Open-Source Software">
                  <a:hlinkClick xmlns:a="http://schemas.openxmlformats.org/drawingml/2006/main" r:id="rId39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3A99B7" id="Rectangle 1540" o:spid="_x0000_s1026" alt="Open-Source Software" href="https://github.com/mypain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39" name="Rectangle 153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9A6E5" id="Rectangle 153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OV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n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81OV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0" w:history="1">
        <w:r w:rsidRPr="001F7D44">
          <w:rPr>
            <w:rStyle w:val="Hyperlink"/>
            <w:rFonts w:ascii="Segoe UI" w:hAnsi="Segoe UI" w:cs="Segoe UI"/>
            <w:color w:val="0366D6"/>
            <w:sz w:val="24"/>
          </w:rPr>
          <w:t>GIMP</w:t>
        </w:r>
      </w:hyperlink>
      <w:r w:rsidRPr="001F7D44">
        <w:rPr>
          <w:rFonts w:ascii="Segoe UI" w:hAnsi="Segoe UI" w:cs="Segoe UI"/>
          <w:color w:val="24292E"/>
          <w:sz w:val="24"/>
        </w:rPr>
        <w:t> - The GNU Image Manipulation Program. </w:t>
      </w:r>
      <w:r w:rsidRPr="001F7D44">
        <w:rPr>
          <w:rFonts w:ascii="Segoe UI" w:hAnsi="Segoe UI" w:cs="Segoe UI"/>
          <w:noProof/>
          <w:color w:val="0366D6"/>
          <w:sz w:val="24"/>
        </w:rPr>
        <mc:AlternateContent>
          <mc:Choice Requires="wps">
            <w:drawing>
              <wp:inline distT="0" distB="0" distL="0" distR="0">
                <wp:extent cx="302260" cy="302260"/>
                <wp:effectExtent l="0" t="0" r="0" b="0"/>
                <wp:docPr id="1538" name="Rectangle 1538" descr="Open-Source Software">
                  <a:hlinkClick xmlns:a="http://schemas.openxmlformats.org/drawingml/2006/main" r:id="rId39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2E27E" id="Rectangle 1538" o:spid="_x0000_s1026" alt="Open-Source Software" href="https://www.gimp.org/source/#gimp-source-co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vu+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2" w:history="1">
        <w:r w:rsidRPr="001F7D44">
          <w:rPr>
            <w:rStyle w:val="Hyperlink"/>
            <w:rFonts w:ascii="Segoe UI" w:hAnsi="Segoe UI" w:cs="Segoe UI"/>
            <w:color w:val="0366D6"/>
            <w:sz w:val="24"/>
          </w:rPr>
          <w:t>Inkscape</w:t>
        </w:r>
      </w:hyperlink>
      <w:r w:rsidRPr="001F7D44">
        <w:rPr>
          <w:rFonts w:ascii="Segoe UI" w:hAnsi="Segoe UI" w:cs="Segoe UI"/>
          <w:color w:val="24292E"/>
          <w:sz w:val="24"/>
        </w:rPr>
        <w:t> - is a professional vector graphics editor. </w:t>
      </w:r>
      <w:r w:rsidRPr="001F7D44">
        <w:rPr>
          <w:rFonts w:ascii="Segoe UI" w:hAnsi="Segoe UI" w:cs="Segoe UI"/>
          <w:noProof/>
          <w:color w:val="0366D6"/>
          <w:sz w:val="24"/>
        </w:rPr>
        <mc:AlternateContent>
          <mc:Choice Requires="wps">
            <w:drawing>
              <wp:inline distT="0" distB="0" distL="0" distR="0">
                <wp:extent cx="302260" cy="302260"/>
                <wp:effectExtent l="0" t="0" r="0" b="0"/>
                <wp:docPr id="1537" name="Rectangle 1537" descr="Open-Source Software">
                  <a:hlinkClick xmlns:a="http://schemas.openxmlformats.org/drawingml/2006/main" r:id="rId397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CBFF9" id="Rectangle 1537" o:spid="_x0000_s1026" alt="Open-Source Software" href="https://launchpad.net/inkscap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x+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pNTmc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4" w:history="1">
        <w:r w:rsidRPr="001F7D44">
          <w:rPr>
            <w:rStyle w:val="Hyperlink"/>
            <w:rFonts w:ascii="Segoe UI" w:hAnsi="Segoe UI" w:cs="Segoe UI"/>
            <w:color w:val="0366D6"/>
            <w:sz w:val="24"/>
          </w:rPr>
          <w:t>Monodraw</w:t>
        </w:r>
      </w:hyperlink>
      <w:r w:rsidRPr="001F7D44">
        <w:rPr>
          <w:rFonts w:ascii="Segoe UI" w:hAnsi="Segoe UI" w:cs="Segoe UI"/>
          <w:color w:val="24292E"/>
          <w:sz w:val="24"/>
        </w:rPr>
        <w:t> - Powerful ASCII art editor designed for the Mac.</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5" w:history="1">
        <w:r w:rsidRPr="001F7D44">
          <w:rPr>
            <w:rStyle w:val="Hyperlink"/>
            <w:rFonts w:ascii="Segoe UI" w:hAnsi="Segoe UI" w:cs="Segoe UI"/>
            <w:color w:val="0366D6"/>
            <w:sz w:val="24"/>
          </w:rPr>
          <w:t>SketchBook</w:t>
        </w:r>
      </w:hyperlink>
      <w:r w:rsidRPr="001F7D44">
        <w:rPr>
          <w:rFonts w:ascii="Segoe UI" w:hAnsi="Segoe UI" w:cs="Segoe UI"/>
          <w:color w:val="24292E"/>
          <w:sz w:val="24"/>
        </w:rPr>
        <w:t> - Drawing software for concept design, comic art, and digital sketching. </w:t>
      </w:r>
      <w:r w:rsidRPr="001F7D44">
        <w:rPr>
          <w:rFonts w:ascii="Segoe UI" w:hAnsi="Segoe UI" w:cs="Segoe UI"/>
          <w:noProof/>
          <w:color w:val="0366D6"/>
          <w:sz w:val="24"/>
        </w:rPr>
        <mc:AlternateContent>
          <mc:Choice Requires="wps">
            <w:drawing>
              <wp:inline distT="0" distB="0" distL="0" distR="0">
                <wp:extent cx="302260" cy="302260"/>
                <wp:effectExtent l="0" t="0" r="0" b="0"/>
                <wp:docPr id="1536" name="Rectangle 153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96DE7" id="Rectangle 153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GbJ1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6" w:history="1">
        <w:r w:rsidRPr="001F7D44">
          <w:rPr>
            <w:rStyle w:val="Hyperlink"/>
            <w:rFonts w:ascii="Segoe UI" w:hAnsi="Segoe UI" w:cs="Segoe UI"/>
            <w:color w:val="0366D6"/>
            <w:sz w:val="24"/>
          </w:rPr>
          <w:t>Tayasui Sketches</w:t>
        </w:r>
      </w:hyperlink>
      <w:r w:rsidRPr="001F7D44">
        <w:rPr>
          <w:rFonts w:ascii="Segoe UI" w:hAnsi="Segoe UI" w:cs="Segoe UI"/>
          <w:color w:val="24292E"/>
          <w:sz w:val="24"/>
        </w:rPr>
        <w:t> - Professional drawing software.</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7" w:history="1">
        <w:r w:rsidRPr="001F7D44">
          <w:rPr>
            <w:rStyle w:val="Hyperlink"/>
            <w:rFonts w:ascii="Segoe UI" w:hAnsi="Segoe UI" w:cs="Segoe UI"/>
            <w:color w:val="0366D6"/>
            <w:sz w:val="24"/>
          </w:rPr>
          <w:t>Art Text 3</w:t>
        </w:r>
      </w:hyperlink>
      <w:r w:rsidRPr="001F7D44">
        <w:rPr>
          <w:rFonts w:ascii="Segoe UI" w:hAnsi="Segoe UI" w:cs="Segoe UI"/>
          <w:color w:val="24292E"/>
          <w:sz w:val="24"/>
        </w:rPr>
        <w:t> - This is graphic design software specifically tuned for lettering, typography, text mockups and various artistic text effects. </w:t>
      </w:r>
      <w:r w:rsidRPr="001F7D44">
        <w:rPr>
          <w:rFonts w:ascii="Segoe UI" w:hAnsi="Segoe UI" w:cs="Segoe UI"/>
          <w:noProof/>
          <w:color w:val="0366D6"/>
          <w:sz w:val="24"/>
        </w:rPr>
        <mc:AlternateContent>
          <mc:Choice Requires="wps">
            <w:drawing>
              <wp:inline distT="0" distB="0" distL="0" distR="0">
                <wp:extent cx="302260" cy="302260"/>
                <wp:effectExtent l="0" t="0" r="0" b="0"/>
                <wp:docPr id="1535" name="Rectangle 1535"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ED303" id="Rectangle 1535"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Ut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eh8hJEgLVTpE+SNiBWnaDitqC4haVBIhWL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q5Kp0E/Yxb4J6X3EjaMgOjjrM2w9PjJZJaBS5E5UprCOPD+iQVNvzH&#10;VEC5D4V28rcSHdS/lNUDyFVJkBMoD4YyLBqpvmPUw4CD9v22IYpixG8ESD4J49hORLeJR5MINurU&#10;sjy1EFECVIYNRsNybmAHn2w6xVYNeApdYoS8gjapmZOwbaEhqn2vwhBzTPYD107J07279fhbmP0C&#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bcJ1LQ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78" w:history="1">
        <w:r w:rsidRPr="001F7D44">
          <w:rPr>
            <w:rStyle w:val="Hyperlink"/>
            <w:rFonts w:ascii="Segoe UI" w:hAnsi="Segoe UI" w:cs="Segoe UI"/>
            <w:color w:val="0366D6"/>
            <w:sz w:val="24"/>
          </w:rPr>
          <w:t>FontForge</w:t>
        </w:r>
      </w:hyperlink>
      <w:r w:rsidRPr="001F7D44">
        <w:rPr>
          <w:rFonts w:ascii="Segoe UI" w:hAnsi="Segoe UI" w:cs="Segoe UI"/>
          <w:color w:val="24292E"/>
          <w:sz w:val="24"/>
        </w:rPr>
        <w:t> - Free (libre) font editor. </w:t>
      </w:r>
      <w:r w:rsidRPr="001F7D44">
        <w:rPr>
          <w:rFonts w:ascii="Segoe UI" w:hAnsi="Segoe UI" w:cs="Segoe UI"/>
          <w:noProof/>
          <w:color w:val="0366D6"/>
          <w:sz w:val="24"/>
        </w:rPr>
        <mc:AlternateContent>
          <mc:Choice Requires="wps">
            <w:drawing>
              <wp:inline distT="0" distB="0" distL="0" distR="0">
                <wp:extent cx="302260" cy="302260"/>
                <wp:effectExtent l="0" t="0" r="0" b="0"/>
                <wp:docPr id="1534" name="Rectangle 1534" descr="Open-Source Software">
                  <a:hlinkClick xmlns:a="http://schemas.openxmlformats.org/drawingml/2006/main" r:id="rId39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4B3A0" id="Rectangle 1534" o:spid="_x0000_s1026" alt="Open-Source Software" href="https://github.com/fontfor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3+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py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33" name="Rectangle 153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694DCD" id="Rectangle 153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NBw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0" w:history="1">
        <w:r w:rsidRPr="001F7D44">
          <w:rPr>
            <w:rStyle w:val="Hyperlink"/>
            <w:rFonts w:ascii="Segoe UI" w:hAnsi="Segoe UI" w:cs="Segoe UI"/>
            <w:color w:val="0366D6"/>
            <w:sz w:val="24"/>
          </w:rPr>
          <w:t>Nik Collection</w:t>
        </w:r>
      </w:hyperlink>
      <w:r w:rsidRPr="001F7D44">
        <w:rPr>
          <w:rFonts w:ascii="Segoe UI" w:hAnsi="Segoe UI" w:cs="Segoe UI"/>
          <w:color w:val="24292E"/>
          <w:sz w:val="24"/>
        </w:rPr>
        <w:t> - Google Nik collection. </w:t>
      </w:r>
      <w:r w:rsidRPr="001F7D44">
        <w:rPr>
          <w:rFonts w:ascii="Segoe UI" w:hAnsi="Segoe UI" w:cs="Segoe UI"/>
          <w:noProof/>
          <w:color w:val="0366D6"/>
          <w:sz w:val="24"/>
        </w:rPr>
        <mc:AlternateContent>
          <mc:Choice Requires="wps">
            <w:drawing>
              <wp:inline distT="0" distB="0" distL="0" distR="0">
                <wp:extent cx="302260" cy="302260"/>
                <wp:effectExtent l="0" t="0" r="0" b="0"/>
                <wp:docPr id="1532" name="Rectangle 153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2C9DC" id="Rectangle 153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v+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n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Bggv+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31" name="Rectangle 153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1A61D" id="Rectangle 153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GHBQ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FnQGH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1" w:history="1">
        <w:r w:rsidRPr="001F7D44">
          <w:rPr>
            <w:rStyle w:val="Hyperlink"/>
            <w:rFonts w:ascii="Segoe UI" w:hAnsi="Segoe UI" w:cs="Segoe UI"/>
            <w:color w:val="0366D6"/>
            <w:sz w:val="24"/>
          </w:rPr>
          <w:t>Paintbrush</w:t>
        </w:r>
      </w:hyperlink>
      <w:r w:rsidRPr="001F7D44">
        <w:rPr>
          <w:rFonts w:ascii="Segoe UI" w:hAnsi="Segoe UI" w:cs="Segoe UI"/>
          <w:color w:val="24292E"/>
          <w:sz w:val="24"/>
        </w:rPr>
        <w:t> - A bitmap image editor. </w:t>
      </w:r>
      <w:r w:rsidRPr="001F7D44">
        <w:rPr>
          <w:rFonts w:ascii="Segoe UI" w:hAnsi="Segoe UI" w:cs="Segoe UI"/>
          <w:noProof/>
          <w:color w:val="0366D6"/>
          <w:sz w:val="24"/>
        </w:rPr>
        <mc:AlternateContent>
          <mc:Choice Requires="wps">
            <w:drawing>
              <wp:inline distT="0" distB="0" distL="0" distR="0">
                <wp:extent cx="302260" cy="302260"/>
                <wp:effectExtent l="0" t="0" r="0" b="0"/>
                <wp:docPr id="1530" name="Rectangle 1530" descr="Open-Source Software">
                  <a:hlinkClick xmlns:a="http://schemas.openxmlformats.org/drawingml/2006/main" r:id="rId39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9D74A" id="Rectangle 1530" o:spid="_x0000_s1026" alt="Open-Source Software" href="https://sourceforge.net/projects/paintbrush/fil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VJ+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29" name="Rectangle 152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FD71A" id="Rectangle 152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eY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R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3teY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3" w:history="1">
        <w:r w:rsidRPr="001F7D44">
          <w:rPr>
            <w:rStyle w:val="Hyperlink"/>
            <w:rFonts w:ascii="Segoe UI" w:hAnsi="Segoe UI" w:cs="Segoe UI"/>
            <w:color w:val="0366D6"/>
            <w:sz w:val="24"/>
          </w:rPr>
          <w:t>Krita</w:t>
        </w:r>
      </w:hyperlink>
      <w:r w:rsidRPr="001F7D44">
        <w:rPr>
          <w:rFonts w:ascii="Segoe UI" w:hAnsi="Segoe UI" w:cs="Segoe UI"/>
          <w:color w:val="24292E"/>
          <w:sz w:val="24"/>
        </w:rPr>
        <w:t> - Open-source digital painting software for concept artists, digital painters, and illustrators. </w:t>
      </w:r>
      <w:r w:rsidRPr="001F7D44">
        <w:rPr>
          <w:rFonts w:ascii="Segoe UI" w:hAnsi="Segoe UI" w:cs="Segoe UI"/>
          <w:noProof/>
          <w:color w:val="0366D6"/>
          <w:sz w:val="24"/>
        </w:rPr>
        <mc:AlternateContent>
          <mc:Choice Requires="wps">
            <w:drawing>
              <wp:inline distT="0" distB="0" distL="0" distR="0">
                <wp:extent cx="302260" cy="302260"/>
                <wp:effectExtent l="0" t="0" r="0" b="0"/>
                <wp:docPr id="1528" name="Rectangle 1528"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8A428" id="Rectangle 1528"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qHUDBQ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27" name="Rectangle 1527" descr="Open-Source Software">
                  <a:hlinkClick xmlns:a="http://schemas.openxmlformats.org/drawingml/2006/main" r:id="rId39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DBD07" id="Rectangle 1527" o:spid="_x0000_s1026" alt="Open-Source Software" href="http://download.kde.org/stable/krita/3.0/krita-3.0.tgz.mirrorli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TZj+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N0omWA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26" name="Rectangle 152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E1617" id="Rectangle 152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40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R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NDZ40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5" w:history="1">
        <w:r w:rsidRPr="001F7D44">
          <w:rPr>
            <w:rStyle w:val="Hyperlink"/>
            <w:rFonts w:ascii="Segoe UI" w:hAnsi="Segoe UI" w:cs="Segoe UI"/>
            <w:color w:val="0366D6"/>
            <w:sz w:val="24"/>
          </w:rPr>
          <w:t>Vectr</w:t>
        </w:r>
      </w:hyperlink>
      <w:r w:rsidRPr="001F7D44">
        <w:rPr>
          <w:rFonts w:ascii="Segoe UI" w:hAnsi="Segoe UI" w:cs="Segoe UI"/>
          <w:color w:val="24292E"/>
          <w:sz w:val="24"/>
        </w:rPr>
        <w:t> - Free graphics editor used to create vector graphics easily and intuitively. </w:t>
      </w:r>
      <w:r w:rsidRPr="001F7D44">
        <w:rPr>
          <w:rFonts w:ascii="Segoe UI" w:hAnsi="Segoe UI" w:cs="Segoe UI"/>
          <w:noProof/>
          <w:color w:val="0366D6"/>
          <w:sz w:val="24"/>
        </w:rPr>
        <mc:AlternateContent>
          <mc:Choice Requires="wps">
            <w:drawing>
              <wp:inline distT="0" distB="0" distL="0" distR="0">
                <wp:extent cx="302260" cy="302260"/>
                <wp:effectExtent l="0" t="0" r="0" b="0"/>
                <wp:docPr id="1525" name="Rectangle 15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B5502" id="Rectangle 15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6BQMAAGA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D+ALDo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6" w:history="1">
        <w:r w:rsidRPr="001F7D44">
          <w:rPr>
            <w:rStyle w:val="Hyperlink"/>
            <w:rFonts w:ascii="Segoe UI" w:hAnsi="Segoe UI" w:cs="Segoe UI"/>
            <w:color w:val="0366D6"/>
            <w:sz w:val="24"/>
          </w:rPr>
          <w:t>Principle</w:t>
        </w:r>
      </w:hyperlink>
      <w:r w:rsidRPr="001F7D44">
        <w:rPr>
          <w:rFonts w:ascii="Segoe UI" w:hAnsi="Segoe UI" w:cs="Segoe UI"/>
          <w:color w:val="24292E"/>
          <w:sz w:val="24"/>
        </w:rPr>
        <w:t> - An application for designing animated and interactive user interfaces.</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7" w:history="1">
        <w:r w:rsidRPr="001F7D44">
          <w:rPr>
            <w:rStyle w:val="Hyperlink"/>
            <w:rFonts w:ascii="Segoe UI" w:hAnsi="Segoe UI" w:cs="Segoe UI"/>
            <w:color w:val="0366D6"/>
            <w:sz w:val="24"/>
          </w:rPr>
          <w:t>MagicaVoxel</w:t>
        </w:r>
      </w:hyperlink>
      <w:r w:rsidRPr="001F7D44">
        <w:rPr>
          <w:rFonts w:ascii="Segoe UI" w:hAnsi="Segoe UI" w:cs="Segoe UI"/>
          <w:color w:val="24292E"/>
          <w:sz w:val="24"/>
        </w:rPr>
        <w:t> - A free lightweight 8-bit voxel editor and interactive path tracing renderer.</w: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88" w:history="1">
        <w:r w:rsidRPr="001F7D44">
          <w:rPr>
            <w:rStyle w:val="Hyperlink"/>
            <w:rFonts w:ascii="Segoe UI" w:hAnsi="Segoe UI" w:cs="Segoe UI"/>
            <w:color w:val="0366D6"/>
            <w:sz w:val="24"/>
          </w:rPr>
          <w:t>ScreenToLayers</w:t>
        </w:r>
      </w:hyperlink>
      <w:r w:rsidRPr="001F7D44">
        <w:rPr>
          <w:rFonts w:ascii="Segoe UI" w:hAnsi="Segoe UI" w:cs="Segoe UI"/>
          <w:color w:val="24292E"/>
          <w:sz w:val="24"/>
        </w:rPr>
        <w:t> - Easily export your screen into a layered PSD file. </w:t>
      </w:r>
      <w:r w:rsidRPr="001F7D44">
        <w:rPr>
          <w:rFonts w:ascii="Segoe UI" w:hAnsi="Segoe UI" w:cs="Segoe UI"/>
          <w:noProof/>
          <w:color w:val="0366D6"/>
          <w:sz w:val="24"/>
        </w:rPr>
        <mc:AlternateContent>
          <mc:Choice Requires="wps">
            <w:drawing>
              <wp:inline distT="0" distB="0" distL="0" distR="0">
                <wp:extent cx="302260" cy="302260"/>
                <wp:effectExtent l="0" t="0" r="0" b="0"/>
                <wp:docPr id="1524" name="Rectangle 1524" descr="Open-Source Software">
                  <a:hlinkClick xmlns:a="http://schemas.openxmlformats.org/drawingml/2006/main" r:id="rId398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C5EE7" id="Rectangle 1524" o:spid="_x0000_s1026" alt="Open-Source Software" href="https://github.com/jeremyvizzini/ScreenToLay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Rl+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SY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23" name="Rectangle 152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ACEED" id="Rectangle 152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k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R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bmkk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90" w:history="1">
        <w:r w:rsidRPr="001F7D44">
          <w:rPr>
            <w:rStyle w:val="Hyperlink"/>
            <w:rFonts w:ascii="Segoe UI" w:hAnsi="Segoe UI" w:cs="Segoe UI"/>
            <w:color w:val="0366D6"/>
            <w:sz w:val="24"/>
          </w:rPr>
          <w:t>Pixel Perfect</w:t>
        </w:r>
      </w:hyperlink>
      <w:r w:rsidRPr="001F7D44">
        <w:rPr>
          <w:rFonts w:ascii="Segoe UI" w:hAnsi="Segoe UI" w:cs="Segoe UI"/>
          <w:color w:val="24292E"/>
          <w:sz w:val="24"/>
        </w:rPr>
        <w:t> - A tool to overlay design images over implementation and make it pixel perfect. </w:t>
      </w:r>
      <w:r w:rsidRPr="001F7D44">
        <w:rPr>
          <w:rFonts w:ascii="Segoe UI" w:hAnsi="Segoe UI" w:cs="Segoe UI"/>
          <w:noProof/>
          <w:color w:val="0366D6"/>
          <w:sz w:val="24"/>
        </w:rPr>
        <mc:AlternateContent>
          <mc:Choice Requires="wps">
            <w:drawing>
              <wp:inline distT="0" distB="0" distL="0" distR="0">
                <wp:extent cx="302260" cy="302260"/>
                <wp:effectExtent l="0" t="0" r="0" b="0"/>
                <wp:docPr id="1522" name="Rectangle 1522" descr="App Store">
                  <a:hlinkClick xmlns:a="http://schemas.openxmlformats.org/drawingml/2006/main" r:id="rId39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0C66C" id="Rectangle 1522" o:spid="_x0000_s1026" alt="App Store" href="https://itunes.apple.com/us/app/pixel-perfect/id91609724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IV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6UJB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21" name="Rectangle 152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07A44" id="Rectangle 152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q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R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4brq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8"/>
        </w:numPr>
        <w:spacing w:before="60" w:after="100" w:afterAutospacing="1" w:line="240" w:lineRule="auto"/>
        <w:rPr>
          <w:rFonts w:ascii="Segoe UI" w:hAnsi="Segoe UI" w:cs="Segoe UI"/>
          <w:color w:val="24292E"/>
          <w:sz w:val="24"/>
        </w:rPr>
      </w:pPr>
      <w:hyperlink r:id="rId3992" w:history="1">
        <w:r w:rsidRPr="001F7D44">
          <w:rPr>
            <w:rStyle w:val="Hyperlink"/>
            <w:rFonts w:ascii="Segoe UI" w:hAnsi="Segoe UI" w:cs="Segoe UI"/>
            <w:color w:val="0366D6"/>
            <w:sz w:val="24"/>
          </w:rPr>
          <w:t>Sparkle</w:t>
        </w:r>
      </w:hyperlink>
      <w:r w:rsidRPr="001F7D44">
        <w:rPr>
          <w:rFonts w:ascii="Segoe UI" w:hAnsi="Segoe UI" w:cs="Segoe UI"/>
          <w:color w:val="24292E"/>
          <w:sz w:val="24"/>
        </w:rPr>
        <w:t> - Pro visual web design.</w: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 xml:space="preserve">Prototyping </w:t>
      </w:r>
      <w:proofErr w:type="gramStart"/>
      <w:r w:rsidRPr="001F7D44">
        <w:rPr>
          <w:rFonts w:ascii="Segoe UI" w:hAnsi="Segoe UI" w:cs="Segoe UI"/>
          <w:color w:val="24292E"/>
          <w:sz w:val="24"/>
        </w:rPr>
        <w:t>And</w:t>
      </w:r>
      <w:proofErr w:type="gramEnd"/>
      <w:r w:rsidRPr="001F7D44">
        <w:rPr>
          <w:rFonts w:ascii="Segoe UI" w:hAnsi="Segoe UI" w:cs="Segoe UI"/>
          <w:color w:val="24292E"/>
          <w:sz w:val="24"/>
        </w:rPr>
        <w:t xml:space="preserve"> Mind-mapping Tools</w:t>
      </w:r>
    </w:p>
    <w:p w:rsidR="00117743" w:rsidRPr="001F7D44" w:rsidRDefault="00117743" w:rsidP="00117743">
      <w:pPr>
        <w:numPr>
          <w:ilvl w:val="0"/>
          <w:numId w:val="219"/>
        </w:numPr>
        <w:spacing w:before="100" w:beforeAutospacing="1" w:after="100" w:afterAutospacing="1" w:line="240" w:lineRule="auto"/>
        <w:rPr>
          <w:rFonts w:ascii="Segoe UI" w:hAnsi="Segoe UI" w:cs="Segoe UI"/>
          <w:color w:val="24292E"/>
          <w:sz w:val="24"/>
        </w:rPr>
      </w:pPr>
      <w:hyperlink r:id="rId3993" w:history="1">
        <w:r w:rsidRPr="001F7D44">
          <w:rPr>
            <w:rStyle w:val="Hyperlink"/>
            <w:rFonts w:ascii="Segoe UI" w:hAnsi="Segoe UI" w:cs="Segoe UI"/>
            <w:color w:val="0366D6"/>
            <w:sz w:val="24"/>
          </w:rPr>
          <w:t>Origami Studio</w:t>
        </w:r>
      </w:hyperlink>
      <w:r w:rsidRPr="001F7D44">
        <w:rPr>
          <w:rFonts w:ascii="Segoe UI" w:hAnsi="Segoe UI" w:cs="Segoe UI"/>
          <w:color w:val="24292E"/>
          <w:sz w:val="24"/>
        </w:rPr>
        <w:t> - A new tool for designing modern interfaces, built and used by designers at Facebook.</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3994" w:history="1">
        <w:r w:rsidRPr="001F7D44">
          <w:rPr>
            <w:rStyle w:val="Hyperlink"/>
            <w:rFonts w:ascii="Segoe UI" w:hAnsi="Segoe UI" w:cs="Segoe UI"/>
            <w:color w:val="0366D6"/>
            <w:sz w:val="24"/>
          </w:rPr>
          <w:t>FLINTO</w:t>
        </w:r>
      </w:hyperlink>
      <w:r w:rsidRPr="001F7D44">
        <w:rPr>
          <w:rFonts w:ascii="Segoe UI" w:hAnsi="Segoe UI" w:cs="Segoe UI"/>
          <w:color w:val="24292E"/>
          <w:sz w:val="24"/>
        </w:rPr>
        <w:t> - Quickly create interactive prototypes of mobile, desktop, or web apps. </w:t>
      </w:r>
      <w:r w:rsidRPr="001F7D44">
        <w:rPr>
          <w:rFonts w:ascii="Segoe UI" w:hAnsi="Segoe UI" w:cs="Segoe UI"/>
          <w:noProof/>
          <w:color w:val="0366D6"/>
          <w:sz w:val="24"/>
        </w:rPr>
        <mc:AlternateContent>
          <mc:Choice Requires="wps">
            <w:drawing>
              <wp:inline distT="0" distB="0" distL="0" distR="0">
                <wp:extent cx="302260" cy="302260"/>
                <wp:effectExtent l="0" t="0" r="0" b="0"/>
                <wp:docPr id="1520" name="Rectangle 1520"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016B8" id="Rectangle 1520"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HpQKX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3995" w:history="1">
        <w:r w:rsidRPr="001F7D44">
          <w:rPr>
            <w:rStyle w:val="Hyperlink"/>
            <w:rFonts w:ascii="Segoe UI" w:hAnsi="Segoe UI" w:cs="Segoe UI"/>
            <w:color w:val="0366D6"/>
            <w:sz w:val="24"/>
          </w:rPr>
          <w:t>Kite</w:t>
        </w:r>
      </w:hyperlink>
      <w:r w:rsidRPr="001F7D44">
        <w:rPr>
          <w:rFonts w:ascii="Segoe UI" w:hAnsi="Segoe UI" w:cs="Segoe UI"/>
          <w:color w:val="24292E"/>
          <w:sz w:val="24"/>
        </w:rPr>
        <w:t> - A powerful animation and prototyping application for Mac &amp; iOS. </w:t>
      </w:r>
      <w:r w:rsidRPr="001F7D44">
        <w:rPr>
          <w:rFonts w:ascii="Segoe UI" w:hAnsi="Segoe UI" w:cs="Segoe UI"/>
          <w:noProof/>
          <w:color w:val="0366D6"/>
          <w:sz w:val="24"/>
        </w:rPr>
        <mc:AlternateContent>
          <mc:Choice Requires="wps">
            <w:drawing>
              <wp:inline distT="0" distB="0" distL="0" distR="0">
                <wp:extent cx="302260" cy="302260"/>
                <wp:effectExtent l="0" t="0" r="0" b="0"/>
                <wp:docPr id="1519" name="Rectangle 151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6E6AC1" id="Rectangle 151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iV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RmGC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NLviV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3996" w:history="1">
        <w:r w:rsidRPr="001F7D44">
          <w:rPr>
            <w:rStyle w:val="Hyperlink"/>
            <w:rFonts w:ascii="Segoe UI" w:hAnsi="Segoe UI" w:cs="Segoe UI"/>
            <w:color w:val="0366D6"/>
            <w:sz w:val="24"/>
          </w:rPr>
          <w:t>Justinmind</w:t>
        </w:r>
      </w:hyperlink>
      <w:r w:rsidRPr="001F7D44">
        <w:rPr>
          <w:rFonts w:ascii="Segoe UI" w:hAnsi="Segoe UI" w:cs="Segoe UI"/>
          <w:color w:val="24292E"/>
          <w:sz w:val="24"/>
        </w:rPr>
        <w:t> - Prototyping platform for web and mobile apps. </w:t>
      </w:r>
      <w:r w:rsidRPr="001F7D44">
        <w:rPr>
          <w:rFonts w:ascii="Segoe UI" w:hAnsi="Segoe UI" w:cs="Segoe UI"/>
          <w:noProof/>
          <w:color w:val="0366D6"/>
          <w:sz w:val="24"/>
        </w:rPr>
        <mc:AlternateContent>
          <mc:Choice Requires="wps">
            <w:drawing>
              <wp:inline distT="0" distB="0" distL="0" distR="0">
                <wp:extent cx="302260" cy="302260"/>
                <wp:effectExtent l="0" t="0" r="0" b="0"/>
                <wp:docPr id="1518" name="Rectangle 151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7329C" id="Rectangle 151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RiH0Sp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GT/v/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3997" w:history="1">
        <w:r w:rsidRPr="001F7D44">
          <w:rPr>
            <w:rStyle w:val="Hyperlink"/>
            <w:rFonts w:ascii="Segoe UI" w:hAnsi="Segoe UI" w:cs="Segoe UI"/>
            <w:color w:val="0366D6"/>
            <w:sz w:val="24"/>
          </w:rPr>
          <w:t>MockFlow</w:t>
        </w:r>
      </w:hyperlink>
      <w:r w:rsidRPr="001F7D44">
        <w:rPr>
          <w:rFonts w:ascii="Segoe UI" w:hAnsi="Segoe UI" w:cs="Segoe UI"/>
          <w:color w:val="24292E"/>
          <w:sz w:val="24"/>
        </w:rPr>
        <w:t> - Online prototyping suite for web-design and usability testing.</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3998" w:history="1">
        <w:r w:rsidRPr="001F7D44">
          <w:rPr>
            <w:rStyle w:val="Hyperlink"/>
            <w:rFonts w:ascii="Segoe UI" w:hAnsi="Segoe UI" w:cs="Segoe UI"/>
            <w:color w:val="0366D6"/>
            <w:sz w:val="24"/>
          </w:rPr>
          <w:t>Axure RP 8</w:t>
        </w:r>
      </w:hyperlink>
      <w:r w:rsidRPr="001F7D44">
        <w:rPr>
          <w:rFonts w:ascii="Segoe UI" w:hAnsi="Segoe UI" w:cs="Segoe UI"/>
          <w:color w:val="24292E"/>
          <w:sz w:val="24"/>
        </w:rPr>
        <w:t> - Prototypes, specifications and diagrams in one tool. </w:t>
      </w:r>
      <w:r w:rsidRPr="001F7D44">
        <w:rPr>
          <w:rFonts w:ascii="Segoe UI" w:hAnsi="Segoe UI" w:cs="Segoe UI"/>
          <w:noProof/>
          <w:color w:val="0366D6"/>
          <w:sz w:val="24"/>
        </w:rPr>
        <mc:AlternateContent>
          <mc:Choice Requires="wps">
            <w:drawing>
              <wp:inline distT="0" distB="0" distL="0" distR="0">
                <wp:extent cx="302260" cy="302260"/>
                <wp:effectExtent l="0" t="0" r="0" b="0"/>
                <wp:docPr id="1517" name="Rectangle 151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17B5DD" id="Rectangle 151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Fr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bhB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vlXFr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3999" w:history="1">
        <w:r w:rsidRPr="001F7D44">
          <w:rPr>
            <w:rStyle w:val="Hyperlink"/>
            <w:rFonts w:ascii="Segoe UI" w:hAnsi="Segoe UI" w:cs="Segoe UI"/>
            <w:color w:val="0366D6"/>
            <w:sz w:val="24"/>
          </w:rPr>
          <w:t>pencil</w:t>
        </w:r>
      </w:hyperlink>
      <w:r w:rsidRPr="001F7D44">
        <w:rPr>
          <w:rFonts w:ascii="Segoe UI" w:hAnsi="Segoe UI" w:cs="Segoe UI"/>
          <w:color w:val="24292E"/>
          <w:sz w:val="24"/>
        </w:rPr>
        <w:t> - A free, open-source tool for making diagrams and GUI prototyping. </w:t>
      </w:r>
      <w:r w:rsidRPr="001F7D44">
        <w:rPr>
          <w:rFonts w:ascii="Segoe UI" w:hAnsi="Segoe UI" w:cs="Segoe UI"/>
          <w:noProof/>
          <w:color w:val="0366D6"/>
          <w:sz w:val="24"/>
        </w:rPr>
        <mc:AlternateContent>
          <mc:Choice Requires="wps">
            <w:drawing>
              <wp:inline distT="0" distB="0" distL="0" distR="0">
                <wp:extent cx="302260" cy="302260"/>
                <wp:effectExtent l="0" t="0" r="0" b="0"/>
                <wp:docPr id="1516" name="Rectangle 1516" descr="Open-Source Software">
                  <a:hlinkClick xmlns:a="http://schemas.openxmlformats.org/drawingml/2006/main" r:id="rId40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4D8FB" id="Rectangle 1516" o:spid="_x0000_s1026" alt="Open-Source Software" href="https://github.com/evolus/penci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y6+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8R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15" name="Rectangle 151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0D0A87" id="Rectangle 151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m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h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iIim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1" w:history="1">
        <w:r w:rsidRPr="001F7D44">
          <w:rPr>
            <w:rStyle w:val="Hyperlink"/>
            <w:rFonts w:ascii="Segoe UI" w:hAnsi="Segoe UI" w:cs="Segoe UI"/>
            <w:color w:val="0366D6"/>
            <w:sz w:val="24"/>
          </w:rPr>
          <w:t>Mockplus</w:t>
        </w:r>
      </w:hyperlink>
      <w:r w:rsidRPr="001F7D44">
        <w:rPr>
          <w:rFonts w:ascii="Segoe UI" w:hAnsi="Segoe UI" w:cs="Segoe UI"/>
          <w:color w:val="24292E"/>
          <w:sz w:val="24"/>
        </w:rPr>
        <w:t> - Prototype faster, smarter and easier.</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2" w:history="1">
        <w:r w:rsidRPr="001F7D44">
          <w:rPr>
            <w:rStyle w:val="Hyperlink"/>
            <w:rFonts w:ascii="Segoe UI" w:hAnsi="Segoe UI" w:cs="Segoe UI"/>
            <w:color w:val="0366D6"/>
            <w:sz w:val="24"/>
          </w:rPr>
          <w:t>OmniGraffle</w:t>
        </w:r>
      </w:hyperlink>
      <w:r w:rsidRPr="001F7D44">
        <w:rPr>
          <w:rFonts w:ascii="Segoe UI" w:hAnsi="Segoe UI" w:cs="Segoe UI"/>
          <w:color w:val="24292E"/>
          <w:sz w:val="24"/>
        </w:rPr>
        <w:t> - Diagramming and graphic design for Mac, iPhone, and iPad.</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3" w:history="1">
        <w:r w:rsidRPr="001F7D44">
          <w:rPr>
            <w:rStyle w:val="Hyperlink"/>
            <w:rFonts w:ascii="Segoe UI" w:hAnsi="Segoe UI" w:cs="Segoe UI"/>
            <w:color w:val="0366D6"/>
            <w:sz w:val="24"/>
          </w:rPr>
          <w:t>XMind</w:t>
        </w:r>
      </w:hyperlink>
      <w:r w:rsidRPr="001F7D44">
        <w:rPr>
          <w:rFonts w:ascii="Segoe UI" w:hAnsi="Segoe UI" w:cs="Segoe UI"/>
          <w:color w:val="24292E"/>
          <w:sz w:val="24"/>
        </w:rPr>
        <w:t> - The most popular mind-mapping tool on the planet. </w:t>
      </w:r>
      <w:r w:rsidRPr="001F7D44">
        <w:rPr>
          <w:rFonts w:ascii="Segoe UI" w:hAnsi="Segoe UI" w:cs="Segoe UI"/>
          <w:noProof/>
          <w:color w:val="0366D6"/>
          <w:sz w:val="24"/>
        </w:rPr>
        <mc:AlternateContent>
          <mc:Choice Requires="wps">
            <w:drawing>
              <wp:inline distT="0" distB="0" distL="0" distR="0">
                <wp:extent cx="302260" cy="302260"/>
                <wp:effectExtent l="0" t="0" r="0" b="0"/>
                <wp:docPr id="1514" name="Rectangle 151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D3D7E" id="Rectangle 151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VH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Zhj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kVFVH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13" name="Rectangle 1513"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E7ED6" id="Rectangle 1513"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b+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IRkJv4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4" w:history="1">
        <w:r w:rsidRPr="001F7D44">
          <w:rPr>
            <w:rStyle w:val="Hyperlink"/>
            <w:rFonts w:ascii="Segoe UI" w:hAnsi="Segoe UI" w:cs="Segoe UI"/>
            <w:color w:val="0366D6"/>
            <w:sz w:val="24"/>
          </w:rPr>
          <w:t>Lighten</w:t>
        </w:r>
      </w:hyperlink>
      <w:r w:rsidRPr="001F7D44">
        <w:rPr>
          <w:rFonts w:ascii="Segoe UI" w:hAnsi="Segoe UI" w:cs="Segoe UI"/>
          <w:color w:val="24292E"/>
          <w:sz w:val="24"/>
        </w:rPr>
        <w:t> - The best way to clarify thinking, boost productivity, brainstorm, and visualize concepts.</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5" w:history="1">
        <w:r w:rsidRPr="001F7D44">
          <w:rPr>
            <w:rStyle w:val="Hyperlink"/>
            <w:rFonts w:ascii="Segoe UI" w:hAnsi="Segoe UI" w:cs="Segoe UI"/>
            <w:color w:val="0366D6"/>
            <w:sz w:val="24"/>
          </w:rPr>
          <w:t>Scapple</w:t>
        </w:r>
      </w:hyperlink>
      <w:r w:rsidRPr="001F7D44">
        <w:rPr>
          <w:rFonts w:ascii="Segoe UI" w:hAnsi="Segoe UI" w:cs="Segoe UI"/>
          <w:color w:val="24292E"/>
          <w:sz w:val="24"/>
        </w:rPr>
        <w:t> - Practical mind-mapping software with free whiteboard-like layout. </w:t>
      </w:r>
      <w:r w:rsidRPr="001F7D44">
        <w:rPr>
          <w:rFonts w:ascii="Segoe UI" w:hAnsi="Segoe UI" w:cs="Segoe UI"/>
          <w:noProof/>
          <w:color w:val="0366D6"/>
          <w:sz w:val="24"/>
        </w:rPr>
        <mc:AlternateContent>
          <mc:Choice Requires="wps">
            <w:drawing>
              <wp:inline distT="0" distB="0" distL="0" distR="0">
                <wp:extent cx="302260" cy="302260"/>
                <wp:effectExtent l="0" t="0" r="0" b="0"/>
                <wp:docPr id="1512" name="Rectangle 1512"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49EB0" id="Rectangle 1512"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wf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Zhh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y1xwf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6" w:history="1">
        <w:r w:rsidRPr="001F7D44">
          <w:rPr>
            <w:rStyle w:val="Hyperlink"/>
            <w:rFonts w:ascii="Segoe UI" w:hAnsi="Segoe UI" w:cs="Segoe UI"/>
            <w:color w:val="0366D6"/>
            <w:sz w:val="24"/>
          </w:rPr>
          <w:t>Framer</w:t>
        </w:r>
      </w:hyperlink>
      <w:r w:rsidRPr="001F7D44">
        <w:rPr>
          <w:rFonts w:ascii="Segoe UI" w:hAnsi="Segoe UI" w:cs="Segoe UI"/>
          <w:color w:val="24292E"/>
          <w:sz w:val="24"/>
        </w:rPr>
        <w:t> - A tool for interactive prototyping. </w:t>
      </w:r>
      <w:r w:rsidRPr="001F7D44">
        <w:rPr>
          <w:rFonts w:ascii="Segoe UI" w:hAnsi="Segoe UI" w:cs="Segoe UI"/>
          <w:noProof/>
          <w:color w:val="0366D6"/>
          <w:sz w:val="24"/>
        </w:rPr>
        <mc:AlternateContent>
          <mc:Choice Requires="wps">
            <w:drawing>
              <wp:inline distT="0" distB="0" distL="0" distR="0">
                <wp:extent cx="302260" cy="302260"/>
                <wp:effectExtent l="0" t="0" r="0" b="0"/>
                <wp:docPr id="1511" name="Rectangle 1511"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9A2F9" id="Rectangle 1511"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AiAw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CwrYCI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noProof/>
          <w:color w:val="0366D6"/>
          <w:sz w:val="24"/>
        </w:rPr>
        <mc:AlternateContent>
          <mc:Choice Requires="wps">
            <w:drawing>
              <wp:inline distT="0" distB="0" distL="0" distR="0">
                <wp:extent cx="302260" cy="302260"/>
                <wp:effectExtent l="0" t="0" r="0" b="0"/>
                <wp:docPr id="1510" name="Rectangle 151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60564" id="Rectangle 151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so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0YhFEiQFrr0CepGxIpTNOxWVJdQtEYaR7LhTKznnJXrPSTr+2PjBrK5LDctFWbonqKcGJCO&#10;blinMVKpRaJuqhBatTKFcmjefNtI8/brkhOxHmzbNr/vdOrg22Y78767U7YJuruV5VojIecN0KBX&#10;ugNCQBH4HbaUkn1DSQW1DE/DDTFsQA3R0LJ/LyuoCNkY6bjvatXaHMAG7ZyOHo46ojuDStg8D6Jo&#10;DMUs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Aqdso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7" w:history="1">
        <w:r w:rsidRPr="001F7D44">
          <w:rPr>
            <w:rStyle w:val="Hyperlink"/>
            <w:rFonts w:ascii="Segoe UI" w:hAnsi="Segoe UI" w:cs="Segoe UI"/>
            <w:color w:val="0366D6"/>
            <w:sz w:val="24"/>
          </w:rPr>
          <w:t>Balsamiq Mockups</w:t>
        </w:r>
      </w:hyperlink>
      <w:r w:rsidRPr="001F7D44">
        <w:rPr>
          <w:rFonts w:ascii="Segoe UI" w:hAnsi="Segoe UI" w:cs="Segoe UI"/>
          <w:color w:val="24292E"/>
          <w:sz w:val="24"/>
        </w:rPr>
        <w:t> - A wire-framing tool that helps you work faster and smarter.</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8" w:history="1">
        <w:r w:rsidRPr="001F7D44">
          <w:rPr>
            <w:rStyle w:val="Hyperlink"/>
            <w:rFonts w:ascii="Segoe UI" w:hAnsi="Segoe UI" w:cs="Segoe UI"/>
            <w:color w:val="0366D6"/>
            <w:sz w:val="24"/>
          </w:rPr>
          <w:t>Marvel</w:t>
        </w:r>
      </w:hyperlink>
      <w:r w:rsidRPr="001F7D44">
        <w:rPr>
          <w:rFonts w:ascii="Segoe UI" w:hAnsi="Segoe UI" w:cs="Segoe UI"/>
          <w:color w:val="24292E"/>
          <w:sz w:val="24"/>
        </w:rPr>
        <w:t> - Simple design, prototyping and collaboration.</w:t>
      </w:r>
      <w:r w:rsidRPr="001F7D44">
        <w:rPr>
          <w:rFonts w:ascii="Segoe UI" w:hAnsi="Segoe UI" w:cs="Segoe UI"/>
          <w:noProof/>
          <w:color w:val="0366D6"/>
          <w:sz w:val="24"/>
        </w:rPr>
        <mc:AlternateContent>
          <mc:Choice Requires="wps">
            <w:drawing>
              <wp:inline distT="0" distB="0" distL="0" distR="0">
                <wp:extent cx="302260" cy="302260"/>
                <wp:effectExtent l="0" t="0" r="0" b="0"/>
                <wp:docPr id="1509" name="Rectangle 150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59D24" id="Rectangle 150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D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B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hduD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09" w:history="1">
        <w:r w:rsidRPr="001F7D44">
          <w:rPr>
            <w:rStyle w:val="Hyperlink"/>
            <w:rFonts w:ascii="Segoe UI" w:hAnsi="Segoe UI" w:cs="Segoe UI"/>
            <w:color w:val="0366D6"/>
            <w:sz w:val="24"/>
          </w:rPr>
          <w:t>MindNode</w:t>
        </w:r>
      </w:hyperlink>
      <w:r w:rsidRPr="001F7D44">
        <w:rPr>
          <w:rFonts w:ascii="Segoe UI" w:hAnsi="Segoe UI" w:cs="Segoe UI"/>
          <w:color w:val="24292E"/>
          <w:sz w:val="24"/>
        </w:rPr>
        <w:t> - Mind-mapping software with an emphasis on simplicity and ease-of-use.</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10" w:history="1">
        <w:r w:rsidRPr="001F7D44">
          <w:rPr>
            <w:rStyle w:val="Hyperlink"/>
            <w:rFonts w:ascii="Segoe UI" w:hAnsi="Segoe UI" w:cs="Segoe UI"/>
            <w:color w:val="0366D6"/>
            <w:sz w:val="24"/>
          </w:rPr>
          <w:t>WriteMapper</w:t>
        </w:r>
      </w:hyperlink>
      <w:r w:rsidRPr="001F7D44">
        <w:rPr>
          <w:rFonts w:ascii="Segoe UI" w:hAnsi="Segoe UI" w:cs="Segoe UI"/>
          <w:color w:val="24292E"/>
          <w:sz w:val="24"/>
        </w:rPr>
        <w:t> - Get from idea to final draft in no time.</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11" w:history="1">
        <w:r w:rsidRPr="001F7D44">
          <w:rPr>
            <w:rStyle w:val="Hyperlink"/>
            <w:rFonts w:ascii="Segoe UI" w:hAnsi="Segoe UI" w:cs="Segoe UI"/>
            <w:color w:val="0366D6"/>
            <w:sz w:val="24"/>
          </w:rPr>
          <w:t>SimpleMind</w:t>
        </w:r>
      </w:hyperlink>
      <w:r w:rsidRPr="001F7D44">
        <w:rPr>
          <w:rFonts w:ascii="Segoe UI" w:hAnsi="Segoe UI" w:cs="Segoe UI"/>
          <w:color w:val="24292E"/>
          <w:sz w:val="24"/>
        </w:rPr>
        <w:t> - Is the world leader in cross platform Mind Mapping tools.</w:t>
      </w:r>
    </w:p>
    <w:p w:rsidR="00117743" w:rsidRPr="001F7D44" w:rsidRDefault="00117743" w:rsidP="00117743">
      <w:pPr>
        <w:numPr>
          <w:ilvl w:val="0"/>
          <w:numId w:val="219"/>
        </w:numPr>
        <w:spacing w:before="60" w:after="100" w:afterAutospacing="1" w:line="240" w:lineRule="auto"/>
        <w:rPr>
          <w:rFonts w:ascii="Segoe UI" w:hAnsi="Segoe UI" w:cs="Segoe UI"/>
          <w:color w:val="24292E"/>
          <w:sz w:val="24"/>
        </w:rPr>
      </w:pPr>
      <w:hyperlink r:id="rId4012" w:history="1">
        <w:r w:rsidRPr="001F7D44">
          <w:rPr>
            <w:rStyle w:val="Hyperlink"/>
            <w:rFonts w:ascii="Segoe UI" w:hAnsi="Segoe UI" w:cs="Segoe UI"/>
            <w:color w:val="0366D6"/>
            <w:sz w:val="24"/>
          </w:rPr>
          <w:t>Adobe XD (Experience Design)</w:t>
        </w:r>
      </w:hyperlink>
      <w:r w:rsidRPr="001F7D44">
        <w:rPr>
          <w:rFonts w:ascii="Segoe UI" w:hAnsi="Segoe UI" w:cs="Segoe UI"/>
          <w:color w:val="24292E"/>
          <w:sz w:val="24"/>
        </w:rPr>
        <w:t> - The first all-in-one cross-platform tool for designing and prototyping websites and mobile apps.</w: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Other Tools</w:t>
      </w:r>
    </w:p>
    <w:p w:rsidR="00117743" w:rsidRPr="001F7D44" w:rsidRDefault="00117743" w:rsidP="00117743">
      <w:pPr>
        <w:numPr>
          <w:ilvl w:val="0"/>
          <w:numId w:val="220"/>
        </w:numPr>
        <w:spacing w:before="100" w:beforeAutospacing="1" w:after="100" w:afterAutospacing="1" w:line="240" w:lineRule="auto"/>
        <w:rPr>
          <w:rFonts w:ascii="Segoe UI" w:hAnsi="Segoe UI" w:cs="Segoe UI"/>
          <w:color w:val="24292E"/>
          <w:sz w:val="24"/>
        </w:rPr>
      </w:pPr>
      <w:hyperlink r:id="rId4013" w:history="1">
        <w:r w:rsidRPr="001F7D44">
          <w:rPr>
            <w:rStyle w:val="Hyperlink"/>
            <w:rFonts w:ascii="Segoe UI" w:hAnsi="Segoe UI" w:cs="Segoe UI"/>
            <w:color w:val="0366D6"/>
            <w:sz w:val="24"/>
          </w:rPr>
          <w:t>TinyPNG4Mac</w:t>
        </w:r>
      </w:hyperlink>
      <w:r w:rsidRPr="001F7D44">
        <w:rPr>
          <w:rFonts w:ascii="Segoe UI" w:hAnsi="Segoe UI" w:cs="Segoe UI"/>
          <w:color w:val="24292E"/>
          <w:sz w:val="24"/>
        </w:rPr>
        <w:t> - Open-source tool to compress images. </w:t>
      </w:r>
      <w:hyperlink r:id="rId4014"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08" name="Rectangle 1508" descr="Open-Source Software">
                    <a:hlinkClick xmlns:a="http://schemas.openxmlformats.org/drawingml/2006/main" r:id="rId40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6923B" id="Rectangle 1508" o:spid="_x0000_s1026" alt="Open-Source Software" href="https://github.com/kyleduo/TinyPNG4Ma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CD+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CqF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07" name="Rectangle 1507" descr="Freeware">
                    <a:hlinkClick xmlns:a="http://schemas.openxmlformats.org/drawingml/2006/main" r:id="rId40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D757F" id="Rectangle 1507" o:spid="_x0000_s1026" alt="Freeware" href="https://github.com/kyleduo/TinyPNG4Ma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ey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G4SzTC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" o:button="t" filled="f" stroked="f">
                  <v:fill o:detectmouseclick="t"/>
                  <o:lock v:ext="edit" aspectratio="t"/>
                  <w10:anchorlock/>
                </v:rect>
              </w:pict>
            </mc:Fallback>
          </mc:AlternateContent>
        </w:r>
      </w:hyperlink>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15" w:history="1">
        <w:r w:rsidRPr="001F7D44">
          <w:rPr>
            <w:rStyle w:val="Hyperlink"/>
            <w:rFonts w:ascii="Segoe UI" w:hAnsi="Segoe UI" w:cs="Segoe UI"/>
            <w:color w:val="0366D6"/>
            <w:sz w:val="24"/>
          </w:rPr>
          <w:t>Image2icon</w:t>
        </w:r>
      </w:hyperlink>
      <w:r w:rsidRPr="001F7D44">
        <w:rPr>
          <w:rFonts w:ascii="Segoe UI" w:hAnsi="Segoe UI" w:cs="Segoe UI"/>
          <w:color w:val="24292E"/>
          <w:sz w:val="24"/>
        </w:rPr>
        <w:t> - Create and personalize icons from your pictures. </w:t>
      </w:r>
      <w:r w:rsidRPr="001F7D44">
        <w:rPr>
          <w:rFonts w:ascii="Segoe UI" w:hAnsi="Segoe UI" w:cs="Segoe UI"/>
          <w:noProof/>
          <w:color w:val="0366D6"/>
          <w:sz w:val="24"/>
        </w:rPr>
        <mc:AlternateContent>
          <mc:Choice Requires="wps">
            <w:drawing>
              <wp:inline distT="0" distB="0" distL="0" distR="0">
                <wp:extent cx="302260" cy="302260"/>
                <wp:effectExtent l="0" t="0" r="0" b="0"/>
                <wp:docPr id="1506" name="Rectangle 150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3B98F" id="Rectangle 150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bB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bzpj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16" w:history="1">
        <w:r w:rsidRPr="001F7D44">
          <w:rPr>
            <w:rStyle w:val="Hyperlink"/>
            <w:rFonts w:ascii="Segoe UI" w:hAnsi="Segoe UI" w:cs="Segoe UI"/>
            <w:color w:val="0366D6"/>
            <w:sz w:val="24"/>
          </w:rPr>
          <w:t>ImageAlpha</w:t>
        </w:r>
      </w:hyperlink>
      <w:r w:rsidRPr="001F7D44">
        <w:rPr>
          <w:rFonts w:ascii="Segoe UI" w:hAnsi="Segoe UI" w:cs="Segoe UI"/>
          <w:color w:val="24292E"/>
          <w:sz w:val="24"/>
        </w:rPr>
        <w:t> - Compress images with PNG format and remove transparency. </w:t>
      </w:r>
      <w:r w:rsidRPr="001F7D44">
        <w:rPr>
          <w:rFonts w:ascii="Segoe UI" w:hAnsi="Segoe UI" w:cs="Segoe UI"/>
          <w:noProof/>
          <w:color w:val="0366D6"/>
          <w:sz w:val="24"/>
        </w:rPr>
        <mc:AlternateContent>
          <mc:Choice Requires="wps">
            <w:drawing>
              <wp:inline distT="0" distB="0" distL="0" distR="0">
                <wp:extent cx="302260" cy="302260"/>
                <wp:effectExtent l="0" t="0" r="0" b="0"/>
                <wp:docPr id="1505" name="Rectangle 1505" descr="Open-Source Software">
                  <a:hlinkClick xmlns:a="http://schemas.openxmlformats.org/drawingml/2006/main" r:id="rId40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A01A4" id="Rectangle 1505" o:spid="_x0000_s1026" alt="Open-Source Software" href="https://github.com/pornel/ImageAlph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gu+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0m0Q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04" name="Rectangle 150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F55A4" id="Rectangle 150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mt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B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4Omt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18" w:history="1">
        <w:r w:rsidRPr="001F7D44">
          <w:rPr>
            <w:rStyle w:val="Hyperlink"/>
            <w:rFonts w:ascii="Segoe UI" w:hAnsi="Segoe UI" w:cs="Segoe UI"/>
            <w:color w:val="0366D6"/>
            <w:sz w:val="24"/>
          </w:rPr>
          <w:t>Resize Master</w:t>
        </w:r>
      </w:hyperlink>
      <w:r w:rsidRPr="001F7D44">
        <w:rPr>
          <w:rFonts w:ascii="Segoe UI" w:hAnsi="Segoe UI" w:cs="Segoe UI"/>
          <w:color w:val="24292E"/>
          <w:sz w:val="24"/>
        </w:rPr>
        <w:t> - Batch resize and watermark your images fast and easy. </w:t>
      </w:r>
      <w:r w:rsidRPr="001F7D44">
        <w:rPr>
          <w:rFonts w:ascii="Segoe UI" w:hAnsi="Segoe UI" w:cs="Segoe UI"/>
          <w:noProof/>
          <w:color w:val="0366D6"/>
          <w:sz w:val="24"/>
        </w:rPr>
        <mc:AlternateContent>
          <mc:Choice Requires="wps">
            <w:drawing>
              <wp:inline distT="0" distB="0" distL="0" distR="0">
                <wp:extent cx="302260" cy="302260"/>
                <wp:effectExtent l="0" t="0" r="0" b="0"/>
                <wp:docPr id="1503" name="Rectangle 1503" descr="App Store">
                  <a:hlinkClick xmlns:a="http://schemas.openxmlformats.org/drawingml/2006/main" r:id="rId40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5110C" id="Rectangle 1503" o:spid="_x0000_s1026" alt="App Store" href="https://itunes.apple.com/app/resize-master/id1025306797"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6m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0" w:history="1">
        <w:r w:rsidRPr="001F7D44">
          <w:rPr>
            <w:rStyle w:val="Hyperlink"/>
            <w:rFonts w:ascii="Segoe UI" w:hAnsi="Segoe UI" w:cs="Segoe UI"/>
            <w:color w:val="0366D6"/>
            <w:sz w:val="24"/>
          </w:rPr>
          <w:t>JPEGmini</w:t>
        </w:r>
      </w:hyperlink>
      <w:r w:rsidRPr="001F7D44">
        <w:rPr>
          <w:rFonts w:ascii="Segoe UI" w:hAnsi="Segoe UI" w:cs="Segoe UI"/>
          <w:color w:val="24292E"/>
          <w:sz w:val="24"/>
        </w:rPr>
        <w:t> - Reduce image size by up to 80%, without compromising quality. </w:t>
      </w:r>
      <w:r w:rsidRPr="001F7D44">
        <w:rPr>
          <w:rFonts w:ascii="Segoe UI" w:hAnsi="Segoe UI" w:cs="Segoe UI"/>
          <w:noProof/>
          <w:color w:val="0366D6"/>
          <w:sz w:val="24"/>
        </w:rPr>
        <mc:AlternateContent>
          <mc:Choice Requires="wps">
            <w:drawing>
              <wp:inline distT="0" distB="0" distL="0" distR="0">
                <wp:extent cx="302260" cy="302260"/>
                <wp:effectExtent l="0" t="0" r="0" b="0"/>
                <wp:docPr id="1502" name="Rectangle 1502" descr="App Store">
                  <a:hlinkClick xmlns:a="http://schemas.openxmlformats.org/drawingml/2006/main" r:id="rId40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581F1" id="Rectangle 1502" o:spid="_x0000_s1026" alt="App Store" href="https://itunes.apple.com/cn/app/jpegmini-lite/id525742250"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Aa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G4UJR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501" name="Rectangle 150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C7B65" id="Rectangle 150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x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UZB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urbx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2" w:history="1">
        <w:r w:rsidRPr="001F7D44">
          <w:rPr>
            <w:rStyle w:val="Hyperlink"/>
            <w:rFonts w:ascii="Segoe UI" w:hAnsi="Segoe UI" w:cs="Segoe UI"/>
            <w:color w:val="0366D6"/>
            <w:sz w:val="24"/>
          </w:rPr>
          <w:t>ImageOptim</w:t>
        </w:r>
      </w:hyperlink>
      <w:r w:rsidRPr="001F7D44">
        <w:rPr>
          <w:rFonts w:ascii="Segoe UI" w:hAnsi="Segoe UI" w:cs="Segoe UI"/>
          <w:color w:val="24292E"/>
          <w:sz w:val="24"/>
        </w:rPr>
        <w:t> - Compress images and remove EXIF information. </w:t>
      </w:r>
      <w:hyperlink r:id="rId4023"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500" name="Rectangle 1500" descr="Open-Source Software">
                    <a:hlinkClick xmlns:a="http://schemas.openxmlformats.org/drawingml/2006/main" r:id="rId40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17AA8" id="Rectangle 1500" o:spid="_x0000_s1026" alt="Open-Source Software" href="https://github.com/ImageOptim/ImageOpti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4k+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3CiFBArdQpc+QNyzWnKLhtKKaQNIeoBr+Um4UoWgJHHqsLDycNZyJpzln5GmPES7/uZID+0KS&#10;TUuFGcqpKMcGtKQb1mkPqcxCU3dVZCsV9J3OHGJbX7dcdo/KItDdvSRPGgk5bwA5vdEdcABWQOlw&#10;pJTsG4orSN+Zu8GHdajBG1r1H2UFScAbIx27Xa1aGwPwop2TzvNROnRnEIHDyzCOx5A/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99" name="Rectangle 1499" descr="Freeware">
                    <a:hlinkClick xmlns:a="http://schemas.openxmlformats.org/drawingml/2006/main" r:id="rId40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B1704" id="Rectangle 1499" o:spid="_x0000_s1026" alt="Freeware" href="https://github.com/ImageOptim/ImageOpti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j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dmGUaSdFClz5A3IteCofG0ZoZC0irN2EC0g0TyVnD5sBCcPuxwwYU/V29kXCq66Zi0Ywk1E8SC&#10;fkzLe4ORzh0c/b6OXXXCoTe5R+lq6pf3/Z12CEx/q+iDQVItWkDLrk0PuIEJ0Ngfaa2GlpEaUnbi&#10;bvThHBrwhlbDB1UDcbKxyrN7bHTnYgBe9Ojl8nSQC3u0iMLheZQkUxAV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KRwEY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" o:button="t" filled="f" stroked="f">
                  <v:fill o:detectmouseclick="t"/>
                  <o:lock v:ext="edit" aspectratio="t"/>
                  <w10:anchorlock/>
                </v:rect>
              </w:pict>
            </mc:Fallback>
          </mc:AlternateContent>
        </w:r>
      </w:hyperlink>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4" w:history="1">
        <w:r w:rsidRPr="001F7D44">
          <w:rPr>
            <w:rStyle w:val="Hyperlink"/>
            <w:rFonts w:ascii="Segoe UI" w:hAnsi="Segoe UI" w:cs="Segoe UI"/>
            <w:color w:val="0366D6"/>
            <w:sz w:val="24"/>
          </w:rPr>
          <w:t>Sip</w:t>
        </w:r>
      </w:hyperlink>
      <w:r w:rsidRPr="001F7D44">
        <w:rPr>
          <w:rFonts w:ascii="Segoe UI" w:hAnsi="Segoe UI" w:cs="Segoe UI"/>
          <w:color w:val="24292E"/>
          <w:sz w:val="24"/>
        </w:rPr>
        <w:t> - The best way to collect, organize &amp; share your colors. </w:t>
      </w:r>
      <w:r w:rsidRPr="001F7D44">
        <w:rPr>
          <w:rFonts w:ascii="Segoe UI" w:hAnsi="Segoe UI" w:cs="Segoe UI"/>
          <w:noProof/>
          <w:color w:val="0366D6"/>
          <w:sz w:val="24"/>
        </w:rPr>
        <mc:AlternateContent>
          <mc:Choice Requires="wps">
            <w:drawing>
              <wp:inline distT="0" distB="0" distL="0" distR="0">
                <wp:extent cx="302260" cy="302260"/>
                <wp:effectExtent l="0" t="0" r="0" b="0"/>
                <wp:docPr id="1498" name="Rectangle 149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38D46" id="Rectangle 149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l7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&#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B99l7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5" w:history="1">
        <w:r w:rsidRPr="001F7D44">
          <w:rPr>
            <w:rStyle w:val="Hyperlink"/>
            <w:rFonts w:ascii="Segoe UI" w:hAnsi="Segoe UI" w:cs="Segoe UI"/>
            <w:color w:val="0366D6"/>
            <w:sz w:val="24"/>
          </w:rPr>
          <w:t>Mark Man</w:t>
        </w:r>
      </w:hyperlink>
      <w:r w:rsidRPr="001F7D44">
        <w:rPr>
          <w:rFonts w:ascii="Segoe UI" w:hAnsi="Segoe UI" w:cs="Segoe UI"/>
          <w:color w:val="24292E"/>
          <w:sz w:val="24"/>
        </w:rPr>
        <w:t> - Measure &amp; Spec Fast. </w:t>
      </w:r>
      <w:r w:rsidRPr="001F7D44">
        <w:rPr>
          <w:rFonts w:ascii="Segoe UI" w:hAnsi="Segoe UI" w:cs="Segoe UI"/>
          <w:noProof/>
          <w:color w:val="0366D6"/>
          <w:sz w:val="24"/>
        </w:rPr>
        <mc:AlternateContent>
          <mc:Choice Requires="wps">
            <w:drawing>
              <wp:inline distT="0" distB="0" distL="0" distR="0">
                <wp:extent cx="302260" cy="302260"/>
                <wp:effectExtent l="0" t="0" r="0" b="0"/>
                <wp:docPr id="1497" name="Rectangle 1497"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DAD17" id="Rectangle 1497"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lQ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mSC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r1VlQ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96" name="Rectangle 1496"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1702F" id="Rectangle 1496"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gw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nsvYMA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6" w:history="1">
        <w:r w:rsidRPr="001F7D44">
          <w:rPr>
            <w:rStyle w:val="Hyperlink"/>
            <w:rFonts w:ascii="Segoe UI" w:hAnsi="Segoe UI" w:cs="Segoe UI"/>
            <w:color w:val="0366D6"/>
            <w:sz w:val="24"/>
          </w:rPr>
          <w:t>Frank DeLoupe</w:t>
        </w:r>
      </w:hyperlink>
      <w:r w:rsidRPr="001F7D44">
        <w:rPr>
          <w:rFonts w:ascii="Segoe UI" w:hAnsi="Segoe UI" w:cs="Segoe UI"/>
          <w:color w:val="24292E"/>
          <w:sz w:val="24"/>
        </w:rPr>
        <w:t> - A color-picking tool, supports Retina.</w: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7" w:history="1">
        <w:r w:rsidRPr="001F7D44">
          <w:rPr>
            <w:rStyle w:val="Hyperlink"/>
            <w:rFonts w:ascii="Segoe UI" w:hAnsi="Segoe UI" w:cs="Segoe UI"/>
            <w:color w:val="0366D6"/>
            <w:sz w:val="24"/>
          </w:rPr>
          <w:t>ColorSchemer</w:t>
        </w:r>
      </w:hyperlink>
      <w:r w:rsidRPr="001F7D44">
        <w:rPr>
          <w:rFonts w:ascii="Segoe UI" w:hAnsi="Segoe UI" w:cs="Segoe UI"/>
          <w:color w:val="24292E"/>
          <w:sz w:val="24"/>
        </w:rPr>
        <w:t> - A professional color matching application for your Mac.</w: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28" w:history="1">
        <w:r w:rsidRPr="001F7D44">
          <w:rPr>
            <w:rStyle w:val="Hyperlink"/>
            <w:rFonts w:ascii="Segoe UI" w:hAnsi="Segoe UI" w:cs="Segoe UI"/>
            <w:color w:val="0366D6"/>
            <w:sz w:val="24"/>
          </w:rPr>
          <w:t>IconKit</w:t>
        </w:r>
      </w:hyperlink>
      <w:r w:rsidRPr="001F7D44">
        <w:rPr>
          <w:rFonts w:ascii="Segoe UI" w:hAnsi="Segoe UI" w:cs="Segoe UI"/>
          <w:color w:val="24292E"/>
          <w:sz w:val="24"/>
        </w:rPr>
        <w:t> - An App icon generator. </w:t>
      </w:r>
      <w:r w:rsidRPr="001F7D44">
        <w:rPr>
          <w:rFonts w:ascii="Segoe UI" w:hAnsi="Segoe UI" w:cs="Segoe UI"/>
          <w:noProof/>
          <w:color w:val="0366D6"/>
          <w:sz w:val="24"/>
        </w:rPr>
        <mc:AlternateContent>
          <mc:Choice Requires="wps">
            <w:drawing>
              <wp:inline distT="0" distB="0" distL="0" distR="0">
                <wp:extent cx="302260" cy="302260"/>
                <wp:effectExtent l="0" t="0" r="0" b="0"/>
                <wp:docPr id="1495" name="Rectangle 1495" descr="App Store">
                  <a:hlinkClick xmlns:a="http://schemas.openxmlformats.org/drawingml/2006/main" r:id="rId40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CFD10" id="Rectangle 1495" o:spid="_x0000_s1026" alt="App Store" href="https://itunes.apple.com/cn/app/iconkit-icon-resizer-for-app/id507135296?mt=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1wL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7NRh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0" w:history="1">
        <w:r w:rsidRPr="001F7D44">
          <w:rPr>
            <w:rStyle w:val="Hyperlink"/>
            <w:rFonts w:ascii="Segoe UI" w:hAnsi="Segoe UI" w:cs="Segoe UI"/>
            <w:color w:val="0366D6"/>
            <w:sz w:val="24"/>
          </w:rPr>
          <w:t>Snagit</w:t>
        </w:r>
      </w:hyperlink>
      <w:r w:rsidRPr="001F7D44">
        <w:rPr>
          <w:rFonts w:ascii="Segoe UI" w:hAnsi="Segoe UI" w:cs="Segoe UI"/>
          <w:color w:val="24292E"/>
          <w:sz w:val="24"/>
        </w:rPr>
        <w:t> - Simple, Powerful Screen Capture Software and Screen Recorder. </w:t>
      </w:r>
      <w:r w:rsidRPr="001F7D44">
        <w:rPr>
          <w:rFonts w:ascii="Segoe UI" w:hAnsi="Segoe UI" w:cs="Segoe UI"/>
          <w:noProof/>
          <w:color w:val="0366D6"/>
          <w:sz w:val="24"/>
        </w:rPr>
        <mc:AlternateContent>
          <mc:Choice Requires="wps">
            <w:drawing>
              <wp:inline distT="0" distB="0" distL="0" distR="0">
                <wp:extent cx="302260" cy="302260"/>
                <wp:effectExtent l="0" t="0" r="0" b="0"/>
                <wp:docPr id="1494" name="Rectangle 149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4DE51" id="Rectangle 149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1zuBA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iTGSJ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YB&#10;GDkvnkq6ZYL+uyTUZzgZRSPXpRPSz7QF7nmpjaQtM3DbcdZmeHpcRFLrwIWoXGsNYXyIT0ph6T+W&#10;Atp9aLSzv7Xo4P6lrB7ArkqCncB5cC9D0Ej1HaMe7rgM628boihG/EaA5ZMwju2l6AbxaBLBQJ1m&#10;lqcZIkqAyrDBaAjnBkbwyaZTbNXATqErjJBXcExq5ixsj9DAan9W4R5zSvZ3rr0oT8du1eOfYfYL&#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1" w:history="1">
        <w:r w:rsidRPr="001F7D44">
          <w:rPr>
            <w:rStyle w:val="Hyperlink"/>
            <w:rFonts w:ascii="Segoe UI" w:hAnsi="Segoe UI" w:cs="Segoe UI"/>
            <w:color w:val="0366D6"/>
            <w:sz w:val="24"/>
          </w:rPr>
          <w:t>GifCapture</w:t>
        </w:r>
      </w:hyperlink>
      <w:r w:rsidRPr="001F7D44">
        <w:rPr>
          <w:rFonts w:ascii="Segoe UI" w:hAnsi="Segoe UI" w:cs="Segoe UI"/>
          <w:color w:val="24292E"/>
          <w:sz w:val="24"/>
        </w:rPr>
        <w:t> GIF capture app for macOS. </w:t>
      </w:r>
      <w:r w:rsidRPr="001F7D44">
        <w:rPr>
          <w:rFonts w:ascii="Segoe UI" w:hAnsi="Segoe UI" w:cs="Segoe UI"/>
          <w:noProof/>
          <w:color w:val="0366D6"/>
          <w:sz w:val="24"/>
        </w:rPr>
        <mc:AlternateContent>
          <mc:Choice Requires="wps">
            <w:drawing>
              <wp:inline distT="0" distB="0" distL="0" distR="0">
                <wp:extent cx="302260" cy="302260"/>
                <wp:effectExtent l="0" t="0" r="0" b="0"/>
                <wp:docPr id="1493" name="Rectangle 1493" descr="Open-Source Software">
                  <a:hlinkClick xmlns:a="http://schemas.openxmlformats.org/drawingml/2006/main" r:id="rId40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90513" id="Rectangle 1493" o:spid="_x0000_s1026" alt="Open-Source Software" href="https://github.com/onmyway133/GifCaptu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Fe+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Zpdo6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92" name="Rectangle 149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34B8A" id="Rectangle 149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S2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k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EGPS2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2" w:history="1">
        <w:r w:rsidRPr="001F7D44">
          <w:rPr>
            <w:rStyle w:val="Hyperlink"/>
            <w:rFonts w:ascii="Segoe UI" w:hAnsi="Segoe UI" w:cs="Segoe UI"/>
            <w:color w:val="0366D6"/>
            <w:sz w:val="24"/>
          </w:rPr>
          <w:t>Gifox</w:t>
        </w:r>
      </w:hyperlink>
      <w:r w:rsidRPr="001F7D44">
        <w:rPr>
          <w:rFonts w:ascii="Segoe UI" w:hAnsi="Segoe UI" w:cs="Segoe UI"/>
          <w:color w:val="24292E"/>
          <w:sz w:val="24"/>
        </w:rPr>
        <w:t> Gif Recording and Sharing. </w:t>
      </w:r>
      <w:r w:rsidRPr="001F7D44">
        <w:rPr>
          <w:rFonts w:ascii="Segoe UI" w:hAnsi="Segoe UI" w:cs="Segoe UI"/>
          <w:noProof/>
          <w:color w:val="0366D6"/>
          <w:sz w:val="24"/>
        </w:rPr>
        <mc:AlternateContent>
          <mc:Choice Requires="wps">
            <w:drawing>
              <wp:inline distT="0" distB="0" distL="0" distR="0">
                <wp:extent cx="302260" cy="302260"/>
                <wp:effectExtent l="0" t="0" r="0" b="0"/>
                <wp:docPr id="1491" name="Rectangle 1491" descr="App Store">
                  <a:hlinkClick xmlns:a="http://schemas.openxmlformats.org/drawingml/2006/main" r:id="rId40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39A9D" id="Rectangle 1491" o:spid="_x0000_s1026" alt="App Store" href="https://itunes.apple.com/cn/app/gifox-gif-recording-and-sharing/id108262474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7eV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4" w:history="1">
        <w:r w:rsidRPr="001F7D44">
          <w:rPr>
            <w:rStyle w:val="Hyperlink"/>
            <w:rFonts w:ascii="Segoe UI" w:hAnsi="Segoe UI" w:cs="Segoe UI"/>
            <w:color w:val="0366D6"/>
            <w:sz w:val="24"/>
          </w:rPr>
          <w:t>APNGb</w:t>
        </w:r>
      </w:hyperlink>
      <w:r w:rsidRPr="001F7D44">
        <w:rPr>
          <w:rFonts w:ascii="Segoe UI" w:hAnsi="Segoe UI" w:cs="Segoe UI"/>
          <w:color w:val="24292E"/>
          <w:sz w:val="24"/>
        </w:rPr>
        <w:t> - A png image assembler/disassembler app. </w:t>
      </w:r>
      <w:r w:rsidRPr="001F7D44">
        <w:rPr>
          <w:rFonts w:ascii="Segoe UI" w:hAnsi="Segoe UI" w:cs="Segoe UI"/>
          <w:noProof/>
          <w:color w:val="0366D6"/>
          <w:sz w:val="24"/>
        </w:rPr>
        <mc:AlternateContent>
          <mc:Choice Requires="wps">
            <w:drawing>
              <wp:inline distT="0" distB="0" distL="0" distR="0">
                <wp:extent cx="302260" cy="302260"/>
                <wp:effectExtent l="0" t="0" r="0" b="0"/>
                <wp:docPr id="1490" name="Rectangle 1490" descr="Open-Source Software">
                  <a:hlinkClick xmlns:a="http://schemas.openxmlformats.org/drawingml/2006/main" r:id="rId40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47E3A" id="Rectangle 1490" o:spid="_x0000_s1026" alt="Open-Source Software" href="https://github.com/mancunianetz/APNG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NY+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9" name="Rectangle 148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B64A6" id="Rectangle 148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l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p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yLxl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5" w:history="1">
        <w:r w:rsidRPr="001F7D44">
          <w:rPr>
            <w:rStyle w:val="Hyperlink"/>
            <w:rFonts w:ascii="Segoe UI" w:hAnsi="Segoe UI" w:cs="Segoe UI"/>
            <w:color w:val="0366D6"/>
            <w:sz w:val="24"/>
          </w:rPr>
          <w:t>LICEcap</w:t>
        </w:r>
      </w:hyperlink>
      <w:r w:rsidRPr="001F7D44">
        <w:rPr>
          <w:rFonts w:ascii="Segoe UI" w:hAnsi="Segoe UI" w:cs="Segoe UI"/>
          <w:color w:val="24292E"/>
          <w:sz w:val="24"/>
        </w:rPr>
        <w:t> - Record your screen and export to GIF. You can change the recording area anytime during recording. </w:t>
      </w:r>
      <w:hyperlink r:id="rId403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488" name="Rectangle 1488" descr="star 4">
                    <a:hlinkClick xmlns:a="http://schemas.openxmlformats.org/drawingml/2006/main" r:id="rId40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922F8" id="Rectangle 1488" o:spid="_x0000_s1026" alt="star 4" href="https://github.com/justinfrankel/liceca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7" name="Rectangle 1487" descr="Open-Source Software">
                    <a:hlinkClick xmlns:a="http://schemas.openxmlformats.org/drawingml/2006/main" r:id="rId40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4CE4DD" id="Rectangle 1487" o:spid="_x0000_s1026" alt="Open-Source Software" href="https://github.com/justinfrankel/liceca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By+g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&#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noProof/>
            <w:color w:val="0366D6"/>
            <w:sz w:val="24"/>
          </w:rPr>
          <mc:AlternateContent>
            <mc:Choice Requires="wps">
              <w:drawing>
                <wp:inline distT="0" distB="0" distL="0" distR="0">
                  <wp:extent cx="302260" cy="302260"/>
                  <wp:effectExtent l="0" t="0" r="0" b="0"/>
                  <wp:docPr id="1486" name="Rectangle 1486" descr="Freeware">
                    <a:hlinkClick xmlns:a="http://schemas.openxmlformats.org/drawingml/2006/main" r:id="rId40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DA246" id="Rectangle 1486" o:spid="_x0000_s1026" alt="Freeware" href="https://github.com/justinfrankel/liceca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4G8A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5" name="Rectangle 1485" descr="hot">
                    <a:hlinkClick xmlns:a="http://schemas.openxmlformats.org/drawingml/2006/main" r:id="rId40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C01F1" id="Rectangle 1485" o:spid="_x0000_s1026" alt="hot" href="https://github.com/justinfrankel/liceca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ve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4" name="Rectangle 1484" descr="must-have">
                    <a:hlinkClick xmlns:a="http://schemas.openxmlformats.org/drawingml/2006/main" r:id="rId40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BCE0B" id="Rectangle 1484" o:spid="_x0000_s1026" alt="must-have" href="https://github.com/justinfrankel/liceca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" o:button="t" filled="f" stroked="f">
                  <v:fill o:detectmouseclick="t"/>
                  <o:lock v:ext="edit" aspectratio="t"/>
                  <w10:anchorlock/>
                </v:rect>
              </w:pict>
            </mc:Fallback>
          </mc:AlternateContent>
        </w:r>
      </w:hyperlink>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7" w:history="1">
        <w:r w:rsidRPr="001F7D44">
          <w:rPr>
            <w:rStyle w:val="Hyperlink"/>
            <w:rFonts w:ascii="Segoe UI" w:hAnsi="Segoe UI" w:cs="Segoe UI"/>
            <w:color w:val="0366D6"/>
            <w:sz w:val="24"/>
          </w:rPr>
          <w:t>Kap</w:t>
        </w:r>
      </w:hyperlink>
      <w:r w:rsidRPr="001F7D44">
        <w:rPr>
          <w:rFonts w:ascii="Segoe UI" w:hAnsi="Segoe UI" w:cs="Segoe UI"/>
          <w:color w:val="24292E"/>
          <w:sz w:val="24"/>
        </w:rPr>
        <w:t> - An open-source screen-recorder built with web technology. </w:t>
      </w:r>
      <w:r w:rsidRPr="001F7D44">
        <w:rPr>
          <w:rFonts w:ascii="Segoe UI" w:hAnsi="Segoe UI" w:cs="Segoe UI"/>
          <w:noProof/>
          <w:color w:val="0366D6"/>
          <w:sz w:val="24"/>
        </w:rPr>
        <mc:AlternateContent>
          <mc:Choice Requires="wps">
            <w:drawing>
              <wp:inline distT="0" distB="0" distL="0" distR="0">
                <wp:extent cx="302260" cy="302260"/>
                <wp:effectExtent l="0" t="0" r="0" b="0"/>
                <wp:docPr id="1483" name="Rectangle 1483"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3AF17" id="Rectangle 1483"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ZX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w9x0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KYwtlc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2" name="Rectangle 1482" descr="Open-Source Software">
                  <a:hlinkClick xmlns:a="http://schemas.openxmlformats.org/drawingml/2006/main" r:id="rId40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97D48" id="Rectangle 1482" o:spid="_x0000_s1026" alt="Open-Source Software" href="https://github.com/wulkano/ka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Z4+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eYK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1" name="Rectangle 148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56C82" id="Rectangle 148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EXS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p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99EXS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80" name="Rectangle 148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850E0B" id="Rectangle 148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1ox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IpFEiQFrr0CepGxIpTNOxWVJdQtEYaR7LhTKznnJXrPSTr+2PjBrK5LDctFWbonqKcGJCO&#10;blinMVKpRaJuqhBatTKFcmjefNtI8/brkhOxHmzbNr/vdOrg22Y78767U7YJuruV5VojIecN0KBX&#10;ugNCQBH4HbaUkn1DSQW1DE/DDTFsQA3R0LJ/LyuoCNkY6bjvatXaHMAG7ZyOHo46ojuDStg8D6Jo&#10;DMUs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fo1ox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9" name="Rectangle 1479"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06E74" id="Rectangle 1479"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00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Cxqg00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39" w:anchor="giphycapture" w:history="1">
        <w:r w:rsidRPr="001F7D44">
          <w:rPr>
            <w:rStyle w:val="Hyperlink"/>
            <w:rFonts w:ascii="Segoe UI" w:hAnsi="Segoe UI" w:cs="Segoe UI"/>
            <w:color w:val="0366D6"/>
            <w:sz w:val="24"/>
          </w:rPr>
          <w:t>GIPHY Capture</w:t>
        </w:r>
      </w:hyperlink>
      <w:r w:rsidRPr="001F7D44">
        <w:rPr>
          <w:rFonts w:ascii="Segoe UI" w:hAnsi="Segoe UI" w:cs="Segoe UI"/>
          <w:color w:val="24292E"/>
          <w:sz w:val="24"/>
        </w:rPr>
        <w:t> - Capture and share your screen as a GIF. </w:t>
      </w:r>
      <w:r w:rsidRPr="001F7D44">
        <w:rPr>
          <w:rFonts w:ascii="Segoe UI" w:hAnsi="Segoe UI" w:cs="Segoe UI"/>
          <w:noProof/>
          <w:color w:val="0366D6"/>
          <w:sz w:val="24"/>
        </w:rPr>
        <mc:AlternateContent>
          <mc:Choice Requires="wps">
            <w:drawing>
              <wp:inline distT="0" distB="0" distL="0" distR="0">
                <wp:extent cx="302260" cy="302260"/>
                <wp:effectExtent l="0" t="0" r="0" b="0"/>
                <wp:docPr id="1478" name="Rectangle 147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6473F" id="Rectangle 147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j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J1Eq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JdNj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0" w:history="1">
        <w:r w:rsidRPr="001F7D44">
          <w:rPr>
            <w:rStyle w:val="Hyperlink"/>
            <w:rFonts w:ascii="Segoe UI" w:hAnsi="Segoe UI" w:cs="Segoe UI"/>
            <w:color w:val="0366D6"/>
            <w:sz w:val="24"/>
          </w:rPr>
          <w:t>Skitch</w:t>
        </w:r>
      </w:hyperlink>
      <w:r w:rsidRPr="001F7D44">
        <w:rPr>
          <w:rFonts w:ascii="Segoe UI" w:hAnsi="Segoe UI" w:cs="Segoe UI"/>
          <w:color w:val="24292E"/>
          <w:sz w:val="24"/>
        </w:rPr>
        <w:t xml:space="preserve"> - A screen capture application with </w:t>
      </w:r>
      <w:proofErr w:type="gramStart"/>
      <w:r w:rsidRPr="001F7D44">
        <w:rPr>
          <w:rFonts w:ascii="Segoe UI" w:hAnsi="Segoe UI" w:cs="Segoe UI"/>
          <w:color w:val="24292E"/>
          <w:sz w:val="24"/>
        </w:rPr>
        <w:t>a powerful annotation capabilities</w:t>
      </w:r>
      <w:proofErr w:type="gramEnd"/>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7" name="Rectangle 147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591D2" id="Rectangle 147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D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J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zzKD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6" name="Rectangle 1476"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FF1CE" id="Rectangle 1476"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0h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LJG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FoT0h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1" w:history="1">
        <w:r w:rsidRPr="001F7D44">
          <w:rPr>
            <w:rStyle w:val="Hyperlink"/>
            <w:rFonts w:ascii="Segoe UI" w:hAnsi="Segoe UI" w:cs="Segoe UI"/>
            <w:color w:val="0366D6"/>
            <w:sz w:val="24"/>
          </w:rPr>
          <w:t>Teampaper Snap</w:t>
        </w:r>
      </w:hyperlink>
      <w:r w:rsidRPr="001F7D44">
        <w:rPr>
          <w:rFonts w:ascii="Segoe UI" w:hAnsi="Segoe UI" w:cs="Segoe UI"/>
          <w:color w:val="24292E"/>
          <w:sz w:val="24"/>
        </w:rPr>
        <w:t> - Let your screenshots speak up. </w:t>
      </w:r>
      <w:r w:rsidRPr="001F7D44">
        <w:rPr>
          <w:rFonts w:ascii="Segoe UI" w:hAnsi="Segoe UI" w:cs="Segoe UI"/>
          <w:noProof/>
          <w:color w:val="0366D6"/>
          <w:sz w:val="24"/>
        </w:rPr>
        <mc:AlternateContent>
          <mc:Choice Requires="wps">
            <w:drawing>
              <wp:inline distT="0" distB="0" distL="0" distR="0">
                <wp:extent cx="302260" cy="302260"/>
                <wp:effectExtent l="0" t="0" r="0" b="0"/>
                <wp:docPr id="1475" name="Rectangle 147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4AE7F" id="Rectangle 147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N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J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QOFN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4" name="Rectangle 1474" descr="App Store">
                  <a:hlinkClick xmlns:a="http://schemas.openxmlformats.org/drawingml/2006/main" r:id="rId40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17B5D" id="Rectangle 1474" o:spid="_x0000_s1026" alt="App Store" href="https://itunes.apple.com/cn/app/monosnap/id1199502670"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Z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dpB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3" w:history="1">
        <w:r w:rsidRPr="001F7D44">
          <w:rPr>
            <w:rStyle w:val="Hyperlink"/>
            <w:rFonts w:ascii="Segoe UI" w:hAnsi="Segoe UI" w:cs="Segoe UI"/>
            <w:color w:val="0366D6"/>
            <w:sz w:val="24"/>
          </w:rPr>
          <w:t>Monosnap</w:t>
        </w:r>
      </w:hyperlink>
      <w:r w:rsidRPr="001F7D44">
        <w:rPr>
          <w:rFonts w:ascii="Segoe UI" w:hAnsi="Segoe UI" w:cs="Segoe UI"/>
          <w:color w:val="24292E"/>
          <w:sz w:val="24"/>
        </w:rPr>
        <w:t> - Make screenshots. Draw on it. Shoot video and share your files. It's fast, easy and free. </w:t>
      </w:r>
      <w:r w:rsidRPr="001F7D44">
        <w:rPr>
          <w:rFonts w:ascii="Segoe UI" w:hAnsi="Segoe UI" w:cs="Segoe UI"/>
          <w:noProof/>
          <w:color w:val="0366D6"/>
          <w:sz w:val="24"/>
        </w:rPr>
        <mc:AlternateContent>
          <mc:Choice Requires="wps">
            <w:drawing>
              <wp:inline distT="0" distB="0" distL="0" distR="0">
                <wp:extent cx="302260" cy="302260"/>
                <wp:effectExtent l="0" t="0" r="0" b="0"/>
                <wp:docPr id="1473" name="Rectangle 147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7F937" id="Rectangle 147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Z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J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0IjZ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2" name="Rectangle 147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2787D" id="Rectangle 147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bo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kmE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wJLbo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1" name="Rectangle 1471"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EFA1D" id="Rectangle 1471"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TSCA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Guq9NI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70" name="Rectangle 1470" descr="App Store">
                  <a:hlinkClick xmlns:a="http://schemas.openxmlformats.org/drawingml/2006/main" r:id="rId40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2D455" id="Rectangle 1470" o:spid="_x0000_s1026" alt="App Store" href="https://itunes.apple.com/cn/app/monosnap/id54034865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cH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9" name="Rectangle 1469"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10ADA" id="Rectangle 1469"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tpv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xOMBKkhSp9grwRseIUDacV1SUkDQqp0M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gb5nwT9jFvgnpfcSNoyA6OOszbD0+MlkloFLkTlSmsI48P6JBU2/MdU&#10;QLkPhXbytxId1L+U1QPIVUmQEygPhjIsGqm+Y9TDgIP2/bYhimLEbwRIPgnj2E5Et4lHkwg26tSy&#10;PLUQUQJUhg1Gw3JuYAefbDrFVg14Cp18hbyCNqmZk7BtoSGqfa/CEHNM9gPXTsnTvbv1+FuY/QI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F1+2m8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5" w:history="1">
        <w:r w:rsidRPr="001F7D44">
          <w:rPr>
            <w:rStyle w:val="Hyperlink"/>
            <w:rFonts w:ascii="Segoe UI" w:hAnsi="Segoe UI" w:cs="Segoe UI"/>
            <w:color w:val="0366D6"/>
            <w:sz w:val="24"/>
          </w:rPr>
          <w:t>Jietu</w:t>
        </w:r>
      </w:hyperlink>
      <w:r w:rsidRPr="001F7D44">
        <w:rPr>
          <w:rFonts w:ascii="Segoe UI" w:hAnsi="Segoe UI" w:cs="Segoe UI"/>
          <w:color w:val="24292E"/>
          <w:sz w:val="24"/>
        </w:rPr>
        <w:t xml:space="preserve"> - Screenshot with </w:t>
      </w:r>
      <w:proofErr w:type="gramStart"/>
      <w:r w:rsidRPr="001F7D44">
        <w:rPr>
          <w:rFonts w:ascii="Segoe UI" w:hAnsi="Segoe UI" w:cs="Segoe UI"/>
          <w:color w:val="24292E"/>
          <w:sz w:val="24"/>
        </w:rPr>
        <w:t>a powerful annotation capabilities</w:t>
      </w:r>
      <w:proofErr w:type="gramEnd"/>
      <w:r w:rsidRPr="001F7D44">
        <w:rPr>
          <w:rFonts w:ascii="Segoe UI" w:hAnsi="Segoe UI" w:cs="Segoe UI"/>
          <w:color w:val="24292E"/>
          <w:sz w:val="24"/>
        </w:rPr>
        <w:t>, by Tencent.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8" name="Rectangle 1468" descr="star 3">
                  <a:hlinkClick xmlns:a="http://schemas.openxmlformats.org/drawingml/2006/main" r:id="rId388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90B78" id="Rectangle 1468" o:spid="_x0000_s1026" alt="star 3" href="https://camo.githubusercontent.com/1168647aeae5f5acea4277203c44a7fafdcceefc/68747470733a2f2f6a617977636a6c6f76652e6769746875622e696f2f73622f737461722f7265643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7" name="Rectangle 146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35F5F" id="Rectangle 146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O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x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4raO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6" name="Rectangle 146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766AE" id="Rectangle 146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h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vEY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U/crh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5" name="Rectangle 1465"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170DB" id="Rectangle 1465"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4G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IzW7gY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6" w:history="1">
        <w:r w:rsidRPr="001F7D44">
          <w:rPr>
            <w:rStyle w:val="Hyperlink"/>
            <w:rFonts w:ascii="Segoe UI" w:hAnsi="Segoe UI" w:cs="Segoe UI"/>
            <w:color w:val="0366D6"/>
            <w:sz w:val="24"/>
          </w:rPr>
          <w:t>ScreenShot PSD</w:t>
        </w:r>
      </w:hyperlink>
      <w:r w:rsidRPr="001F7D44">
        <w:rPr>
          <w:rFonts w:ascii="Segoe UI" w:hAnsi="Segoe UI" w:cs="Segoe UI"/>
          <w:color w:val="24292E"/>
          <w:sz w:val="24"/>
        </w:rPr>
        <w:t> - Capture the screen as a layered PSD for easy editing. </w:t>
      </w:r>
      <w:r w:rsidRPr="001F7D44">
        <w:rPr>
          <w:rFonts w:ascii="Segoe UI" w:hAnsi="Segoe UI" w:cs="Segoe UI"/>
          <w:noProof/>
          <w:color w:val="0366D6"/>
          <w:sz w:val="24"/>
        </w:rPr>
        <mc:AlternateContent>
          <mc:Choice Requires="wps">
            <w:drawing>
              <wp:inline distT="0" distB="0" distL="0" distR="0">
                <wp:extent cx="302260" cy="302260"/>
                <wp:effectExtent l="0" t="0" r="0" b="0"/>
                <wp:docPr id="1464" name="Rectangle 146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65020" id="Rectangle 146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BG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x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KIBG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3" name="Rectangle 1463" descr="App Store">
                  <a:hlinkClick xmlns:a="http://schemas.openxmlformats.org/drawingml/2006/main" r:id="rId40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25CDF" id="Rectangle 1463" o:spid="_x0000_s1026" alt="App Store" href="https://itunes.apple.com/us/app/screenshot-psd/id489880259"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3z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8" w:history="1">
        <w:r w:rsidRPr="001F7D44">
          <w:rPr>
            <w:rStyle w:val="Hyperlink"/>
            <w:rFonts w:ascii="Segoe UI" w:hAnsi="Segoe UI" w:cs="Segoe UI"/>
            <w:color w:val="0366D6"/>
            <w:sz w:val="24"/>
          </w:rPr>
          <w:t>Snip</w:t>
        </w:r>
      </w:hyperlink>
      <w:r w:rsidRPr="001F7D44">
        <w:rPr>
          <w:rFonts w:ascii="Segoe UI" w:hAnsi="Segoe UI" w:cs="Segoe UI"/>
          <w:color w:val="24292E"/>
          <w:sz w:val="24"/>
        </w:rPr>
        <w:t> - An application for sharing captured images on QQ Mail. </w:t>
      </w:r>
      <w:r w:rsidRPr="001F7D44">
        <w:rPr>
          <w:rFonts w:ascii="Segoe UI" w:hAnsi="Segoe UI" w:cs="Segoe UI"/>
          <w:noProof/>
          <w:color w:val="0366D6"/>
          <w:sz w:val="24"/>
        </w:rPr>
        <mc:AlternateContent>
          <mc:Choice Requires="wps">
            <w:drawing>
              <wp:inline distT="0" distB="0" distL="0" distR="0">
                <wp:extent cx="302260" cy="302260"/>
                <wp:effectExtent l="0" t="0" r="0" b="0"/>
                <wp:docPr id="1462" name="Rectangle 146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D5734" id="Rectangle 146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S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x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uOnS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61" name="Rectangle 146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E8D04" id="Rectangle 146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7MsBQ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k37Ms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49" w:history="1">
        <w:r w:rsidRPr="001F7D44">
          <w:rPr>
            <w:rStyle w:val="Hyperlink"/>
            <w:rFonts w:ascii="Segoe UI" w:hAnsi="Segoe UI" w:cs="Segoe UI"/>
            <w:color w:val="0366D6"/>
            <w:sz w:val="24"/>
          </w:rPr>
          <w:t>iPic</w:t>
        </w:r>
      </w:hyperlink>
      <w:r w:rsidRPr="001F7D44">
        <w:rPr>
          <w:rFonts w:ascii="Segoe UI" w:hAnsi="Segoe UI" w:cs="Segoe UI"/>
          <w:color w:val="24292E"/>
          <w:sz w:val="24"/>
        </w:rPr>
        <w:t> - Easily upload images with Markdown supported. </w:t>
      </w:r>
      <w:r w:rsidRPr="001F7D44">
        <w:rPr>
          <w:rFonts w:ascii="Segoe UI" w:hAnsi="Segoe UI" w:cs="Segoe UI"/>
          <w:noProof/>
          <w:color w:val="0366D6"/>
          <w:sz w:val="24"/>
        </w:rPr>
        <mc:AlternateContent>
          <mc:Choice Requires="wps">
            <w:drawing>
              <wp:inline distT="0" distB="0" distL="0" distR="0">
                <wp:extent cx="302260" cy="302260"/>
                <wp:effectExtent l="0" t="0" r="0" b="0"/>
                <wp:docPr id="1460" name="Rectangle 146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6C2ABD" id="Rectangle 146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cgBQ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A3OhyA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59" name="Rectangle 1459" descr="App Store">
                  <a:hlinkClick xmlns:a="http://schemas.openxmlformats.org/drawingml/2006/main" r:id="rId40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2DB20" id="Rectangle 1459" o:spid="_x0000_s1026" alt="App Store" href="https://itunes.apple.com/app/id1101244278?ls=1&amp;mt=12&amp;at=1000lv4R&amp;ct=iPic_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xS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4dZR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51" w:history="1">
        <w:r w:rsidRPr="001F7D44">
          <w:rPr>
            <w:rStyle w:val="Hyperlink"/>
            <w:rFonts w:ascii="Segoe UI" w:hAnsi="Segoe UI" w:cs="Segoe UI"/>
            <w:color w:val="0366D6"/>
            <w:sz w:val="24"/>
          </w:rPr>
          <w:t>Iconjar</w:t>
        </w:r>
      </w:hyperlink>
      <w:r w:rsidRPr="001F7D44">
        <w:rPr>
          <w:rFonts w:ascii="Segoe UI" w:hAnsi="Segoe UI" w:cs="Segoe UI"/>
          <w:color w:val="24292E"/>
          <w:sz w:val="24"/>
        </w:rPr>
        <w:t> - Icon management tool to organize or search your icons. </w:t>
      </w:r>
      <w:r w:rsidRPr="001F7D44">
        <w:rPr>
          <w:rFonts w:ascii="Segoe UI" w:hAnsi="Segoe UI" w:cs="Segoe UI"/>
          <w:noProof/>
          <w:color w:val="0366D6"/>
          <w:sz w:val="24"/>
        </w:rPr>
        <mc:AlternateContent>
          <mc:Choice Requires="wps">
            <w:drawing>
              <wp:inline distT="0" distB="0" distL="0" distR="0">
                <wp:extent cx="302260" cy="302260"/>
                <wp:effectExtent l="0" t="0" r="0" b="0"/>
                <wp:docPr id="1458" name="Rectangle 1458"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70D18" id="Rectangle 1458"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EH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CRsoQc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57" name="Rectangle 1457"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07F6F" id="Rectangle 1457"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EdskF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52" w:history="1">
        <w:r w:rsidRPr="001F7D44">
          <w:rPr>
            <w:rStyle w:val="Hyperlink"/>
            <w:rFonts w:ascii="Segoe UI" w:hAnsi="Segoe UI" w:cs="Segoe UI"/>
            <w:color w:val="0366D6"/>
            <w:sz w:val="24"/>
          </w:rPr>
          <w:t>svgus</w:t>
        </w:r>
      </w:hyperlink>
      <w:r w:rsidRPr="001F7D44">
        <w:rPr>
          <w:rFonts w:ascii="Segoe UI" w:hAnsi="Segoe UI" w:cs="Segoe UI"/>
          <w:color w:val="24292E"/>
          <w:sz w:val="24"/>
        </w:rPr>
        <w:t> - Organize, clean and transform your SVGs. </w:t>
      </w:r>
      <w:r w:rsidRPr="001F7D44">
        <w:rPr>
          <w:rFonts w:ascii="Segoe UI" w:hAnsi="Segoe UI" w:cs="Segoe UI"/>
          <w:noProof/>
          <w:color w:val="0366D6"/>
          <w:sz w:val="24"/>
        </w:rPr>
        <mc:AlternateContent>
          <mc:Choice Requires="wps">
            <w:drawing>
              <wp:inline distT="0" distB="0" distL="0" distR="0">
                <wp:extent cx="302260" cy="302260"/>
                <wp:effectExtent l="0" t="0" r="0" b="0"/>
                <wp:docPr id="1456" name="Rectangle 1456" descr="App Store">
                  <a:hlinkClick xmlns:a="http://schemas.openxmlformats.org/drawingml/2006/main" r:id="rId40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BDD8E" id="Rectangle 1456" o:spid="_x0000_s1026" alt="App Store" href="https://itunes.apple.com/cn/app/svgsus/id110686706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M0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54" w:history="1">
        <w:r w:rsidRPr="001F7D44">
          <w:rPr>
            <w:rStyle w:val="Hyperlink"/>
            <w:rFonts w:ascii="Segoe UI" w:hAnsi="Segoe UI" w:cs="Segoe UI"/>
            <w:color w:val="0366D6"/>
            <w:sz w:val="24"/>
          </w:rPr>
          <w:t>RightFont</w:t>
        </w:r>
      </w:hyperlink>
      <w:r w:rsidRPr="001F7D44">
        <w:rPr>
          <w:rFonts w:ascii="Segoe UI" w:hAnsi="Segoe UI" w:cs="Segoe UI"/>
          <w:color w:val="24292E"/>
          <w:sz w:val="24"/>
        </w:rPr>
        <w:t> - Preview, sync, install and manage fonts on Mac, Dropbox or Google Drive. </w:t>
      </w:r>
      <w:r w:rsidRPr="001F7D44">
        <w:rPr>
          <w:rFonts w:ascii="Segoe UI" w:hAnsi="Segoe UI" w:cs="Segoe UI"/>
          <w:noProof/>
          <w:color w:val="0366D6"/>
          <w:sz w:val="24"/>
        </w:rPr>
        <mc:AlternateContent>
          <mc:Choice Requires="wps">
            <w:drawing>
              <wp:inline distT="0" distB="0" distL="0" distR="0">
                <wp:extent cx="302260" cy="302260"/>
                <wp:effectExtent l="0" t="0" r="0" b="0"/>
                <wp:docPr id="1455" name="Rectangle 1455"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35346" id="Rectangle 1455"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5M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waYSRIC1X6BHkjYsUpGk4rqktIGhRSod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kauSidBP+MWuOclN5K2zMCo46zN8PR4iaRWgQtRudIawviwPkmFDf8x&#10;FVDuQ6Gd/K1EB/UvZfUAclUS5ATKg6EMi0aq7xj1MOCgfb9tiKIY8RsBkk/COLYT0W3i0SSCjTq1&#10;LE8tRJQAlWGD0bCcG9jBJ5tOsVUDnkKXGCGvoE1q5iRsW2iIat+rMMQck/3AtVPydO9uPf4WZr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bDs+TA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54" name="Rectangle 145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19459" id="Rectangle 145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y7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lGM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Z1My7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0"/>
        </w:numPr>
        <w:spacing w:before="60" w:after="100" w:afterAutospacing="1" w:line="240" w:lineRule="auto"/>
        <w:rPr>
          <w:rFonts w:ascii="Segoe UI" w:hAnsi="Segoe UI" w:cs="Segoe UI"/>
          <w:color w:val="24292E"/>
          <w:sz w:val="24"/>
        </w:rPr>
      </w:pPr>
      <w:hyperlink r:id="rId4055" w:history="1">
        <w:r w:rsidRPr="001F7D44">
          <w:rPr>
            <w:rStyle w:val="Hyperlink"/>
            <w:rFonts w:ascii="Segoe UI" w:hAnsi="Segoe UI" w:cs="Segoe UI"/>
            <w:color w:val="0366D6"/>
            <w:sz w:val="24"/>
          </w:rPr>
          <w:t>Solarized</w:t>
        </w:r>
      </w:hyperlink>
      <w:r w:rsidRPr="001F7D44">
        <w:rPr>
          <w:rFonts w:ascii="Segoe UI" w:hAnsi="Segoe UI" w:cs="Segoe UI"/>
          <w:color w:val="24292E"/>
          <w:sz w:val="24"/>
        </w:rPr>
        <w:t> - Clean and beautiful color theme. Works well with iTerm, JetBrains products, Vim etc. </w:t>
      </w:r>
      <w:r w:rsidRPr="001F7D44">
        <w:rPr>
          <w:rFonts w:ascii="Segoe UI" w:hAnsi="Segoe UI" w:cs="Segoe UI"/>
          <w:noProof/>
          <w:color w:val="0366D6"/>
          <w:sz w:val="24"/>
        </w:rPr>
        <mc:AlternateContent>
          <mc:Choice Requires="wps">
            <w:drawing>
              <wp:inline distT="0" distB="0" distL="0" distR="0">
                <wp:extent cx="302260" cy="302260"/>
                <wp:effectExtent l="0" t="0" r="0" b="0"/>
                <wp:docPr id="1453" name="Rectangle 1453"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0906C" id="Rectangle 1453"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V2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tE5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p9rV2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Virtual Machines</w:t>
      </w:r>
    </w:p>
    <w:p w:rsidR="00117743" w:rsidRPr="001F7D44" w:rsidRDefault="00117743" w:rsidP="00117743">
      <w:pPr>
        <w:numPr>
          <w:ilvl w:val="0"/>
          <w:numId w:val="221"/>
        </w:numPr>
        <w:spacing w:before="100" w:beforeAutospacing="1" w:after="100" w:afterAutospacing="1" w:line="240" w:lineRule="auto"/>
        <w:rPr>
          <w:rFonts w:ascii="Segoe UI" w:hAnsi="Segoe UI" w:cs="Segoe UI"/>
          <w:color w:val="24292E"/>
          <w:sz w:val="24"/>
        </w:rPr>
      </w:pPr>
      <w:hyperlink r:id="rId4056" w:history="1">
        <w:r w:rsidRPr="001F7D44">
          <w:rPr>
            <w:rStyle w:val="Hyperlink"/>
            <w:rFonts w:ascii="Segoe UI" w:hAnsi="Segoe UI" w:cs="Segoe UI"/>
            <w:color w:val="0366D6"/>
            <w:sz w:val="24"/>
          </w:rPr>
          <w:t>Parallels</w:t>
        </w:r>
      </w:hyperlink>
      <w:r w:rsidRPr="001F7D44">
        <w:rPr>
          <w:rFonts w:ascii="Segoe UI" w:hAnsi="Segoe UI" w:cs="Segoe UI"/>
          <w:color w:val="24292E"/>
          <w:sz w:val="24"/>
        </w:rPr>
        <w:t> - Powerful, easy-to-use VM. No free upgrade for each new Mac OS. </w:t>
      </w:r>
      <w:r w:rsidRPr="001F7D44">
        <w:rPr>
          <w:rFonts w:ascii="Segoe UI" w:hAnsi="Segoe UI" w:cs="Segoe UI"/>
          <w:noProof/>
          <w:color w:val="0366D6"/>
          <w:sz w:val="24"/>
        </w:rPr>
        <mc:AlternateContent>
          <mc:Choice Requires="wps">
            <w:drawing>
              <wp:inline distT="0" distB="0" distL="0" distR="0">
                <wp:extent cx="302260" cy="302260"/>
                <wp:effectExtent l="0" t="0" r="0" b="0"/>
                <wp:docPr id="1452" name="Rectangle 1452"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59C2A" id="Rectangle 1452"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cd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JRh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vCDcd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21"/>
        </w:numPr>
        <w:spacing w:before="60" w:after="100" w:afterAutospacing="1" w:line="240" w:lineRule="auto"/>
        <w:rPr>
          <w:rFonts w:ascii="Segoe UI" w:hAnsi="Segoe UI" w:cs="Segoe UI"/>
          <w:color w:val="24292E"/>
          <w:sz w:val="24"/>
        </w:rPr>
      </w:pPr>
      <w:hyperlink r:id="rId4057" w:history="1">
        <w:r w:rsidRPr="001F7D44">
          <w:rPr>
            <w:rStyle w:val="Hyperlink"/>
            <w:rFonts w:ascii="Segoe UI" w:hAnsi="Segoe UI" w:cs="Segoe UI"/>
            <w:color w:val="0366D6"/>
            <w:sz w:val="24"/>
          </w:rPr>
          <w:t>Virtual Box</w:t>
        </w:r>
      </w:hyperlink>
      <w:r w:rsidRPr="001F7D44">
        <w:rPr>
          <w:rFonts w:ascii="Segoe UI" w:hAnsi="Segoe UI" w:cs="Segoe UI"/>
          <w:color w:val="24292E"/>
          <w:sz w:val="24"/>
        </w:rPr>
        <w:t> - A powerful x86 and AMD64/Intel64 virtualization product. </w:t>
      </w:r>
      <w:r w:rsidRPr="001F7D44">
        <w:rPr>
          <w:rFonts w:ascii="Segoe UI" w:hAnsi="Segoe UI" w:cs="Segoe UI"/>
          <w:noProof/>
          <w:color w:val="0366D6"/>
          <w:sz w:val="24"/>
        </w:rPr>
        <mc:AlternateContent>
          <mc:Choice Requires="wps">
            <w:drawing>
              <wp:inline distT="0" distB="0" distL="0" distR="0">
                <wp:extent cx="302260" cy="302260"/>
                <wp:effectExtent l="0" t="0" r="0" b="0"/>
                <wp:docPr id="1451" name="Rectangle 1451"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07919" id="Rectangle 1451"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dJAw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&#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50" name="Rectangle 145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BC355" id="Rectangle 145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K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RJEiQFqr0CfJGxIpTNJxWVJeQtEJR2hNlIZG04Uys55yV6z0uuPDn6g2Mc1luWirMUEJF&#10;OTGgH92wTmOkUgtH3VQh1GtlCuUgvfm2kebt1yUnYj2sbe38vtOp42Ar7pb33Z2y+HR3K8u1RkLO&#10;G+BCr3QHrIAnkDwcKSX7hpIKEhqeuht8WIcavKFl/15WkBayMdJx39WqtTGADdo5MT0cxUR3BpVw&#10;eB5E0RgyWo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QbIK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49" name="Rectangle 144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CC544" id="Rectangle 144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sbEo+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1"/>
        </w:numPr>
        <w:spacing w:before="60" w:after="100" w:afterAutospacing="1" w:line="240" w:lineRule="auto"/>
        <w:rPr>
          <w:rFonts w:ascii="Segoe UI" w:hAnsi="Segoe UI" w:cs="Segoe UI"/>
          <w:color w:val="24292E"/>
          <w:sz w:val="24"/>
        </w:rPr>
      </w:pPr>
      <w:hyperlink r:id="rId4058" w:history="1">
        <w:r w:rsidRPr="001F7D44">
          <w:rPr>
            <w:rStyle w:val="Hyperlink"/>
            <w:rFonts w:ascii="Segoe UI" w:hAnsi="Segoe UI" w:cs="Segoe UI"/>
            <w:color w:val="0366D6"/>
            <w:sz w:val="24"/>
          </w:rPr>
          <w:t>VMWare Fusion</w:t>
        </w:r>
      </w:hyperlink>
      <w:r w:rsidRPr="001F7D44">
        <w:rPr>
          <w:rFonts w:ascii="Segoe UI" w:hAnsi="Segoe UI" w:cs="Segoe UI"/>
          <w:color w:val="24292E"/>
          <w:sz w:val="24"/>
        </w:rPr>
        <w:t> - A powerful, commercial VM developed by VMware.</w:t>
      </w:r>
    </w:p>
    <w:p w:rsidR="00117743" w:rsidRPr="001F7D44" w:rsidRDefault="00117743" w:rsidP="00117743">
      <w:pPr>
        <w:numPr>
          <w:ilvl w:val="0"/>
          <w:numId w:val="221"/>
        </w:numPr>
        <w:spacing w:before="60" w:after="100" w:afterAutospacing="1" w:line="240" w:lineRule="auto"/>
        <w:rPr>
          <w:rFonts w:ascii="Segoe UI" w:hAnsi="Segoe UI" w:cs="Segoe UI"/>
          <w:color w:val="24292E"/>
          <w:sz w:val="24"/>
        </w:rPr>
      </w:pPr>
      <w:hyperlink r:id="rId4059" w:history="1">
        <w:r w:rsidRPr="001F7D44">
          <w:rPr>
            <w:rStyle w:val="Hyperlink"/>
            <w:rFonts w:ascii="Segoe UI" w:hAnsi="Segoe UI" w:cs="Segoe UI"/>
            <w:color w:val="0366D6"/>
            <w:sz w:val="24"/>
          </w:rPr>
          <w:t>Veertu</w:t>
        </w:r>
      </w:hyperlink>
      <w:r w:rsidRPr="001F7D44">
        <w:rPr>
          <w:rFonts w:ascii="Segoe UI" w:hAnsi="Segoe UI" w:cs="Segoe UI"/>
          <w:color w:val="24292E"/>
          <w:sz w:val="24"/>
        </w:rPr>
        <w:t> - The lightest VM on Mac. A responsive, sandboxed &amp; native way to run VM on your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448" name="Rectangle 144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38EC0" id="Rectangle 144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1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Y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9Dc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U1t1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47" name="Rectangle 1447"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57410" id="Rectangle 1447"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NL8l/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Communication</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Team communication and collaboration tools</w:t>
      </w:r>
    </w:p>
    <w:p w:rsidR="00117743" w:rsidRPr="001F7D44" w:rsidRDefault="00117743" w:rsidP="00F526AB">
      <w:pPr>
        <w:numPr>
          <w:ilvl w:val="0"/>
          <w:numId w:val="222"/>
        </w:numPr>
        <w:spacing w:before="100" w:beforeAutospacing="1" w:after="100" w:afterAutospacing="1" w:line="240" w:lineRule="auto"/>
        <w:rPr>
          <w:rFonts w:ascii="Segoe UI" w:hAnsi="Segoe UI" w:cs="Segoe UI"/>
          <w:color w:val="24292E"/>
          <w:sz w:val="24"/>
        </w:rPr>
      </w:pPr>
      <w:hyperlink r:id="rId4060" w:history="1">
        <w:r w:rsidRPr="001F7D44">
          <w:rPr>
            <w:rStyle w:val="Hyperlink"/>
            <w:rFonts w:ascii="Segoe UI" w:hAnsi="Segoe UI" w:cs="Segoe UI"/>
            <w:color w:val="0366D6"/>
            <w:sz w:val="24"/>
          </w:rPr>
          <w:t>Franz</w:t>
        </w:r>
      </w:hyperlink>
      <w:r w:rsidRPr="001F7D44">
        <w:rPr>
          <w:rFonts w:ascii="Segoe UI" w:hAnsi="Segoe UI" w:cs="Segoe UI"/>
          <w:color w:val="24292E"/>
          <w:sz w:val="24"/>
        </w:rPr>
        <w:t> - An </w:t>
      </w:r>
      <w:hyperlink r:id="rId4061" w:history="1">
        <w:r w:rsidRPr="001F7D44">
          <w:rPr>
            <w:rStyle w:val="Hyperlink"/>
            <w:rFonts w:ascii="Segoe UI" w:hAnsi="Segoe UI" w:cs="Segoe UI"/>
            <w:color w:val="0366D6"/>
            <w:sz w:val="24"/>
          </w:rPr>
          <w:t>Electron</w:t>
        </w:r>
      </w:hyperlink>
      <w:r w:rsidRPr="001F7D44">
        <w:rPr>
          <w:rFonts w:ascii="Segoe UI" w:hAnsi="Segoe UI" w:cs="Segoe UI"/>
          <w:color w:val="24292E"/>
          <w:sz w:val="24"/>
        </w:rPr>
        <w:t> based, multi-protocol wrapper for web-based chat client. One application, 23 messenger services. </w:t>
      </w:r>
      <w:r w:rsidRPr="001F7D44">
        <w:rPr>
          <w:rFonts w:ascii="Segoe UI" w:hAnsi="Segoe UI" w:cs="Segoe UI"/>
          <w:noProof/>
          <w:color w:val="0366D6"/>
          <w:sz w:val="24"/>
        </w:rPr>
        <mc:AlternateContent>
          <mc:Choice Requires="wps">
            <w:drawing>
              <wp:inline distT="0" distB="0" distL="0" distR="0">
                <wp:extent cx="302260" cy="302260"/>
                <wp:effectExtent l="0" t="0" r="0" b="0"/>
                <wp:docPr id="1446" name="Rectangle 1446"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D2DB8" id="Rectangle 1446"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3tbAgMAAFs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s33tb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45" name="Rectangle 144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2BB06" id="Rectangle 144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b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4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0Bz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Nmlb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62" w:history="1">
        <w:r w:rsidRPr="001F7D44">
          <w:rPr>
            <w:rStyle w:val="Hyperlink"/>
            <w:rFonts w:ascii="Segoe UI" w:hAnsi="Segoe UI" w:cs="Segoe UI"/>
            <w:color w:val="0366D6"/>
            <w:sz w:val="24"/>
          </w:rPr>
          <w:t>QQ</w:t>
        </w:r>
      </w:hyperlink>
      <w:r w:rsidRPr="001F7D44">
        <w:rPr>
          <w:rFonts w:ascii="Segoe UI" w:hAnsi="Segoe UI" w:cs="Segoe UI"/>
          <w:color w:val="24292E"/>
          <w:sz w:val="24"/>
        </w:rPr>
        <w:t> - Official QQ app for Mac. (</w:t>
      </w:r>
      <w:r w:rsidRPr="001F7D44">
        <w:rPr>
          <w:rStyle w:val="Strong"/>
          <w:rFonts w:ascii="Segoe UI" w:hAnsi="Segoe UI" w:cs="Segoe UI"/>
          <w:color w:val="24292E"/>
          <w:sz w:val="24"/>
        </w:rPr>
        <w:t>Missing English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44" name="Rectangle 144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42D36" id="Rectangle 144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xd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4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6C5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c4xd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63" w:history="1">
        <w:r w:rsidRPr="001F7D44">
          <w:rPr>
            <w:rStyle w:val="Hyperlink"/>
            <w:rFonts w:ascii="Segoe UI" w:hAnsi="Segoe UI" w:cs="Segoe UI"/>
            <w:color w:val="0366D6"/>
            <w:sz w:val="24"/>
          </w:rPr>
          <w:t>WeChat</w:t>
        </w:r>
      </w:hyperlink>
      <w:r w:rsidRPr="001F7D44">
        <w:rPr>
          <w:rFonts w:ascii="Segoe UI" w:hAnsi="Segoe UI" w:cs="Segoe UI"/>
          <w:color w:val="24292E"/>
          <w:sz w:val="24"/>
        </w:rPr>
        <w:t> - Official WeChat app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443" name="Rectangle 144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56F5C" id="Rectangle 144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P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4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oHm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pgDP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64" w:history="1">
        <w:r w:rsidRPr="001F7D44">
          <w:rPr>
            <w:rStyle w:val="Hyperlink"/>
            <w:rFonts w:ascii="Segoe UI" w:hAnsi="Segoe UI" w:cs="Segoe UI"/>
            <w:color w:val="0366D6"/>
            <w:sz w:val="24"/>
          </w:rPr>
          <w:t>Electronic WeChat</w:t>
        </w:r>
      </w:hyperlink>
      <w:r w:rsidRPr="001F7D44">
        <w:rPr>
          <w:rFonts w:ascii="Segoe UI" w:hAnsi="Segoe UI" w:cs="Segoe UI"/>
          <w:color w:val="24292E"/>
          <w:sz w:val="24"/>
        </w:rPr>
        <w:t> - An open-source WeChat client, build with </w:t>
      </w:r>
      <w:hyperlink r:id="rId4065" w:history="1">
        <w:r w:rsidRPr="001F7D44">
          <w:rPr>
            <w:rStyle w:val="Hyperlink"/>
            <w:rFonts w:ascii="Segoe UI" w:hAnsi="Segoe UI" w:cs="Segoe UI"/>
            <w:color w:val="0366D6"/>
            <w:sz w:val="24"/>
          </w:rPr>
          <w:t>Electron</w:t>
        </w:r>
      </w:hyperlink>
      <w:r w:rsidRPr="001F7D44">
        <w:rPr>
          <w:rFonts w:ascii="Segoe UI" w:hAnsi="Segoe UI" w:cs="Segoe UI"/>
          <w:color w:val="24292E"/>
          <w:sz w:val="24"/>
        </w:rPr>
        <w:t>. </w:t>
      </w:r>
      <w:hyperlink r:id="rId406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442" name="Rectangle 1442" descr="Open-Source Software">
                    <a:hlinkClick xmlns:a="http://schemas.openxmlformats.org/drawingml/2006/main" r:id="rId40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BD9052" id="Rectangle 1442" o:spid="_x0000_s1026" alt="Open-Source Software" href="https://github.com/geeeeeeeeek/electronic-wecha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kU+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NMF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Bq3sJqDfpJNZAht9bFkdW4ik4KrAFqNx&#10;ubCwg082vebrFiLFPjFSXUKbNNxL2LXQiGrXqzC0PJPdgHVT8Xjvbz3/Bs5/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41" name="Rectangle 1441" descr="Freeware">
                    <a:hlinkClick xmlns:a="http://schemas.openxmlformats.org/drawingml/2006/main" r:id="rId40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1D1A8" id="Rectangle 1441" o:spid="_x0000_s1026" alt="Freeware" href="https://github.com/geeeeeeeeek/electronic-wecha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bj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emMUaSdFClz5A3IteCofG0ZoZC0irN2EC0g0TyVnD5sBCcPuxwwYU/V29kXCq66Zi0Ywk1E8SC&#10;fkzLe4ORzh0c/b6OXXXCoTe5R+lq6pf3/Z12CEx/q+iDQVItWkDLrk0PuIEJ0Ngfaa2GlpEaUnbi&#10;bvThHBrwhlbDB1UDcbKxyrN7bHTnYgBe9Ojl8nSQC3u0iMLheZQkUxAV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QzaF839fwmnVwksNHHltWxhUgKrgpsMRqXCws7eLLpNV+3&#10;ECn2iZHqGtqk4V7CroVGVLtehUHlmeyGqpuEx3t/63n0z38B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40" name="Rectangle 1440" descr="hot">
                    <a:hlinkClick xmlns:a="http://schemas.openxmlformats.org/drawingml/2006/main" r:id="rId40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50F1F" id="Rectangle 1440" o:spid="_x0000_s1026" alt="hot" href="https://github.com/geeeeeeeeek/electronic-wecha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lo6Q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67" w:history="1">
        <w:r w:rsidRPr="001F7D44">
          <w:rPr>
            <w:rStyle w:val="Hyperlink"/>
            <w:rFonts w:ascii="Segoe UI" w:hAnsi="Segoe UI" w:cs="Segoe UI"/>
            <w:color w:val="0366D6"/>
            <w:sz w:val="24"/>
          </w:rPr>
          <w:t>Skype</w:t>
        </w:r>
      </w:hyperlink>
      <w:r w:rsidRPr="001F7D44">
        <w:rPr>
          <w:rFonts w:ascii="Segoe UI" w:hAnsi="Segoe UI" w:cs="Segoe UI"/>
          <w:color w:val="24292E"/>
          <w:sz w:val="24"/>
        </w:rPr>
        <w:t> - A cross-platform application that provides video chat and voice call services. Users can exchange images, text, video and any other digital documents.</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68" w:history="1">
        <w:r w:rsidRPr="001F7D44">
          <w:rPr>
            <w:rStyle w:val="Hyperlink"/>
            <w:rFonts w:ascii="Segoe UI" w:hAnsi="Segoe UI" w:cs="Segoe UI"/>
            <w:color w:val="0366D6"/>
            <w:sz w:val="24"/>
          </w:rPr>
          <w:t>Maipo</w:t>
        </w:r>
      </w:hyperlink>
      <w:r w:rsidRPr="001F7D44">
        <w:rPr>
          <w:rFonts w:ascii="Segoe UI" w:hAnsi="Segoe UI" w:cs="Segoe UI"/>
          <w:color w:val="24292E"/>
          <w:sz w:val="24"/>
        </w:rPr>
        <w:t> - A third-party Weibo client for Mac OS.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39" name="Rectangle 143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EE579" id="Rectangle 143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eU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z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1jeU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38" name="Rectangle 143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BD0B2" id="Rectangle 143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np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nPol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Zhjnp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37" name="Rectangle 1437" descr="App Store">
                  <a:hlinkClick xmlns:a="http://schemas.openxmlformats.org/drawingml/2006/main" r:id="rId40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8763B" id="Rectangle 1437" o:spid="_x0000_s1026" alt="App Store" href="https://itunes.apple.com/cn/app/weibox/id7890665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uY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36" name="Rectangle 1436"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404AF7" id="Rectangle 1436"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Z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Xw+xk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JqSXNk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0" w:history="1">
        <w:r w:rsidRPr="001F7D44">
          <w:rPr>
            <w:rStyle w:val="Hyperlink"/>
            <w:rFonts w:ascii="Segoe UI" w:hAnsi="Segoe UI" w:cs="Segoe UI"/>
            <w:color w:val="0366D6"/>
            <w:sz w:val="24"/>
          </w:rPr>
          <w:t>御飯</w:t>
        </w:r>
      </w:hyperlink>
      <w:r w:rsidRPr="001F7D44">
        <w:rPr>
          <w:rFonts w:ascii="Segoe UI" w:hAnsi="Segoe UI" w:cs="Segoe UI"/>
          <w:color w:val="24292E"/>
          <w:sz w:val="24"/>
        </w:rPr>
        <w:t> - A third-party FanFou client for Mac OS.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35" name="Rectangle 1435" descr="star 3">
                  <a:hlinkClick xmlns:a="http://schemas.openxmlformats.org/drawingml/2006/main" r:id="rId388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D9B8CF" id="Rectangle 1435" o:spid="_x0000_s1026" alt="star 3" href="https://camo.githubusercontent.com/1168647aeae5f5acea4277203c44a7fafdcceefc/68747470733a2f2f6a617977636a6c6f76652e6769746875622e696f2f73622f737461722f7265643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&#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34" name="Rectangle 143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F5E81" id="Rectangle 143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6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z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swW6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1" w:history="1">
        <w:r w:rsidRPr="001F7D44">
          <w:rPr>
            <w:rStyle w:val="Hyperlink"/>
            <w:rFonts w:ascii="Segoe UI" w:hAnsi="Segoe UI" w:cs="Segoe UI"/>
            <w:color w:val="0366D6"/>
            <w:sz w:val="24"/>
          </w:rPr>
          <w:t>ChitChat</w:t>
        </w:r>
      </w:hyperlink>
      <w:r w:rsidRPr="001F7D44">
        <w:rPr>
          <w:rFonts w:ascii="Segoe UI" w:hAnsi="Segoe UI" w:cs="Segoe UI"/>
          <w:color w:val="24292E"/>
          <w:sz w:val="24"/>
        </w:rPr>
        <w:t> - Unofficial WhatsApp. </w:t>
      </w:r>
      <w:r w:rsidRPr="001F7D44">
        <w:rPr>
          <w:rFonts w:ascii="Segoe UI" w:hAnsi="Segoe UI" w:cs="Segoe UI"/>
          <w:noProof/>
          <w:color w:val="0366D6"/>
          <w:sz w:val="24"/>
        </w:rPr>
        <mc:AlternateContent>
          <mc:Choice Requires="wps">
            <w:drawing>
              <wp:inline distT="0" distB="0" distL="0" distR="0">
                <wp:extent cx="302260" cy="302260"/>
                <wp:effectExtent l="0" t="0" r="0" b="0"/>
                <wp:docPr id="1433" name="Rectangle 1433" descr="Open-Source Software">
                  <a:hlinkClick xmlns:a="http://schemas.openxmlformats.org/drawingml/2006/main" r:id="rId40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67067" id="Rectangle 1433" o:spid="_x0000_s1026" alt="Open-Source Software" href="https://github.com/stonesam92/ChitCha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2" w:history="1">
        <w:r w:rsidRPr="001F7D44">
          <w:rPr>
            <w:rStyle w:val="Hyperlink"/>
            <w:rFonts w:ascii="Segoe UI" w:hAnsi="Segoe UI" w:cs="Segoe UI"/>
            <w:color w:val="0366D6"/>
            <w:sz w:val="24"/>
          </w:rPr>
          <w:t>Telegram</w:t>
        </w:r>
      </w:hyperlink>
      <w:r w:rsidRPr="001F7D44">
        <w:rPr>
          <w:rFonts w:ascii="Segoe UI" w:hAnsi="Segoe UI" w:cs="Segoe UI"/>
          <w:color w:val="24292E"/>
          <w:sz w:val="24"/>
        </w:rPr>
        <w:t> - A messaging app with a focus on speed and security.</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3" w:history="1">
        <w:r w:rsidRPr="001F7D44">
          <w:rPr>
            <w:rStyle w:val="Hyperlink"/>
            <w:rFonts w:ascii="Segoe UI" w:hAnsi="Segoe UI" w:cs="Segoe UI"/>
            <w:color w:val="0366D6"/>
            <w:sz w:val="24"/>
          </w:rPr>
          <w:t xml:space="preserve">Messenger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Mac</w:t>
        </w:r>
      </w:hyperlink>
      <w:r w:rsidRPr="001F7D44">
        <w:rPr>
          <w:rFonts w:ascii="Segoe UI" w:hAnsi="Segoe UI" w:cs="Segoe UI"/>
          <w:color w:val="24292E"/>
          <w:sz w:val="24"/>
        </w:rPr>
        <w:t> - A third-party Facebook messenger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432" name="Rectangle 1432" descr="Open-Source Software">
                  <a:hlinkClick xmlns:a="http://schemas.openxmlformats.org/drawingml/2006/main" r:id="rId40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E632D" id="Rectangle 1432" o:spid="_x0000_s1026" alt="Open-Source Software" href="https://github.com/rsms/fb-mac-messeng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hd+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peYK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5" w:history="1">
        <w:r w:rsidRPr="001F7D44">
          <w:rPr>
            <w:rStyle w:val="Hyperlink"/>
            <w:rFonts w:ascii="Segoe UI" w:hAnsi="Segoe UI" w:cs="Segoe UI"/>
            <w:color w:val="0366D6"/>
            <w:sz w:val="24"/>
          </w:rPr>
          <w:t>Adium</w:t>
        </w:r>
      </w:hyperlink>
      <w:r w:rsidRPr="001F7D44">
        <w:rPr>
          <w:rFonts w:ascii="Segoe UI" w:hAnsi="Segoe UI" w:cs="Segoe UI"/>
          <w:color w:val="24292E"/>
          <w:sz w:val="24"/>
        </w:rPr>
        <w:t> - A free instant messaging application for Mac OS X, connecting to AIM, MSN, SMPP, Yahoo and more. </w:t>
      </w:r>
      <w:r w:rsidRPr="001F7D44">
        <w:rPr>
          <w:rFonts w:ascii="Segoe UI" w:hAnsi="Segoe UI" w:cs="Segoe UI"/>
          <w:noProof/>
          <w:color w:val="0366D6"/>
          <w:sz w:val="24"/>
        </w:rPr>
        <mc:AlternateContent>
          <mc:Choice Requires="wps">
            <w:drawing>
              <wp:inline distT="0" distB="0" distL="0" distR="0">
                <wp:extent cx="302260" cy="302260"/>
                <wp:effectExtent l="0" t="0" r="0" b="0"/>
                <wp:docPr id="1431" name="Rectangle 143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0A720" id="Rectangle 143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rm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z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6Vrm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6" w:history="1">
        <w:r w:rsidRPr="001F7D44">
          <w:rPr>
            <w:rStyle w:val="Hyperlink"/>
            <w:rFonts w:ascii="Segoe UI" w:hAnsi="Segoe UI" w:cs="Segoe UI"/>
            <w:color w:val="0366D6"/>
            <w:sz w:val="24"/>
          </w:rPr>
          <w:t>Textual</w:t>
        </w:r>
      </w:hyperlink>
      <w:r w:rsidRPr="001F7D44">
        <w:rPr>
          <w:rFonts w:ascii="Segoe UI" w:hAnsi="Segoe UI" w:cs="Segoe UI"/>
          <w:color w:val="24292E"/>
          <w:sz w:val="24"/>
        </w:rPr>
        <w:t> - Textual is the world's most popular application for interacting with Internet Relay Chat (IRC) chatrooms on OS X.</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7" w:history="1">
        <w:r w:rsidRPr="001F7D44">
          <w:rPr>
            <w:rStyle w:val="Hyperlink"/>
            <w:rFonts w:ascii="Segoe UI" w:hAnsi="Segoe UI" w:cs="Segoe UI"/>
            <w:color w:val="0366D6"/>
            <w:sz w:val="24"/>
          </w:rPr>
          <w:t>Gitter</w:t>
        </w:r>
      </w:hyperlink>
      <w:r w:rsidRPr="001F7D44">
        <w:rPr>
          <w:rFonts w:ascii="Segoe UI" w:hAnsi="Segoe UI" w:cs="Segoe UI"/>
          <w:color w:val="24292E"/>
          <w:sz w:val="24"/>
        </w:rPr>
        <w:t> - An instant messaging and chat room system for developers as well as GitHub users. Developer friendly with Markdown syntax support.</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78" w:history="1">
        <w:r w:rsidRPr="001F7D44">
          <w:rPr>
            <w:rStyle w:val="Hyperlink"/>
            <w:rFonts w:ascii="Segoe UI" w:hAnsi="Segoe UI" w:cs="Segoe UI"/>
            <w:color w:val="0366D6"/>
            <w:sz w:val="24"/>
          </w:rPr>
          <w:t>简聊</w:t>
        </w:r>
      </w:hyperlink>
      <w:r w:rsidRPr="001F7D44">
        <w:rPr>
          <w:rFonts w:ascii="Segoe UI" w:hAnsi="Segoe UI" w:cs="Segoe UI"/>
          <w:color w:val="24292E"/>
          <w:sz w:val="24"/>
        </w:rPr>
        <w:t> - A communication tool for enterprise use. You can build your own service with its open-source version. (</w:t>
      </w:r>
      <w:r w:rsidRPr="001F7D44">
        <w:rPr>
          <w:rStyle w:val="Strong"/>
          <w:rFonts w:ascii="Segoe UI" w:hAnsi="Segoe UI" w:cs="Segoe UI"/>
          <w:color w:val="24292E"/>
          <w:sz w:val="24"/>
        </w:rPr>
        <w:t>Missing English Docs</w:t>
      </w:r>
      <w:r w:rsidRPr="001F7D44">
        <w:rPr>
          <w:rFonts w:ascii="Segoe UI" w:hAnsi="Segoe UI" w:cs="Segoe UI"/>
          <w:color w:val="24292E"/>
          <w:sz w:val="24"/>
        </w:rPr>
        <w:t>) </w:t>
      </w:r>
      <w:hyperlink r:id="rId4079"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430" name="Rectangle 1430" descr="Open-Source Software">
                    <a:hlinkClick xmlns:a="http://schemas.openxmlformats.org/drawingml/2006/main" r:id="rId40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515E4" id="Rectangle 1430" o:spid="_x0000_s1026" alt="Open-Source Software" href="https://github.com/jianliaoim/talk-o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vv+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qXXEKCBG6hSp8hb1isOUXDaUU1gaQ9QDX8pdwoQtESOPRYWXg4azgTT3POyNMeI1z+cyUH9oUk&#10;m5YKM5RTUY4NaEk3rNMeUpmFpu6qyFYq6DudOcS2vm657B6VRaC7e0meNBJy3gByeqM74ACsgNLh&#10;SCnZNxRXkL4zd4MP61CDN7TqP8oKkoA3Rjp2u1q1NgbgRTsnneejdOjOIAKHl2EcjyF/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29" name="Rectangle 1429" descr="Freeware">
                    <a:hlinkClick xmlns:a="http://schemas.openxmlformats.org/drawingml/2006/main" r:id="rId40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9962D" id="Rectangle 1429" o:spid="_x0000_s1026" alt="Freeware" href="https://github.com/jianliaoim/talk-o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sb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cmGUaSdFClz5A3IteCofG0ZoZC0irN2EC0g0TyVnD5sBCcPuxwwYU/V29kXCq66Zi0Ywk1E8SC&#10;fkzLe4ORzh0c/b6OXXXCoTe5R+lq6pf3/Z12CEx/q+iDQVItWkDLrk0PuIEJ0Ngfaa2GlpEaUnbi&#10;bvThHBrwhlbDB1UDcbKxyrN7bHTnYgBe9Ojl8nSQC3u0iMLheZQkUxAV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KRwEY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" o:button="t" filled="f" stroked="f">
                  <v:fill o:detectmouseclick="t"/>
                  <o:lock v:ext="edit" aspectratio="t"/>
                  <w10:anchorlock/>
                </v:rect>
              </w:pict>
            </mc:Fallback>
          </mc:AlternateContent>
        </w:r>
      </w:hyperlink>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0" w:anchor="download_block" w:history="1">
        <w:r w:rsidRPr="001F7D44">
          <w:rPr>
            <w:rStyle w:val="Hyperlink"/>
            <w:rFonts w:ascii="Segoe UI" w:hAnsi="Segoe UI" w:cs="Segoe UI"/>
            <w:color w:val="0366D6"/>
            <w:sz w:val="24"/>
          </w:rPr>
          <w:t>钉钉</w:t>
        </w:r>
      </w:hyperlink>
      <w:r w:rsidRPr="001F7D44">
        <w:rPr>
          <w:rFonts w:ascii="Segoe UI" w:hAnsi="Segoe UI" w:cs="Segoe UI"/>
          <w:color w:val="24292E"/>
          <w:sz w:val="24"/>
        </w:rPr>
        <w:t> - A free office communication platform for enterprise use.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28" name="Rectangle 142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AA0D" id="Rectangle 142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f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I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vlaf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1" w:history="1">
        <w:r w:rsidRPr="001F7D44">
          <w:rPr>
            <w:rStyle w:val="Hyperlink"/>
            <w:rFonts w:ascii="Segoe UI" w:hAnsi="Segoe UI" w:cs="Segoe UI"/>
            <w:color w:val="0366D6"/>
            <w:sz w:val="24"/>
          </w:rPr>
          <w:t>LimeChat</w:t>
        </w:r>
      </w:hyperlink>
      <w:r w:rsidRPr="001F7D44">
        <w:rPr>
          <w:rFonts w:ascii="Segoe UI" w:hAnsi="Segoe UI" w:cs="Segoe UI"/>
          <w:color w:val="24292E"/>
          <w:sz w:val="24"/>
        </w:rPr>
        <w:t> - An open-source IRC client for Mac OS X. </w:t>
      </w:r>
      <w:hyperlink r:id="rId408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427" name="Rectangle 1427" descr="Open-Source Software">
                    <a:hlinkClick xmlns:a="http://schemas.openxmlformats.org/drawingml/2006/main" r:id="rId40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D85CA" id="Rectangle 1427" o:spid="_x0000_s1026" alt="Open-Source Software" href="https://github.com/psychs/limecha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jF+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2aTD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26" name="Rectangle 1426" descr="Freeware">
                    <a:hlinkClick xmlns:a="http://schemas.openxmlformats.org/drawingml/2006/main" r:id="rId40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1B545" id="Rectangle 1426" o:spid="_x0000_s1026" alt="Freeware" href="https://github.com/psychs/limecha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RC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3" w:history="1">
        <w:r w:rsidRPr="001F7D44">
          <w:rPr>
            <w:rStyle w:val="Hyperlink"/>
            <w:rFonts w:ascii="Segoe UI" w:hAnsi="Segoe UI" w:cs="Segoe UI"/>
            <w:color w:val="0366D6"/>
            <w:sz w:val="24"/>
          </w:rPr>
          <w:t>Slack</w:t>
        </w:r>
      </w:hyperlink>
      <w:r w:rsidRPr="001F7D44">
        <w:rPr>
          <w:rFonts w:ascii="Segoe UI" w:hAnsi="Segoe UI" w:cs="Segoe UI"/>
          <w:color w:val="24292E"/>
          <w:sz w:val="24"/>
        </w:rPr>
        <w:t> - Awesome tool for team collaboration and communication. </w:t>
      </w:r>
      <w:r w:rsidRPr="001F7D44">
        <w:rPr>
          <w:rFonts w:ascii="Segoe UI" w:hAnsi="Segoe UI" w:cs="Segoe UI"/>
          <w:noProof/>
          <w:color w:val="0366D6"/>
          <w:sz w:val="24"/>
        </w:rPr>
        <mc:AlternateContent>
          <mc:Choice Requires="wps">
            <w:drawing>
              <wp:inline distT="0" distB="0" distL="0" distR="0">
                <wp:extent cx="302260" cy="302260"/>
                <wp:effectExtent l="0" t="0" r="0" b="0"/>
                <wp:docPr id="1425" name="Rectangle 14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3CE84" id="Rectangle 14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SxABQMAAGA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PbZLEA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24" name="Rectangle 142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849C7" id="Rectangle 142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CY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IoxkiQFrr0CepGxIpTNOxWVJdQtEYaR7LhTKznnJXrPSTr+2PjBrK5LDctFWbonqKcGJCO&#10;blinMVKpRaJuqhBatTKFcmjefNtI8/brkhOxHmzbNr/vdOrg22Y78767U7YJuruV5VojIecN0KBX&#10;ugNCQBH4HbaUkn1DSQW1DE/DDTFsQA3R0LJ/LyuoCNkY6bjvatXaHMAG7ZyOHo46ojuDStg8D6Jo&#10;DGor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MXTCY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23" name="Rectangle 1423"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98E10" id="Rectangle 1423"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XL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ugc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XfcXL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4" w:history="1">
        <w:r w:rsidRPr="001F7D44">
          <w:rPr>
            <w:rStyle w:val="Hyperlink"/>
            <w:rFonts w:ascii="Segoe UI" w:hAnsi="Segoe UI" w:cs="Segoe UI"/>
            <w:color w:val="0366D6"/>
            <w:sz w:val="24"/>
          </w:rPr>
          <w:t>零信</w:t>
        </w:r>
      </w:hyperlink>
      <w:r w:rsidRPr="001F7D44">
        <w:rPr>
          <w:rFonts w:ascii="Segoe UI" w:hAnsi="Segoe UI" w:cs="Segoe UI"/>
          <w:color w:val="24292E"/>
          <w:sz w:val="24"/>
        </w:rPr>
        <w:t> - Work anywhere at anytime. Cross platform.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5" w:history="1">
        <w:r w:rsidRPr="001F7D44">
          <w:rPr>
            <w:rStyle w:val="Hyperlink"/>
            <w:rFonts w:ascii="Segoe UI" w:hAnsi="Segoe UI" w:cs="Segoe UI"/>
            <w:color w:val="0366D6"/>
            <w:sz w:val="24"/>
          </w:rPr>
          <w:t>今目标</w:t>
        </w:r>
      </w:hyperlink>
      <w:r w:rsidRPr="001F7D44">
        <w:rPr>
          <w:rFonts w:ascii="Segoe UI" w:hAnsi="Segoe UI" w:cs="Segoe UI"/>
          <w:color w:val="24292E"/>
          <w:sz w:val="24"/>
        </w:rPr>
        <w:t> - An internet work platform for small-to-medium sized enterprises.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6" w:history="1">
        <w:r w:rsidRPr="001F7D44">
          <w:rPr>
            <w:rStyle w:val="Hyperlink"/>
            <w:rFonts w:ascii="Segoe UI" w:hAnsi="Segoe UI" w:cs="Segoe UI"/>
            <w:color w:val="0366D6"/>
            <w:sz w:val="24"/>
          </w:rPr>
          <w:t>BearyChat</w:t>
        </w:r>
      </w:hyperlink>
      <w:r w:rsidRPr="001F7D44">
        <w:rPr>
          <w:rFonts w:ascii="Segoe UI" w:hAnsi="Segoe UI" w:cs="Segoe UI"/>
          <w:color w:val="24292E"/>
          <w:sz w:val="24"/>
        </w:rPr>
        <w:t> - Team collaboration and communication tool for internet-based teams.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w: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7" w:history="1">
        <w:r w:rsidRPr="001F7D44">
          <w:rPr>
            <w:rStyle w:val="Hyperlink"/>
            <w:rFonts w:ascii="Segoe UI" w:hAnsi="Segoe UI" w:cs="Segoe UI"/>
            <w:color w:val="0366D6"/>
            <w:sz w:val="24"/>
          </w:rPr>
          <w:t>Bitpost</w:t>
        </w:r>
      </w:hyperlink>
      <w:r w:rsidRPr="001F7D44">
        <w:rPr>
          <w:rFonts w:ascii="Segoe UI" w:hAnsi="Segoe UI" w:cs="Segoe UI"/>
          <w:color w:val="24292E"/>
          <w:sz w:val="24"/>
        </w:rPr>
        <w:t xml:space="preserve"> - A private decentralized messaging system. Instead of connecting to centralized </w:t>
      </w:r>
      <w:proofErr w:type="gramStart"/>
      <w:r w:rsidRPr="001F7D44">
        <w:rPr>
          <w:rFonts w:ascii="Segoe UI" w:hAnsi="Segoe UI" w:cs="Segoe UI"/>
          <w:color w:val="24292E"/>
          <w:sz w:val="24"/>
        </w:rPr>
        <w:t>servers(</w:t>
      </w:r>
      <w:proofErr w:type="gramEnd"/>
      <w:r w:rsidRPr="001F7D44">
        <w:rPr>
          <w:rFonts w:ascii="Segoe UI" w:hAnsi="Segoe UI" w:cs="Segoe UI"/>
          <w:color w:val="24292E"/>
          <w:sz w:val="24"/>
        </w:rPr>
        <w:t>like Facebook, Gmail etc.) or federated servers(like email, IRC, Jabber), it uses P2P protocol to send encrypted messages to another person or to many subscribers. </w:t>
      </w:r>
      <w:r w:rsidRPr="001F7D44">
        <w:rPr>
          <w:rFonts w:ascii="Segoe UI" w:hAnsi="Segoe UI" w:cs="Segoe UI"/>
          <w:noProof/>
          <w:color w:val="0366D6"/>
          <w:sz w:val="24"/>
        </w:rPr>
        <mc:AlternateContent>
          <mc:Choice Requires="wps">
            <w:drawing>
              <wp:inline distT="0" distB="0" distL="0" distR="0">
                <wp:extent cx="302260" cy="302260"/>
                <wp:effectExtent l="0" t="0" r="0" b="0"/>
                <wp:docPr id="1422" name="Rectangle 1422" descr="Open-Source Software">
                  <a:hlinkClick xmlns:a="http://schemas.openxmlformats.org/drawingml/2006/main" r:id="rId40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3FE36" id="Rectangle 1422" o:spid="_x0000_s1026" alt="Open-Source Software" href="https://github.com/Voluntarynet/Bitpo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7P+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JMF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89" w:history="1">
        <w:r w:rsidRPr="001F7D44">
          <w:rPr>
            <w:rStyle w:val="Hyperlink"/>
            <w:rFonts w:ascii="Segoe UI" w:hAnsi="Segoe UI" w:cs="Segoe UI"/>
            <w:color w:val="0366D6"/>
            <w:sz w:val="24"/>
          </w:rPr>
          <w:t>Teambition</w:t>
        </w:r>
      </w:hyperlink>
      <w:r w:rsidRPr="001F7D44">
        <w:rPr>
          <w:rFonts w:ascii="Segoe UI" w:hAnsi="Segoe UI" w:cs="Segoe UI"/>
          <w:color w:val="24292E"/>
          <w:sz w:val="24"/>
        </w:rPr>
        <w:t> - A team collaboration tool, including many features like task plan, schedule, file sharing, instant discussion and everything you need when collaborating with other team members. </w:t>
      </w:r>
      <w:r w:rsidRPr="001F7D44">
        <w:rPr>
          <w:rFonts w:ascii="Segoe UI" w:hAnsi="Segoe UI" w:cs="Segoe UI"/>
          <w:noProof/>
          <w:color w:val="0366D6"/>
          <w:sz w:val="24"/>
        </w:rPr>
        <mc:AlternateContent>
          <mc:Choice Requires="wps">
            <w:drawing>
              <wp:inline distT="0" distB="0" distL="0" distR="0">
                <wp:extent cx="302260" cy="302260"/>
                <wp:effectExtent l="0" t="0" r="0" b="0"/>
                <wp:docPr id="1421" name="Rectangle 142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4BCF8" id="Rectangle 142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r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oxEiQFqr0CfJGxIpTNJxWVJeQtEJR2hNlIZG04Uys55yV6z0uuPDn6g2Mc1luWirMUEJF&#10;OTGgH92wTmOkUgtH3VQAx6xMoRykN9820rz9uuRErIe1rZ3fdzp1HGzF3fK+u1MWn+5uZbnWSMh5&#10;A1zole6AFfAEkocjpWTfUFJBQsNTd4MP61CDN7Ts38sK0kI2Rjruu1q1NgawQTsnpoejmOjOoBIO&#10;z4MoGoPkSj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xN7r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90" w:history="1">
        <w:r w:rsidRPr="001F7D44">
          <w:rPr>
            <w:rStyle w:val="Hyperlink"/>
            <w:rFonts w:ascii="Segoe UI" w:hAnsi="Segoe UI" w:cs="Segoe UI"/>
            <w:color w:val="0366D6"/>
            <w:sz w:val="24"/>
          </w:rPr>
          <w:t>WeeChat</w:t>
        </w:r>
      </w:hyperlink>
      <w:r w:rsidRPr="001F7D44">
        <w:rPr>
          <w:rFonts w:ascii="Segoe UI" w:hAnsi="Segoe UI" w:cs="Segoe UI"/>
          <w:color w:val="24292E"/>
          <w:sz w:val="24"/>
        </w:rPr>
        <w:t> - The extensible command-line chat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420" name="Rectangle 142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4701F" id="Rectangle 142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t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IEiRIC1X6BHkjYsUpGk4rqktIWqEo7YmykEjacCbWc87K9R4XXPhz9QbGuSw3LRVmKKGi&#10;nBjQj25YpzFSqYWjbqoQ6rUyhXKQ3nzbSPP265ITsR7WtnZ+3+nUcbAVd8v77k5ZfLq7leVaIyHn&#10;DXChV7oDVsATSB6OlJJ9Q0kFCQ1P3Q0+rEMN3tCyfy8rSAvZGOm472rV2hjABu2cmB6OYqI7g0o4&#10;PA+iaAwZLc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Yvtf&#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gTvt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2"/>
        </w:numPr>
        <w:spacing w:before="60" w:after="100" w:afterAutospacing="1" w:line="240" w:lineRule="auto"/>
        <w:rPr>
          <w:rFonts w:ascii="Segoe UI" w:hAnsi="Segoe UI" w:cs="Segoe UI"/>
          <w:color w:val="24292E"/>
          <w:sz w:val="24"/>
        </w:rPr>
      </w:pPr>
      <w:hyperlink r:id="rId4091" w:history="1">
        <w:r w:rsidRPr="001F7D44">
          <w:rPr>
            <w:rStyle w:val="Hyperlink"/>
            <w:rFonts w:ascii="Segoe UI" w:hAnsi="Segoe UI" w:cs="Segoe UI"/>
            <w:color w:val="0366D6"/>
            <w:sz w:val="24"/>
          </w:rPr>
          <w:t>Rambox</w:t>
        </w:r>
      </w:hyperlink>
      <w:r w:rsidRPr="001F7D44">
        <w:rPr>
          <w:rFonts w:ascii="Segoe UI" w:hAnsi="Segoe UI" w:cs="Segoe UI"/>
          <w:color w:val="24292E"/>
          <w:sz w:val="24"/>
        </w:rPr>
        <w:t> - messaging and emailing app that combines common web applications into one. </w:t>
      </w:r>
      <w:r w:rsidRPr="001F7D44">
        <w:rPr>
          <w:rFonts w:ascii="Segoe UI" w:hAnsi="Segoe UI" w:cs="Segoe UI"/>
          <w:noProof/>
          <w:color w:val="0366D6"/>
          <w:sz w:val="24"/>
        </w:rPr>
        <mc:AlternateContent>
          <mc:Choice Requires="wps">
            <w:drawing>
              <wp:inline distT="0" distB="0" distL="0" distR="0">
                <wp:extent cx="302260" cy="302260"/>
                <wp:effectExtent l="0" t="0" r="0" b="0"/>
                <wp:docPr id="1419" name="Rectangle 1419" descr="Open-Source Software">
                  <a:hlinkClick xmlns:a="http://schemas.openxmlformats.org/drawingml/2006/main" r:id="rId40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3D94A" id="Rectangle 1419" o:spid="_x0000_s1026" alt="Open-Source Software" href="https://github.com/saenzramiro/rambo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kD+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OMN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18" name="Rectangle 141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7B246" id="Rectangle 141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J3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Q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yN6J3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4"/>
        <w:spacing w:before="360" w:after="240"/>
        <w:rPr>
          <w:rFonts w:ascii="Segoe UI" w:hAnsi="Segoe UI" w:cs="Segoe UI"/>
          <w:color w:val="24292E"/>
          <w:sz w:val="24"/>
        </w:rPr>
      </w:pPr>
      <w:r w:rsidRPr="001F7D44">
        <w:rPr>
          <w:rFonts w:ascii="Segoe UI" w:hAnsi="Segoe UI" w:cs="Segoe UI"/>
          <w:color w:val="24292E"/>
          <w:sz w:val="24"/>
        </w:rPr>
        <w:t>Email Clients</w:t>
      </w:r>
    </w:p>
    <w:p w:rsidR="00117743" w:rsidRPr="001F7D44" w:rsidRDefault="00117743" w:rsidP="00117743">
      <w:pPr>
        <w:numPr>
          <w:ilvl w:val="0"/>
          <w:numId w:val="223"/>
        </w:numPr>
        <w:spacing w:before="100" w:beforeAutospacing="1" w:after="100" w:afterAutospacing="1" w:line="240" w:lineRule="auto"/>
        <w:rPr>
          <w:rFonts w:ascii="Segoe UI" w:hAnsi="Segoe UI" w:cs="Segoe UI"/>
          <w:color w:val="24292E"/>
          <w:sz w:val="24"/>
        </w:rPr>
      </w:pPr>
      <w:hyperlink r:id="rId4093" w:history="1">
        <w:r w:rsidRPr="001F7D44">
          <w:rPr>
            <w:rStyle w:val="Hyperlink"/>
            <w:rFonts w:ascii="Segoe UI" w:hAnsi="Segoe UI" w:cs="Segoe UI"/>
            <w:color w:val="0366D6"/>
            <w:sz w:val="24"/>
          </w:rPr>
          <w:t>Spark</w:t>
        </w:r>
      </w:hyperlink>
      <w:r w:rsidRPr="001F7D44">
        <w:rPr>
          <w:rFonts w:ascii="Segoe UI" w:hAnsi="Segoe UI" w:cs="Segoe UI"/>
          <w:color w:val="24292E"/>
          <w:sz w:val="24"/>
        </w:rPr>
        <w:t> - A fast email client. For both Mac OS and iOS.</w:t>
      </w:r>
      <w:r w:rsidRPr="001F7D44">
        <w:rPr>
          <w:rFonts w:ascii="Segoe UI" w:hAnsi="Segoe UI" w:cs="Segoe UI"/>
          <w:noProof/>
          <w:color w:val="0366D6"/>
          <w:sz w:val="24"/>
        </w:rPr>
        <mc:AlternateContent>
          <mc:Choice Requires="wps">
            <w:drawing>
              <wp:inline distT="0" distB="0" distL="0" distR="0">
                <wp:extent cx="302260" cy="302260"/>
                <wp:effectExtent l="0" t="0" r="0" b="0"/>
                <wp:docPr id="1417" name="Rectangle 141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5B8C6" id="Rectangle 141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p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w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Ij9p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094" w:history="1">
        <w:r w:rsidRPr="001F7D44">
          <w:rPr>
            <w:rStyle w:val="Hyperlink"/>
            <w:rFonts w:ascii="Segoe UI" w:hAnsi="Segoe UI" w:cs="Segoe UI"/>
            <w:color w:val="0366D6"/>
            <w:sz w:val="24"/>
          </w:rPr>
          <w:t>Airmail</w:t>
        </w:r>
      </w:hyperlink>
      <w:r w:rsidRPr="001F7D44">
        <w:rPr>
          <w:rFonts w:ascii="Segoe UI" w:hAnsi="Segoe UI" w:cs="Segoe UI"/>
          <w:color w:val="24292E"/>
          <w:sz w:val="24"/>
        </w:rPr>
        <w:t> - A fast email client. For both Mac OS and iOS.</w: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095" w:history="1">
        <w:r w:rsidRPr="001F7D44">
          <w:rPr>
            <w:rStyle w:val="Hyperlink"/>
            <w:rFonts w:ascii="Segoe UI" w:hAnsi="Segoe UI" w:cs="Segoe UI"/>
            <w:color w:val="0366D6"/>
            <w:sz w:val="24"/>
          </w:rPr>
          <w:t>Nylas Mail</w:t>
        </w:r>
      </w:hyperlink>
      <w:r w:rsidRPr="001F7D44">
        <w:rPr>
          <w:rFonts w:ascii="Segoe UI" w:hAnsi="Segoe UI" w:cs="Segoe UI"/>
          <w:color w:val="24292E"/>
          <w:sz w:val="24"/>
        </w:rPr>
        <w:t> - An extensible desktop mail app built on the modern web. </w:t>
      </w:r>
      <w:r w:rsidRPr="001F7D44">
        <w:rPr>
          <w:rFonts w:ascii="Segoe UI" w:hAnsi="Segoe UI" w:cs="Segoe UI"/>
          <w:noProof/>
          <w:color w:val="0366D6"/>
          <w:sz w:val="24"/>
        </w:rPr>
        <mc:AlternateContent>
          <mc:Choice Requires="wps">
            <w:drawing>
              <wp:inline distT="0" distB="0" distL="0" distR="0">
                <wp:extent cx="302260" cy="302260"/>
                <wp:effectExtent l="0" t="0" r="0" b="0"/>
                <wp:docPr id="1416" name="Rectangle 1416" descr="Open-Source Software">
                  <a:hlinkClick xmlns:a="http://schemas.openxmlformats.org/drawingml/2006/main" r:id="rId40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E8BB8" id="Rectangle 1416" o:spid="_x0000_s1026" alt="Open-Source Software" href="https://github.com/nylas/nylas-mai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Ic+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eI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15" name="Rectangle 141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278813" id="Rectangle 141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w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rey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097" w:history="1">
        <w:r w:rsidRPr="001F7D44">
          <w:rPr>
            <w:rStyle w:val="Hyperlink"/>
            <w:rFonts w:ascii="Segoe UI" w:hAnsi="Segoe UI" w:cs="Segoe UI"/>
            <w:color w:val="0366D6"/>
            <w:sz w:val="24"/>
          </w:rPr>
          <w:t>Foxmail</w:t>
        </w:r>
      </w:hyperlink>
      <w:r w:rsidRPr="001F7D44">
        <w:rPr>
          <w:rFonts w:ascii="Segoe UI" w:hAnsi="Segoe UI" w:cs="Segoe UI"/>
          <w:color w:val="24292E"/>
          <w:sz w:val="24"/>
        </w:rPr>
        <w:t> - A fast email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414" name="Rectangle 141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C2F06" id="Rectangle 141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mh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w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6Amh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13" name="Rectangle 141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49214" id="Rectangle 141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yh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LwH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KH9yh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12" name="Rectangle 141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DBCF1" id="Rectangle 141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sYv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jDCSJ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H9sYv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098" w:history="1">
        <w:r w:rsidRPr="001F7D44">
          <w:rPr>
            <w:rStyle w:val="Hyperlink"/>
            <w:rFonts w:ascii="Segoe UI" w:hAnsi="Segoe UI" w:cs="Segoe UI"/>
            <w:color w:val="0366D6"/>
            <w:sz w:val="24"/>
          </w:rPr>
          <w:t>Mail Master</w:t>
        </w:r>
      </w:hyperlink>
      <w:r w:rsidRPr="001F7D44">
        <w:rPr>
          <w:rFonts w:ascii="Segoe UI" w:hAnsi="Segoe UI" w:cs="Segoe UI"/>
          <w:color w:val="24292E"/>
          <w:sz w:val="24"/>
        </w:rPr>
        <w:t> - Netease full platform of the mailbox management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411" name="Rectangle 141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673E3" id="Rectangle 141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9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wxEiQFqr0CfJGxIpTNJxWVJeQtEJR2hNlIZG04Uys55yV6z0uuPDn6g2Mc1luWirMUEJF&#10;OTGgH92wTmOkUgtH3VQAx6xMoRykN9820rz9uuRErIe1rZ3fdzp1HGzF3fK+u1MWn+5uZbnWSMh5&#10;A1zole6AFfAEkocjpWTfUFJBQsNTd4MP61CDN7Ts38sK0kI2Rjruu1q1NgawQTsnpoejmOjOoBIO&#10;z4MoGoPkSj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slb9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10" name="Rectangle 141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D64BC" id="Rectangle 141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iN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B3viN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09" name="Rectangle 140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FA4F1" id="Rectangle 140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oN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4iDBSJ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JDToN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099" w:history="1">
        <w:r w:rsidRPr="001F7D44">
          <w:rPr>
            <w:rStyle w:val="Hyperlink"/>
            <w:rFonts w:ascii="Segoe UI" w:hAnsi="Segoe UI" w:cs="Segoe UI"/>
            <w:color w:val="0366D6"/>
            <w:sz w:val="24"/>
          </w:rPr>
          <w:t>MailTags</w:t>
        </w:r>
      </w:hyperlink>
      <w:r w:rsidRPr="001F7D44">
        <w:rPr>
          <w:rFonts w:ascii="Segoe UI" w:hAnsi="Segoe UI" w:cs="Segoe UI"/>
          <w:color w:val="24292E"/>
          <w:sz w:val="24"/>
        </w:rPr>
        <w:t> - Use tags to organize email and schedule</w: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100" w:history="1">
        <w:r w:rsidRPr="001F7D44">
          <w:rPr>
            <w:rStyle w:val="Hyperlink"/>
            <w:rFonts w:ascii="Segoe UI" w:hAnsi="Segoe UI" w:cs="Segoe UI"/>
            <w:color w:val="0366D6"/>
            <w:sz w:val="24"/>
          </w:rPr>
          <w:t>N1</w:t>
        </w:r>
      </w:hyperlink>
      <w:r w:rsidRPr="001F7D44">
        <w:rPr>
          <w:rFonts w:ascii="Segoe UI" w:hAnsi="Segoe UI" w:cs="Segoe UI"/>
          <w:color w:val="24292E"/>
          <w:sz w:val="24"/>
        </w:rPr>
        <w:t> - An extensible, open-source mail app, free for developers and $7/month for Pro.</w: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101" w:history="1">
        <w:r w:rsidRPr="001F7D44">
          <w:rPr>
            <w:rStyle w:val="Hyperlink"/>
            <w:rFonts w:ascii="Segoe UI" w:hAnsi="Segoe UI" w:cs="Segoe UI"/>
            <w:color w:val="0366D6"/>
            <w:sz w:val="24"/>
          </w:rPr>
          <w:t>Postbox</w:t>
        </w:r>
      </w:hyperlink>
      <w:r w:rsidRPr="001F7D44">
        <w:rPr>
          <w:rFonts w:ascii="Segoe UI" w:hAnsi="Segoe UI" w:cs="Segoe UI"/>
          <w:color w:val="24292E"/>
          <w:sz w:val="24"/>
        </w:rPr>
        <w:t> - A powerful, simple and beautiful email client, need to pay for a license.</w: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102" w:history="1">
        <w:r w:rsidRPr="001F7D44">
          <w:rPr>
            <w:rStyle w:val="Hyperlink"/>
            <w:rFonts w:ascii="Segoe UI" w:hAnsi="Segoe UI" w:cs="Segoe UI"/>
            <w:color w:val="0366D6"/>
            <w:sz w:val="24"/>
          </w:rPr>
          <w:t>Polymail</w:t>
        </w:r>
      </w:hyperlink>
      <w:r w:rsidRPr="001F7D44">
        <w:rPr>
          <w:rFonts w:ascii="Segoe UI" w:hAnsi="Segoe UI" w:cs="Segoe UI"/>
          <w:color w:val="24292E"/>
          <w:sz w:val="24"/>
        </w:rPr>
        <w:t> - Simple, beautiful and powerful email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408" name="Rectangle 140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C6ABC" id="Rectangle 140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E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A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5VqE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103" w:history="1">
        <w:proofErr w:type="gramStart"/>
        <w:r w:rsidRPr="001F7D44">
          <w:rPr>
            <w:rStyle w:val="Hyperlink"/>
            <w:rFonts w:ascii="Segoe UI" w:hAnsi="Segoe UI" w:cs="Segoe UI"/>
            <w:color w:val="0366D6"/>
            <w:sz w:val="24"/>
          </w:rPr>
          <w:t>Newton(</w:t>
        </w:r>
        <w:proofErr w:type="gramEnd"/>
        <w:r w:rsidRPr="001F7D44">
          <w:rPr>
            <w:rStyle w:val="Hyperlink"/>
            <w:rFonts w:ascii="Segoe UI" w:hAnsi="Segoe UI" w:cs="Segoe UI"/>
            <w:color w:val="0366D6"/>
            <w:sz w:val="24"/>
          </w:rPr>
          <w:t>formerly Cloudmagic)</w:t>
        </w:r>
      </w:hyperlink>
      <w:r w:rsidRPr="001F7D44">
        <w:rPr>
          <w:rFonts w:ascii="Segoe UI" w:hAnsi="Segoe UI" w:cs="Segoe UI"/>
          <w:color w:val="24292E"/>
          <w:sz w:val="24"/>
        </w:rPr>
        <w:t> - An excellent email client with concise interface, scheduling and read receipts.</w: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104" w:history="1">
        <w:r w:rsidRPr="001F7D44">
          <w:rPr>
            <w:rStyle w:val="Hyperlink"/>
            <w:rFonts w:ascii="Segoe UI" w:hAnsi="Segoe UI" w:cs="Segoe UI"/>
            <w:color w:val="0366D6"/>
            <w:sz w:val="24"/>
          </w:rPr>
          <w:t>ThunderBird</w:t>
        </w:r>
      </w:hyperlink>
      <w:r w:rsidRPr="001F7D44">
        <w:rPr>
          <w:rFonts w:ascii="Segoe UI" w:hAnsi="Segoe UI" w:cs="Segoe UI"/>
          <w:color w:val="24292E"/>
          <w:sz w:val="24"/>
        </w:rPr>
        <w:t xml:space="preserve"> - Software made to make email </w:t>
      </w:r>
      <w:proofErr w:type="gramStart"/>
      <w:r w:rsidRPr="001F7D44">
        <w:rPr>
          <w:rFonts w:ascii="Segoe UI" w:hAnsi="Segoe UI" w:cs="Segoe UI"/>
          <w:color w:val="24292E"/>
          <w:sz w:val="24"/>
        </w:rPr>
        <w:t>easier.</w:t>
      </w:r>
      <w:r w:rsidRPr="001F7D44">
        <w:rPr>
          <w:rFonts w:ascii="Segoe UI" w:hAnsi="Segoe UI" w:cs="Segoe UI"/>
          <w:color w:val="24292E"/>
          <w:sz w:val="24"/>
        </w:rPr>
        <w:t>。</w:t>
      </w:r>
      <w:proofErr w:type="gramEnd"/>
      <w:r w:rsidRPr="001F7D44">
        <w:rPr>
          <w:rFonts w:ascii="Segoe UI" w:hAnsi="Segoe UI" w:cs="Segoe UI"/>
          <w:noProof/>
          <w:color w:val="0366D6"/>
          <w:sz w:val="24"/>
        </w:rPr>
        <mc:AlternateContent>
          <mc:Choice Requires="wps">
            <w:drawing>
              <wp:inline distT="0" distB="0" distL="0" distR="0">
                <wp:extent cx="302260" cy="302260"/>
                <wp:effectExtent l="0" t="0" r="0" b="0"/>
                <wp:docPr id="1407" name="Rectangle 140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0DC7E" id="Rectangle 140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tk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g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D7tk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3"/>
        </w:numPr>
        <w:spacing w:before="60" w:after="100" w:afterAutospacing="1" w:line="240" w:lineRule="auto"/>
        <w:rPr>
          <w:rFonts w:ascii="Segoe UI" w:hAnsi="Segoe UI" w:cs="Segoe UI"/>
          <w:color w:val="24292E"/>
          <w:sz w:val="24"/>
        </w:rPr>
      </w:pPr>
      <w:hyperlink r:id="rId4105" w:history="1">
        <w:r w:rsidRPr="001F7D44">
          <w:rPr>
            <w:rStyle w:val="Hyperlink"/>
            <w:rFonts w:ascii="Segoe UI" w:hAnsi="Segoe UI" w:cs="Segoe UI"/>
            <w:color w:val="0366D6"/>
            <w:sz w:val="24"/>
          </w:rPr>
          <w:t>Yomail</w:t>
        </w:r>
      </w:hyperlink>
      <w:r w:rsidRPr="001F7D44">
        <w:rPr>
          <w:rFonts w:ascii="Segoe UI" w:hAnsi="Segoe UI" w:cs="Segoe UI"/>
          <w:color w:val="24292E"/>
          <w:sz w:val="24"/>
        </w:rPr>
        <w:t> - Maybe the best email client for email</w:t>
      </w:r>
      <w:r w:rsidRPr="001F7D44">
        <w:rPr>
          <w:rFonts w:ascii="Segoe UI" w:hAnsi="Segoe UI" w:cs="Segoe UI"/>
          <w:color w:val="24292E"/>
          <w:sz w:val="24"/>
        </w:rPr>
        <w:t>。</w:t>
      </w:r>
      <w:r w:rsidRPr="001F7D44">
        <w:rPr>
          <w:rFonts w:ascii="Segoe UI" w:hAnsi="Segoe UI" w:cs="Segoe UI"/>
          <w:noProof/>
          <w:color w:val="0366D6"/>
          <w:sz w:val="24"/>
        </w:rPr>
        <mc:AlternateContent>
          <mc:Choice Requires="wps">
            <w:drawing>
              <wp:inline distT="0" distB="0" distL="0" distR="0">
                <wp:extent cx="302260" cy="302260"/>
                <wp:effectExtent l="0" t="0" r="0" b="0"/>
                <wp:docPr id="1406" name="Rectangle 140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2775D" id="Rectangle 140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i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g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Sl5i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Data Recovery Tools</w:t>
      </w:r>
    </w:p>
    <w:p w:rsidR="00117743" w:rsidRPr="001F7D44" w:rsidRDefault="00117743" w:rsidP="00117743">
      <w:pPr>
        <w:numPr>
          <w:ilvl w:val="0"/>
          <w:numId w:val="224"/>
        </w:numPr>
        <w:spacing w:before="100" w:beforeAutospacing="1" w:after="100" w:afterAutospacing="1" w:line="240" w:lineRule="auto"/>
        <w:rPr>
          <w:rFonts w:ascii="Segoe UI" w:hAnsi="Segoe UI" w:cs="Segoe UI"/>
          <w:color w:val="24292E"/>
          <w:sz w:val="24"/>
        </w:rPr>
      </w:pPr>
      <w:hyperlink r:id="rId4106" w:history="1">
        <w:r w:rsidRPr="001F7D44">
          <w:rPr>
            <w:rStyle w:val="Hyperlink"/>
            <w:rFonts w:ascii="Segoe UI" w:hAnsi="Segoe UI" w:cs="Segoe UI"/>
            <w:color w:val="0366D6"/>
            <w:sz w:val="24"/>
          </w:rPr>
          <w:t>DiskWarrior</w:t>
        </w:r>
      </w:hyperlink>
      <w:r w:rsidRPr="001F7D44">
        <w:rPr>
          <w:rFonts w:ascii="Segoe UI" w:hAnsi="Segoe UI" w:cs="Segoe UI"/>
          <w:color w:val="24292E"/>
          <w:sz w:val="24"/>
        </w:rPr>
        <w:t> - The world’s most advanced repair and recovery tool for Mac.</w:t>
      </w:r>
    </w:p>
    <w:p w:rsidR="00117743" w:rsidRPr="001F7D44" w:rsidRDefault="00117743" w:rsidP="00117743">
      <w:pPr>
        <w:numPr>
          <w:ilvl w:val="0"/>
          <w:numId w:val="224"/>
        </w:numPr>
        <w:spacing w:before="60" w:after="100" w:afterAutospacing="1" w:line="240" w:lineRule="auto"/>
        <w:rPr>
          <w:rFonts w:ascii="Segoe UI" w:hAnsi="Segoe UI" w:cs="Segoe UI"/>
          <w:color w:val="24292E"/>
          <w:sz w:val="24"/>
        </w:rPr>
      </w:pPr>
      <w:hyperlink r:id="rId4107" w:history="1">
        <w:r w:rsidRPr="001F7D44">
          <w:rPr>
            <w:rStyle w:val="Hyperlink"/>
            <w:rFonts w:ascii="Segoe UI" w:hAnsi="Segoe UI" w:cs="Segoe UI"/>
            <w:color w:val="0366D6"/>
            <w:sz w:val="24"/>
          </w:rPr>
          <w:t>Data Rescue</w:t>
        </w:r>
      </w:hyperlink>
      <w:r w:rsidRPr="001F7D44">
        <w:rPr>
          <w:rFonts w:ascii="Segoe UI" w:hAnsi="Segoe UI" w:cs="Segoe UI"/>
          <w:color w:val="24292E"/>
          <w:sz w:val="24"/>
        </w:rPr>
        <w:t> - A comprehensive and professional data recovery tool for most cases.</w:t>
      </w:r>
    </w:p>
    <w:p w:rsidR="00117743" w:rsidRPr="001F7D44" w:rsidRDefault="00117743" w:rsidP="00117743">
      <w:pPr>
        <w:numPr>
          <w:ilvl w:val="0"/>
          <w:numId w:val="224"/>
        </w:numPr>
        <w:spacing w:before="60" w:after="100" w:afterAutospacing="1" w:line="240" w:lineRule="auto"/>
        <w:rPr>
          <w:rFonts w:ascii="Segoe UI" w:hAnsi="Segoe UI" w:cs="Segoe UI"/>
          <w:color w:val="24292E"/>
          <w:sz w:val="24"/>
        </w:rPr>
      </w:pPr>
      <w:hyperlink r:id="rId4108" w:history="1">
        <w:r w:rsidRPr="001F7D44">
          <w:rPr>
            <w:rStyle w:val="Hyperlink"/>
            <w:rFonts w:ascii="Segoe UI" w:hAnsi="Segoe UI" w:cs="Segoe UI"/>
            <w:color w:val="0366D6"/>
            <w:sz w:val="24"/>
          </w:rPr>
          <w:t>Stellar Phoenix Mac Data Recovery</w:t>
        </w:r>
      </w:hyperlink>
      <w:r w:rsidRPr="001F7D44">
        <w:rPr>
          <w:rFonts w:ascii="Segoe UI" w:hAnsi="Segoe UI" w:cs="Segoe UI"/>
          <w:color w:val="24292E"/>
          <w:sz w:val="24"/>
        </w:rPr>
        <w:t> - A powerful recovery tool for Mac file recovery, Time machine recovery, Encrypted Disk recovery and much more.</w:t>
      </w:r>
    </w:p>
    <w:p w:rsidR="00117743" w:rsidRPr="001F7D44" w:rsidRDefault="00117743" w:rsidP="00117743">
      <w:pPr>
        <w:numPr>
          <w:ilvl w:val="0"/>
          <w:numId w:val="224"/>
        </w:numPr>
        <w:spacing w:before="60" w:after="100" w:afterAutospacing="1" w:line="240" w:lineRule="auto"/>
        <w:rPr>
          <w:rFonts w:ascii="Segoe UI" w:hAnsi="Segoe UI" w:cs="Segoe UI"/>
          <w:color w:val="24292E"/>
          <w:sz w:val="24"/>
        </w:rPr>
      </w:pPr>
      <w:hyperlink r:id="rId4109" w:history="1">
        <w:r w:rsidRPr="001F7D44">
          <w:rPr>
            <w:rStyle w:val="Hyperlink"/>
            <w:rFonts w:ascii="Segoe UI" w:hAnsi="Segoe UI" w:cs="Segoe UI"/>
            <w:color w:val="0366D6"/>
            <w:sz w:val="24"/>
          </w:rPr>
          <w:t>R-Studio for Mac</w:t>
        </w:r>
      </w:hyperlink>
      <w:r w:rsidRPr="001F7D44">
        <w:rPr>
          <w:rFonts w:ascii="Segoe UI" w:hAnsi="Segoe UI" w:cs="Segoe UI"/>
          <w:color w:val="24292E"/>
          <w:sz w:val="24"/>
        </w:rPr>
        <w:t> - A powerful tool which recovers data on disks, even if their partitions are formatted, damaged or deleted.</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Audio and Video Tools</w:t>
      </w:r>
    </w:p>
    <w:p w:rsidR="00117743" w:rsidRPr="001F7D44" w:rsidRDefault="00117743" w:rsidP="00117743">
      <w:pPr>
        <w:numPr>
          <w:ilvl w:val="0"/>
          <w:numId w:val="225"/>
        </w:numPr>
        <w:spacing w:before="100" w:beforeAutospacing="1" w:after="100" w:afterAutospacing="1" w:line="240" w:lineRule="auto"/>
        <w:rPr>
          <w:rFonts w:ascii="Segoe UI" w:hAnsi="Segoe UI" w:cs="Segoe UI"/>
          <w:color w:val="24292E"/>
          <w:sz w:val="24"/>
        </w:rPr>
      </w:pPr>
      <w:hyperlink r:id="rId4110" w:history="1">
        <w:r w:rsidRPr="001F7D44">
          <w:rPr>
            <w:rStyle w:val="Hyperlink"/>
            <w:rFonts w:ascii="Segoe UI" w:hAnsi="Segoe UI" w:cs="Segoe UI"/>
            <w:color w:val="0366D6"/>
            <w:sz w:val="24"/>
          </w:rPr>
          <w:t>Popcorn Time</w:t>
        </w:r>
      </w:hyperlink>
      <w:r w:rsidRPr="001F7D44">
        <w:rPr>
          <w:rFonts w:ascii="Segoe UI" w:hAnsi="Segoe UI" w:cs="Segoe UI"/>
          <w:color w:val="24292E"/>
          <w:sz w:val="24"/>
        </w:rPr>
        <w:t> - Watch torrent movies instantly, This Popcorn Time service will never be taken down. Download and enjoy. </w:t>
      </w:r>
      <w:r w:rsidRPr="001F7D44">
        <w:rPr>
          <w:rFonts w:ascii="Segoe UI" w:hAnsi="Segoe UI" w:cs="Segoe UI"/>
          <w:noProof/>
          <w:color w:val="0366D6"/>
          <w:sz w:val="24"/>
        </w:rPr>
        <mc:AlternateContent>
          <mc:Choice Requires="wps">
            <w:drawing>
              <wp:inline distT="0" distB="0" distL="0" distR="0">
                <wp:extent cx="302260" cy="302260"/>
                <wp:effectExtent l="0" t="0" r="0" b="0"/>
                <wp:docPr id="1405" name="Rectangle 140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1ED28" id="Rectangle 140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q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Jg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gGiq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11" w:history="1">
        <w:r w:rsidRPr="001F7D44">
          <w:rPr>
            <w:rStyle w:val="Hyperlink"/>
            <w:rFonts w:ascii="Segoe UI" w:hAnsi="Segoe UI" w:cs="Segoe UI"/>
            <w:color w:val="0366D6"/>
            <w:sz w:val="24"/>
          </w:rPr>
          <w:t>Kodi</w:t>
        </w:r>
      </w:hyperlink>
      <w:r w:rsidRPr="001F7D44">
        <w:rPr>
          <w:rFonts w:ascii="Segoe UI" w:hAnsi="Segoe UI" w:cs="Segoe UI"/>
          <w:color w:val="24292E"/>
          <w:sz w:val="24"/>
        </w:rPr>
        <w:t> - An award-winning free and open-source (GPL) software media center for playing videos, music, pictures, games, and more. </w:t>
      </w:r>
      <w:r w:rsidRPr="001F7D44">
        <w:rPr>
          <w:rFonts w:ascii="Segoe UI" w:hAnsi="Segoe UI" w:cs="Segoe UI"/>
          <w:noProof/>
          <w:color w:val="0366D6"/>
          <w:sz w:val="24"/>
        </w:rPr>
        <mc:AlternateContent>
          <mc:Choice Requires="wps">
            <w:drawing>
              <wp:inline distT="0" distB="0" distL="0" distR="0">
                <wp:extent cx="302260" cy="302260"/>
                <wp:effectExtent l="0" t="0" r="0" b="0"/>
                <wp:docPr id="1404" name="Rectangle 1404" descr="Open-Source Software">
                  <a:hlinkClick xmlns:a="http://schemas.openxmlformats.org/drawingml/2006/main" r:id="rId41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A4997A" id="Rectangle 1404" o:spid="_x0000_s1026" alt="Open-Source Software" href="https://github.com/xbmc/xbm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c8+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KMV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03" name="Rectangle 140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39BA5" id="Rectangle 140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Lg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EAE+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13" w:history="1">
        <w:r w:rsidRPr="001F7D44">
          <w:rPr>
            <w:rStyle w:val="Hyperlink"/>
            <w:rFonts w:ascii="Segoe UI" w:hAnsi="Segoe UI" w:cs="Segoe UI"/>
            <w:color w:val="0366D6"/>
            <w:sz w:val="24"/>
          </w:rPr>
          <w:t>mpv</w:t>
        </w:r>
      </w:hyperlink>
      <w:r w:rsidRPr="001F7D44">
        <w:rPr>
          <w:rFonts w:ascii="Segoe UI" w:hAnsi="Segoe UI" w:cs="Segoe UI"/>
          <w:color w:val="24292E"/>
          <w:sz w:val="24"/>
        </w:rPr>
        <w:t> - A free, open-source, and cross-platform media player. </w:t>
      </w:r>
      <w:r w:rsidRPr="001F7D44">
        <w:rPr>
          <w:rFonts w:ascii="Segoe UI" w:hAnsi="Segoe UI" w:cs="Segoe UI"/>
          <w:noProof/>
          <w:color w:val="0366D6"/>
          <w:sz w:val="24"/>
        </w:rPr>
        <mc:AlternateContent>
          <mc:Choice Requires="wps">
            <w:drawing>
              <wp:inline distT="0" distB="0" distL="0" distR="0">
                <wp:extent cx="302260" cy="302260"/>
                <wp:effectExtent l="0" t="0" r="0" b="0"/>
                <wp:docPr id="1402" name="Rectangle 1402"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57AFB" id="Rectangle 1402"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Erx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I0RK8Q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01" name="Rectangle 1401" descr="Open-Source Software">
                  <a:hlinkClick xmlns:a="http://schemas.openxmlformats.org/drawingml/2006/main" r:id="rId41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DB447" id="Rectangle 1401" o:spid="_x0000_s1026" alt="Open-Source Software" href="https://github.com/mpv-player/mpv"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E2+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SKMZ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400" name="Rectangle 140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67E61" id="Rectangle 140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2H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eIAEiRIC1X6BHkjYsUpGk4rqktIWqEo7YmykEjacCbWc87K9R4XXPhz9QbGuSw3LRVmKKGi&#10;nBjQj25YpzFSqYWjbqoQ6rUyhXKQ3nzbSPP265ITsR7WtnZ+3+nUcbAVd8v77k5ZfLq7leVaIyHn&#10;DXChV7oDVsATSB6OlJJ9Q0kFCQ1P3Q0+rEMN3tCyfy8rSAvZGOm472rV2hjABu2cmB6OYqI7g0o4&#10;PA+iaAwZLc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2jf2H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15" w:history="1">
        <w:r w:rsidRPr="001F7D44">
          <w:rPr>
            <w:rStyle w:val="Hyperlink"/>
            <w:rFonts w:ascii="Segoe UI" w:hAnsi="Segoe UI" w:cs="Segoe UI"/>
            <w:color w:val="0366D6"/>
            <w:sz w:val="24"/>
          </w:rPr>
          <w:t>IINA</w:t>
        </w:r>
      </w:hyperlink>
      <w:r w:rsidRPr="001F7D44">
        <w:rPr>
          <w:rFonts w:ascii="Segoe UI" w:hAnsi="Segoe UI" w:cs="Segoe UI"/>
          <w:color w:val="24292E"/>
          <w:sz w:val="24"/>
        </w:rPr>
        <w:t> - The modern video player for macOS, Based on mpv, the powerful media player project. </w:t>
      </w:r>
      <w:r w:rsidRPr="001F7D44">
        <w:rPr>
          <w:rFonts w:ascii="Segoe UI" w:hAnsi="Segoe UI" w:cs="Segoe UI"/>
          <w:noProof/>
          <w:color w:val="0366D6"/>
          <w:sz w:val="24"/>
        </w:rPr>
        <mc:AlternateContent>
          <mc:Choice Requires="wps">
            <w:drawing>
              <wp:inline distT="0" distB="0" distL="0" distR="0">
                <wp:extent cx="302260" cy="302260"/>
                <wp:effectExtent l="0" t="0" r="0" b="0"/>
                <wp:docPr id="1399" name="Rectangle 1399" descr="Open-Source Software">
                  <a:hlinkClick xmlns:a="http://schemas.openxmlformats.org/drawingml/2006/main" r:id="rId41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DA1DE" id="Rectangle 1399" o:spid="_x0000_s1026" alt="Open-Source Software" href="https://github.com/lhc70000/iin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SP+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sww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8" name="Rectangle 139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8C3FF" id="Rectangle 139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ss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4TqJU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WvCss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7" name="Rectangle 1397"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83E53" id="Rectangle 1397"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jb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XkywU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G8laNs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17" w:history="1">
        <w:r w:rsidRPr="001F7D44">
          <w:rPr>
            <w:rStyle w:val="Hyperlink"/>
            <w:rFonts w:ascii="Segoe UI" w:hAnsi="Segoe UI" w:cs="Segoe UI"/>
            <w:color w:val="0366D6"/>
            <w:sz w:val="24"/>
          </w:rPr>
          <w:t>VOX Player</w:t>
        </w:r>
      </w:hyperlink>
      <w:r w:rsidRPr="001F7D44">
        <w:rPr>
          <w:rFonts w:ascii="Segoe UI" w:hAnsi="Segoe UI" w:cs="Segoe UI"/>
          <w:color w:val="24292E"/>
          <w:sz w:val="24"/>
        </w:rPr>
        <w:t> - #1 high-definition audio player for Mac and iPhone. Music just sounds better! </w:t>
      </w:r>
      <w:r w:rsidRPr="001F7D44">
        <w:rPr>
          <w:rFonts w:ascii="Segoe UI" w:hAnsi="Segoe UI" w:cs="Segoe UI"/>
          <w:noProof/>
          <w:color w:val="0366D6"/>
          <w:sz w:val="24"/>
        </w:rPr>
        <mc:AlternateContent>
          <mc:Choice Requires="wps">
            <w:drawing>
              <wp:inline distT="0" distB="0" distL="0" distR="0">
                <wp:extent cx="302260" cy="302260"/>
                <wp:effectExtent l="0" t="0" r="0" b="0"/>
                <wp:docPr id="1396" name="Rectangle 1396"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6DCDA" id="Rectangle 1396"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ba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Xkyxk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B53Fto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5" name="Rectangle 139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EB015" id="Rectangle 139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Cl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T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P8KCl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4" name="Rectangle 139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70C93" id="Rectangle 139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y6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6TG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ZPBy6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3" name="Rectangle 1393"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6D42C" id="Rectangle 1393"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&#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mOPni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2" name="Rectangle 1392"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B03677" id="Rectangle 1392"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NvRCAMAAGE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KjQ29E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18" w:history="1">
        <w:r w:rsidRPr="001F7D44">
          <w:rPr>
            <w:rStyle w:val="Hyperlink"/>
            <w:rFonts w:ascii="Segoe UI" w:hAnsi="Segoe UI" w:cs="Segoe UI"/>
            <w:color w:val="0366D6"/>
            <w:sz w:val="24"/>
          </w:rPr>
          <w:t>Radiant Player</w:t>
        </w:r>
      </w:hyperlink>
      <w:r w:rsidRPr="001F7D44">
        <w:rPr>
          <w:rFonts w:ascii="Segoe UI" w:hAnsi="Segoe UI" w:cs="Segoe UI"/>
          <w:color w:val="24292E"/>
          <w:sz w:val="24"/>
        </w:rPr>
        <w:t> - Third party Google Play Music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391" name="Rectangle 1391" descr="Open-Source Software">
                  <a:hlinkClick xmlns:a="http://schemas.openxmlformats.org/drawingml/2006/main" r:id="rId41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6A735" id="Rectangle 1391" o:spid="_x0000_s1026" alt="Open-Source Software" href="https://github.com/radiant-player/radiant-player-ma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oo+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nWYy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90" name="Rectangle 139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143F7" id="Rectangle 139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3e2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4T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ZZ3e2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20" w:history="1">
        <w:r w:rsidRPr="001F7D44">
          <w:rPr>
            <w:rStyle w:val="Hyperlink"/>
            <w:rFonts w:ascii="Segoe UI" w:hAnsi="Segoe UI" w:cs="Segoe UI"/>
            <w:color w:val="0366D6"/>
            <w:sz w:val="24"/>
          </w:rPr>
          <w:t>Sonora</w:t>
        </w:r>
      </w:hyperlink>
      <w:r w:rsidRPr="001F7D44">
        <w:rPr>
          <w:rFonts w:ascii="Segoe UI" w:hAnsi="Segoe UI" w:cs="Segoe UI"/>
          <w:color w:val="24292E"/>
          <w:sz w:val="24"/>
        </w:rPr>
        <w:t> - A minimal, beautifully designed music player. </w:t>
      </w:r>
      <w:hyperlink r:id="rId4121"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89" name="Rectangle 1389" descr="Open-Source Software">
                    <a:hlinkClick xmlns:a="http://schemas.openxmlformats.org/drawingml/2006/main" r:id="rId41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32A6E" id="Rectangle 1389" o:spid="_x0000_s1026" alt="Open-Source Software" href="https://github.com/sonoramac/Sonor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Id+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5x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88" name="Rectangle 1388" descr="Freeware">
                    <a:hlinkClick xmlns:a="http://schemas.openxmlformats.org/drawingml/2006/main" r:id="rId41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4D0B13" id="Rectangle 1388" o:spid="_x0000_s1026" alt="Freeware" href="https://github.com/sonoramac/Sonor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kd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22" w:history="1">
        <w:r w:rsidRPr="001F7D44">
          <w:rPr>
            <w:rStyle w:val="Hyperlink"/>
            <w:rFonts w:ascii="Segoe UI" w:hAnsi="Segoe UI" w:cs="Segoe UI"/>
            <w:color w:val="0366D6"/>
            <w:sz w:val="24"/>
          </w:rPr>
          <w:t>Audacity</w:t>
        </w:r>
      </w:hyperlink>
      <w:r w:rsidRPr="001F7D44">
        <w:rPr>
          <w:rFonts w:ascii="Segoe UI" w:hAnsi="Segoe UI" w:cs="Segoe UI"/>
          <w:color w:val="24292E"/>
          <w:sz w:val="24"/>
        </w:rPr>
        <w:t> - A free, open-source, cross-platform audio software for multi-track recording and editing. </w:t>
      </w:r>
      <w:r w:rsidRPr="001F7D44">
        <w:rPr>
          <w:rFonts w:ascii="Segoe UI" w:hAnsi="Segoe UI" w:cs="Segoe UI"/>
          <w:noProof/>
          <w:color w:val="0366D6"/>
          <w:sz w:val="24"/>
        </w:rPr>
        <mc:AlternateContent>
          <mc:Choice Requires="wps">
            <w:drawing>
              <wp:inline distT="0" distB="0" distL="0" distR="0">
                <wp:extent cx="302260" cy="302260"/>
                <wp:effectExtent l="0" t="0" r="0" b="0"/>
                <wp:docPr id="1387" name="Rectangle 1387" descr="Open-Source Software">
                  <a:hlinkClick xmlns:a="http://schemas.openxmlformats.org/drawingml/2006/main" r:id="rId41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DEF3E" id="Rectangle 1387" o:spid="_x0000_s1026" alt="Open-Source Software" href="https://github.com/audacity/audacit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i2+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zmc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24" w:history="1">
        <w:r w:rsidRPr="001F7D44">
          <w:rPr>
            <w:rStyle w:val="Hyperlink"/>
            <w:rFonts w:ascii="Segoe UI" w:hAnsi="Segoe UI" w:cs="Segoe UI"/>
            <w:color w:val="0366D6"/>
            <w:sz w:val="24"/>
          </w:rPr>
          <w:t>Natron</w:t>
        </w:r>
      </w:hyperlink>
      <w:r w:rsidRPr="001F7D44">
        <w:rPr>
          <w:rFonts w:ascii="Segoe UI" w:hAnsi="Segoe UI" w:cs="Segoe UI"/>
          <w:color w:val="24292E"/>
          <w:sz w:val="24"/>
        </w:rPr>
        <w:t> - Open-source compositing software. Node-graph based. Similar in functionalities to Adobe After Effects and Nuke by The Foundry. </w:t>
      </w:r>
      <w:r w:rsidRPr="001F7D44">
        <w:rPr>
          <w:rFonts w:ascii="Segoe UI" w:hAnsi="Segoe UI" w:cs="Segoe UI"/>
          <w:noProof/>
          <w:color w:val="0366D6"/>
          <w:sz w:val="24"/>
        </w:rPr>
        <mc:AlternateContent>
          <mc:Choice Requires="wps">
            <w:drawing>
              <wp:inline distT="0" distB="0" distL="0" distR="0">
                <wp:extent cx="302260" cy="302260"/>
                <wp:effectExtent l="0" t="0" r="0" b="0"/>
                <wp:docPr id="1386" name="Rectangle 1386" descr="Open-Source Software">
                  <a:hlinkClick xmlns:a="http://schemas.openxmlformats.org/drawingml/2006/main" r:id="rId4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E0E37" id="Rectangle 1386" o:spid="_x0000_s1026" alt="Open-Source Software" href="https://github.com/MrKepzie/Natr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HkC+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26" w:history="1">
        <w:r w:rsidRPr="001F7D44">
          <w:rPr>
            <w:rStyle w:val="Hyperlink"/>
            <w:rFonts w:ascii="Segoe UI" w:hAnsi="Segoe UI" w:cs="Segoe UI"/>
            <w:color w:val="0366D6"/>
            <w:sz w:val="24"/>
          </w:rPr>
          <w:t>Ardour</w:t>
        </w:r>
      </w:hyperlink>
      <w:r w:rsidRPr="001F7D44">
        <w:rPr>
          <w:rFonts w:ascii="Segoe UI" w:hAnsi="Segoe UI" w:cs="Segoe UI"/>
          <w:color w:val="24292E"/>
          <w:sz w:val="24"/>
        </w:rPr>
        <w:t> - Cross-platform audio software for multi-track recording and editing. </w:t>
      </w:r>
      <w:r w:rsidRPr="001F7D44">
        <w:rPr>
          <w:rFonts w:ascii="Segoe UI" w:hAnsi="Segoe UI" w:cs="Segoe UI"/>
          <w:noProof/>
          <w:color w:val="0366D6"/>
          <w:sz w:val="24"/>
        </w:rPr>
        <mc:AlternateContent>
          <mc:Choice Requires="wps">
            <w:drawing>
              <wp:inline distT="0" distB="0" distL="0" distR="0">
                <wp:extent cx="302260" cy="302260"/>
                <wp:effectExtent l="0" t="0" r="0" b="0"/>
                <wp:docPr id="1385" name="Rectangle 1385" descr="Open-Source Software">
                  <a:hlinkClick xmlns:a="http://schemas.openxmlformats.org/drawingml/2006/main" r:id="rId41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B0346" id="Rectangle 1385" o:spid="_x0000_s1026" alt="Open-Source Software" href="https://github.com/Ardour/ardou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sE+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28" w:history="1">
        <w:r w:rsidRPr="001F7D44">
          <w:rPr>
            <w:rStyle w:val="Hyperlink"/>
            <w:rFonts w:ascii="Segoe UI" w:hAnsi="Segoe UI" w:cs="Segoe UI"/>
            <w:color w:val="0366D6"/>
            <w:sz w:val="24"/>
          </w:rPr>
          <w:t>Hydrogen</w:t>
        </w:r>
      </w:hyperlink>
      <w:r w:rsidRPr="001F7D44">
        <w:rPr>
          <w:rFonts w:ascii="Segoe UI" w:hAnsi="Segoe UI" w:cs="Segoe UI"/>
          <w:color w:val="24292E"/>
          <w:sz w:val="24"/>
        </w:rPr>
        <w:t> - Professional yet simple and intuitive pattern-based drum programming for GNU/Linux. </w:t>
      </w:r>
      <w:r w:rsidRPr="001F7D44">
        <w:rPr>
          <w:rFonts w:ascii="Segoe UI" w:hAnsi="Segoe UI" w:cs="Segoe UI"/>
          <w:noProof/>
          <w:color w:val="0366D6"/>
          <w:sz w:val="24"/>
        </w:rPr>
        <mc:AlternateContent>
          <mc:Choice Requires="wps">
            <w:drawing>
              <wp:inline distT="0" distB="0" distL="0" distR="0">
                <wp:extent cx="302260" cy="302260"/>
                <wp:effectExtent l="0" t="0" r="0" b="0"/>
                <wp:docPr id="1384" name="Rectangle 1384" descr="Open-Source Software">
                  <a:hlinkClick xmlns:a="http://schemas.openxmlformats.org/drawingml/2006/main" r:id="rId41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B267EF" id="Rectangle 1384" o:spid="_x0000_s1026" alt="Open-Source Software" href="https://github.com/hydrogen-music/hydroge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qw+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5y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0" w:history="1">
        <w:r w:rsidRPr="001F7D44">
          <w:rPr>
            <w:rStyle w:val="Hyperlink"/>
            <w:rFonts w:ascii="Segoe UI" w:hAnsi="Segoe UI" w:cs="Segoe UI"/>
            <w:color w:val="0366D6"/>
            <w:sz w:val="24"/>
          </w:rPr>
          <w:t>Audio Hijack</w:t>
        </w:r>
      </w:hyperlink>
      <w:r w:rsidRPr="001F7D44">
        <w:rPr>
          <w:rFonts w:ascii="Segoe UI" w:hAnsi="Segoe UI" w:cs="Segoe UI"/>
          <w:color w:val="24292E"/>
          <w:sz w:val="24"/>
        </w:rPr>
        <w:t> - Record any application's audio, including VoIP calls from Skype, web streams from Safari, and much more.</w: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1" w:history="1">
        <w:r w:rsidRPr="001F7D44">
          <w:rPr>
            <w:rStyle w:val="Hyperlink"/>
            <w:rFonts w:ascii="Segoe UI" w:hAnsi="Segoe UI" w:cs="Segoe UI"/>
            <w:color w:val="0366D6"/>
            <w:sz w:val="24"/>
          </w:rPr>
          <w:t>Stringed 2</w:t>
        </w:r>
      </w:hyperlink>
      <w:r w:rsidRPr="001F7D44">
        <w:rPr>
          <w:rFonts w:ascii="Segoe UI" w:hAnsi="Segoe UI" w:cs="Segoe UI"/>
          <w:color w:val="24292E"/>
          <w:sz w:val="24"/>
        </w:rPr>
        <w:t> - Music practice software designed to help users learn how to play their favorite songs.</w: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2" w:history="1">
        <w:r w:rsidRPr="001F7D44">
          <w:rPr>
            <w:rStyle w:val="Hyperlink"/>
            <w:rFonts w:ascii="Segoe UI" w:hAnsi="Segoe UI" w:cs="Segoe UI"/>
            <w:color w:val="0366D6"/>
            <w:sz w:val="24"/>
          </w:rPr>
          <w:t>Mixxx</w:t>
        </w:r>
      </w:hyperlink>
      <w:r w:rsidRPr="001F7D44">
        <w:rPr>
          <w:rFonts w:ascii="Segoe UI" w:hAnsi="Segoe UI" w:cs="Segoe UI"/>
          <w:color w:val="24292E"/>
          <w:sz w:val="24"/>
        </w:rPr>
        <w:t> - The most advanced free DJ software. </w:t>
      </w:r>
      <w:hyperlink r:id="rId4133"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83" name="Rectangle 1383" descr="Open-Source Software">
                    <a:hlinkClick xmlns:a="http://schemas.openxmlformats.org/drawingml/2006/main" r:id="rId41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6ECF2" id="Rectangle 1383" o:spid="_x0000_s1026" alt="Open-Source Software" href="https://github.com/mixxxdj/mixx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82" name="Rectangle 1382" descr="Freeware">
                    <a:hlinkClick xmlns:a="http://schemas.openxmlformats.org/drawingml/2006/main" r:id="rId41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57435" id="Rectangle 1382" o:spid="_x0000_s1026" alt="Freeware" href="https://github.com/mixxxdj/mixx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z8A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" o:button="t" filled="f" stroked="f">
                  <v:fill o:detectmouseclick="t"/>
                  <o:lock v:ext="edit" aspectratio="t"/>
                  <w10:anchorlock/>
                </v:rect>
              </w:pict>
            </mc:Fallback>
          </mc:AlternateContent>
        </w:r>
      </w:hyperlink>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4" w:history="1">
        <w:r w:rsidRPr="001F7D44">
          <w:rPr>
            <w:rStyle w:val="Hyperlink"/>
            <w:rFonts w:ascii="Segoe UI" w:hAnsi="Segoe UI" w:cs="Segoe UI"/>
            <w:color w:val="0366D6"/>
            <w:sz w:val="24"/>
          </w:rPr>
          <w:t>MuseScore</w:t>
        </w:r>
      </w:hyperlink>
      <w:r w:rsidRPr="001F7D44">
        <w:rPr>
          <w:rFonts w:ascii="Segoe UI" w:hAnsi="Segoe UI" w:cs="Segoe UI"/>
          <w:color w:val="24292E"/>
          <w:sz w:val="24"/>
        </w:rPr>
        <w:t> - Free, open-source music notation software. </w:t>
      </w:r>
      <w:r w:rsidRPr="001F7D44">
        <w:rPr>
          <w:rFonts w:ascii="Segoe UI" w:hAnsi="Segoe UI" w:cs="Segoe UI"/>
          <w:noProof/>
          <w:color w:val="0366D6"/>
          <w:sz w:val="24"/>
        </w:rPr>
        <mc:AlternateContent>
          <mc:Choice Requires="wps">
            <w:drawing>
              <wp:inline distT="0" distB="0" distL="0" distR="0">
                <wp:extent cx="302260" cy="302260"/>
                <wp:effectExtent l="0" t="0" r="0" b="0"/>
                <wp:docPr id="1381" name="Rectangle 1381" descr="Open-Source Software">
                  <a:hlinkClick xmlns:a="http://schemas.openxmlformats.org/drawingml/2006/main" r:id="rId41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14E54" id="Rectangle 1381" o:spid="_x0000_s1026" alt="Open-Source Software" href="https://github.com/musescore/MuseSco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y6+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5zF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&#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80" name="Rectangle 138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FEC4A" id="Rectangle 138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Tc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nkCBBWqjSJ8gbEStO0XBaUV1C0gpFaU+UhUTShjOxnnNWrve44MKfqzcwzmW5aakwQwkV&#10;5cSAfnTDOo2RSi0cdVOFUK+VKZSD9ObbRpq3X5eciPWwtrXz+06njoOtuFved3fK4tPdrSzXGgk5&#10;b4ALvdIdsAKeQPJwpJTsG0oqSGh46m7wYR1q8IaW/XtZQVrIxkjHfVer1sYANmjnxPRwFBPdGVTC&#10;4XkQRWPIa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SBnTc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6" w:history="1">
        <w:r w:rsidRPr="001F7D44">
          <w:rPr>
            <w:rStyle w:val="Hyperlink"/>
            <w:rFonts w:ascii="Segoe UI" w:hAnsi="Segoe UI" w:cs="Segoe UI"/>
            <w:color w:val="0366D6"/>
            <w:sz w:val="24"/>
          </w:rPr>
          <w:t>Cog</w:t>
        </w:r>
      </w:hyperlink>
      <w:r w:rsidRPr="001F7D44">
        <w:rPr>
          <w:rFonts w:ascii="Segoe UI" w:hAnsi="Segoe UI" w:cs="Segoe UI"/>
          <w:color w:val="24292E"/>
          <w:sz w:val="24"/>
        </w:rPr>
        <w:t> - A free, open-source audio player. </w:t>
      </w:r>
      <w:hyperlink r:id="rId4137"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79" name="Rectangle 1379" descr="Open-Source Software">
                    <a:hlinkClick xmlns:a="http://schemas.openxmlformats.org/drawingml/2006/main" r:id="rId41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4802E" id="Rectangle 1379" o:spid="_x0000_s1026" alt="Open-Source Software" href="https://bitbucket.org/mamburu/co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Yc+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78" name="Rectangle 1378" descr="Freeware">
                    <a:hlinkClick xmlns:a="http://schemas.openxmlformats.org/drawingml/2006/main" r:id="rId41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303A7" id="Rectangle 1378" o:spid="_x0000_s1026" alt="Freeware" href="https://bitbucket.org/mamburu/co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Z7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O58BrW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8" w:history="1">
        <w:r w:rsidRPr="001F7D44">
          <w:rPr>
            <w:rStyle w:val="Hyperlink"/>
            <w:rFonts w:ascii="Segoe UI" w:hAnsi="Segoe UI" w:cs="Segoe UI"/>
            <w:color w:val="0366D6"/>
            <w:sz w:val="24"/>
          </w:rPr>
          <w:t>Elmedia Player</w:t>
        </w:r>
      </w:hyperlink>
      <w:r w:rsidRPr="001F7D44">
        <w:rPr>
          <w:rFonts w:ascii="Segoe UI" w:hAnsi="Segoe UI" w:cs="Segoe UI"/>
          <w:color w:val="24292E"/>
          <w:sz w:val="24"/>
        </w:rPr>
        <w:t> - This media player is a super versatile app for any file format you probably may think of: FLV, MP4, AVI, MOV, DAT, MKV, MP3, FLAC, M4V are all supported as well as many others.</w: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39" w:history="1">
        <w:r w:rsidRPr="001F7D44">
          <w:rPr>
            <w:rStyle w:val="Hyperlink"/>
            <w:rFonts w:ascii="Segoe UI" w:hAnsi="Segoe UI" w:cs="Segoe UI"/>
            <w:color w:val="0366D6"/>
            <w:sz w:val="24"/>
          </w:rPr>
          <w:t>VLC</w:t>
        </w:r>
      </w:hyperlink>
      <w:r w:rsidRPr="001F7D44">
        <w:rPr>
          <w:rFonts w:ascii="Segoe UI" w:hAnsi="Segoe UI" w:cs="Segoe UI"/>
          <w:color w:val="24292E"/>
          <w:sz w:val="24"/>
        </w:rPr>
        <w:t> - A free, open-source, cross-platform multimedia player as well as framework that plays most multimedia files, DVDs, Audio CDs, VCDs and various streaming protocols. </w:t>
      </w:r>
      <w:hyperlink r:id="rId414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77" name="Rectangle 1377" descr="Open-Source Software">
                    <a:hlinkClick xmlns:a="http://schemas.openxmlformats.org/drawingml/2006/main" r:id="rId41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8B9D7" id="Rectangle 1377" o:spid="_x0000_s1026" alt="Open-Source Software" href="https://github.com/videolan/vl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y3+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zmY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76" name="Rectangle 1376" descr="Freeware">
                    <a:hlinkClick xmlns:a="http://schemas.openxmlformats.org/drawingml/2006/main" r:id="rId41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E0302" id="Rectangle 1376" o:spid="_x0000_s1026" alt="Freeware" href="https://github.com/videolan/vl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6a8A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41" w:history="1">
        <w:r w:rsidRPr="001F7D44">
          <w:rPr>
            <w:rStyle w:val="Hyperlink"/>
            <w:rFonts w:ascii="Segoe UI" w:hAnsi="Segoe UI" w:cs="Segoe UI"/>
            <w:color w:val="0366D6"/>
            <w:sz w:val="24"/>
          </w:rPr>
          <w:t>XLD</w:t>
        </w:r>
      </w:hyperlink>
      <w:r w:rsidRPr="001F7D44">
        <w:rPr>
          <w:rFonts w:ascii="Segoe UI" w:hAnsi="Segoe UI" w:cs="Segoe UI"/>
          <w:color w:val="24292E"/>
          <w:sz w:val="24"/>
        </w:rPr>
        <w:t> - A tool to decode, convert and play various 'lossless' audio files. </w:t>
      </w:r>
      <w:hyperlink r:id="rId414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75" name="Rectangle 1375" descr="Open-Source Software">
                    <a:hlinkClick xmlns:a="http://schemas.openxmlformats.org/drawingml/2006/main" r:id="rId4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6FF50" id="Rectangle 1375" o:spid="_x0000_s1026" alt="Open-Source Software" href="https://code.google.com/archive/p/xld/sourc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8F+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ziY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74" name="Rectangle 1374" descr="Freeware">
                    <a:hlinkClick xmlns:a="http://schemas.openxmlformats.org/drawingml/2006/main" r:id="rId4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91DEC5" id="Rectangle 1374" o:spid="_x0000_s1026" alt="Freeware" href="https://code.google.com/archive/p/xld/sourc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Aw8A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73" name="Rectangle 1373" descr="Recommend">
                    <a:hlinkClick xmlns:a="http://schemas.openxmlformats.org/drawingml/2006/main" r:id="rId4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60752" id="Rectangle 1373" o:spid="_x0000_s1026" alt="Recommend" href="https://code.google.com/archive/p/xld/sourc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" o:button="t" filled="f" stroked="f">
                  <v:fill o:detectmouseclick="t"/>
                  <o:lock v:ext="edit" aspectratio="t"/>
                  <w10:anchorlock/>
                </v:rect>
              </w:pict>
            </mc:Fallback>
          </mc:AlternateContent>
        </w:r>
      </w:hyperlink>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43" w:history="1">
        <w:r w:rsidRPr="001F7D44">
          <w:rPr>
            <w:rStyle w:val="Hyperlink"/>
            <w:rFonts w:ascii="Segoe UI" w:hAnsi="Segoe UI" w:cs="Segoe UI"/>
            <w:color w:val="0366D6"/>
            <w:sz w:val="24"/>
          </w:rPr>
          <w:t>HandBrake</w:t>
        </w:r>
      </w:hyperlink>
      <w:r w:rsidRPr="001F7D44">
        <w:rPr>
          <w:rFonts w:ascii="Segoe UI" w:hAnsi="Segoe UI" w:cs="Segoe UI"/>
          <w:color w:val="24292E"/>
          <w:sz w:val="24"/>
        </w:rPr>
        <w:t> - A tool for converting video from nearly any format to a selection of modern, widely supported codecs. </w:t>
      </w:r>
      <w:r w:rsidRPr="001F7D44">
        <w:rPr>
          <w:rFonts w:ascii="Segoe UI" w:hAnsi="Segoe UI" w:cs="Segoe UI"/>
          <w:noProof/>
          <w:color w:val="0366D6"/>
          <w:sz w:val="24"/>
        </w:rPr>
        <mc:AlternateContent>
          <mc:Choice Requires="wps">
            <w:drawing>
              <wp:inline distT="0" distB="0" distL="0" distR="0">
                <wp:extent cx="302260" cy="302260"/>
                <wp:effectExtent l="0" t="0" r="0" b="0"/>
                <wp:docPr id="1372" name="Rectangle 1372" descr="Open-Source Software">
                  <a:hlinkClick xmlns:a="http://schemas.openxmlformats.org/drawingml/2006/main" r:id="rId41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E2CB9" id="Rectangle 1372" o:spid="_x0000_s1026" alt="Open-Source Software" href="https://github.com/HandBrake/HandBrak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q9+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45" w:history="1">
        <w:r w:rsidRPr="001F7D44">
          <w:rPr>
            <w:rStyle w:val="Hyperlink"/>
            <w:rFonts w:ascii="Segoe UI" w:hAnsi="Segoe UI" w:cs="Segoe UI"/>
            <w:color w:val="0366D6"/>
            <w:sz w:val="24"/>
          </w:rPr>
          <w:t>MPlayerX</w:t>
        </w:r>
      </w:hyperlink>
      <w:r w:rsidRPr="001F7D44">
        <w:rPr>
          <w:rFonts w:ascii="Segoe UI" w:hAnsi="Segoe UI" w:cs="Segoe UI"/>
          <w:color w:val="24292E"/>
          <w:sz w:val="24"/>
        </w:rPr>
        <w:t> - A simple, powerful, beautiful media player. </w:t>
      </w:r>
      <w:hyperlink r:id="rId414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71" name="Rectangle 1371" descr="star 3">
                    <a:hlinkClick xmlns:a="http://schemas.openxmlformats.org/drawingml/2006/main" r:id="rId4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3F313" id="Rectangle 1371" o:spid="_x0000_s1026" alt="star 3" href="https://github.com/niltsh/MPlayer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70" name="Rectangle 1370" descr="Open-Source Software">
                    <a:hlinkClick xmlns:a="http://schemas.openxmlformats.org/drawingml/2006/main" r:id="rId4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790AE" id="Rectangle 1370" o:spid="_x0000_s1026" alt="Open-Source Software" href="https://github.com/niltsh/MPlayer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BkP+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" o:button="t" filled="f" stroked="f">
                  <v:fill o:detectmouseclick="t"/>
                  <o:lock v:ext="edit" aspectratio="t"/>
                  <w10:anchorlock/>
                </v:rect>
              </w:pict>
            </mc:Fallback>
          </mc:AlternateContent>
        </w:r>
      </w:hyperlink>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47" w:history="1">
        <w:r w:rsidRPr="001F7D44">
          <w:rPr>
            <w:rStyle w:val="Hyperlink"/>
            <w:rFonts w:ascii="Segoe UI" w:hAnsi="Segoe UI" w:cs="Segoe UI"/>
            <w:color w:val="0366D6"/>
            <w:sz w:val="24"/>
          </w:rPr>
          <w:t>Playback</w:t>
        </w:r>
      </w:hyperlink>
      <w:r w:rsidRPr="001F7D44">
        <w:rPr>
          <w:rFonts w:ascii="Segoe UI" w:hAnsi="Segoe UI" w:cs="Segoe UI"/>
          <w:color w:val="24292E"/>
          <w:sz w:val="24"/>
        </w:rPr>
        <w:t> - Experimental video player. </w:t>
      </w:r>
      <w:r w:rsidRPr="001F7D44">
        <w:rPr>
          <w:rFonts w:ascii="Segoe UI" w:hAnsi="Segoe UI" w:cs="Segoe UI"/>
          <w:noProof/>
          <w:color w:val="0366D6"/>
          <w:sz w:val="24"/>
        </w:rPr>
        <mc:AlternateContent>
          <mc:Choice Requires="wps">
            <w:drawing>
              <wp:inline distT="0" distB="0" distL="0" distR="0">
                <wp:extent cx="302260" cy="302260"/>
                <wp:effectExtent l="0" t="0" r="0" b="0"/>
                <wp:docPr id="1369" name="Rectangle 136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6CD185" id="Rectangle 136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0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7H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t5+q0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8" name="Rectangle 1368" descr="Open-Source Software">
                  <a:hlinkClick xmlns:a="http://schemas.openxmlformats.org/drawingml/2006/main" r:id="rId41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489B2" id="Rectangle 1368" o:spid="_x0000_s1026" alt="Open-Source Software" href="https://github.com/mafintosh/playbac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6+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49" w:history="1">
        <w:r w:rsidRPr="001F7D44">
          <w:rPr>
            <w:rStyle w:val="Hyperlink"/>
            <w:rFonts w:ascii="Segoe UI" w:hAnsi="Segoe UI" w:cs="Segoe UI"/>
            <w:color w:val="0366D6"/>
            <w:sz w:val="24"/>
          </w:rPr>
          <w:t>ScreenFlow</w:t>
        </w:r>
      </w:hyperlink>
      <w:r w:rsidRPr="001F7D44">
        <w:rPr>
          <w:rFonts w:ascii="Segoe UI" w:hAnsi="Segoe UI" w:cs="Segoe UI"/>
          <w:color w:val="24292E"/>
          <w:sz w:val="24"/>
        </w:rPr>
        <w:t> - Screencasting and video editing software.</w: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50" w:history="1">
        <w:r w:rsidRPr="001F7D44">
          <w:rPr>
            <w:rStyle w:val="Hyperlink"/>
            <w:rFonts w:ascii="Segoe UI" w:hAnsi="Segoe UI" w:cs="Segoe UI"/>
            <w:color w:val="0366D6"/>
            <w:sz w:val="24"/>
          </w:rPr>
          <w:t>Shotcut</w:t>
        </w:r>
      </w:hyperlink>
      <w:r w:rsidRPr="001F7D44">
        <w:rPr>
          <w:rFonts w:ascii="Segoe UI" w:hAnsi="Segoe UI" w:cs="Segoe UI"/>
          <w:color w:val="24292E"/>
          <w:sz w:val="24"/>
        </w:rPr>
        <w:t> - Free open-source video editor. </w:t>
      </w:r>
      <w:r w:rsidRPr="001F7D44">
        <w:rPr>
          <w:rFonts w:ascii="Segoe UI" w:hAnsi="Segoe UI" w:cs="Segoe UI"/>
          <w:noProof/>
          <w:color w:val="0366D6"/>
          <w:sz w:val="24"/>
        </w:rPr>
        <mc:AlternateContent>
          <mc:Choice Requires="wps">
            <w:drawing>
              <wp:inline distT="0" distB="0" distL="0" distR="0">
                <wp:extent cx="302260" cy="302260"/>
                <wp:effectExtent l="0" t="0" r="0" b="0"/>
                <wp:docPr id="1367" name="Rectangle 1367" descr="Open-Source Software">
                  <a:hlinkClick xmlns:a="http://schemas.openxmlformats.org/drawingml/2006/main" r:id="rId41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089D3" id="Rectangle 1367" o:spid="_x0000_s1026" alt="Open-Source Software" href="https://github.com/mltframework/shotcu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l+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&#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6" name="Rectangle 136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229A3" id="Rectangle 136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5K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XX5K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52" w:history="1">
        <w:r w:rsidRPr="001F7D44">
          <w:rPr>
            <w:rStyle w:val="Hyperlink"/>
            <w:rFonts w:ascii="Segoe UI" w:hAnsi="Segoe UI" w:cs="Segoe UI"/>
            <w:color w:val="0366D6"/>
            <w:sz w:val="24"/>
          </w:rPr>
          <w:t>ArcTime</w:t>
        </w:r>
      </w:hyperlink>
      <w:r w:rsidRPr="001F7D44">
        <w:rPr>
          <w:rFonts w:ascii="Segoe UI" w:hAnsi="Segoe UI" w:cs="Segoe UI"/>
          <w:color w:val="24292E"/>
          <w:sz w:val="24"/>
        </w:rPr>
        <w:t> - A simple, powerful, efficient subtitle creation software.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5" name="Rectangle 1365"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56A51" id="Rectangle 1365"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Hp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sAtHp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4" name="Rectangle 136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E26F72" id="Rectangle 136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D0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scx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iUxD0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3" name="Rectangle 1363"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EF551" id="Rectangle 1363"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Nf4SGA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53" w:anchor="download" w:history="1">
        <w:r w:rsidRPr="001F7D44">
          <w:rPr>
            <w:rStyle w:val="Hyperlink"/>
            <w:rFonts w:ascii="Segoe UI" w:hAnsi="Segoe UI" w:cs="Segoe UI"/>
            <w:color w:val="0366D6"/>
            <w:sz w:val="24"/>
          </w:rPr>
          <w:t>Perian</w:t>
        </w:r>
      </w:hyperlink>
      <w:r w:rsidRPr="001F7D44">
        <w:rPr>
          <w:rFonts w:ascii="Segoe UI" w:hAnsi="Segoe UI" w:cs="Segoe UI"/>
          <w:color w:val="24292E"/>
          <w:sz w:val="24"/>
        </w:rPr>
        <w:t> - (</w:t>
      </w:r>
      <w:r w:rsidRPr="001F7D44">
        <w:rPr>
          <w:rStyle w:val="Strong"/>
          <w:rFonts w:ascii="Segoe UI" w:hAnsi="Segoe UI" w:cs="Segoe UI"/>
          <w:color w:val="24292E"/>
          <w:sz w:val="24"/>
        </w:rPr>
        <w:t>Retired, no longer supported</w:t>
      </w:r>
      <w:r w:rsidRPr="001F7D44">
        <w:rPr>
          <w:rFonts w:ascii="Segoe UI" w:hAnsi="Segoe UI" w:cs="Segoe UI"/>
          <w:color w:val="24292E"/>
          <w:sz w:val="24"/>
        </w:rPr>
        <w:t>) </w:t>
      </w:r>
      <w:del w:id="313" w:author="Unknown">
        <w:r w:rsidRPr="001F7D44">
          <w:rPr>
            <w:rFonts w:ascii="Segoe UI" w:hAnsi="Segoe UI" w:cs="Segoe UI"/>
            <w:color w:val="24292E"/>
            <w:sz w:val="24"/>
          </w:rPr>
          <w:delText>Let QuickTime play all the common formats of free plug-ins</w:delText>
        </w:r>
      </w:del>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2" name="Rectangle 1362"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0A9EE" id="Rectangle 1362"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7J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fk4wk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LN4jsk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1" name="Rectangle 1361" descr="Open-Source Software">
                  <a:hlinkClick xmlns:a="http://schemas.openxmlformats.org/drawingml/2006/main" r:id="rId41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94C3F" id="Rectangle 1361" o:spid="_x0000_s1026" alt="Open-Source Software" href="https://github.com/MaddTheSane/peria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4p+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60" name="Rectangle 136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98CB0" id="Rectangle 136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LydAQ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9" name="Rectangle 135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97090" id="Rectangle 135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aF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kcJ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FWJaF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8" name="Rectangle 1358"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281DD" id="Rectangle 1358"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Jr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CIFdJr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55" w:history="1">
        <w:r w:rsidRPr="001F7D44">
          <w:rPr>
            <w:rStyle w:val="Hyperlink"/>
            <w:rFonts w:ascii="Segoe UI" w:hAnsi="Segoe UI" w:cs="Segoe UI"/>
            <w:color w:val="0366D6"/>
            <w:sz w:val="24"/>
          </w:rPr>
          <w:t>Adapter</w:t>
        </w:r>
      </w:hyperlink>
      <w:r w:rsidRPr="001F7D44">
        <w:rPr>
          <w:rFonts w:ascii="Segoe UI" w:hAnsi="Segoe UI" w:cs="Segoe UI"/>
          <w:color w:val="24292E"/>
          <w:sz w:val="24"/>
        </w:rPr>
        <w:t> - Free audio, video and image conversion software. </w:t>
      </w:r>
      <w:r w:rsidRPr="001F7D44">
        <w:rPr>
          <w:rFonts w:ascii="Segoe UI" w:hAnsi="Segoe UI" w:cs="Segoe UI"/>
          <w:noProof/>
          <w:color w:val="0366D6"/>
          <w:sz w:val="24"/>
        </w:rPr>
        <mc:AlternateContent>
          <mc:Choice Requires="wps">
            <w:drawing>
              <wp:inline distT="0" distB="0" distL="0" distR="0">
                <wp:extent cx="302260" cy="302260"/>
                <wp:effectExtent l="0" t="0" r="0" b="0"/>
                <wp:docPr id="1357" name="Rectangle 135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BAA27" id="Rectangle 135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a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bhNa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6" name="Rectangle 135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8B5A1" id="Rectangle 135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au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vehau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56" w:history="1">
        <w:r w:rsidRPr="001F7D44">
          <w:rPr>
            <w:rStyle w:val="Hyperlink"/>
            <w:rFonts w:ascii="Segoe UI" w:hAnsi="Segoe UI" w:cs="Segoe UI"/>
            <w:color w:val="0366D6"/>
            <w:sz w:val="24"/>
          </w:rPr>
          <w:t>Synfig Studio</w:t>
        </w:r>
      </w:hyperlink>
      <w:r w:rsidRPr="001F7D44">
        <w:rPr>
          <w:rFonts w:ascii="Segoe UI" w:hAnsi="Segoe UI" w:cs="Segoe UI"/>
          <w:color w:val="24292E"/>
          <w:sz w:val="24"/>
        </w:rPr>
        <w:t> - Synfig Studio is free, open-source 2D animation software. </w:t>
      </w:r>
      <w:r w:rsidRPr="001F7D44">
        <w:rPr>
          <w:rFonts w:ascii="Segoe UI" w:hAnsi="Segoe UI" w:cs="Segoe UI"/>
          <w:noProof/>
          <w:color w:val="0366D6"/>
          <w:sz w:val="24"/>
        </w:rPr>
        <mc:AlternateContent>
          <mc:Choice Requires="wps">
            <w:drawing>
              <wp:inline distT="0" distB="0" distL="0" distR="0">
                <wp:extent cx="302260" cy="302260"/>
                <wp:effectExtent l="0" t="0" r="0" b="0"/>
                <wp:docPr id="1355" name="Rectangle 1355" descr="Open-Source Software">
                  <a:hlinkClick xmlns:a="http://schemas.openxmlformats.org/drawingml/2006/main" r:id="rId4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85D58" id="Rectangle 1355" o:spid="_x0000_s1026" alt="Open-Source Software" href="https://github.com/synfig/synfi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L6+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4" name="Rectangle 135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9D68D" id="Rectangle 135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S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5H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pCWS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58" w:history="1">
        <w:r w:rsidRPr="001F7D44">
          <w:rPr>
            <w:rStyle w:val="Hyperlink"/>
            <w:rFonts w:ascii="Segoe UI" w:hAnsi="Segoe UI" w:cs="Segoe UI"/>
            <w:color w:val="0366D6"/>
            <w:sz w:val="24"/>
          </w:rPr>
          <w:t>Aegisub</w:t>
        </w:r>
      </w:hyperlink>
      <w:r w:rsidRPr="001F7D44">
        <w:rPr>
          <w:rFonts w:ascii="Segoe UI" w:hAnsi="Segoe UI" w:cs="Segoe UI"/>
          <w:color w:val="24292E"/>
          <w:sz w:val="24"/>
        </w:rPr>
        <w:t> - Aegisub is a free, cross-platform open source tool for creating and modifying subtitles. Aegisub makes it quick and easy to time subtitles to audio, and features many powerful tools for styling them, including a built-in real-time video preview. </w:t>
      </w:r>
      <w:r w:rsidRPr="001F7D44">
        <w:rPr>
          <w:rFonts w:ascii="Segoe UI" w:hAnsi="Segoe UI" w:cs="Segoe UI"/>
          <w:noProof/>
          <w:color w:val="0366D6"/>
          <w:sz w:val="24"/>
        </w:rPr>
        <mc:AlternateContent>
          <mc:Choice Requires="wps">
            <w:drawing>
              <wp:inline distT="0" distB="0" distL="0" distR="0">
                <wp:extent cx="302260" cy="302260"/>
                <wp:effectExtent l="0" t="0" r="0" b="0"/>
                <wp:docPr id="1353" name="Rectangle 1353" descr="Open-Source Software">
                  <a:hlinkClick xmlns:a="http://schemas.openxmlformats.org/drawingml/2006/main" r:id="rId41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27415" id="Rectangle 1353" o:spid="_x0000_s1026" alt="Open-Source Software" href="https://github.com/Aegisub/Aegisu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2" name="Rectangle 135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6929D" id="Rectangle 135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G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5H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NEwG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1" name="Rectangle 135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5F395" id="Rectangle 135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9jBQ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fWG9j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50" name="Rectangle 1350"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65CA75" id="Rectangle 1350"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3m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LEOd5g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p>
    <w:p w:rsidR="00117743" w:rsidRPr="001F7D44" w:rsidRDefault="00117743" w:rsidP="00117743">
      <w:pPr>
        <w:numPr>
          <w:ilvl w:val="0"/>
          <w:numId w:val="225"/>
        </w:numPr>
        <w:spacing w:before="60" w:after="100" w:afterAutospacing="1" w:line="240" w:lineRule="auto"/>
        <w:rPr>
          <w:rFonts w:ascii="Segoe UI" w:hAnsi="Segoe UI" w:cs="Segoe UI"/>
          <w:color w:val="24292E"/>
          <w:sz w:val="24"/>
        </w:rPr>
      </w:pPr>
      <w:hyperlink r:id="rId4160" w:history="1">
        <w:r w:rsidRPr="001F7D44">
          <w:rPr>
            <w:rStyle w:val="Hyperlink"/>
            <w:rFonts w:ascii="Segoe UI" w:hAnsi="Segoe UI" w:cs="Segoe UI"/>
            <w:color w:val="0366D6"/>
            <w:sz w:val="24"/>
          </w:rPr>
          <w:t>iFFmpeg</w:t>
        </w:r>
      </w:hyperlink>
      <w:r w:rsidRPr="001F7D44">
        <w:rPr>
          <w:rFonts w:ascii="Segoe UI" w:hAnsi="Segoe UI" w:cs="Segoe UI"/>
          <w:color w:val="24292E"/>
          <w:sz w:val="24"/>
        </w:rPr>
        <w:t> - A Comprehensive Media Tool for macOS. Making High Quality Video Encoding Accessible for Everyone. </w:t>
      </w:r>
      <w:r w:rsidRPr="001F7D44">
        <w:rPr>
          <w:rFonts w:ascii="Segoe UI" w:hAnsi="Segoe UI" w:cs="Segoe UI"/>
          <w:noProof/>
          <w:color w:val="0366D6"/>
          <w:sz w:val="24"/>
        </w:rPr>
        <mc:AlternateContent>
          <mc:Choice Requires="wps">
            <w:drawing>
              <wp:inline distT="0" distB="0" distL="0" distR="0">
                <wp:extent cx="302260" cy="302260"/>
                <wp:effectExtent l="0" t="0" r="0" b="0"/>
                <wp:docPr id="1349" name="Rectangle 134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4016D" id="Rectangle 134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b/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uME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MAZb/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48" name="Rectangle 1348"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8F8F9" id="Rectangle 1348"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IaO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XkMtRKkhSp9grwRseIUDacV1SUkDQqp0M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gb5nwT9jFvgnpfcSNoyA6OOszbD0+MlkloFLkTlSmsI48P6JBU2/MdU&#10;QLkPhXbytxId1L+U1QPIVUmQEygPhjIsGqm+Y9TDgIP2/bYhimLEbwRIPgnj2E5Et4lHkwg26tSy&#10;PLUQUQJUhg1Gw3JuYAefbDrFVg14Cp18hbyCNqmZk7BtoSGqfa/CEHNM9gPXTsnTvbv1+FuY/QI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Ckwho4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Reading and Writing Tools</w:t>
      </w:r>
    </w:p>
    <w:p w:rsidR="00117743" w:rsidRPr="001F7D44" w:rsidRDefault="00117743" w:rsidP="00117743">
      <w:pPr>
        <w:numPr>
          <w:ilvl w:val="0"/>
          <w:numId w:val="226"/>
        </w:numPr>
        <w:spacing w:before="100" w:beforeAutospacing="1" w:after="100" w:afterAutospacing="1" w:line="240" w:lineRule="auto"/>
        <w:rPr>
          <w:rFonts w:ascii="Segoe UI" w:hAnsi="Segoe UI" w:cs="Segoe UI"/>
          <w:color w:val="24292E"/>
          <w:sz w:val="24"/>
        </w:rPr>
      </w:pPr>
      <w:hyperlink r:id="rId4161" w:history="1">
        <w:r w:rsidRPr="001F7D44">
          <w:rPr>
            <w:rStyle w:val="Hyperlink"/>
            <w:rFonts w:ascii="Segoe UI" w:hAnsi="Segoe UI" w:cs="Segoe UI"/>
            <w:color w:val="0366D6"/>
            <w:sz w:val="24"/>
          </w:rPr>
          <w:t>OpenOffice</w:t>
        </w:r>
      </w:hyperlink>
      <w:r w:rsidRPr="001F7D44">
        <w:rPr>
          <w:rFonts w:ascii="Segoe UI" w:hAnsi="Segoe UI" w:cs="Segoe UI"/>
          <w:color w:val="24292E"/>
          <w:sz w:val="24"/>
        </w:rPr>
        <w:t xml:space="preserve"> - Compatible with other major office suites, Apache OpenOffice is free to download, use, and distribute. </w:t>
      </w:r>
      <w:r w:rsidRPr="001F7D44">
        <w:rPr>
          <w:rFonts w:ascii="Segoe UI" w:hAnsi="Segoe UI" w:cs="Segoe UI"/>
          <w:color w:val="24292E"/>
          <w:sz w:val="24"/>
        </w:rPr>
        <w:t>。</w:t>
      </w:r>
      <w:r w:rsidRPr="001F7D44">
        <w:rPr>
          <w:rFonts w:ascii="Segoe UI" w:hAnsi="Segoe UI" w:cs="Segoe UI"/>
          <w:noProof/>
          <w:color w:val="0366D6"/>
          <w:sz w:val="24"/>
        </w:rPr>
        <mc:AlternateContent>
          <mc:Choice Requires="wps">
            <w:drawing>
              <wp:inline distT="0" distB="0" distL="0" distR="0">
                <wp:extent cx="302260" cy="302260"/>
                <wp:effectExtent l="0" t="0" r="0" b="0"/>
                <wp:docPr id="1347" name="Rectangle 1347" descr="Open-Source Software">
                  <a:hlinkClick xmlns:a="http://schemas.openxmlformats.org/drawingml/2006/main" r:id="rId416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0694C" id="Rectangle 1347" o:spid="_x0000_s1026" alt="Open-Source Software" href="http://openoffice.apache.org/source.htm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fa+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46" name="Rectangle 1346"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A3F1E" id="Rectangle 1346"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3GW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7jM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pl3GW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45" name="Rectangle 1345"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628E5" id="Rectangle 1345"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RNq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uMR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7gRNq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44" name="Rectangle 1344"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6FCF2" id="Rectangle 1344"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eE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D2zFeE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43" name="Rectangle 134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34C16" id="Rectangle 134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NHBg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XC0NH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63" w:history="1">
        <w:r w:rsidRPr="001F7D44">
          <w:rPr>
            <w:rStyle w:val="Hyperlink"/>
            <w:rFonts w:ascii="Segoe UI" w:hAnsi="Segoe UI" w:cs="Segoe UI"/>
            <w:color w:val="0366D6"/>
            <w:sz w:val="24"/>
          </w:rPr>
          <w:t>LibreOffice</w:t>
        </w:r>
      </w:hyperlink>
      <w:r w:rsidRPr="001F7D44">
        <w:rPr>
          <w:rFonts w:ascii="Segoe UI" w:hAnsi="Segoe UI" w:cs="Segoe UI"/>
          <w:color w:val="24292E"/>
          <w:sz w:val="24"/>
        </w:rPr>
        <w:t> - LibreOffice is free and open-source software. Development is open to new talent and new ideas, and our software is tested and used daily by a large and devoted user community. </w:t>
      </w:r>
      <w:r w:rsidRPr="001F7D44">
        <w:rPr>
          <w:rFonts w:ascii="Segoe UI" w:hAnsi="Segoe UI" w:cs="Segoe UI"/>
          <w:noProof/>
          <w:color w:val="0366D6"/>
          <w:sz w:val="24"/>
        </w:rPr>
        <mc:AlternateContent>
          <mc:Choice Requires="wps">
            <w:drawing>
              <wp:inline distT="0" distB="0" distL="0" distR="0">
                <wp:extent cx="302260" cy="302260"/>
                <wp:effectExtent l="0" t="0" r="0" b="0"/>
                <wp:docPr id="1342" name="Rectangle 1342" descr="Open-Source Software">
                  <a:hlinkClick xmlns:a="http://schemas.openxmlformats.org/drawingml/2006/main" r:id="rId41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644E3" id="Rectangle 1342" o:spid="_x0000_s1026" alt="Open-Source Software" href="http://zh-cn.libreoffice.org/download/source-co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XHQ+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naYK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41" name="Rectangle 134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8CF54" id="Rectangle 134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D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7j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0/7D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65" w:history="1">
        <w:r w:rsidRPr="001F7D44">
          <w:rPr>
            <w:rStyle w:val="Hyperlink"/>
            <w:rFonts w:ascii="Segoe UI" w:hAnsi="Segoe UI" w:cs="Segoe UI"/>
            <w:color w:val="0366D6"/>
            <w:sz w:val="24"/>
          </w:rPr>
          <w:t>KOffice</w:t>
        </w:r>
      </w:hyperlink>
      <w:r w:rsidRPr="001F7D44">
        <w:rPr>
          <w:rFonts w:ascii="Segoe UI" w:hAnsi="Segoe UI" w:cs="Segoe UI"/>
          <w:color w:val="24292E"/>
          <w:sz w:val="24"/>
        </w:rPr>
        <w:t> - KOffice contains a word processor (KWord), a spreadsheet (KSpread), a presentation program (KPresenter), and a number of other components that varied over the course of KOffice’s development. </w:t>
      </w:r>
      <w:r w:rsidRPr="001F7D44">
        <w:rPr>
          <w:rFonts w:ascii="Segoe UI" w:hAnsi="Segoe UI" w:cs="Segoe UI"/>
          <w:noProof/>
          <w:color w:val="0366D6"/>
          <w:sz w:val="24"/>
        </w:rPr>
        <mc:AlternateContent>
          <mc:Choice Requires="wps">
            <w:drawing>
              <wp:inline distT="0" distB="0" distL="0" distR="0">
                <wp:extent cx="302260" cy="302260"/>
                <wp:effectExtent l="0" t="0" r="0" b="0"/>
                <wp:docPr id="1340" name="Rectangle 134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10D99" id="Rectangle 134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lhvF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66" w:history="1">
        <w:r w:rsidRPr="001F7D44">
          <w:rPr>
            <w:rStyle w:val="Hyperlink"/>
            <w:rFonts w:ascii="Segoe UI" w:hAnsi="Segoe UI" w:cs="Segoe UI"/>
            <w:color w:val="0366D6"/>
            <w:sz w:val="24"/>
          </w:rPr>
          <w:t>Spillo</w:t>
        </w:r>
      </w:hyperlink>
      <w:r w:rsidRPr="001F7D44">
        <w:rPr>
          <w:rFonts w:ascii="Segoe UI" w:hAnsi="Segoe UI" w:cs="Segoe UI"/>
          <w:color w:val="24292E"/>
          <w:sz w:val="24"/>
        </w:rPr>
        <w:t> - Powerful, beautiful and amazingly fast Pinboard client for OS X.</w: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67" w:history="1">
        <w:r w:rsidRPr="001F7D44">
          <w:rPr>
            <w:rStyle w:val="Hyperlink"/>
            <w:rFonts w:ascii="Segoe UI" w:hAnsi="Segoe UI" w:cs="Segoe UI"/>
            <w:color w:val="0366D6"/>
            <w:sz w:val="24"/>
          </w:rPr>
          <w:t>iChm</w:t>
        </w:r>
      </w:hyperlink>
      <w:r w:rsidRPr="001F7D44">
        <w:rPr>
          <w:rFonts w:ascii="Segoe UI" w:hAnsi="Segoe UI" w:cs="Segoe UI"/>
          <w:color w:val="24292E"/>
          <w:sz w:val="24"/>
        </w:rPr>
        <w:t> - An ebook reader for CHM (Microsoft Compiled HTML help) files. </w:t>
      </w:r>
      <w:r w:rsidRPr="001F7D44">
        <w:rPr>
          <w:rFonts w:ascii="Segoe UI" w:hAnsi="Segoe UI" w:cs="Segoe UI"/>
          <w:noProof/>
          <w:color w:val="0366D6"/>
          <w:sz w:val="24"/>
        </w:rPr>
        <mc:AlternateContent>
          <mc:Choice Requires="wps">
            <w:drawing>
              <wp:inline distT="0" distB="0" distL="0" distR="0">
                <wp:extent cx="302260" cy="302260"/>
                <wp:effectExtent l="0" t="0" r="0" b="0"/>
                <wp:docPr id="1339" name="Rectangle 133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1C1A4" id="Rectangle 133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WtBg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LBpW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68" w:history="1">
        <w:r w:rsidRPr="001F7D44">
          <w:rPr>
            <w:rStyle w:val="Hyperlink"/>
            <w:rFonts w:ascii="Segoe UI" w:hAnsi="Segoe UI" w:cs="Segoe UI"/>
            <w:color w:val="0366D6"/>
            <w:sz w:val="24"/>
          </w:rPr>
          <w:t>Chmox</w:t>
        </w:r>
      </w:hyperlink>
      <w:r w:rsidRPr="001F7D44">
        <w:rPr>
          <w:rFonts w:ascii="Segoe UI" w:hAnsi="Segoe UI" w:cs="Segoe UI"/>
          <w:color w:val="24292E"/>
          <w:sz w:val="24"/>
        </w:rPr>
        <w:t> - Read CHM documents on your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338" name="Rectangle 133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4DEBF" id="Rectangle 133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QeBg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af9Q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69" w:history="1">
        <w:r w:rsidRPr="001F7D44">
          <w:rPr>
            <w:rStyle w:val="Hyperlink"/>
            <w:rFonts w:ascii="Segoe UI" w:hAnsi="Segoe UI" w:cs="Segoe UI"/>
            <w:color w:val="0366D6"/>
            <w:sz w:val="24"/>
          </w:rPr>
          <w:t>CHM Reader</w:t>
        </w:r>
      </w:hyperlink>
      <w:r w:rsidRPr="001F7D44">
        <w:rPr>
          <w:rFonts w:ascii="Segoe UI" w:hAnsi="Segoe UI" w:cs="Segoe UI"/>
          <w:color w:val="24292E"/>
          <w:sz w:val="24"/>
        </w:rPr>
        <w:t> - Read Compiled HTML (.chm) documents on your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337" name="Rectangle 133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008FA" id="Rectangle 133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wqBw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36" name="Rectangle 133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48C68" id="Rectangle 133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YqGZp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70" w:history="1">
        <w:r w:rsidRPr="001F7D44">
          <w:rPr>
            <w:rStyle w:val="Hyperlink"/>
            <w:rFonts w:ascii="Segoe UI" w:hAnsi="Segoe UI" w:cs="Segoe UI"/>
            <w:color w:val="0366D6"/>
            <w:sz w:val="24"/>
          </w:rPr>
          <w:t>Skim</w:t>
        </w:r>
      </w:hyperlink>
      <w:r w:rsidRPr="001F7D44">
        <w:rPr>
          <w:rFonts w:ascii="Segoe UI" w:hAnsi="Segoe UI" w:cs="Segoe UI"/>
          <w:color w:val="24292E"/>
          <w:sz w:val="24"/>
        </w:rPr>
        <w:t> - A PDF reader and note-taker for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335" name="Rectangle 1335" descr="Open-Source Software">
                  <a:hlinkClick xmlns:a="http://schemas.openxmlformats.org/drawingml/2006/main" r:id="rId41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18135" id="Rectangle 1335" o:spid="_x0000_s1026" alt="Open-Source Software" href="https://sourceforge.net/projects/skim-ap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34" name="Rectangle 133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06786" id="Rectangle 133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4kBg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SSh4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72" w:history="1">
        <w:r w:rsidRPr="001F7D44">
          <w:rPr>
            <w:rStyle w:val="Hyperlink"/>
            <w:rFonts w:ascii="Segoe UI" w:hAnsi="Segoe UI" w:cs="Segoe UI"/>
            <w:color w:val="0366D6"/>
            <w:sz w:val="24"/>
          </w:rPr>
          <w:t>PDF Expert</w:t>
        </w:r>
      </w:hyperlink>
      <w:r w:rsidRPr="001F7D44">
        <w:rPr>
          <w:rFonts w:ascii="Segoe UI" w:hAnsi="Segoe UI" w:cs="Segoe UI"/>
          <w:color w:val="24292E"/>
          <w:sz w:val="24"/>
        </w:rPr>
        <w:t> - Read, annotate and edit PDFs, change text and images.</w: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73" w:history="1">
        <w:r w:rsidRPr="001F7D44">
          <w:rPr>
            <w:rStyle w:val="Hyperlink"/>
            <w:rFonts w:ascii="Segoe UI" w:hAnsi="Segoe UI" w:cs="Segoe UI"/>
            <w:color w:val="0366D6"/>
            <w:sz w:val="24"/>
          </w:rPr>
          <w:t>MarginNote</w:t>
        </w:r>
      </w:hyperlink>
      <w:r w:rsidRPr="001F7D44">
        <w:rPr>
          <w:rFonts w:ascii="Segoe UI" w:hAnsi="Segoe UI" w:cs="Segoe UI"/>
          <w:color w:val="24292E"/>
          <w:sz w:val="24"/>
        </w:rPr>
        <w:t> - An in-depth PDF and EPUB reading, learning, managing and note taking app. </w:t>
      </w:r>
      <w:r w:rsidRPr="001F7D44">
        <w:rPr>
          <w:rFonts w:ascii="Segoe UI" w:hAnsi="Segoe UI" w:cs="Segoe UI"/>
          <w:noProof/>
          <w:color w:val="0366D6"/>
          <w:sz w:val="24"/>
        </w:rPr>
        <mc:AlternateContent>
          <mc:Choice Requires="wps">
            <w:drawing>
              <wp:inline distT="0" distB="0" distL="0" distR="0">
                <wp:extent cx="302260" cy="302260"/>
                <wp:effectExtent l="0" t="0" r="0" b="0"/>
                <wp:docPr id="1333" name="Rectangle 133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3083B" id="Rectangle 133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qKBw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74" w:history="1">
        <w:r w:rsidRPr="001F7D44">
          <w:rPr>
            <w:rStyle w:val="Hyperlink"/>
            <w:rFonts w:ascii="Segoe UI" w:hAnsi="Segoe UI" w:cs="Segoe UI"/>
            <w:color w:val="0366D6"/>
            <w:sz w:val="24"/>
          </w:rPr>
          <w:t>Kindle App</w:t>
        </w:r>
      </w:hyperlink>
      <w:r w:rsidRPr="001F7D44">
        <w:rPr>
          <w:rFonts w:ascii="Segoe UI" w:hAnsi="Segoe UI" w:cs="Segoe UI"/>
          <w:color w:val="24292E"/>
          <w:sz w:val="24"/>
        </w:rPr>
        <w:t> - Amazon official reading app of kindle.</w: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75" w:history="1">
        <w:r w:rsidRPr="001F7D44">
          <w:rPr>
            <w:rStyle w:val="Hyperlink"/>
            <w:rFonts w:ascii="Segoe UI" w:hAnsi="Segoe UI" w:cs="Segoe UI"/>
            <w:color w:val="0366D6"/>
            <w:sz w:val="24"/>
          </w:rPr>
          <w:t>Klib</w:t>
        </w:r>
      </w:hyperlink>
      <w:r w:rsidRPr="001F7D44">
        <w:rPr>
          <w:rFonts w:ascii="Segoe UI" w:hAnsi="Segoe UI" w:cs="Segoe UI"/>
          <w:color w:val="24292E"/>
          <w:sz w:val="24"/>
        </w:rPr>
        <w:t> - A new way to manage highlights for Kindle and iBooks. </w:t>
      </w:r>
      <w:r w:rsidRPr="001F7D44">
        <w:rPr>
          <w:rFonts w:ascii="Segoe UI" w:hAnsi="Segoe UI" w:cs="Segoe UI"/>
          <w:noProof/>
          <w:color w:val="0366D6"/>
          <w:sz w:val="24"/>
        </w:rPr>
        <mc:AlternateContent>
          <mc:Choice Requires="wps">
            <w:drawing>
              <wp:inline distT="0" distB="0" distL="0" distR="0">
                <wp:extent cx="302260" cy="302260"/>
                <wp:effectExtent l="0" t="0" r="0" b="0"/>
                <wp:docPr id="1332" name="Rectangle 133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C08DF" id="Rectangle 133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2UHs5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31" name="Rectangle 1331" descr="App Store">
                  <a:hlinkClick xmlns:a="http://schemas.openxmlformats.org/drawingml/2006/main" r:id="rId41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40C83" id="Rectangle 1331" o:spid="_x0000_s1026" alt="App Store" href="https://itunes.apple.com/app/id1196268448?mt=12&amp;at=1000lv4R&amp;ct=klib_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" o:button="t" filled="f" stroked="f">
                <v:fill o:detectmouseclick="t"/>
                <o:lock v:ext="edit" aspectratio="t"/>
                <w10:anchorlock/>
              </v:rect>
            </w:pict>
          </mc:Fallback>
        </mc:AlternateContent>
      </w:r>
    </w:p>
    <w:p w:rsidR="00117743" w:rsidRPr="001F7D44" w:rsidRDefault="00117743" w:rsidP="00F526AB">
      <w:pPr>
        <w:numPr>
          <w:ilvl w:val="0"/>
          <w:numId w:val="226"/>
        </w:numPr>
        <w:spacing w:before="60" w:after="100" w:afterAutospacing="1" w:line="240" w:lineRule="auto"/>
        <w:rPr>
          <w:rFonts w:ascii="Segoe UI" w:hAnsi="Segoe UI" w:cs="Segoe UI"/>
          <w:color w:val="24292E"/>
          <w:sz w:val="24"/>
        </w:rPr>
      </w:pPr>
      <w:hyperlink r:id="rId4177" w:history="1">
        <w:r w:rsidRPr="001F7D44">
          <w:rPr>
            <w:rStyle w:val="Hyperlink"/>
            <w:rFonts w:ascii="Segoe UI" w:hAnsi="Segoe UI" w:cs="Segoe UI"/>
            <w:color w:val="0366D6"/>
            <w:sz w:val="24"/>
          </w:rPr>
          <w:t>texpad</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great</w:t>
      </w:r>
      <w:proofErr w:type="gramEnd"/>
      <w:r w:rsidRPr="001F7D44">
        <w:rPr>
          <w:rFonts w:ascii="Segoe UI" w:hAnsi="Segoe UI" w:cs="Segoe UI"/>
          <w:color w:val="24292E"/>
          <w:sz w:val="24"/>
        </w:rPr>
        <w:t xml:space="preserve"> LaTeX editor for Mac with auto-update PDF and autocomplete LaTeX commands.</w: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78" w:history="1">
        <w:r w:rsidRPr="001F7D44">
          <w:rPr>
            <w:rStyle w:val="Hyperlink"/>
            <w:rFonts w:ascii="Segoe UI" w:hAnsi="Segoe UI" w:cs="Segoe UI"/>
            <w:color w:val="0366D6"/>
            <w:sz w:val="24"/>
          </w:rPr>
          <w:t>Bear Writer</w:t>
        </w:r>
      </w:hyperlink>
      <w:r w:rsidRPr="001F7D44">
        <w:rPr>
          <w:rFonts w:ascii="Segoe UI" w:hAnsi="Segoe UI" w:cs="Segoe UI"/>
          <w:color w:val="24292E"/>
          <w:sz w:val="24"/>
        </w:rPr>
        <w:t> - Bear is a beautiful, flexible writing app for crafting notes and prose. </w:t>
      </w:r>
      <w:r w:rsidRPr="001F7D44">
        <w:rPr>
          <w:rFonts w:ascii="Segoe UI" w:hAnsi="Segoe UI" w:cs="Segoe UI"/>
          <w:noProof/>
          <w:color w:val="0366D6"/>
          <w:sz w:val="24"/>
        </w:rPr>
        <mc:AlternateContent>
          <mc:Choice Requires="wps">
            <w:drawing>
              <wp:inline distT="0" distB="0" distL="0" distR="0">
                <wp:extent cx="302260" cy="302260"/>
                <wp:effectExtent l="0" t="0" r="0" b="0"/>
                <wp:docPr id="1330" name="Rectangle 1330" descr="App Store">
                  <a:hlinkClick xmlns:a="http://schemas.openxmlformats.org/drawingml/2006/main" r:id="rId41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E1A10" id="Rectangle 1330" o:spid="_x0000_s1026" alt="App Store" href="https://itunes.apple.com/us/app/bear-beautiful-writing-app/id1091189122?ls=1&amp;mt=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80" w:history="1">
        <w:r w:rsidRPr="001F7D44">
          <w:rPr>
            <w:rStyle w:val="Hyperlink"/>
            <w:rFonts w:ascii="Segoe UI" w:hAnsi="Segoe UI" w:cs="Segoe UI"/>
            <w:color w:val="0366D6"/>
            <w:sz w:val="24"/>
          </w:rPr>
          <w:t>Boostnote</w:t>
        </w:r>
      </w:hyperlink>
      <w:r w:rsidRPr="001F7D44">
        <w:rPr>
          <w:rFonts w:ascii="Segoe UI" w:hAnsi="Segoe UI" w:cs="Segoe UI"/>
          <w:color w:val="24292E"/>
          <w:sz w:val="24"/>
        </w:rPr>
        <w:t> - note-taking app made for programmers. </w:t>
      </w:r>
      <w:r w:rsidRPr="001F7D44">
        <w:rPr>
          <w:rFonts w:ascii="Segoe UI" w:hAnsi="Segoe UI" w:cs="Segoe UI"/>
          <w:noProof/>
          <w:color w:val="0366D6"/>
          <w:sz w:val="24"/>
        </w:rPr>
        <mc:AlternateContent>
          <mc:Choice Requires="wps">
            <w:drawing>
              <wp:inline distT="0" distB="0" distL="0" distR="0">
                <wp:extent cx="302260" cy="302260"/>
                <wp:effectExtent l="0" t="0" r="0" b="0"/>
                <wp:docPr id="1329" name="Rectangle 1329" descr="Open-Source Software">
                  <a:hlinkClick xmlns:a="http://schemas.openxmlformats.org/drawingml/2006/main" r:id="rId41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C06C5" id="Rectangle 1329" o:spid="_x0000_s1026" alt="Open-Source Software" href="https://github.com/BoostIO/Boostno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qq+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nSYa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28" name="Rectangle 132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85944" id="Rectangle 132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VS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iPol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wsuVS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hyperlink r:id="rId4182" w:history="1">
        <w:r w:rsidRPr="001F7D44">
          <w:rPr>
            <w:rStyle w:val="Hyperlink"/>
            <w:rFonts w:ascii="Segoe UI" w:hAnsi="Segoe UI" w:cs="Segoe UI"/>
            <w:color w:val="0366D6"/>
            <w:sz w:val="24"/>
          </w:rPr>
          <w:t>QOwnNotes</w:t>
        </w:r>
      </w:hyperlink>
      <w:r w:rsidRPr="001F7D44">
        <w:rPr>
          <w:rFonts w:ascii="Segoe UI" w:hAnsi="Segoe UI" w:cs="Segoe UI"/>
          <w:color w:val="24292E"/>
          <w:sz w:val="24"/>
        </w:rPr>
        <w:t> - Is the open source notepad with markdown support and todo list manager. </w:t>
      </w:r>
      <w:r w:rsidRPr="001F7D44">
        <w:rPr>
          <w:rFonts w:ascii="Segoe UI" w:hAnsi="Segoe UI" w:cs="Segoe UI"/>
          <w:noProof/>
          <w:color w:val="0366D6"/>
          <w:sz w:val="24"/>
        </w:rPr>
        <mc:AlternateContent>
          <mc:Choice Requires="wps">
            <w:drawing>
              <wp:inline distT="0" distB="0" distL="0" distR="0">
                <wp:extent cx="302260" cy="302260"/>
                <wp:effectExtent l="0" t="0" r="0" b="0"/>
                <wp:docPr id="1327" name="Rectangle 1327" descr="Open-Source Software">
                  <a:hlinkClick xmlns:a="http://schemas.openxmlformats.org/drawingml/2006/main" r:id="rId418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9508C" id="Rectangle 1327" o:spid="_x0000_s1026" alt="Open-Source Software" href="https://github.com/pbek/QOwnNot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zAB+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&#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26" name="Rectangle 132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214E5" id="Rectangle 132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7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j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63+7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RSS</w:t>
      </w:r>
    </w:p>
    <w:p w:rsidR="00117743" w:rsidRPr="001F7D44" w:rsidRDefault="00117743" w:rsidP="00117743">
      <w:pPr>
        <w:numPr>
          <w:ilvl w:val="1"/>
          <w:numId w:val="226"/>
        </w:numPr>
        <w:spacing w:before="100" w:beforeAutospacing="1" w:after="100" w:afterAutospacing="1" w:line="240" w:lineRule="auto"/>
        <w:rPr>
          <w:rFonts w:ascii="Segoe UI" w:hAnsi="Segoe UI" w:cs="Segoe UI"/>
          <w:color w:val="24292E"/>
          <w:sz w:val="24"/>
        </w:rPr>
      </w:pPr>
      <w:hyperlink r:id="rId4184" w:history="1">
        <w:r w:rsidRPr="001F7D44">
          <w:rPr>
            <w:rStyle w:val="Hyperlink"/>
            <w:rFonts w:ascii="Segoe UI" w:hAnsi="Segoe UI" w:cs="Segoe UI"/>
            <w:color w:val="0366D6"/>
            <w:sz w:val="24"/>
          </w:rPr>
          <w:t>Feeds 2</w:t>
        </w:r>
      </w:hyperlink>
      <w:r w:rsidRPr="001F7D44">
        <w:rPr>
          <w:rFonts w:ascii="Segoe UI" w:hAnsi="Segoe UI" w:cs="Segoe UI"/>
          <w:color w:val="24292E"/>
          <w:sz w:val="24"/>
        </w:rPr>
        <w:t> - Keep tabs on your favorite website and RSS feeds from your Mac's menubar. </w:t>
      </w:r>
      <w:hyperlink r:id="rId4185"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25" name="Rectangle 1325" descr="Open-Source Software">
                    <a:hlinkClick xmlns:a="http://schemas.openxmlformats.org/drawingml/2006/main" r:id="rId41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7BF26" id="Rectangle 1325" o:spid="_x0000_s1026" alt="Open-Source Software" href="https://github.com/nfarina/feed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24" name="Rectangle 1324" descr="Freeware">
                    <a:hlinkClick xmlns:a="http://schemas.openxmlformats.org/drawingml/2006/main" r:id="rId41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B2D729" id="Rectangle 1324" o:spid="_x0000_s1026" alt="Freeware" href="https://github.com/nfarina/feed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US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" o:button="t" filled="f" stroked="f">
                  <v:fill o:detectmouseclick="t"/>
                  <o:lock v:ext="edit" aspectratio="t"/>
                  <w10:anchorlock/>
                </v:rect>
              </w:pict>
            </mc:Fallback>
          </mc:AlternateContent>
        </w:r>
      </w:hyperlink>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86" w:history="1">
        <w:r w:rsidRPr="001F7D44">
          <w:rPr>
            <w:rStyle w:val="Hyperlink"/>
            <w:rFonts w:ascii="Segoe UI" w:hAnsi="Segoe UI" w:cs="Segoe UI"/>
            <w:color w:val="0366D6"/>
            <w:sz w:val="24"/>
          </w:rPr>
          <w:t>ReadKit</w:t>
        </w:r>
      </w:hyperlink>
      <w:r w:rsidRPr="001F7D44">
        <w:rPr>
          <w:rFonts w:ascii="Segoe UI" w:hAnsi="Segoe UI" w:cs="Segoe UI"/>
          <w:color w:val="24292E"/>
          <w:sz w:val="24"/>
        </w:rPr>
        <w:t> - A Mac read later client supporting all major providers: Instapaper, Pocket and Readability. Even more, ReadKit is a full-featured RSS reader as well.</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87" w:history="1">
        <w:r w:rsidRPr="001F7D44">
          <w:rPr>
            <w:rStyle w:val="Hyperlink"/>
            <w:rFonts w:ascii="Segoe UI" w:hAnsi="Segoe UI" w:cs="Segoe UI"/>
            <w:color w:val="0366D6"/>
            <w:sz w:val="24"/>
          </w:rPr>
          <w:t>Reeder 3</w:t>
        </w:r>
      </w:hyperlink>
      <w:r w:rsidRPr="001F7D44">
        <w:rPr>
          <w:rFonts w:ascii="Segoe UI" w:hAnsi="Segoe UI" w:cs="Segoe UI"/>
          <w:color w:val="24292E"/>
          <w:sz w:val="24"/>
        </w:rPr>
        <w:t> - A news reader for Feedbin, Feedly, Feed Wrangler and so on. </w:t>
      </w:r>
      <w:r w:rsidRPr="001F7D44">
        <w:rPr>
          <w:rFonts w:ascii="Segoe UI" w:hAnsi="Segoe UI" w:cs="Segoe UI"/>
          <w:noProof/>
          <w:color w:val="0366D6"/>
          <w:sz w:val="24"/>
        </w:rPr>
        <mc:AlternateContent>
          <mc:Choice Requires="wps">
            <w:drawing>
              <wp:inline distT="0" distB="0" distL="0" distR="0">
                <wp:extent cx="302260" cy="302260"/>
                <wp:effectExtent l="0" t="0" r="0" b="0"/>
                <wp:docPr id="1323" name="Rectangle 132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EB3AC" id="Rectangle 132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mKZAW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22" name="Rectangle 132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FCEB4" id="Rectangle 132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pg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qMI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8cRpg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21" name="Rectangle 1321"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6AC6D" id="Rectangle 1321"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aCA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Of/WFo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88" w:history="1">
        <w:r w:rsidRPr="001F7D44">
          <w:rPr>
            <w:rStyle w:val="Hyperlink"/>
            <w:rFonts w:ascii="Segoe UI" w:hAnsi="Segoe UI" w:cs="Segoe UI"/>
            <w:color w:val="0366D6"/>
            <w:sz w:val="24"/>
          </w:rPr>
          <w:t>Leaf</w:t>
        </w:r>
      </w:hyperlink>
      <w:r w:rsidRPr="001F7D44">
        <w:rPr>
          <w:rFonts w:ascii="Segoe UI" w:hAnsi="Segoe UI" w:cs="Segoe UI"/>
          <w:color w:val="24292E"/>
          <w:sz w:val="24"/>
        </w:rPr>
        <w:t> - An amazing news reader dedicated to help you enjoy your daily news and easily manage your subscriptions. </w:t>
      </w:r>
      <w:r w:rsidRPr="001F7D44">
        <w:rPr>
          <w:rFonts w:ascii="Segoe UI" w:hAnsi="Segoe UI" w:cs="Segoe UI"/>
          <w:noProof/>
          <w:color w:val="0366D6"/>
          <w:sz w:val="24"/>
        </w:rPr>
        <mc:AlternateContent>
          <mc:Choice Requires="wps">
            <w:drawing>
              <wp:inline distT="0" distB="0" distL="0" distR="0">
                <wp:extent cx="302260" cy="302260"/>
                <wp:effectExtent l="0" t="0" r="0" b="0"/>
                <wp:docPr id="1320" name="Rectangle 132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5BCC6" id="Rectangle 132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Q6AgMAAFs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t6LQ6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89" w:history="1">
        <w:r w:rsidRPr="001F7D44">
          <w:rPr>
            <w:rStyle w:val="Hyperlink"/>
            <w:rFonts w:ascii="Segoe UI" w:hAnsi="Segoe UI" w:cs="Segoe UI"/>
            <w:color w:val="0366D6"/>
            <w:sz w:val="24"/>
          </w:rPr>
          <w:t>Vienna</w:t>
        </w:r>
      </w:hyperlink>
      <w:r w:rsidRPr="001F7D44">
        <w:rPr>
          <w:rFonts w:ascii="Segoe UI" w:hAnsi="Segoe UI" w:cs="Segoe UI"/>
          <w:color w:val="24292E"/>
          <w:sz w:val="24"/>
        </w:rPr>
        <w:t> - An RSS/Atom reader for Mac OS X. </w:t>
      </w:r>
      <w:hyperlink r:id="rId419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319" name="Rectangle 1319" descr="Open-Source Software">
                    <a:hlinkClick xmlns:a="http://schemas.openxmlformats.org/drawingml/2006/main" r:id="rId41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01CA0" id="Rectangle 1319" o:spid="_x0000_s1026" alt="Open-Source Software" href="https://github.com/ViennaRSS/vienna-rs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HH+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ncYa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18" name="Rectangle 1318" descr="Freeware">
                    <a:hlinkClick xmlns:a="http://schemas.openxmlformats.org/drawingml/2006/main" r:id="rId41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F20C0" id="Rectangle 1318" o:spid="_x0000_s1026" alt="Freeware" href="https://github.com/ViennaRSS/vienna-rs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H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" o:button="t" filled="f" stroked="f">
                  <v:fill o:detectmouseclick="t"/>
                  <o:lock v:ext="edit" aspectratio="t"/>
                  <w10:anchorlock/>
                </v:rect>
              </w:pict>
            </mc:Fallback>
          </mc:AlternateContent>
        </w:r>
      </w:hyperlink>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Markdown</w:t>
      </w:r>
    </w:p>
    <w:p w:rsidR="00117743" w:rsidRPr="001F7D44" w:rsidRDefault="00117743" w:rsidP="00117743">
      <w:pPr>
        <w:numPr>
          <w:ilvl w:val="1"/>
          <w:numId w:val="226"/>
        </w:numPr>
        <w:spacing w:before="100" w:beforeAutospacing="1" w:after="100" w:afterAutospacing="1" w:line="240" w:lineRule="auto"/>
        <w:rPr>
          <w:rFonts w:ascii="Segoe UI" w:hAnsi="Segoe UI" w:cs="Segoe UI"/>
          <w:color w:val="24292E"/>
          <w:sz w:val="24"/>
        </w:rPr>
      </w:pPr>
      <w:hyperlink r:id="rId4191" w:history="1">
        <w:r w:rsidRPr="001F7D44">
          <w:rPr>
            <w:rStyle w:val="Hyperlink"/>
            <w:rFonts w:ascii="Segoe UI" w:hAnsi="Segoe UI" w:cs="Segoe UI"/>
            <w:color w:val="0366D6"/>
            <w:sz w:val="24"/>
          </w:rPr>
          <w:t>Yu Writer</w:t>
        </w:r>
      </w:hyperlink>
      <w:r w:rsidRPr="001F7D44">
        <w:rPr>
          <w:rFonts w:ascii="Segoe UI" w:hAnsi="Segoe UI" w:cs="Segoe UI"/>
          <w:color w:val="24292E"/>
          <w:sz w:val="24"/>
        </w:rPr>
        <w:t> - A Markdown text editor that can find writing fun. </w:t>
      </w:r>
      <w:r w:rsidRPr="001F7D44">
        <w:rPr>
          <w:rFonts w:ascii="Segoe UI" w:hAnsi="Segoe UI" w:cs="Segoe UI"/>
          <w:noProof/>
          <w:color w:val="0366D6"/>
          <w:sz w:val="24"/>
        </w:rPr>
        <mc:AlternateContent>
          <mc:Choice Requires="wps">
            <w:drawing>
              <wp:inline distT="0" distB="0" distL="0" distR="0">
                <wp:extent cx="302260" cy="302260"/>
                <wp:effectExtent l="0" t="0" r="0" b="0"/>
                <wp:docPr id="1317" name="Rectangle 1317"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E0BC3" id="Rectangle 1317"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A4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O7cADg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16" name="Rectangle 131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A4E67" id="Rectangle 131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t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7D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nfet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15" name="Rectangle 1315"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2F2EF" id="Rectangle 1315"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80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7DE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Z1J80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14" name="Rectangle 1314" descr="tuijian">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350F2" id="Rectangle 1314" o:spid="_x0000_s1026" alt="tuijian"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KRS3eBQMAAF8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13" name="Rectangle 1313" descr="必备">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0C29B" id="Rectangle 1313" o:spid="_x0000_s1026" alt="必备"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92" w:history="1">
        <w:r w:rsidRPr="001F7D44">
          <w:rPr>
            <w:rStyle w:val="Hyperlink"/>
            <w:rFonts w:ascii="Segoe UI" w:hAnsi="Segoe UI" w:cs="Segoe UI"/>
            <w:color w:val="0366D6"/>
            <w:sz w:val="24"/>
          </w:rPr>
          <w:t>Mou</w:t>
        </w:r>
      </w:hyperlink>
      <w:r w:rsidRPr="001F7D44">
        <w:rPr>
          <w:rFonts w:ascii="Segoe UI" w:hAnsi="Segoe UI" w:cs="Segoe UI"/>
          <w:color w:val="24292E"/>
          <w:sz w:val="24"/>
        </w:rPr>
        <w:t> - A Markdown editor for developers, on Mac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312" name="Rectangle 131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F4B34" id="Rectangle 131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33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7D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gk33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11" name="Rectangle 1311"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0314B" id="Rectangle 1311"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Fb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9KRFb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93" w:history="1">
        <w:r w:rsidRPr="001F7D44">
          <w:rPr>
            <w:rStyle w:val="Hyperlink"/>
            <w:rFonts w:ascii="Segoe UI" w:hAnsi="Segoe UI" w:cs="Segoe UI"/>
            <w:color w:val="0366D6"/>
            <w:sz w:val="24"/>
          </w:rPr>
          <w:t>Marp</w:t>
        </w:r>
      </w:hyperlink>
      <w:r w:rsidRPr="001F7D44">
        <w:rPr>
          <w:rFonts w:ascii="Segoe UI" w:hAnsi="Segoe UI" w:cs="Segoe UI"/>
          <w:color w:val="24292E"/>
          <w:sz w:val="24"/>
        </w:rPr>
        <w:t> - A Markdown presentation writer with cross-platform support. </w:t>
      </w:r>
      <w:r w:rsidRPr="001F7D44">
        <w:rPr>
          <w:rFonts w:ascii="Segoe UI" w:hAnsi="Segoe UI" w:cs="Segoe UI"/>
          <w:noProof/>
          <w:color w:val="0366D6"/>
          <w:sz w:val="24"/>
        </w:rPr>
        <mc:AlternateContent>
          <mc:Choice Requires="wps">
            <w:drawing>
              <wp:inline distT="0" distB="0" distL="0" distR="0">
                <wp:extent cx="302260" cy="302260"/>
                <wp:effectExtent l="0" t="0" r="0" b="0"/>
                <wp:docPr id="1310" name="Rectangle 1310" descr="Open-Source Software">
                  <a:hlinkClick xmlns:a="http://schemas.openxmlformats.org/drawingml/2006/main" r:id="rId41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ACCE5" id="Rectangle 1310" o:spid="_x0000_s1026" alt="Open-Source Software" href="https://github.com/yhatt/mar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7U+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p3GUGCBG6hSp8hb1isOUXDaUU1gaQ9QDX8pdwoQtESOPRYWXg4azgTT3POyNMeI1z+cyUH9oUk&#10;m5YKM5RTUY4NaEk3rNMeUpmFpu6qyFYq6DudOcS2vm657B6VRaC7e0meNBJy3gByeqM74ACsgNLh&#10;SCnZNxRXkL4zd4MP61CDN7TqP8oKkoA3Rjp2u1q1NgbgRTsnneejdOjOIAKHl2EcjyF/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09" name="Rectangle 130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39CEE" id="Rectangle 130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A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D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WpJA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95" w:history="1">
        <w:r w:rsidRPr="001F7D44">
          <w:rPr>
            <w:rStyle w:val="Hyperlink"/>
            <w:rFonts w:ascii="Segoe UI" w:hAnsi="Segoe UI" w:cs="Segoe UI"/>
            <w:color w:val="0366D6"/>
            <w:sz w:val="24"/>
          </w:rPr>
          <w:t>TextNut</w:t>
        </w:r>
      </w:hyperlink>
      <w:r w:rsidRPr="001F7D44">
        <w:rPr>
          <w:rFonts w:ascii="Segoe UI" w:hAnsi="Segoe UI" w:cs="Segoe UI"/>
          <w:color w:val="24292E"/>
          <w:sz w:val="24"/>
        </w:rPr>
        <w:t> - A rich-format editor featuring Markdown export and Markdown syntax hints. </w:t>
      </w:r>
      <w:r w:rsidRPr="001F7D44">
        <w:rPr>
          <w:rFonts w:ascii="Segoe UI" w:hAnsi="Segoe UI" w:cs="Segoe UI"/>
          <w:noProof/>
          <w:color w:val="0366D6"/>
          <w:sz w:val="24"/>
        </w:rPr>
        <mc:AlternateContent>
          <mc:Choice Requires="wps">
            <w:drawing>
              <wp:inline distT="0" distB="0" distL="0" distR="0">
                <wp:extent cx="302260" cy="302260"/>
                <wp:effectExtent l="0" t="0" r="0" b="0"/>
                <wp:docPr id="1308" name="Rectangle 130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25DA0" id="Rectangle 130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dG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4DqJU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H3dG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96" w:history="1">
        <w:r w:rsidRPr="001F7D44">
          <w:rPr>
            <w:rStyle w:val="Hyperlink"/>
            <w:rFonts w:ascii="Segoe UI" w:hAnsi="Segoe UI" w:cs="Segoe UI"/>
            <w:color w:val="0366D6"/>
            <w:sz w:val="24"/>
          </w:rPr>
          <w:t>MWeb</w:t>
        </w:r>
      </w:hyperlink>
      <w:r w:rsidRPr="001F7D44">
        <w:rPr>
          <w:rFonts w:ascii="Segoe UI" w:hAnsi="Segoe UI" w:cs="Segoe UI"/>
          <w:color w:val="24292E"/>
          <w:sz w:val="24"/>
        </w:rPr>
        <w:t> - Pro Markdown writing, note taking and static blog generator App. </w:t>
      </w:r>
      <w:r w:rsidRPr="001F7D44">
        <w:rPr>
          <w:rFonts w:ascii="Segoe UI" w:hAnsi="Segoe UI" w:cs="Segoe UI"/>
          <w:noProof/>
          <w:color w:val="0366D6"/>
          <w:sz w:val="24"/>
        </w:rPr>
        <mc:AlternateContent>
          <mc:Choice Requires="wps">
            <w:drawing>
              <wp:inline distT="0" distB="0" distL="0" distR="0">
                <wp:extent cx="302260" cy="302260"/>
                <wp:effectExtent l="0" t="0" r="0" b="0"/>
                <wp:docPr id="1307" name="Rectangle 130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FA903" id="Rectangle 130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q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6DC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MgJoq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97" w:history="1">
        <w:r w:rsidRPr="001F7D44">
          <w:rPr>
            <w:rStyle w:val="Hyperlink"/>
            <w:rFonts w:ascii="Segoe UI" w:hAnsi="Segoe UI" w:cs="Segoe UI"/>
            <w:color w:val="0366D6"/>
            <w:sz w:val="24"/>
          </w:rPr>
          <w:t>Typora</w:t>
        </w:r>
      </w:hyperlink>
      <w:r w:rsidRPr="001F7D44">
        <w:rPr>
          <w:rFonts w:ascii="Segoe UI" w:hAnsi="Segoe UI" w:cs="Segoe UI"/>
          <w:color w:val="24292E"/>
          <w:sz w:val="24"/>
        </w:rPr>
        <w:t> - A truly minimal Markdown editor featuring seamless live preview. </w:t>
      </w:r>
      <w:r w:rsidRPr="001F7D44">
        <w:rPr>
          <w:rFonts w:ascii="Segoe UI" w:hAnsi="Segoe UI" w:cs="Segoe UI"/>
          <w:noProof/>
          <w:color w:val="0366D6"/>
          <w:sz w:val="24"/>
        </w:rPr>
        <mc:AlternateContent>
          <mc:Choice Requires="wps">
            <w:drawing>
              <wp:inline distT="0" distB="0" distL="0" distR="0">
                <wp:extent cx="302260" cy="302260"/>
                <wp:effectExtent l="0" t="0" r="0" b="0"/>
                <wp:docPr id="1306" name="Rectangle 130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187B3" id="Rectangle 130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g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D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sHOg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05" name="Rectangle 1305"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9A9AF" id="Rectangle 1305"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6DE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l0d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04" name="Rectangle 130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DC17" id="Rectangle 130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Az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oMY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VgWAz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198" w:history="1">
        <w:r w:rsidRPr="001F7D44">
          <w:rPr>
            <w:rStyle w:val="Hyperlink"/>
            <w:rFonts w:ascii="Segoe UI" w:hAnsi="Segoe UI" w:cs="Segoe UI"/>
            <w:color w:val="0366D6"/>
            <w:sz w:val="24"/>
          </w:rPr>
          <w:t>MacDown</w:t>
        </w:r>
      </w:hyperlink>
      <w:r w:rsidRPr="001F7D44">
        <w:rPr>
          <w:rFonts w:ascii="Segoe UI" w:hAnsi="Segoe UI" w:cs="Segoe UI"/>
          <w:color w:val="24292E"/>
          <w:sz w:val="24"/>
        </w:rPr>
        <w:t> - An open-source Markdown editor for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303" name="Rectangle 1303" descr="Open-Source Software">
                  <a:hlinkClick xmlns:a="http://schemas.openxmlformats.org/drawingml/2006/main" r:id="rId419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DAC1B" id="Rectangle 1303" o:spid="_x0000_s1026" alt="Open-Source Software" href="https://github.com/MacDownApp/macdow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02" name="Rectangle 130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573F59" id="Rectangle 130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qUBA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&#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301" name="Rectangle 130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0BE9C" id="Rectangle 130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y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6D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Zf8y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0" w:history="1">
        <w:r w:rsidRPr="001F7D44">
          <w:rPr>
            <w:rStyle w:val="Hyperlink"/>
            <w:rFonts w:ascii="Segoe UI" w:hAnsi="Segoe UI" w:cs="Segoe UI"/>
            <w:color w:val="0366D6"/>
            <w:sz w:val="24"/>
          </w:rPr>
          <w:t>EME</w:t>
        </w:r>
      </w:hyperlink>
      <w:r w:rsidRPr="001F7D44">
        <w:rPr>
          <w:rFonts w:ascii="Segoe UI" w:hAnsi="Segoe UI" w:cs="Segoe UI"/>
          <w:color w:val="24292E"/>
          <w:sz w:val="24"/>
        </w:rPr>
        <w:t> - Recently launched a Markdown editor, interface is like Chrome browser interface, very simple.</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1" w:history="1">
        <w:r w:rsidRPr="001F7D44">
          <w:rPr>
            <w:rStyle w:val="Hyperlink"/>
            <w:rFonts w:ascii="Segoe UI" w:hAnsi="Segoe UI" w:cs="Segoe UI"/>
            <w:color w:val="0366D6"/>
            <w:sz w:val="24"/>
          </w:rPr>
          <w:t>LightPaper</w:t>
        </w:r>
      </w:hyperlink>
      <w:r w:rsidRPr="001F7D44">
        <w:rPr>
          <w:rFonts w:ascii="Segoe UI" w:hAnsi="Segoe UI" w:cs="Segoe UI"/>
          <w:color w:val="24292E"/>
          <w:sz w:val="24"/>
        </w:rPr>
        <w:t> - Simple, beautiful, yet powerful text editor for your Mac.</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2" w:history="1">
        <w:r w:rsidRPr="001F7D44">
          <w:rPr>
            <w:rStyle w:val="Hyperlink"/>
            <w:rFonts w:ascii="Segoe UI" w:hAnsi="Segoe UI" w:cs="Segoe UI"/>
            <w:color w:val="0366D6"/>
            <w:sz w:val="24"/>
          </w:rPr>
          <w:t>Marked 2</w:t>
        </w:r>
      </w:hyperlink>
      <w:r w:rsidRPr="001F7D44">
        <w:rPr>
          <w:rFonts w:ascii="Segoe UI" w:hAnsi="Segoe UI" w:cs="Segoe UI"/>
          <w:color w:val="24292E"/>
          <w:sz w:val="24"/>
        </w:rPr>
        <w:t> - Markdown previewer, reviewer, and exporter. Great for people that already have a preferred way of editing Markdown, but want to get a live preview of the document they are working on.</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3" w:history="1">
        <w:r w:rsidRPr="001F7D44">
          <w:rPr>
            <w:rStyle w:val="Hyperlink"/>
            <w:rFonts w:ascii="Segoe UI" w:hAnsi="Segoe UI" w:cs="Segoe UI"/>
            <w:color w:val="0366D6"/>
            <w:sz w:val="24"/>
          </w:rPr>
          <w:t>iA Writer</w:t>
        </w:r>
      </w:hyperlink>
      <w:r w:rsidRPr="001F7D44">
        <w:rPr>
          <w:rFonts w:ascii="Segoe UI" w:hAnsi="Segoe UI" w:cs="Segoe UI"/>
          <w:color w:val="24292E"/>
          <w:sz w:val="24"/>
        </w:rPr>
        <w:t> - Writing app with an emphasis on simplicity and design.</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4" w:history="1">
        <w:r w:rsidRPr="001F7D44">
          <w:rPr>
            <w:rStyle w:val="Hyperlink"/>
            <w:rFonts w:ascii="Segoe UI" w:hAnsi="Segoe UI" w:cs="Segoe UI"/>
            <w:color w:val="0366D6"/>
            <w:sz w:val="24"/>
          </w:rPr>
          <w:t>Ultimate</w:t>
        </w:r>
      </w:hyperlink>
      <w:r w:rsidRPr="001F7D44">
        <w:rPr>
          <w:rFonts w:ascii="Segoe UI" w:hAnsi="Segoe UI" w:cs="Segoe UI"/>
          <w:color w:val="24292E"/>
          <w:sz w:val="24"/>
        </w:rPr>
        <w:t> - The Ultimate Writing App for Mac, iPad and iPhone.</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5" w:history="1">
        <w:r w:rsidRPr="001F7D44">
          <w:rPr>
            <w:rStyle w:val="Hyperlink"/>
            <w:rFonts w:ascii="Segoe UI" w:hAnsi="Segoe UI" w:cs="Segoe UI"/>
            <w:color w:val="0366D6"/>
            <w:sz w:val="24"/>
          </w:rPr>
          <w:t>Cmd Markdown</w:t>
        </w:r>
      </w:hyperlink>
      <w:r w:rsidRPr="001F7D44">
        <w:rPr>
          <w:rFonts w:ascii="Segoe UI" w:hAnsi="Segoe UI" w:cs="Segoe UI"/>
          <w:color w:val="24292E"/>
          <w:sz w:val="24"/>
        </w:rPr>
        <w:t> - Cmd Markdown Open the journey of excellence. </w:t>
      </w:r>
      <w:r w:rsidRPr="001F7D44">
        <w:rPr>
          <w:rFonts w:ascii="Segoe UI" w:hAnsi="Segoe UI" w:cs="Segoe UI"/>
          <w:noProof/>
          <w:color w:val="0366D6"/>
          <w:sz w:val="24"/>
        </w:rPr>
        <mc:AlternateContent>
          <mc:Choice Requires="wps">
            <w:drawing>
              <wp:inline distT="0" distB="0" distL="0" distR="0">
                <wp:extent cx="302260" cy="302260"/>
                <wp:effectExtent l="0" t="0" r="0" b="0"/>
                <wp:docPr id="1300" name="Rectangle 130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79192" id="Rectangle 130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o0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4D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IBo0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6"/>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Note-taking</w:t>
      </w:r>
    </w:p>
    <w:p w:rsidR="00117743" w:rsidRPr="001F7D44" w:rsidRDefault="00117743" w:rsidP="00117743">
      <w:pPr>
        <w:numPr>
          <w:ilvl w:val="1"/>
          <w:numId w:val="226"/>
        </w:numPr>
        <w:spacing w:before="100" w:beforeAutospacing="1" w:after="100" w:afterAutospacing="1" w:line="240" w:lineRule="auto"/>
        <w:rPr>
          <w:rFonts w:ascii="Segoe UI" w:hAnsi="Segoe UI" w:cs="Segoe UI"/>
          <w:color w:val="24292E"/>
          <w:sz w:val="24"/>
        </w:rPr>
      </w:pPr>
      <w:hyperlink r:id="rId4206" w:anchor="quiver" w:history="1">
        <w:r w:rsidRPr="001F7D44">
          <w:rPr>
            <w:rStyle w:val="Hyperlink"/>
            <w:rFonts w:ascii="Segoe UI" w:hAnsi="Segoe UI" w:cs="Segoe UI"/>
            <w:color w:val="0366D6"/>
            <w:sz w:val="24"/>
          </w:rPr>
          <w:t>Quiver</w:t>
        </w:r>
      </w:hyperlink>
      <w:r w:rsidRPr="001F7D44">
        <w:rPr>
          <w:rFonts w:ascii="Segoe UI" w:hAnsi="Segoe UI" w:cs="Segoe UI"/>
          <w:color w:val="24292E"/>
          <w:sz w:val="24"/>
        </w:rPr>
        <w:t> - The Programmer's Notebook, lets you easily mix text, code, Markdown and LaTeX within one note, edit code with an awesome code editor and live preview Markdown and LaTeX. </w:t>
      </w:r>
      <w:r w:rsidRPr="001F7D44">
        <w:rPr>
          <w:rFonts w:ascii="Segoe UI" w:hAnsi="Segoe UI" w:cs="Segoe UI"/>
          <w:noProof/>
          <w:color w:val="0366D6"/>
          <w:sz w:val="24"/>
        </w:rPr>
        <mc:AlternateContent>
          <mc:Choice Requires="wps">
            <w:drawing>
              <wp:inline distT="0" distB="0" distL="0" distR="0">
                <wp:extent cx="302260" cy="302260"/>
                <wp:effectExtent l="0" t="0" r="0" b="0"/>
                <wp:docPr id="1299" name="Rectangle 1299"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E8C12" id="Rectangle 1299"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Qy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oiTBSJ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ngcQy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7" w:history="1">
        <w:r w:rsidRPr="001F7D44">
          <w:rPr>
            <w:rStyle w:val="Hyperlink"/>
            <w:rFonts w:ascii="Segoe UI" w:hAnsi="Segoe UI" w:cs="Segoe UI"/>
            <w:color w:val="0366D6"/>
            <w:sz w:val="24"/>
          </w:rPr>
          <w:t>Evernote</w:t>
        </w:r>
      </w:hyperlink>
      <w:r w:rsidRPr="001F7D44">
        <w:rPr>
          <w:rFonts w:ascii="Segoe UI" w:hAnsi="Segoe UI" w:cs="Segoe UI"/>
          <w:color w:val="24292E"/>
          <w:sz w:val="24"/>
        </w:rPr>
        <w:t> - Infamous note-taking app, available on many platforms. </w:t>
      </w:r>
      <w:r w:rsidRPr="001F7D44">
        <w:rPr>
          <w:rFonts w:ascii="Segoe UI" w:hAnsi="Segoe UI" w:cs="Segoe UI"/>
          <w:noProof/>
          <w:color w:val="0366D6"/>
          <w:sz w:val="24"/>
        </w:rPr>
        <mc:AlternateContent>
          <mc:Choice Requires="wps">
            <w:drawing>
              <wp:inline distT="0" distB="0" distL="0" distR="0">
                <wp:extent cx="302260" cy="302260"/>
                <wp:effectExtent l="0" t="0" r="0" b="0"/>
                <wp:docPr id="1298" name="Rectangle 129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E9935" id="Rectangle 129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tW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E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f5StW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97" name="Rectangle 129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D992E" id="Rectangle 129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sz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6Jkgp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Tihsz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96" name="Rectangle 129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D3DBA" id="Rectangle 129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QZ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omSM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No0QZ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95" name="Rectangle 1295"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4BA07" id="Rectangle 1295"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Yj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BWLQYj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8" w:history="1">
        <w:r w:rsidRPr="001F7D44">
          <w:rPr>
            <w:rStyle w:val="Hyperlink"/>
            <w:rFonts w:ascii="Segoe UI" w:hAnsi="Segoe UI" w:cs="Segoe UI"/>
            <w:color w:val="0366D6"/>
            <w:sz w:val="24"/>
          </w:rPr>
          <w:t>OneNote</w:t>
        </w:r>
      </w:hyperlink>
      <w:r w:rsidRPr="001F7D44">
        <w:rPr>
          <w:rFonts w:ascii="Segoe UI" w:hAnsi="Segoe UI" w:cs="Segoe UI"/>
          <w:color w:val="24292E"/>
          <w:sz w:val="24"/>
        </w:rPr>
        <w:t> - Note-taking app by Microsoft. </w:t>
      </w:r>
      <w:r w:rsidRPr="001F7D44">
        <w:rPr>
          <w:rFonts w:ascii="Segoe UI" w:hAnsi="Segoe UI" w:cs="Segoe UI"/>
          <w:noProof/>
          <w:color w:val="0366D6"/>
          <w:sz w:val="24"/>
        </w:rPr>
        <mc:AlternateContent>
          <mc:Choice Requires="wps">
            <w:drawing>
              <wp:inline distT="0" distB="0" distL="0" distR="0">
                <wp:extent cx="302260" cy="302260"/>
                <wp:effectExtent l="0" t="0" r="0" b="0"/>
                <wp:docPr id="1294" name="Rectangle 129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48D3C" id="Rectangle 129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OFs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k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X0OFs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93" name="Rectangle 129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1A6CE" id="Rectangle 129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5Vc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6LkH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3d5Vc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92" name="Rectangle 129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0BDC6" id="Rectangle 129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hq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oiTCSJ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gIzhq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91" name="Rectangle 1291"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2C71A" id="Rectangle 1291"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pQCA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DutelA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09" w:history="1">
        <w:r w:rsidRPr="001F7D44">
          <w:rPr>
            <w:rStyle w:val="Hyperlink"/>
            <w:rFonts w:ascii="Segoe UI" w:hAnsi="Segoe UI" w:cs="Segoe UI"/>
            <w:color w:val="0366D6"/>
            <w:sz w:val="24"/>
          </w:rPr>
          <w:t>Inkdrop</w:t>
        </w:r>
      </w:hyperlink>
      <w:r w:rsidRPr="001F7D44">
        <w:rPr>
          <w:rFonts w:ascii="Segoe UI" w:hAnsi="Segoe UI" w:cs="Segoe UI"/>
          <w:color w:val="24292E"/>
          <w:sz w:val="24"/>
        </w:rPr>
        <w:t> - The notebook app for Markdown lovers built on top of Electron.</w: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10" w:history="1">
        <w:r w:rsidRPr="001F7D44">
          <w:rPr>
            <w:rStyle w:val="Hyperlink"/>
            <w:rFonts w:ascii="Segoe UI" w:hAnsi="Segoe UI" w:cs="Segoe UI"/>
            <w:color w:val="0366D6"/>
            <w:sz w:val="24"/>
          </w:rPr>
          <w:t>Notes</w:t>
        </w:r>
      </w:hyperlink>
      <w:r w:rsidRPr="001F7D44">
        <w:rPr>
          <w:rFonts w:ascii="Segoe UI" w:hAnsi="Segoe UI" w:cs="Segoe UI"/>
          <w:color w:val="24292E"/>
          <w:sz w:val="24"/>
        </w:rPr>
        <w:t> - A clean, simple note-taking app. </w:t>
      </w:r>
      <w:r w:rsidRPr="001F7D44">
        <w:rPr>
          <w:rFonts w:ascii="Segoe UI" w:hAnsi="Segoe UI" w:cs="Segoe UI"/>
          <w:noProof/>
          <w:color w:val="0366D6"/>
          <w:sz w:val="24"/>
        </w:rPr>
        <mc:AlternateContent>
          <mc:Choice Requires="wps">
            <w:drawing>
              <wp:inline distT="0" distB="0" distL="0" distR="0">
                <wp:extent cx="302260" cy="302260"/>
                <wp:effectExtent l="0" t="0" r="0" b="0"/>
                <wp:docPr id="1290" name="Rectangle 1290" descr="Open-Source Software">
                  <a:hlinkClick xmlns:a="http://schemas.openxmlformats.org/drawingml/2006/main" r:id="rId42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75F2D" id="Rectangle 1290" o:spid="_x0000_s1026" alt="Open-Source Software" href="https://github.com/nuttyartist/note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U6+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9" name="Rectangle 128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62BCD" id="Rectangle 128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p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F/Wm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12" w:history="1">
        <w:r w:rsidRPr="001F7D44">
          <w:rPr>
            <w:rStyle w:val="Hyperlink"/>
            <w:rFonts w:ascii="Segoe UI" w:hAnsi="Segoe UI" w:cs="Segoe UI"/>
            <w:color w:val="0366D6"/>
            <w:sz w:val="24"/>
          </w:rPr>
          <w:t>Notebook</w:t>
        </w:r>
      </w:hyperlink>
      <w:r w:rsidRPr="001F7D44">
        <w:rPr>
          <w:rFonts w:ascii="Segoe UI" w:hAnsi="Segoe UI" w:cs="Segoe UI"/>
          <w:color w:val="24292E"/>
          <w:sz w:val="24"/>
        </w:rPr>
        <w:t> Note-taking app. </w:t>
      </w:r>
      <w:r w:rsidRPr="001F7D44">
        <w:rPr>
          <w:rFonts w:ascii="Segoe UI" w:hAnsi="Segoe UI" w:cs="Segoe UI"/>
          <w:noProof/>
          <w:color w:val="0366D6"/>
          <w:sz w:val="24"/>
        </w:rPr>
        <mc:AlternateContent>
          <mc:Choice Requires="wps">
            <w:drawing>
              <wp:inline distT="0" distB="0" distL="0" distR="0">
                <wp:extent cx="302260" cy="302260"/>
                <wp:effectExtent l="0" t="0" r="0" b="0"/>
                <wp:docPr id="1288" name="Rectangle 128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112AD" id="Rectangle 128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Cg8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p1Eq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UhCg8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13" w:history="1">
        <w:r w:rsidRPr="001F7D44">
          <w:rPr>
            <w:rStyle w:val="Hyperlink"/>
            <w:rFonts w:ascii="Segoe UI" w:hAnsi="Segoe UI" w:cs="Segoe UI"/>
            <w:color w:val="0366D6"/>
            <w:sz w:val="24"/>
          </w:rPr>
          <w:t>有道云笔记</w:t>
        </w:r>
      </w:hyperlink>
      <w:r w:rsidRPr="001F7D44">
        <w:rPr>
          <w:rFonts w:ascii="Segoe UI" w:hAnsi="Segoe UI" w:cs="Segoe UI"/>
          <w:color w:val="24292E"/>
          <w:sz w:val="24"/>
        </w:rPr>
        <w:t> - A note-taking app. It features multi-level notebook structure</w:t>
      </w:r>
      <w:r w:rsidRPr="001F7D44">
        <w:rPr>
          <w:rFonts w:ascii="Segoe UI" w:hAnsi="Segoe UI" w:cs="Segoe UI"/>
          <w:color w:val="24292E"/>
          <w:sz w:val="24"/>
        </w:rPr>
        <w:t>，</w:t>
      </w:r>
      <w:r w:rsidRPr="001F7D44">
        <w:rPr>
          <w:rFonts w:ascii="Segoe UI" w:hAnsi="Segoe UI" w:cs="Segoe UI"/>
          <w:color w:val="24292E"/>
          <w:sz w:val="24"/>
        </w:rPr>
        <w:t>Markdown syntax and iWork/Office preview.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7" name="Rectangle 128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E4055" id="Rectangle 128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A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p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uPFA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6" name="Rectangle 1286"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A262B" id="Rectangle 1286"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oB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6LpG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NHzoB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14" w:history="1">
        <w:r w:rsidRPr="001F7D44">
          <w:rPr>
            <w:rStyle w:val="Hyperlink"/>
            <w:rFonts w:ascii="Segoe UI" w:hAnsi="Segoe UI" w:cs="Segoe UI"/>
            <w:color w:val="0366D6"/>
            <w:sz w:val="24"/>
          </w:rPr>
          <w:t>为知笔记</w:t>
        </w:r>
      </w:hyperlink>
      <w:r w:rsidRPr="001F7D44">
        <w:rPr>
          <w:rFonts w:ascii="Segoe UI" w:hAnsi="Segoe UI" w:cs="Segoe UI"/>
          <w:color w:val="24292E"/>
          <w:sz w:val="24"/>
        </w:rPr>
        <w:t> - A note-taking app. It features multi-level notebook structure, multi tags, Markdown syntax and unlimited cloud storage space.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5" name="Rectangle 128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5A58A" id="Rectangle 128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O1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p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NyKO1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4" name="Rectangle 128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D7580" id="Rectangle 128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2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6Jpj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Yf02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1"/>
          <w:numId w:val="226"/>
        </w:numPr>
        <w:spacing w:before="60" w:after="100" w:afterAutospacing="1" w:line="240" w:lineRule="auto"/>
        <w:rPr>
          <w:rFonts w:ascii="Segoe UI" w:hAnsi="Segoe UI" w:cs="Segoe UI"/>
          <w:color w:val="24292E"/>
          <w:sz w:val="24"/>
        </w:rPr>
      </w:pPr>
      <w:hyperlink r:id="rId4215" w:history="1">
        <w:r w:rsidRPr="001F7D44">
          <w:rPr>
            <w:rStyle w:val="Hyperlink"/>
            <w:rFonts w:ascii="Segoe UI" w:hAnsi="Segoe UI" w:cs="Segoe UI"/>
            <w:color w:val="0366D6"/>
            <w:sz w:val="24"/>
          </w:rPr>
          <w:t>Leanote</w:t>
        </w:r>
      </w:hyperlink>
      <w:r w:rsidRPr="001F7D44">
        <w:rPr>
          <w:rFonts w:ascii="Segoe UI" w:hAnsi="Segoe UI" w:cs="Segoe UI"/>
          <w:color w:val="24292E"/>
          <w:sz w:val="24"/>
        </w:rPr>
        <w:t> - A note-taking app. Features Markdown syntax and blog export. (</w:t>
      </w:r>
      <w:r w:rsidRPr="001F7D44">
        <w:rPr>
          <w:rStyle w:val="Strong"/>
          <w:rFonts w:ascii="Segoe UI" w:hAnsi="Segoe UI" w:cs="Segoe UI"/>
          <w:color w:val="24292E"/>
          <w:sz w:val="24"/>
        </w:rPr>
        <w:t>Missing English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3" name="Rectangle 1283" descr="Open-Source Software">
                  <a:hlinkClick xmlns:a="http://schemas.openxmlformats.org/drawingml/2006/main" r:id="rId42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6D562" id="Rectangle 1283" o:spid="_x0000_s1026" alt="Open-Source Software" href="https://github.com/leanote/leano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Gu+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S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2" name="Rectangle 128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5886B" id="Rectangle 128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cb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p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4q4cb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Ebooks</w:t>
      </w:r>
    </w:p>
    <w:p w:rsidR="00117743" w:rsidRPr="001F7D44" w:rsidRDefault="00117743" w:rsidP="00117743">
      <w:pPr>
        <w:numPr>
          <w:ilvl w:val="0"/>
          <w:numId w:val="227"/>
        </w:numPr>
        <w:spacing w:before="100" w:beforeAutospacing="1" w:after="100" w:afterAutospacing="1" w:line="240" w:lineRule="auto"/>
        <w:rPr>
          <w:rFonts w:ascii="Segoe UI" w:hAnsi="Segoe UI" w:cs="Segoe UI"/>
          <w:color w:val="24292E"/>
          <w:sz w:val="24"/>
        </w:rPr>
      </w:pPr>
      <w:hyperlink r:id="rId4217" w:history="1">
        <w:r w:rsidRPr="001F7D44">
          <w:rPr>
            <w:rStyle w:val="Hyperlink"/>
            <w:rFonts w:ascii="Segoe UI" w:hAnsi="Segoe UI" w:cs="Segoe UI"/>
            <w:color w:val="0366D6"/>
            <w:sz w:val="24"/>
          </w:rPr>
          <w:t>Calibre</w:t>
        </w:r>
      </w:hyperlink>
      <w:r w:rsidRPr="001F7D44">
        <w:rPr>
          <w:rFonts w:ascii="Segoe UI" w:hAnsi="Segoe UI" w:cs="Segoe UI"/>
          <w:color w:val="24292E"/>
          <w:sz w:val="24"/>
        </w:rPr>
        <w:t> - A free and open-source e-book computer software application suite which runs on multiple platforms, allows users to manage e-book collections as well as create, edit, and read e-books. </w:t>
      </w:r>
      <w:hyperlink r:id="rId4218"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81" name="Rectangle 1281" descr="Open-Source Software">
                    <a:hlinkClick xmlns:a="http://schemas.openxmlformats.org/drawingml/2006/main" r:id="rId42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50D4A" id="Rectangle 1281" o:spid="_x0000_s1026" alt="Open-Source Software" href="https://github.com/kovidgoyal/calib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Ic+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eYy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80" name="Rectangle 1280" descr="Freeware">
                    <a:hlinkClick xmlns:a="http://schemas.openxmlformats.org/drawingml/2006/main" r:id="rId42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F7801" id="Rectangle 1280" o:spid="_x0000_s1026" alt="Freeware" href="https://github.com/kovidgoyal/calib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sz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fMIEGSdFClz5A3IteCofG0ZoZC0irN2EC0g0TyVnD5sBCcPuxwwYU/V29kXCq66Zi0Ywk1E8SC&#10;fkzLe4ORzh0c/b6OXXXCoTe5R+lq6pf3/Z12CEx/q+iDQVItWkDLrk0PuIEJ0Ngfaa2GlpEaUnbi&#10;bvThHBrwhlbDB1UDcbKxyrN7bHTnYgBe9Ojl8nSQC3u0iMLheZQkU8gZ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KRwEY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" o:button="t" filled="f" stroked="f">
                  <v:fill o:detectmouseclick="t"/>
                  <o:lock v:ext="edit" aspectratio="t"/>
                  <w10:anchorlock/>
                </v:rect>
              </w:pict>
            </mc:Fallback>
          </mc:AlternateContent>
        </w:r>
      </w:hyperlink>
    </w:p>
    <w:p w:rsidR="00117743" w:rsidRPr="001F7D44" w:rsidRDefault="00117743" w:rsidP="00117743">
      <w:pPr>
        <w:numPr>
          <w:ilvl w:val="0"/>
          <w:numId w:val="227"/>
        </w:numPr>
        <w:spacing w:before="60" w:after="100" w:afterAutospacing="1" w:line="240" w:lineRule="auto"/>
        <w:rPr>
          <w:rFonts w:ascii="Segoe UI" w:hAnsi="Segoe UI" w:cs="Segoe UI"/>
          <w:color w:val="24292E"/>
          <w:sz w:val="24"/>
        </w:rPr>
      </w:pPr>
      <w:hyperlink r:id="rId4219" w:history="1">
        <w:r w:rsidRPr="001F7D44">
          <w:rPr>
            <w:rStyle w:val="Hyperlink"/>
            <w:rFonts w:ascii="Segoe UI" w:hAnsi="Segoe UI" w:cs="Segoe UI"/>
            <w:color w:val="0366D6"/>
            <w:sz w:val="24"/>
          </w:rPr>
          <w:t>Sigil</w:t>
        </w:r>
      </w:hyperlink>
      <w:r w:rsidRPr="001F7D44">
        <w:rPr>
          <w:rFonts w:ascii="Segoe UI" w:hAnsi="Segoe UI" w:cs="Segoe UI"/>
          <w:color w:val="24292E"/>
          <w:sz w:val="24"/>
        </w:rPr>
        <w:t> - A multi-platform EPUB ebook Editor. </w:t>
      </w:r>
      <w:hyperlink r:id="rId422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79" name="Rectangle 1279" descr="Open-Source Software">
                    <a:hlinkClick xmlns:a="http://schemas.openxmlformats.org/drawingml/2006/main" r:id="rId42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0F12B" id="Rectangle 1279" o:spid="_x0000_s1026" alt="Open-Source Software" href="https://github.com/Sigil-Ebook/Sigi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6+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0yyT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78" name="Rectangle 1278" descr="Freeware">
                    <a:hlinkClick xmlns:a="http://schemas.openxmlformats.org/drawingml/2006/main" r:id="rId42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463BE" id="Rectangle 1278" o:spid="_x0000_s1026" alt="Freeware" href="https://github.com/Sigil-Ebook/Sigi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3+R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" o:button="t" filled="f" stroked="f">
                  <v:fill o:detectmouseclick="t"/>
                  <o:lock v:ext="edit" aspectratio="t"/>
                  <w10:anchorlock/>
                </v:rect>
              </w:pict>
            </mc:Fallback>
          </mc:AlternateContent>
        </w:r>
      </w:hyperlink>
    </w:p>
    <w:p w:rsidR="00117743" w:rsidRPr="001F7D44" w:rsidRDefault="00117743" w:rsidP="00117743">
      <w:pPr>
        <w:numPr>
          <w:ilvl w:val="0"/>
          <w:numId w:val="227"/>
        </w:numPr>
        <w:spacing w:before="60" w:after="100" w:afterAutospacing="1" w:line="240" w:lineRule="auto"/>
        <w:rPr>
          <w:rFonts w:ascii="Segoe UI" w:hAnsi="Segoe UI" w:cs="Segoe UI"/>
          <w:color w:val="24292E"/>
          <w:sz w:val="24"/>
        </w:rPr>
      </w:pPr>
      <w:hyperlink r:id="rId4221" w:history="1">
        <w:r w:rsidRPr="001F7D44">
          <w:rPr>
            <w:rStyle w:val="Hyperlink"/>
            <w:rFonts w:ascii="Segoe UI" w:hAnsi="Segoe UI" w:cs="Segoe UI"/>
            <w:color w:val="0366D6"/>
            <w:sz w:val="24"/>
          </w:rPr>
          <w:t>Scribus</w:t>
        </w:r>
      </w:hyperlink>
      <w:r w:rsidRPr="001F7D44">
        <w:rPr>
          <w:rFonts w:ascii="Segoe UI" w:hAnsi="Segoe UI" w:cs="Segoe UI"/>
          <w:color w:val="24292E"/>
          <w:sz w:val="24"/>
        </w:rPr>
        <w:t> - Professional layout and publishing software supporting EPS and SVG import/export, and PDF support. </w:t>
      </w:r>
      <w:r w:rsidRPr="001F7D44">
        <w:rPr>
          <w:rFonts w:ascii="Segoe UI" w:hAnsi="Segoe UI" w:cs="Segoe UI"/>
          <w:noProof/>
          <w:color w:val="0366D6"/>
          <w:sz w:val="24"/>
        </w:rPr>
        <mc:AlternateContent>
          <mc:Choice Requires="wps">
            <w:drawing>
              <wp:inline distT="0" distB="0" distL="0" distR="0">
                <wp:extent cx="302260" cy="302260"/>
                <wp:effectExtent l="0" t="0" r="0" b="0"/>
                <wp:docPr id="1277" name="Rectangle 1277" descr="Open-Source Software">
                  <a:hlinkClick xmlns:a="http://schemas.openxmlformats.org/drawingml/2006/main" r:id="rId42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9C3E9" id="Rectangle 1277" o:spid="_x0000_s1026" alt="Open-Source Software" href="https://sourceforge.net/projects/scribu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76" name="Rectangle 127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71B56" id="Rectangle 127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G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J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VZ5G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FTP Clients</w:t>
      </w:r>
    </w:p>
    <w:p w:rsidR="00117743" w:rsidRPr="001F7D44" w:rsidRDefault="00117743" w:rsidP="00117743">
      <w:pPr>
        <w:numPr>
          <w:ilvl w:val="0"/>
          <w:numId w:val="228"/>
        </w:numPr>
        <w:spacing w:before="100" w:beforeAutospacing="1" w:after="100" w:afterAutospacing="1" w:line="240" w:lineRule="auto"/>
        <w:rPr>
          <w:rFonts w:ascii="Segoe UI" w:hAnsi="Segoe UI" w:cs="Segoe UI"/>
          <w:color w:val="24292E"/>
          <w:sz w:val="24"/>
        </w:rPr>
      </w:pPr>
      <w:hyperlink r:id="rId4223" w:history="1">
        <w:r w:rsidRPr="001F7D44">
          <w:rPr>
            <w:rStyle w:val="Hyperlink"/>
            <w:rFonts w:ascii="Segoe UI" w:hAnsi="Segoe UI" w:cs="Segoe UI"/>
            <w:color w:val="0366D6"/>
            <w:sz w:val="24"/>
          </w:rPr>
          <w:t>Transmit</w:t>
        </w:r>
      </w:hyperlink>
      <w:r w:rsidRPr="001F7D44">
        <w:rPr>
          <w:rFonts w:ascii="Segoe UI" w:hAnsi="Segoe UI" w:cs="Segoe UI"/>
          <w:color w:val="24292E"/>
          <w:sz w:val="24"/>
        </w:rPr>
        <w:t> - A highly flexible and intuitive FTP client, supports SFTP, S3 and iDisk/WebDAV.</w:t>
      </w:r>
    </w:p>
    <w:p w:rsidR="00117743" w:rsidRPr="001F7D44" w:rsidRDefault="00117743" w:rsidP="00117743">
      <w:pPr>
        <w:numPr>
          <w:ilvl w:val="0"/>
          <w:numId w:val="228"/>
        </w:numPr>
        <w:spacing w:before="60" w:after="100" w:afterAutospacing="1" w:line="240" w:lineRule="auto"/>
        <w:rPr>
          <w:rFonts w:ascii="Segoe UI" w:hAnsi="Segoe UI" w:cs="Segoe UI"/>
          <w:color w:val="24292E"/>
          <w:sz w:val="24"/>
        </w:rPr>
      </w:pPr>
      <w:hyperlink r:id="rId4224" w:history="1">
        <w:r w:rsidRPr="001F7D44">
          <w:rPr>
            <w:rStyle w:val="Hyperlink"/>
            <w:rFonts w:ascii="Segoe UI" w:hAnsi="Segoe UI" w:cs="Segoe UI"/>
            <w:color w:val="0366D6"/>
            <w:sz w:val="24"/>
          </w:rPr>
          <w:t>Flow</w:t>
        </w:r>
      </w:hyperlink>
      <w:r w:rsidRPr="001F7D44">
        <w:rPr>
          <w:rFonts w:ascii="Segoe UI" w:hAnsi="Segoe UI" w:cs="Segoe UI"/>
          <w:color w:val="24292E"/>
          <w:sz w:val="24"/>
        </w:rPr>
        <w:t> - An award-winning, beautiful, fast, and reliable FTP + SFTP client.</w:t>
      </w:r>
    </w:p>
    <w:p w:rsidR="00117743" w:rsidRPr="001F7D44" w:rsidRDefault="00117743" w:rsidP="00117743">
      <w:pPr>
        <w:numPr>
          <w:ilvl w:val="0"/>
          <w:numId w:val="228"/>
        </w:numPr>
        <w:spacing w:before="60" w:after="100" w:afterAutospacing="1" w:line="240" w:lineRule="auto"/>
        <w:rPr>
          <w:rFonts w:ascii="Segoe UI" w:hAnsi="Segoe UI" w:cs="Segoe UI"/>
          <w:color w:val="24292E"/>
          <w:sz w:val="24"/>
        </w:rPr>
      </w:pPr>
      <w:hyperlink r:id="rId4225" w:history="1">
        <w:r w:rsidRPr="001F7D44">
          <w:rPr>
            <w:rStyle w:val="Hyperlink"/>
            <w:rFonts w:ascii="Segoe UI" w:hAnsi="Segoe UI" w:cs="Segoe UI"/>
            <w:color w:val="0366D6"/>
            <w:sz w:val="24"/>
          </w:rPr>
          <w:t>Yummy FTP</w:t>
        </w:r>
      </w:hyperlink>
      <w:r w:rsidRPr="001F7D44">
        <w:rPr>
          <w:rFonts w:ascii="Segoe UI" w:hAnsi="Segoe UI" w:cs="Segoe UI"/>
          <w:color w:val="24292E"/>
          <w:sz w:val="24"/>
        </w:rPr>
        <w:t> - Pro-level, fast, reliable FTP/S + SFTP + WebDAV/S file transfer app.</w:t>
      </w:r>
    </w:p>
    <w:p w:rsidR="00117743" w:rsidRPr="001F7D44" w:rsidRDefault="00117743" w:rsidP="00F526AB">
      <w:pPr>
        <w:numPr>
          <w:ilvl w:val="0"/>
          <w:numId w:val="228"/>
        </w:numPr>
        <w:spacing w:before="60" w:after="100" w:afterAutospacing="1" w:line="240" w:lineRule="auto"/>
        <w:rPr>
          <w:rFonts w:ascii="Segoe UI" w:hAnsi="Segoe UI" w:cs="Segoe UI"/>
          <w:color w:val="24292E"/>
          <w:sz w:val="24"/>
        </w:rPr>
      </w:pPr>
      <w:hyperlink r:id="rId4226" w:history="1">
        <w:r w:rsidRPr="001F7D44">
          <w:rPr>
            <w:rStyle w:val="Hyperlink"/>
            <w:rFonts w:ascii="Segoe UI" w:hAnsi="Segoe UI" w:cs="Segoe UI"/>
            <w:color w:val="0366D6"/>
            <w:sz w:val="24"/>
          </w:rPr>
          <w:t>Cyberduck</w:t>
        </w:r>
      </w:hyperlink>
      <w:r w:rsidRPr="001F7D44">
        <w:rPr>
          <w:rFonts w:ascii="Segoe UI" w:hAnsi="Segoe UI" w:cs="Segoe UI"/>
          <w:color w:val="24292E"/>
          <w:sz w:val="24"/>
        </w:rPr>
        <w:t> - A libre FTP, SFTP, WebDAV, S3, Backblaze B2, Azure and OpenStack Swift browser. </w:t>
      </w:r>
      <w:r w:rsidRPr="001F7D44">
        <w:rPr>
          <w:rFonts w:ascii="Segoe UI" w:hAnsi="Segoe UI" w:cs="Segoe UI"/>
          <w:noProof/>
          <w:color w:val="0366D6"/>
          <w:sz w:val="24"/>
        </w:rPr>
        <mc:AlternateContent>
          <mc:Choice Requires="wps">
            <w:drawing>
              <wp:inline distT="0" distB="0" distL="0" distR="0">
                <wp:extent cx="302260" cy="302260"/>
                <wp:effectExtent l="0" t="0" r="0" b="0"/>
                <wp:docPr id="1275" name="Rectangle 127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F939D" id="Rectangle 127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iO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J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n6iO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8"/>
        </w:numPr>
        <w:spacing w:before="60" w:after="100" w:afterAutospacing="1" w:line="240" w:lineRule="auto"/>
        <w:rPr>
          <w:rFonts w:ascii="Segoe UI" w:hAnsi="Segoe UI" w:cs="Segoe UI"/>
          <w:color w:val="24292E"/>
          <w:sz w:val="24"/>
        </w:rPr>
      </w:pPr>
      <w:hyperlink r:id="rId4227" w:history="1">
        <w:r w:rsidRPr="001F7D44">
          <w:rPr>
            <w:rStyle w:val="Hyperlink"/>
            <w:rFonts w:ascii="Segoe UI" w:hAnsi="Segoe UI" w:cs="Segoe UI"/>
            <w:color w:val="0366D6"/>
            <w:sz w:val="24"/>
          </w:rPr>
          <w:t>FileZilla</w:t>
        </w:r>
      </w:hyperlink>
      <w:r w:rsidRPr="001F7D44">
        <w:rPr>
          <w:rFonts w:ascii="Segoe UI" w:hAnsi="Segoe UI" w:cs="Segoe UI"/>
          <w:color w:val="24292E"/>
          <w:sz w:val="24"/>
        </w:rPr>
        <w:t> - A free software, cross-platform FTP application. Supports FTP, SFTP and FTPS (FTP over SSL/TLS). </w:t>
      </w:r>
      <w:r w:rsidRPr="001F7D44">
        <w:rPr>
          <w:rFonts w:ascii="Segoe UI" w:hAnsi="Segoe UI" w:cs="Segoe UI"/>
          <w:noProof/>
          <w:color w:val="0366D6"/>
          <w:sz w:val="24"/>
        </w:rPr>
        <mc:AlternateContent>
          <mc:Choice Requires="wps">
            <w:drawing>
              <wp:inline distT="0" distB="0" distL="0" distR="0">
                <wp:extent cx="302260" cy="302260"/>
                <wp:effectExtent l="0" t="0" r="0" b="0"/>
                <wp:docPr id="1274" name="Rectangle 1274"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9D633" id="Rectangle 1274"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NN+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6JJj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z4NN+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 xml:space="preserve">Frameworks </w:t>
      </w:r>
      <w:proofErr w:type="gramStart"/>
      <w:r w:rsidRPr="001F7D44">
        <w:rPr>
          <w:rFonts w:ascii="Segoe UI" w:hAnsi="Segoe UI" w:cs="Segoe UI"/>
          <w:color w:val="24292E"/>
          <w:sz w:val="38"/>
        </w:rPr>
        <w:t>For</w:t>
      </w:r>
      <w:proofErr w:type="gramEnd"/>
      <w:r w:rsidRPr="001F7D44">
        <w:rPr>
          <w:rFonts w:ascii="Segoe UI" w:hAnsi="Segoe UI" w:cs="Segoe UI"/>
          <w:color w:val="24292E"/>
          <w:sz w:val="38"/>
        </w:rPr>
        <w:t xml:space="preserve"> Hybrid Applications</w:t>
      </w:r>
    </w:p>
    <w:p w:rsidR="00117743" w:rsidRPr="001F7D44" w:rsidRDefault="00117743" w:rsidP="00117743">
      <w:pPr>
        <w:numPr>
          <w:ilvl w:val="0"/>
          <w:numId w:val="229"/>
        </w:numPr>
        <w:spacing w:before="100" w:beforeAutospacing="1" w:after="100" w:afterAutospacing="1" w:line="240" w:lineRule="auto"/>
        <w:rPr>
          <w:rFonts w:ascii="Segoe UI" w:hAnsi="Segoe UI" w:cs="Segoe UI"/>
          <w:color w:val="24292E"/>
          <w:sz w:val="24"/>
        </w:rPr>
      </w:pPr>
      <w:hyperlink r:id="rId4228" w:history="1">
        <w:r w:rsidRPr="001F7D44">
          <w:rPr>
            <w:rStyle w:val="Hyperlink"/>
            <w:rFonts w:ascii="Segoe UI" w:hAnsi="Segoe UI" w:cs="Segoe UI"/>
            <w:color w:val="0366D6"/>
            <w:sz w:val="24"/>
          </w:rPr>
          <w:t>create-dmg</w:t>
        </w:r>
      </w:hyperlink>
      <w:r w:rsidRPr="001F7D44">
        <w:rPr>
          <w:rFonts w:ascii="Segoe UI" w:hAnsi="Segoe UI" w:cs="Segoe UI"/>
          <w:color w:val="24292E"/>
          <w:sz w:val="24"/>
        </w:rPr>
        <w:t> - Create a good-looking DMG for your macOS app in seconds. </w:t>
      </w:r>
      <w:r w:rsidRPr="001F7D44">
        <w:rPr>
          <w:rFonts w:ascii="Segoe UI" w:hAnsi="Segoe UI" w:cs="Segoe UI"/>
          <w:noProof/>
          <w:color w:val="0366D6"/>
          <w:sz w:val="24"/>
        </w:rPr>
        <mc:AlternateContent>
          <mc:Choice Requires="wps">
            <w:drawing>
              <wp:inline distT="0" distB="0" distL="0" distR="0">
                <wp:extent cx="302260" cy="302260"/>
                <wp:effectExtent l="0" t="0" r="0" b="0"/>
                <wp:docPr id="1273" name="Rectangle 1273" descr="Open-Source Software">
                  <a:hlinkClick xmlns:a="http://schemas.openxmlformats.org/drawingml/2006/main" r:id="rId42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ABB73" id="Rectangle 1273" o:spid="_x0000_s1026" alt="Open-Source Software" href="https://github.com/sindresorhus/create-dm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72" name="Rectangle 127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2782E" id="Rectangle 127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cw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J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SiQcw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9"/>
        </w:numPr>
        <w:spacing w:after="0" w:afterAutospacing="1" w:line="240" w:lineRule="auto"/>
        <w:rPr>
          <w:rFonts w:ascii="Segoe UI" w:hAnsi="Segoe UI" w:cs="Segoe UI"/>
          <w:color w:val="24292E"/>
          <w:sz w:val="24"/>
        </w:rPr>
      </w:pPr>
      <w:hyperlink r:id="rId4229" w:history="1">
        <w:r w:rsidRPr="001F7D44">
          <w:rPr>
            <w:rStyle w:val="Hyperlink"/>
            <w:rFonts w:ascii="Segoe UI" w:hAnsi="Segoe UI" w:cs="Segoe UI"/>
            <w:color w:val="0366D6"/>
            <w:sz w:val="24"/>
          </w:rPr>
          <w:t>nw.js</w:t>
        </w:r>
      </w:hyperlink>
      <w:r w:rsidRPr="001F7D44">
        <w:rPr>
          <w:rFonts w:ascii="Segoe UI" w:hAnsi="Segoe UI" w:cs="Segoe UI"/>
          <w:color w:val="24292E"/>
          <w:sz w:val="24"/>
        </w:rPr>
        <w:t> - Build desktop application with HTML and JavaScript. It lets you call all </w:t>
      </w:r>
      <w:r w:rsidRPr="001F7D44">
        <w:rPr>
          <w:rStyle w:val="HTMLCode"/>
          <w:rFonts w:ascii="Consolas" w:eastAsiaTheme="minorEastAsia" w:hAnsi="Consolas"/>
          <w:color w:val="24292E"/>
          <w:sz w:val="22"/>
        </w:rPr>
        <w:t>Node.js</w:t>
      </w:r>
      <w:r w:rsidRPr="001F7D44">
        <w:rPr>
          <w:rFonts w:ascii="Segoe UI" w:hAnsi="Segoe UI" w:cs="Segoe UI"/>
          <w:color w:val="24292E"/>
          <w:sz w:val="24"/>
        </w:rPr>
        <w:t> modules directly from DOM and enables a new way of writing applications with all Web technologies. </w:t>
      </w:r>
      <w:hyperlink r:id="rId423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71" name="Rectangle 1271" descr="Open-Source Software">
                    <a:hlinkClick xmlns:a="http://schemas.openxmlformats.org/drawingml/2006/main" r:id="rId4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58C8D" id="Rectangle 1271" o:spid="_x0000_s1026" alt="Open-Source Software" href="https://github.com/nwjs/nw.j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9Yd+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0yiTG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70" name="Rectangle 1270" descr="Freeware">
                    <a:hlinkClick xmlns:a="http://schemas.openxmlformats.org/drawingml/2006/main" r:id="rId4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C80EF" id="Rectangle 1270" o:spid="_x0000_s1026" alt="Freeware" href="https://github.com/nwjs/nw.j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RV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69" name="Rectangle 1269" descr="hot">
                    <a:hlinkClick xmlns:a="http://schemas.openxmlformats.org/drawingml/2006/main" r:id="rId42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053AD" id="Rectangle 1269" o:spid="_x0000_s1026" alt="hot" href="https://github.com/nwjs/nw.j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P9w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" o:button="t" filled="f" stroked="f">
                  <v:fill o:detectmouseclick="t"/>
                  <o:lock v:ext="edit" aspectratio="t"/>
                  <w10:anchorlock/>
                </v:rect>
              </w:pict>
            </mc:Fallback>
          </mc:AlternateContent>
        </w:r>
      </w:hyperlink>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31" w:history="1">
        <w:r w:rsidRPr="001F7D44">
          <w:rPr>
            <w:rStyle w:val="Hyperlink"/>
            <w:rFonts w:ascii="Segoe UI" w:hAnsi="Segoe UI" w:cs="Segoe UI"/>
            <w:color w:val="0366D6"/>
            <w:sz w:val="24"/>
          </w:rPr>
          <w:t>Electron</w:t>
        </w:r>
      </w:hyperlink>
      <w:r w:rsidRPr="001F7D44">
        <w:rPr>
          <w:rFonts w:ascii="Segoe UI" w:hAnsi="Segoe UI" w:cs="Segoe UI"/>
          <w:color w:val="24292E"/>
          <w:sz w:val="24"/>
        </w:rPr>
        <w:t> - Build cross platform desktop application with JavaScript, HTML and CSS. </w:t>
      </w:r>
      <w:hyperlink r:id="rId423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68" name="Rectangle 1268" descr="Open-Source Software">
                    <a:hlinkClick xmlns:a="http://schemas.openxmlformats.org/drawingml/2006/main" r:id="rId40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662B0" id="Rectangle 1268" o:spid="_x0000_s1026" alt="Open-Source Software" href="https://github.com/electron/electr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w+c+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j6F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67" name="Rectangle 1267" descr="Freeware">
                    <a:hlinkClick xmlns:a="http://schemas.openxmlformats.org/drawingml/2006/main" r:id="rId40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FF3229" id="Rectangle 1267" o:spid="_x0000_s1026" alt="Freeware" href="https://github.com/electron/electr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66" name="Rectangle 1266" descr="hot">
                    <a:hlinkClick xmlns:a="http://schemas.openxmlformats.org/drawingml/2006/main" r:id="rId406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2FFDC8" id="Rectangle 1266" o:spid="_x0000_s1026" alt="hot" href="https://github.com/electron/electr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" o:button="t" filled="f" stroked="f">
                  <v:fill o:detectmouseclick="t"/>
                  <o:lock v:ext="edit" aspectratio="t"/>
                  <w10:anchorlock/>
                </v:rect>
              </w:pict>
            </mc:Fallback>
          </mc:AlternateContent>
        </w:r>
      </w:hyperlink>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33" w:history="1">
        <w:r w:rsidRPr="001F7D44">
          <w:rPr>
            <w:rStyle w:val="Hyperlink"/>
            <w:rFonts w:ascii="Segoe UI" w:hAnsi="Segoe UI" w:cs="Segoe UI"/>
            <w:color w:val="0366D6"/>
            <w:sz w:val="24"/>
          </w:rPr>
          <w:t>Electrino</w:t>
        </w:r>
      </w:hyperlink>
      <w:r w:rsidRPr="001F7D44">
        <w:rPr>
          <w:rFonts w:ascii="Segoe UI" w:hAnsi="Segoe UI" w:cs="Segoe UI"/>
          <w:color w:val="24292E"/>
          <w:sz w:val="24"/>
        </w:rPr>
        <w:t> - Desktop runtime for apps built on web technologies, using the system's own web browser engine. </w:t>
      </w:r>
      <w:r w:rsidRPr="001F7D44">
        <w:rPr>
          <w:rFonts w:ascii="Segoe UI" w:hAnsi="Segoe UI" w:cs="Segoe UI"/>
          <w:noProof/>
          <w:color w:val="0366D6"/>
          <w:sz w:val="24"/>
        </w:rPr>
        <mc:AlternateContent>
          <mc:Choice Requires="wps">
            <w:drawing>
              <wp:inline distT="0" distB="0" distL="0" distR="0">
                <wp:extent cx="302260" cy="302260"/>
                <wp:effectExtent l="0" t="0" r="0" b="0"/>
                <wp:docPr id="1265" name="Rectangle 1265" descr="Open-Source Software">
                  <a:hlinkClick xmlns:a="http://schemas.openxmlformats.org/drawingml/2006/main" r:id="rId42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67816" id="Rectangle 1265" o:spid="_x0000_s1026" alt="Open-Source Software" href="https://github.com/pojala/electrin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cx+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6Q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64" name="Rectangle 126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078B3" id="Rectangle 126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mFH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x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98mFH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34" w:history="1">
        <w:r w:rsidRPr="001F7D44">
          <w:rPr>
            <w:rStyle w:val="Hyperlink"/>
            <w:rFonts w:ascii="Segoe UI" w:hAnsi="Segoe UI" w:cs="Segoe UI"/>
            <w:color w:val="0366D6"/>
            <w:sz w:val="24"/>
          </w:rPr>
          <w:t>react-desktop</w:t>
        </w:r>
      </w:hyperlink>
      <w:r w:rsidRPr="001F7D44">
        <w:rPr>
          <w:rFonts w:ascii="Segoe UI" w:hAnsi="Segoe UI" w:cs="Segoe UI"/>
          <w:color w:val="24292E"/>
          <w:sz w:val="24"/>
        </w:rPr>
        <w:t> - React UI Components for macOS Sierra. </w:t>
      </w:r>
      <w:r w:rsidRPr="001F7D44">
        <w:rPr>
          <w:rFonts w:ascii="Segoe UI" w:hAnsi="Segoe UI" w:cs="Segoe UI"/>
          <w:noProof/>
          <w:color w:val="0366D6"/>
          <w:sz w:val="24"/>
        </w:rPr>
        <mc:AlternateContent>
          <mc:Choice Requires="wps">
            <w:drawing>
              <wp:inline distT="0" distB="0" distL="0" distR="0">
                <wp:extent cx="302260" cy="302260"/>
                <wp:effectExtent l="0" t="0" r="0" b="0"/>
                <wp:docPr id="1263" name="Rectangle 1263" descr="Open-Source Software">
                  <a:hlinkClick xmlns:a="http://schemas.openxmlformats.org/drawingml/2006/main" r:id="rId42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6DE6C" id="Rectangle 1263" o:spid="_x0000_s1026" alt="Open-Source Software" href="https://github.com/gabrielbull/react-desk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M9+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62" name="Rectangle 126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C4AAD" id="Rectangle 126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R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x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Z6AR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36" w:history="1">
        <w:r w:rsidRPr="001F7D44">
          <w:rPr>
            <w:rStyle w:val="Hyperlink"/>
            <w:rFonts w:ascii="Segoe UI" w:hAnsi="Segoe UI" w:cs="Segoe UI"/>
            <w:color w:val="0366D6"/>
            <w:sz w:val="24"/>
          </w:rPr>
          <w:t>ReactXP</w:t>
        </w:r>
      </w:hyperlink>
      <w:r w:rsidRPr="001F7D44">
        <w:rPr>
          <w:rFonts w:ascii="Segoe UI" w:hAnsi="Segoe UI" w:cs="Segoe UI"/>
          <w:color w:val="24292E"/>
          <w:sz w:val="24"/>
        </w:rPr>
        <w:t> - Microsoft official production, support platform Web, iOS, Android and Windows UWP is still an ongoing work. </w:t>
      </w:r>
      <w:r w:rsidRPr="001F7D44">
        <w:rPr>
          <w:rFonts w:ascii="Segoe UI" w:hAnsi="Segoe UI" w:cs="Segoe UI"/>
          <w:noProof/>
          <w:color w:val="0366D6"/>
          <w:sz w:val="24"/>
        </w:rPr>
        <mc:AlternateContent>
          <mc:Choice Requires="wps">
            <w:drawing>
              <wp:inline distT="0" distB="0" distL="0" distR="0">
                <wp:extent cx="302260" cy="302260"/>
                <wp:effectExtent l="0" t="0" r="0" b="0"/>
                <wp:docPr id="1261" name="Rectangle 1261" descr="Open-Source Software">
                  <a:hlinkClick xmlns:a="http://schemas.openxmlformats.org/drawingml/2006/main" r:id="rId42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DCDB5" id="Rectangle 1261" o:spid="_x0000_s1026" alt="Open-Source Software" href="https://github.com/microsoft/reactx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CP+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aYy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60" name="Rectangle 126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668B6" id="Rectangle 126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PfnBQ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Poc9+c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38" w:history="1">
        <w:r w:rsidRPr="001F7D44">
          <w:rPr>
            <w:rStyle w:val="Hyperlink"/>
            <w:rFonts w:ascii="Segoe UI" w:hAnsi="Segoe UI" w:cs="Segoe UI"/>
            <w:color w:val="0366D6"/>
            <w:sz w:val="24"/>
          </w:rPr>
          <w:t>React Native macOS</w:t>
        </w:r>
      </w:hyperlink>
      <w:r w:rsidRPr="001F7D44">
        <w:rPr>
          <w:rFonts w:ascii="Segoe UI" w:hAnsi="Segoe UI" w:cs="Segoe UI"/>
          <w:color w:val="24292E"/>
          <w:sz w:val="24"/>
        </w:rPr>
        <w:t> - Build OS X desktop apps using React Native and Cocoa. </w:t>
      </w:r>
      <w:hyperlink r:id="rId4239"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59" name="Rectangle 1259" descr="Open-Source Software">
                    <a:hlinkClick xmlns:a="http://schemas.openxmlformats.org/drawingml/2006/main" r:id="rId4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4339B" id="Rectangle 1259" o:spid="_x0000_s1026" alt="Open-Source Software" href="https://github.com/ptmt/react-native-desk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VF+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SYa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58" name="Rectangle 1258" descr="Freeware">
                    <a:hlinkClick xmlns:a="http://schemas.openxmlformats.org/drawingml/2006/main" r:id="rId4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9DB0D" id="Rectangle 1258" o:spid="_x0000_s1026" alt="Freeware" href="https://github.com/ptmt/react-native-desk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Iz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dMoFaSdFClz5A3IteCofG0ZoZC0irN2EC0g0TyVnD5sBCcPuxwwYU/V29kXCq66Zi0Ywk1E8SC&#10;fkzLe4ORzh0c/b6OXXXCoTe5R+lq6pf3/Z12CEx/q+iDQVItWkDLrk0PuIEJ0Ngfaa2GlpEaUnbi&#10;bvThHBrwhlbDB1UDcbKxyrN7bHTnYgBe9Ojl8nSQC3u0iMLheZQkUxAV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KRwEY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57" name="Rectangle 1257" descr="Recommend">
                    <a:hlinkClick xmlns:a="http://schemas.openxmlformats.org/drawingml/2006/main" r:id="rId42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55310" id="Rectangle 1257" o:spid="_x0000_s1026" alt="Recommend" href="https://github.com/ptmt/react-native-desk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Lp7QIAAEM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" o:button="t" filled="f" stroked="f">
                  <v:fill o:detectmouseclick="t"/>
                  <o:lock v:ext="edit" aspectratio="t"/>
                  <w10:anchorlock/>
                </v:rect>
              </w:pict>
            </mc:Fallback>
          </mc:AlternateContent>
        </w:r>
      </w:hyperlink>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40" w:history="1">
        <w:r w:rsidRPr="001F7D44">
          <w:rPr>
            <w:rStyle w:val="Hyperlink"/>
            <w:rFonts w:ascii="Segoe UI" w:hAnsi="Segoe UI" w:cs="Segoe UI"/>
            <w:color w:val="0366D6"/>
            <w:sz w:val="24"/>
          </w:rPr>
          <w:t>React Native for Ubuntu</w:t>
        </w:r>
      </w:hyperlink>
      <w:r w:rsidRPr="001F7D44">
        <w:rPr>
          <w:rFonts w:ascii="Segoe UI" w:hAnsi="Segoe UI" w:cs="Segoe UI"/>
          <w:color w:val="24292E"/>
          <w:sz w:val="24"/>
        </w:rPr>
        <w:t> - Build Ubuntu desktop apps using React Native. </w:t>
      </w:r>
      <w:r w:rsidRPr="001F7D44">
        <w:rPr>
          <w:rFonts w:ascii="Segoe UI" w:hAnsi="Segoe UI" w:cs="Segoe UI"/>
          <w:noProof/>
          <w:color w:val="0366D6"/>
          <w:sz w:val="24"/>
        </w:rPr>
        <mc:AlternateContent>
          <mc:Choice Requires="wps">
            <w:drawing>
              <wp:inline distT="0" distB="0" distL="0" distR="0">
                <wp:extent cx="302260" cy="302260"/>
                <wp:effectExtent l="0" t="0" r="0" b="0"/>
                <wp:docPr id="1256" name="Rectangle 1256" descr="Open-Source Software">
                  <a:hlinkClick xmlns:a="http://schemas.openxmlformats.org/drawingml/2006/main" r:id="rId42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93057" id="Rectangle 1256" o:spid="_x0000_s1026" alt="Open-Source Software" href="https://github.com/CanonicalLtd/react-nativ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5a+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yR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MVJGl0lWVBN57MgrdJJkM2ieRDF2VU2jdIsLauXlG65ZP9O&#10;CQ0FzibJxFfpCPQrbpF/3nIjecctjDbBuwLPD5egV0CB17L2pbWEi3F9lAoH/zkVUO59ob38nURH&#10;9a9U/QRy1QrkBMqDIQyLVunvGA0w0Apsvm1cgyJxI0HyWZymbgL6TTqZJbDRx5bVsYVICq4KbDEa&#10;lwsLO/hk02u+biFS7BMj1SW0ScO9hF0Ljah2vQpDyzPZDVg3FY/3/tbzb+D8F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55" name="Rectangle 125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66C542" id="Rectangle 125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V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R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xKSV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54" name="Rectangle 125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3772D" id="Rectangle 125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9KY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olGM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0w9KY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41" w:history="1">
        <w:r w:rsidRPr="001F7D44">
          <w:rPr>
            <w:rStyle w:val="Hyperlink"/>
            <w:rFonts w:ascii="Segoe UI" w:hAnsi="Segoe UI" w:cs="Segoe UI"/>
            <w:color w:val="0366D6"/>
            <w:sz w:val="24"/>
          </w:rPr>
          <w:t>AppJS</w:t>
        </w:r>
      </w:hyperlink>
      <w:r w:rsidRPr="001F7D44">
        <w:rPr>
          <w:rFonts w:ascii="Segoe UI" w:hAnsi="Segoe UI" w:cs="Segoe UI"/>
          <w:color w:val="24292E"/>
          <w:sz w:val="24"/>
        </w:rPr>
        <w:t> - A lightweight JavaScript UI library for creating mobile webapps that behave like native apps. </w:t>
      </w:r>
      <w:hyperlink r:id="rId424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53" name="Rectangle 1253" descr="Open-Source Software">
                    <a:hlinkClick xmlns:a="http://schemas.openxmlformats.org/drawingml/2006/main" r:id="rId42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060FC" id="Rectangle 1253" o:spid="_x0000_s1026" alt="Open-Source Software" href="https://github.com/appjs/appj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hQ+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yS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52" name="Rectangle 1252" descr="Freeware">
                    <a:hlinkClick xmlns:a="http://schemas.openxmlformats.org/drawingml/2006/main" r:id="rId42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CC156" id="Rectangle 1252" o:spid="_x0000_s1026" alt="Freeware" href="https://github.com/appjs/appj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dd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dMEowk6aBKnyFvRK4FQ+NpzQyFpFWasYFoB4nkreDyYSE4fdjhggt/rt7IuFR00zFpxxJqJogF&#10;/ZiW9wYjnTs4+n0du+qEQ29yj9LV1C/v+zvtEJj+VtEHg6RatICWXZsecAMToLE/0loNLSM1pOzE&#10;3ejDOTTgDa2GD6oG4mRjlWf32OjOxQC86NHL5ekgF/ZoEYXD8yhJpiAq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" o:button="t" filled="f" stroked="f">
                  <v:fill o:detectmouseclick="t"/>
                  <o:lock v:ext="edit" aspectratio="t"/>
                  <w10:anchorlock/>
                </v:rect>
              </w:pict>
            </mc:Fallback>
          </mc:AlternateContent>
        </w:r>
      </w:hyperlink>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43" w:history="1">
        <w:r w:rsidRPr="001F7D44">
          <w:rPr>
            <w:rStyle w:val="Hyperlink"/>
            <w:rFonts w:ascii="Segoe UI" w:hAnsi="Segoe UI" w:cs="Segoe UI"/>
            <w:color w:val="0366D6"/>
            <w:sz w:val="24"/>
          </w:rPr>
          <w:t>HEX</w:t>
        </w:r>
      </w:hyperlink>
      <w:r w:rsidRPr="001F7D44">
        <w:rPr>
          <w:rFonts w:ascii="Segoe UI" w:hAnsi="Segoe UI" w:cs="Segoe UI"/>
          <w:color w:val="24292E"/>
          <w:sz w:val="24"/>
        </w:rPr>
        <w:t> - Build cross-platform desktop application with HTML and JavaScript. Made by YouDao. (</w:t>
      </w:r>
      <w:r w:rsidRPr="001F7D44">
        <w:rPr>
          <w:rStyle w:val="Strong"/>
          <w:rFonts w:ascii="Segoe UI" w:hAnsi="Segoe UI" w:cs="Segoe UI"/>
          <w:color w:val="24292E"/>
          <w:sz w:val="24"/>
        </w:rPr>
        <w:t>Broken official website</w:t>
      </w:r>
      <w:r w:rsidRPr="001F7D44">
        <w:rPr>
          <w:rFonts w:ascii="Segoe UI" w:hAnsi="Segoe UI" w:cs="Segoe UI"/>
          <w:color w:val="24292E"/>
          <w:sz w:val="24"/>
        </w:rPr>
        <w:t>) </w:t>
      </w:r>
      <w:hyperlink r:id="rId4244"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51" name="Rectangle 1251" descr="Open-Source Software">
                    <a:hlinkClick xmlns:a="http://schemas.openxmlformats.org/drawingml/2006/main" r:id="rId42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1DCC7D" id="Rectangle 1251" o:spid="_x0000_s1026" alt="Open-Source Software" href="https://github.com/netease-youdao/h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vi+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SYy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50" name="Rectangle 1250" descr="Freeware">
                    <a:hlinkClick xmlns:a="http://schemas.openxmlformats.org/drawingml/2006/main" r:id="rId424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1C4109" id="Rectangle 1250" o:spid="_x0000_s1026" alt="Freeware" href="https://github.com/netease-youdao/he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ln3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dMIEGSdFClz5A3IteCofG0ZoZC0irN2EC0g0TyVnD5sBCcPuxwwYU/V29kXCq66Zi0Ywk1E8SC&#10;fkzLe4ORzh0c/b6OXXXCoTe5R+lq6pf3/Z12CEx/q+iDQVItWkDLrk0PuIEJ0Ngfaa2GlpEaUnbi&#10;bvThHBrwhlbDB1UDcbKxyrN7bHTnYgBe9Ojl8nSQC3u0iMLheZQkU8gZ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KRwEY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" o:button="t" filled="f" stroked="f">
                  <v:fill o:detectmouseclick="t"/>
                  <o:lock v:ext="edit" aspectratio="t"/>
                  <w10:anchorlock/>
                </v:rect>
              </w:pict>
            </mc:Fallback>
          </mc:AlternateContent>
        </w:r>
      </w:hyperlink>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45" w:history="1">
        <w:r w:rsidRPr="001F7D44">
          <w:rPr>
            <w:rStyle w:val="Hyperlink"/>
            <w:rFonts w:ascii="Segoe UI" w:hAnsi="Segoe UI" w:cs="Segoe UI"/>
            <w:color w:val="0366D6"/>
            <w:sz w:val="24"/>
          </w:rPr>
          <w:t>AlloyDesktop</w:t>
        </w:r>
      </w:hyperlink>
      <w:r w:rsidRPr="001F7D44">
        <w:rPr>
          <w:rFonts w:ascii="Segoe UI" w:hAnsi="Segoe UI" w:cs="Segoe UI"/>
          <w:color w:val="24292E"/>
          <w:sz w:val="24"/>
        </w:rPr>
        <w:t> - Build cross-platform desktop application with HTML and JavaScript. Made by Tencent (Not very recommended). (</w:t>
      </w:r>
      <w:r w:rsidRPr="001F7D44">
        <w:rPr>
          <w:rStyle w:val="Strong"/>
          <w:rFonts w:ascii="Segoe UI" w:hAnsi="Segoe UI" w:cs="Segoe UI"/>
          <w:color w:val="24292E"/>
          <w:sz w:val="24"/>
        </w:rPr>
        <w:t>Missing English Docs</w:t>
      </w:r>
      <w:r w:rsidRPr="001F7D44">
        <w:rPr>
          <w:rFonts w:ascii="Segoe UI" w:hAnsi="Segoe UI" w:cs="Segoe UI"/>
          <w:color w:val="24292E"/>
          <w:sz w:val="24"/>
        </w:rPr>
        <w:t>) </w:t>
      </w:r>
      <w:hyperlink r:id="rId424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49" name="Rectangle 1249" descr="Open-Source Software">
                    <a:hlinkClick xmlns:a="http://schemas.openxmlformats.org/drawingml/2006/main" r:id="rId42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3D298" id="Rectangle 1249" o:spid="_x0000_s1026" alt="Open-Source Software" href="https://github.com/AlloyTeam/web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PX+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NMN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iDB6CrJgmo6nwVplU6CbBbNgyjOrrJplGZpWb2kdMsl+3dK&#10;aChwNkkmvkpHoF9xi/zzlhvJO25htAneFXh+uAS9Agq8lrUvrSVcjOujVDj4z6mAcu8L7eXvJDqq&#10;f6XqJ5CrViAnUB4MYVi0Sn/HaICBVmDzbeMaFIkbCZLP4jR1E9Bv0sksgY0+tqyOLURScFVgi9G4&#10;XFjYwSebXvN1C5FinxipLqFNGu4l7FpoRLXrVRhansluwLqpeLz3t55/A+e/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48" name="Rectangle 1248" descr="Freeware">
                    <a:hlinkClick xmlns:a="http://schemas.openxmlformats.org/drawingml/2006/main" r:id="rId42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D78EB" id="Rectangle 1248" o:spid="_x0000_s1026" alt="Freeware" href="https://github.com/AlloyTeam/web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yP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" o:button="t" filled="f" stroked="f">
                  <v:fill o:detectmouseclick="t"/>
                  <o:lock v:ext="edit" aspectratio="t"/>
                  <w10:anchorlock/>
                </v:rect>
              </w:pict>
            </mc:Fallback>
          </mc:AlternateContent>
        </w:r>
      </w:hyperlink>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47" w:history="1">
        <w:r w:rsidRPr="001F7D44">
          <w:rPr>
            <w:rStyle w:val="Hyperlink"/>
            <w:rFonts w:ascii="Segoe UI" w:hAnsi="Segoe UI" w:cs="Segoe UI"/>
            <w:color w:val="0366D6"/>
            <w:sz w:val="24"/>
          </w:rPr>
          <w:t>MacGap</w:t>
        </w:r>
      </w:hyperlink>
      <w:r w:rsidRPr="001F7D44">
        <w:rPr>
          <w:rFonts w:ascii="Segoe UI" w:hAnsi="Segoe UI" w:cs="Segoe UI"/>
          <w:color w:val="24292E"/>
          <w:sz w:val="24"/>
        </w:rPr>
        <w:t> - Provides a lightweight JavaScript API for OS X integration, such as displaying native notifications or writing data to a file. </w:t>
      </w:r>
      <w:r w:rsidRPr="001F7D44">
        <w:rPr>
          <w:rFonts w:ascii="Segoe UI" w:hAnsi="Segoe UI" w:cs="Segoe UI"/>
          <w:noProof/>
          <w:color w:val="0366D6"/>
          <w:sz w:val="24"/>
        </w:rPr>
        <mc:AlternateContent>
          <mc:Choice Requires="wps">
            <w:drawing>
              <wp:inline distT="0" distB="0" distL="0" distR="0">
                <wp:extent cx="302260" cy="302260"/>
                <wp:effectExtent l="0" t="0" r="0" b="0"/>
                <wp:docPr id="1247" name="Rectangle 1247" descr="Open-Source Software">
                  <a:hlinkClick xmlns:a="http://schemas.openxmlformats.org/drawingml/2006/main" r:id="rId42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77373" id="Rectangle 1247" o:spid="_x0000_s1026" alt="Open-Source Software" href="https://github.com/MacGapProj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l8+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2STj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iDB6DrJguV4OgnSZToKskk0DaI4u87GUZql5fIlpVsu2b9T&#10;Qn2Bs1Ey8lU6Af2KW+Sft9xI3nILo03wtsDT4yXoFVDgQla+tJZwMaxPUuHgP6cCyn0otJe/k+ig&#10;/pWqnkCuWoGcQHkwhGHRKP0dox4GWoHNt41rUCRuJEg+i9PUTUC/SUeTBDb61LI6tRBJwVWBLUbD&#10;cm5hB59sOs3XDUSKfWKkuoI2qbmXsGuhAdW+V2FoeSb7Aeum4une33r+Dcx+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46" name="Rectangle 124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AB2A6" id="Rectangle 124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Q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4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SUQZ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IxZQ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29"/>
        </w:numPr>
        <w:spacing w:before="60" w:after="100" w:afterAutospacing="1" w:line="240" w:lineRule="auto"/>
        <w:rPr>
          <w:rFonts w:ascii="Segoe UI" w:hAnsi="Segoe UI" w:cs="Segoe UI"/>
          <w:color w:val="24292E"/>
          <w:sz w:val="24"/>
        </w:rPr>
      </w:pPr>
      <w:hyperlink r:id="rId4249" w:history="1">
        <w:r w:rsidRPr="001F7D44">
          <w:rPr>
            <w:rStyle w:val="Hyperlink"/>
            <w:rFonts w:ascii="Segoe UI" w:hAnsi="Segoe UI" w:cs="Segoe UI"/>
            <w:color w:val="0366D6"/>
            <w:sz w:val="24"/>
          </w:rPr>
          <w:t>ionic</w:t>
        </w:r>
      </w:hyperlink>
      <w:r w:rsidRPr="001F7D44">
        <w:rPr>
          <w:rFonts w:ascii="Segoe UI" w:hAnsi="Segoe UI" w:cs="Segoe UI"/>
          <w:color w:val="24292E"/>
          <w:sz w:val="24"/>
        </w:rPr>
        <w:t> - Build amazing native and progressive web apps with Angular and open web technologies. One app running on everything. </w:t>
      </w:r>
      <w:r w:rsidRPr="001F7D44">
        <w:rPr>
          <w:rFonts w:ascii="Segoe UI" w:hAnsi="Segoe UI" w:cs="Segoe UI"/>
          <w:noProof/>
          <w:color w:val="0366D6"/>
          <w:sz w:val="24"/>
        </w:rPr>
        <mc:AlternateContent>
          <mc:Choice Requires="wps">
            <w:drawing>
              <wp:inline distT="0" distB="0" distL="0" distR="0">
                <wp:extent cx="302260" cy="302260"/>
                <wp:effectExtent l="0" t="0" r="0" b="0"/>
                <wp:docPr id="1245" name="Rectangle 1245" descr="Open-Source Software">
                  <a:hlinkClick xmlns:a="http://schemas.openxmlformats.org/drawingml/2006/main" r:id="rId42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0C29B" id="Rectangle 1245" o:spid="_x0000_s1026" alt="Open-Source Software" href="https://github.com/driftyco/ioni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rO+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dIK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ECC0VWSBdV0PgvSKp0E2SyaB1GcXWXTKM3SsnpJ6ZZL9u+U&#10;0FDgbJJMfJWOQL/iFvnnLTeSd9zCaBO8K/D8cAl6BRR4LWtfWku4GNdHqXDwn1MB5d4X2svfSXRU&#10;/0rVTyBXrUBOoDwYwrBolf6O0QADrcDm28Y1KBI3EiSfxWnqJqDfpJNZAht9bFkdW4ik4KrAFqNx&#10;ubCwg082vebrFiLFPjFSXUKbNNxL2LXQiGrXqzC0PJPdgHVT8Xjvbz3/Bs5/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44" name="Rectangle 124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5E1D7" id="Rectangle 124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e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4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BKIMr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rMWe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Download Management Tools</w:t>
      </w:r>
    </w:p>
    <w:p w:rsidR="00117743" w:rsidRPr="001F7D44" w:rsidRDefault="00117743" w:rsidP="00117743">
      <w:pPr>
        <w:numPr>
          <w:ilvl w:val="0"/>
          <w:numId w:val="230"/>
        </w:numPr>
        <w:spacing w:before="100" w:beforeAutospacing="1" w:after="100" w:afterAutospacing="1" w:line="240" w:lineRule="auto"/>
        <w:rPr>
          <w:rFonts w:ascii="Segoe UI" w:hAnsi="Segoe UI" w:cs="Segoe UI"/>
          <w:color w:val="24292E"/>
          <w:sz w:val="24"/>
        </w:rPr>
      </w:pPr>
      <w:hyperlink r:id="rId4251" w:history="1">
        <w:r w:rsidRPr="001F7D44">
          <w:rPr>
            <w:rStyle w:val="Hyperlink"/>
            <w:rFonts w:ascii="Segoe UI" w:hAnsi="Segoe UI" w:cs="Segoe UI"/>
            <w:color w:val="0366D6"/>
            <w:sz w:val="24"/>
          </w:rPr>
          <w:t>Transmission</w:t>
        </w:r>
      </w:hyperlink>
      <w:r w:rsidRPr="001F7D44">
        <w:rPr>
          <w:rFonts w:ascii="Segoe UI" w:hAnsi="Segoe UI" w:cs="Segoe UI"/>
          <w:color w:val="24292E"/>
          <w:sz w:val="24"/>
        </w:rPr>
        <w:t> - A Fast, Easy, Free BitTorrent Client. </w:t>
      </w:r>
      <w:r w:rsidRPr="001F7D44">
        <w:rPr>
          <w:rFonts w:ascii="Segoe UI" w:hAnsi="Segoe UI" w:cs="Segoe UI"/>
          <w:noProof/>
          <w:color w:val="0366D6"/>
          <w:sz w:val="24"/>
        </w:rPr>
        <mc:AlternateContent>
          <mc:Choice Requires="wps">
            <w:drawing>
              <wp:inline distT="0" distB="0" distL="0" distR="0">
                <wp:extent cx="302260" cy="302260"/>
                <wp:effectExtent l="0" t="0" r="0" b="0"/>
                <wp:docPr id="1243" name="Rectangle 1243" descr="Open-Source Software">
                  <a:hlinkClick xmlns:a="http://schemas.openxmlformats.org/drawingml/2006/main" r:id="rId42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44502" id="Rectangle 1243" o:spid="_x0000_s1026" alt="Open-Source Software" href="https://github.com/transmission/transmiss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r7C+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42" name="Rectangle 124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1F760" id="Rectangle 124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K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4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BKIMr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PKwK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0"/>
        </w:numPr>
        <w:spacing w:before="60" w:after="100" w:afterAutospacing="1" w:line="240" w:lineRule="auto"/>
        <w:rPr>
          <w:rFonts w:ascii="Segoe UI" w:hAnsi="Segoe UI" w:cs="Segoe UI"/>
          <w:color w:val="24292E"/>
          <w:sz w:val="24"/>
        </w:rPr>
      </w:pPr>
      <w:hyperlink r:id="rId4253" w:history="1">
        <w:r w:rsidRPr="001F7D44">
          <w:rPr>
            <w:rStyle w:val="Hyperlink"/>
            <w:rFonts w:ascii="Segoe UI" w:hAnsi="Segoe UI" w:cs="Segoe UI"/>
            <w:color w:val="0366D6"/>
            <w:sz w:val="24"/>
          </w:rPr>
          <w:t>aria2</w:t>
        </w:r>
      </w:hyperlink>
      <w:r w:rsidRPr="001F7D44">
        <w:rPr>
          <w:rFonts w:ascii="Segoe UI" w:hAnsi="Segoe UI" w:cs="Segoe UI"/>
          <w:color w:val="24292E"/>
          <w:sz w:val="24"/>
        </w:rPr>
        <w:t> - A lightweight multi-protocol &amp; multi-source command-line download utility. </w:t>
      </w:r>
      <w:r w:rsidRPr="001F7D44">
        <w:rPr>
          <w:rFonts w:ascii="Segoe UI" w:hAnsi="Segoe UI" w:cs="Segoe UI"/>
          <w:noProof/>
          <w:color w:val="0366D6"/>
          <w:sz w:val="24"/>
        </w:rPr>
        <mc:AlternateContent>
          <mc:Choice Requires="wps">
            <w:drawing>
              <wp:inline distT="0" distB="0" distL="0" distR="0">
                <wp:extent cx="302260" cy="302260"/>
                <wp:effectExtent l="0" t="0" r="0" b="0"/>
                <wp:docPr id="1241" name="Rectangle 1241" descr="Open-Source Software">
                  <a:hlinkClick xmlns:a="http://schemas.openxmlformats.org/drawingml/2006/main" r:id="rId42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5E0DE" id="Rectangle 1241" o:spid="_x0000_s1026" alt="Open-Source Software" href="https://github.com/aria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1w+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NMZ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iDB6CrJgmo6nwVplU6CbBbNgyjOrrJplGZpWb2kdMsl+3dK&#10;aChwNkkmvkpHoF9xi/zzlhvJO25htAneFXh+uAS9Agq8lrUvrSVcjOujVDj4z6mAcu8L7eXvJDqq&#10;f6XqJ5CrViAnUB4MYVi0Sn/HaICBVmDzbeMaFIkbCZLP4jR1E9Bv0sksgY0+tqyOLURScFVgi9G4&#10;XFjYwSebXvN1C5FinxipLqFNGu4l7FpoRLXrVRhansluwLqpeLz3t55/A+e/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40" name="Rectangle 124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2B727" id="Rectangle 124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&#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" o:button="t" filled="f" stroked="f">
                <v:fill o:detectmouseclick="t"/>
                <o:lock v:ext="edit" aspectratio="t"/>
                <w10:anchorlock/>
              </v:rect>
            </w:pict>
          </mc:Fallback>
        </mc:AlternateContent>
      </w:r>
    </w:p>
    <w:p w:rsidR="00117743" w:rsidRPr="001F7D44" w:rsidRDefault="00117743" w:rsidP="00117743">
      <w:pPr>
        <w:numPr>
          <w:ilvl w:val="0"/>
          <w:numId w:val="230"/>
        </w:numPr>
        <w:spacing w:before="60" w:after="100" w:afterAutospacing="1" w:line="240" w:lineRule="auto"/>
        <w:rPr>
          <w:rFonts w:ascii="Segoe UI" w:hAnsi="Segoe UI" w:cs="Segoe UI"/>
          <w:color w:val="24292E"/>
          <w:sz w:val="24"/>
        </w:rPr>
      </w:pPr>
      <w:hyperlink r:id="rId4255" w:history="1">
        <w:r w:rsidRPr="001F7D44">
          <w:rPr>
            <w:rStyle w:val="Hyperlink"/>
            <w:rFonts w:ascii="Segoe UI" w:hAnsi="Segoe UI" w:cs="Segoe UI"/>
            <w:color w:val="0366D6"/>
            <w:sz w:val="24"/>
          </w:rPr>
          <w:t>JDownloader</w:t>
        </w:r>
      </w:hyperlink>
      <w:r w:rsidRPr="001F7D44">
        <w:rPr>
          <w:rFonts w:ascii="Segoe UI" w:hAnsi="Segoe UI" w:cs="Segoe UI"/>
          <w:color w:val="24292E"/>
          <w:sz w:val="24"/>
        </w:rPr>
        <w:t> - A free, open-source download management tool with a huge community of developers that makes downloading as easy and fast as it should be. </w:t>
      </w:r>
      <w:r w:rsidRPr="001F7D44">
        <w:rPr>
          <w:rFonts w:ascii="Segoe UI" w:hAnsi="Segoe UI" w:cs="Segoe UI"/>
          <w:noProof/>
          <w:color w:val="0366D6"/>
          <w:sz w:val="24"/>
        </w:rPr>
        <mc:AlternateContent>
          <mc:Choice Requires="wps">
            <w:drawing>
              <wp:inline distT="0" distB="0" distL="0" distR="0">
                <wp:extent cx="302260" cy="302260"/>
                <wp:effectExtent l="0" t="0" r="0" b="0"/>
                <wp:docPr id="1239" name="Rectangle 123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E26B7" id="Rectangle 123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XX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z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CX5XX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0"/>
        </w:numPr>
        <w:spacing w:before="60" w:after="100" w:afterAutospacing="1" w:line="240" w:lineRule="auto"/>
        <w:rPr>
          <w:rFonts w:ascii="Segoe UI" w:hAnsi="Segoe UI" w:cs="Segoe UI"/>
          <w:color w:val="24292E"/>
          <w:sz w:val="24"/>
        </w:rPr>
      </w:pPr>
      <w:hyperlink r:id="rId4256" w:history="1">
        <w:r w:rsidRPr="001F7D44">
          <w:rPr>
            <w:rStyle w:val="Hyperlink"/>
            <w:rFonts w:ascii="Segoe UI" w:hAnsi="Segoe UI" w:cs="Segoe UI"/>
            <w:color w:val="0366D6"/>
            <w:sz w:val="24"/>
          </w:rPr>
          <w:t>You-Get</w:t>
        </w:r>
      </w:hyperlink>
      <w:r w:rsidRPr="001F7D44">
        <w:rPr>
          <w:rFonts w:ascii="Segoe UI" w:hAnsi="Segoe UI" w:cs="Segoe UI"/>
          <w:color w:val="24292E"/>
          <w:sz w:val="24"/>
        </w:rPr>
        <w:t> - A tiny command-line utility to download media contents (videos, audios, images) from the web. </w:t>
      </w:r>
      <w:r w:rsidRPr="001F7D44">
        <w:rPr>
          <w:rFonts w:ascii="Segoe UI" w:hAnsi="Segoe UI" w:cs="Segoe UI"/>
          <w:noProof/>
          <w:color w:val="0366D6"/>
          <w:sz w:val="24"/>
        </w:rPr>
        <mc:AlternateContent>
          <mc:Choice Requires="wps">
            <w:drawing>
              <wp:inline distT="0" distB="0" distL="0" distR="0">
                <wp:extent cx="302260" cy="302260"/>
                <wp:effectExtent l="0" t="0" r="0" b="0"/>
                <wp:docPr id="1238" name="Rectangle 1238" descr="Open-Source Software">
                  <a:hlinkClick xmlns:a="http://schemas.openxmlformats.org/drawingml/2006/main" r:id="rId42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7A089" id="Rectangle 1238" o:spid="_x0000_s1026" alt="Open-Source Software" href="https://github.com/soimort/you-ge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GMq+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37" name="Rectangle 123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92223F" id="Rectangle 123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x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z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pnqx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0"/>
        </w:numPr>
        <w:spacing w:before="60" w:after="100" w:afterAutospacing="1" w:line="240" w:lineRule="auto"/>
        <w:rPr>
          <w:rFonts w:ascii="Segoe UI" w:hAnsi="Segoe UI" w:cs="Segoe UI"/>
          <w:color w:val="24292E"/>
          <w:sz w:val="24"/>
        </w:rPr>
      </w:pPr>
      <w:hyperlink r:id="rId4258" w:history="1">
        <w:r w:rsidRPr="001F7D44">
          <w:rPr>
            <w:rStyle w:val="Hyperlink"/>
            <w:rFonts w:ascii="Segoe UI" w:hAnsi="Segoe UI" w:cs="Segoe UI"/>
            <w:color w:val="0366D6"/>
            <w:sz w:val="24"/>
          </w:rPr>
          <w:t>Free Download Manager</w:t>
        </w:r>
      </w:hyperlink>
      <w:r w:rsidRPr="001F7D44">
        <w:rPr>
          <w:rFonts w:ascii="Segoe UI" w:hAnsi="Segoe UI" w:cs="Segoe UI"/>
          <w:color w:val="24292E"/>
          <w:sz w:val="24"/>
        </w:rPr>
        <w:t> - A powerful, modern download accelerator and organizer for Windows and Mac. (FREE) </w:t>
      </w:r>
      <w:r w:rsidRPr="001F7D44">
        <w:rPr>
          <w:rFonts w:ascii="Segoe UI" w:hAnsi="Segoe UI" w:cs="Segoe UI"/>
          <w:noProof/>
          <w:color w:val="0366D6"/>
          <w:sz w:val="24"/>
        </w:rPr>
        <mc:AlternateContent>
          <mc:Choice Requires="wps">
            <w:drawing>
              <wp:inline distT="0" distB="0" distL="0" distR="0">
                <wp:extent cx="302260" cy="302260"/>
                <wp:effectExtent l="0" t="0" r="0" b="0"/>
                <wp:docPr id="1236" name="Rectangle 123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6962B" id="Rectangle 123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z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45+3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0"/>
        </w:numPr>
        <w:spacing w:before="60" w:after="100" w:afterAutospacing="1" w:line="240" w:lineRule="auto"/>
        <w:rPr>
          <w:rFonts w:ascii="Segoe UI" w:hAnsi="Segoe UI" w:cs="Segoe UI"/>
          <w:color w:val="24292E"/>
          <w:sz w:val="24"/>
        </w:rPr>
      </w:pPr>
      <w:hyperlink r:id="rId4259" w:history="1">
        <w:r w:rsidRPr="001F7D44">
          <w:rPr>
            <w:rStyle w:val="Hyperlink"/>
            <w:rFonts w:ascii="Segoe UI" w:hAnsi="Segoe UI" w:cs="Segoe UI"/>
            <w:color w:val="0366D6"/>
            <w:sz w:val="24"/>
          </w:rPr>
          <w:t>FOLX</w:t>
        </w:r>
      </w:hyperlink>
      <w:r w:rsidRPr="001F7D44">
        <w:rPr>
          <w:rFonts w:ascii="Segoe UI" w:hAnsi="Segoe UI" w:cs="Segoe UI"/>
          <w:color w:val="24292E"/>
          <w:sz w:val="24"/>
        </w:rPr>
        <w:t> - A free download manager for Mac OS X with a true Mac-style interface. </w:t>
      </w:r>
      <w:r w:rsidRPr="001F7D44">
        <w:rPr>
          <w:rFonts w:ascii="Segoe UI" w:hAnsi="Segoe UI" w:cs="Segoe UI"/>
          <w:noProof/>
          <w:color w:val="0366D6"/>
          <w:sz w:val="24"/>
        </w:rPr>
        <mc:AlternateContent>
          <mc:Choice Requires="wps">
            <w:drawing>
              <wp:inline distT="0" distB="0" distL="0" distR="0">
                <wp:extent cx="302260" cy="302260"/>
                <wp:effectExtent l="0" t="0" r="0" b="0"/>
                <wp:docPr id="1235" name="Rectangle 123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9CDBA" id="Rectangle 123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zE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Kal/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0"/>
        </w:numPr>
        <w:spacing w:before="60" w:after="100" w:afterAutospacing="1" w:line="240" w:lineRule="auto"/>
        <w:rPr>
          <w:rFonts w:ascii="Segoe UI" w:hAnsi="Segoe UI" w:cs="Segoe UI"/>
          <w:color w:val="24292E"/>
          <w:sz w:val="24"/>
        </w:rPr>
      </w:pPr>
      <w:hyperlink r:id="rId4260" w:history="1">
        <w:r w:rsidRPr="001F7D44">
          <w:rPr>
            <w:rStyle w:val="Hyperlink"/>
            <w:rFonts w:ascii="Segoe UI" w:hAnsi="Segoe UI" w:cs="Segoe UI"/>
            <w:color w:val="0366D6"/>
            <w:sz w:val="24"/>
          </w:rPr>
          <w:t>Downie</w:t>
        </w:r>
      </w:hyperlink>
      <w:r w:rsidRPr="001F7D44">
        <w:rPr>
          <w:rFonts w:ascii="Segoe UI" w:hAnsi="Segoe UI" w:cs="Segoe UI"/>
          <w:color w:val="24292E"/>
          <w:sz w:val="24"/>
        </w:rPr>
        <w:t> - Video downloader for macOS with support for YouTube and other 1200 sites.</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Online Storage</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I recommend using online storage with Mac clients</w:t>
      </w:r>
    </w:p>
    <w:p w:rsidR="00117743" w:rsidRPr="001F7D44" w:rsidRDefault="00117743" w:rsidP="00117743">
      <w:pPr>
        <w:numPr>
          <w:ilvl w:val="0"/>
          <w:numId w:val="231"/>
        </w:numPr>
        <w:spacing w:before="100" w:beforeAutospacing="1" w:after="100" w:afterAutospacing="1" w:line="240" w:lineRule="auto"/>
        <w:rPr>
          <w:rFonts w:ascii="Segoe UI" w:hAnsi="Segoe UI" w:cs="Segoe UI"/>
          <w:color w:val="24292E"/>
          <w:sz w:val="24"/>
        </w:rPr>
      </w:pPr>
      <w:hyperlink r:id="rId4261" w:history="1">
        <w:r w:rsidRPr="001F7D44">
          <w:rPr>
            <w:rStyle w:val="Hyperlink"/>
            <w:rFonts w:ascii="Segoe UI" w:hAnsi="Segoe UI" w:cs="Segoe UI"/>
            <w:color w:val="0366D6"/>
            <w:sz w:val="24"/>
          </w:rPr>
          <w:t>Dropbox</w:t>
        </w:r>
      </w:hyperlink>
      <w:r w:rsidRPr="001F7D44">
        <w:rPr>
          <w:rFonts w:ascii="Segoe UI" w:hAnsi="Segoe UI" w:cs="Segoe UI"/>
          <w:color w:val="24292E"/>
          <w:sz w:val="24"/>
        </w:rPr>
        <w:t> - A file hosting service that offers cloud storage and file synchronization with collaborative edit features. </w:t>
      </w:r>
      <w:r w:rsidRPr="001F7D44">
        <w:rPr>
          <w:rFonts w:ascii="Segoe UI" w:hAnsi="Segoe UI" w:cs="Segoe UI"/>
          <w:noProof/>
          <w:color w:val="0366D6"/>
          <w:sz w:val="24"/>
        </w:rPr>
        <mc:AlternateContent>
          <mc:Choice Requires="wps">
            <w:drawing>
              <wp:inline distT="0" distB="0" distL="0" distR="0">
                <wp:extent cx="302260" cy="302260"/>
                <wp:effectExtent l="0" t="0" r="0" b="0"/>
                <wp:docPr id="1234" name="Rectangle 123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10574" id="Rectangle 123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x5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z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bEx5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33" name="Rectangle 123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6AAE9" id="Rectangle 123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AdHGa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32" name="Rectangle 123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A1EA5" id="Rectangle 123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j4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ovMI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4Utj4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2" w:anchor="pan" w:history="1">
        <w:r w:rsidRPr="001F7D44">
          <w:rPr>
            <w:rStyle w:val="Hyperlink"/>
            <w:rFonts w:ascii="Segoe UI" w:hAnsi="Segoe UI" w:cs="Segoe UI"/>
            <w:color w:val="0366D6"/>
            <w:sz w:val="24"/>
          </w:rPr>
          <w:t>Baidu cloud</w:t>
        </w:r>
      </w:hyperlink>
      <w:r w:rsidRPr="001F7D44">
        <w:rPr>
          <w:rFonts w:ascii="Segoe UI" w:hAnsi="Segoe UI" w:cs="Segoe UI"/>
          <w:color w:val="24292E"/>
          <w:sz w:val="24"/>
        </w:rPr>
        <w:t> - Baidu cloud official client.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31" name="Rectangle 123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EB1A3F" id="Rectangle 123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l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z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NhMl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3" w:history="1">
        <w:r w:rsidRPr="001F7D44">
          <w:rPr>
            <w:rStyle w:val="Hyperlink"/>
            <w:rFonts w:ascii="Segoe UI" w:hAnsi="Segoe UI" w:cs="Segoe UI"/>
            <w:color w:val="0366D6"/>
            <w:sz w:val="24"/>
          </w:rPr>
          <w:t>Tecent cloud</w:t>
        </w:r>
      </w:hyperlink>
      <w:r w:rsidRPr="001F7D44">
        <w:rPr>
          <w:rFonts w:ascii="Segoe UI" w:hAnsi="Segoe UI" w:cs="Segoe UI"/>
          <w:color w:val="24292E"/>
          <w:sz w:val="24"/>
        </w:rPr>
        <w:t> - Tencent cloud client. (</w:t>
      </w:r>
      <w:r w:rsidRPr="001F7D44">
        <w:rPr>
          <w:rStyle w:val="Strong"/>
          <w:rFonts w:ascii="Segoe UI" w:hAnsi="Segoe UI" w:cs="Segoe UI"/>
          <w:color w:val="24292E"/>
          <w:sz w:val="24"/>
        </w:rPr>
        <w:t>Require Tencent Account, 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30" name="Rectangle 123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D3FF7" id="Rectangle 123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zSJAgLVTpE+SNiBWnaDitqC4haYWitCfKQiJpw5lYzzkr13tccOHP1RsY57LctFSYoYSK&#10;cmJAP7phncZIpRaOuqlCqNfKFMpBevNtI83br0tOxHpY29r5fadTx8FW3C3vuztl8enuVpZrjYSc&#10;N8CFXukOWAFPIHk4Ukr2DSUVJDQ8dTf4sA41eEPL/r2sIC1kY6TjvqtVa2MAG7RzYno4ionuDCrh&#10;8DyIojFktA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c/Y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4" w:history="1">
        <w:r w:rsidRPr="001F7D44">
          <w:rPr>
            <w:rStyle w:val="Hyperlink"/>
            <w:rFonts w:ascii="Segoe UI" w:hAnsi="Segoe UI" w:cs="Segoe UI"/>
            <w:color w:val="0366D6"/>
            <w:sz w:val="24"/>
          </w:rPr>
          <w:t>Jianguo cloud</w:t>
        </w:r>
      </w:hyperlink>
      <w:r w:rsidRPr="001F7D44">
        <w:rPr>
          <w:rFonts w:ascii="Segoe UI" w:hAnsi="Segoe UI" w:cs="Segoe UI"/>
          <w:color w:val="24292E"/>
          <w:sz w:val="24"/>
        </w:rPr>
        <w:t> - Jianguo cloud client. (</w:t>
      </w:r>
      <w:r w:rsidRPr="001F7D44">
        <w:rPr>
          <w:rStyle w:val="Strong"/>
          <w:rFonts w:ascii="Segoe UI" w:hAnsi="Segoe UI" w:cs="Segoe UI"/>
          <w:color w:val="24292E"/>
          <w:sz w:val="24"/>
        </w:rPr>
        <w:t>Not recommended</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29" name="Rectangle 122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883B1" id="Rectangle 122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a9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owU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JPpa9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5" w:history="1">
        <w:r w:rsidRPr="001F7D44">
          <w:rPr>
            <w:rStyle w:val="Hyperlink"/>
            <w:rFonts w:ascii="Segoe UI" w:hAnsi="Segoe UI" w:cs="Segoe UI"/>
            <w:color w:val="0366D6"/>
            <w:sz w:val="24"/>
          </w:rPr>
          <w:t>115</w:t>
        </w:r>
      </w:hyperlink>
      <w:r w:rsidRPr="001F7D44">
        <w:rPr>
          <w:rFonts w:ascii="Segoe UI" w:hAnsi="Segoe UI" w:cs="Segoe UI"/>
          <w:color w:val="24292E"/>
          <w:sz w:val="24"/>
        </w:rPr>
        <w:t> - 115 cloud client.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28" name="Rectangle 122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81C1" id="Rectangle 122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c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I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YR9c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del w:id="314" w:author="Unknown">
        <w:r w:rsidRPr="001F7D44">
          <w:rPr>
            <w:rFonts w:ascii="Segoe UI" w:hAnsi="Segoe UI" w:cs="Segoe UI"/>
            <w:color w:val="24292E"/>
            <w:sz w:val="24"/>
          </w:rPr>
          <w:fldChar w:fldCharType="begin"/>
        </w:r>
        <w:r w:rsidRPr="001F7D44">
          <w:rPr>
            <w:rFonts w:ascii="Segoe UI" w:hAnsi="Segoe UI" w:cs="Segoe UI"/>
            <w:color w:val="24292E"/>
            <w:sz w:val="24"/>
          </w:rPr>
          <w:delInstrText xml:space="preserve"> HYPERLINK "http://c49.yunpan.360.cn/" </w:del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delText>360</w:delText>
        </w:r>
        <w:r w:rsidRPr="001F7D44">
          <w:rPr>
            <w:rFonts w:ascii="Segoe UI" w:hAnsi="Segoe UI" w:cs="Segoe UI"/>
            <w:color w:val="24292E"/>
            <w:sz w:val="24"/>
          </w:rPr>
          <w:fldChar w:fldCharType="end"/>
        </w:r>
        <w:r w:rsidRPr="001F7D44">
          <w:rPr>
            <w:rFonts w:ascii="Segoe UI" w:hAnsi="Segoe UI" w:cs="Segoe UI"/>
            <w:color w:val="24292E"/>
            <w:sz w:val="24"/>
          </w:rPr>
          <w:delText> - 360 cloud client. (</w:delText>
        </w:r>
        <w:r w:rsidRPr="001F7D44">
          <w:rPr>
            <w:rStyle w:val="Strong"/>
            <w:rFonts w:ascii="Segoe UI" w:hAnsi="Segoe UI" w:cs="Segoe UI"/>
            <w:color w:val="24292E"/>
            <w:sz w:val="24"/>
          </w:rPr>
          <w:delText>Missing English UI and Docs</w:delText>
        </w:r>
        <w:r w:rsidRPr="001F7D44">
          <w:rPr>
            <w:rFonts w:ascii="Segoe UI" w:hAnsi="Segoe UI" w:cs="Segoe UI"/>
            <w:color w:val="24292E"/>
            <w:sz w:val="24"/>
          </w:rPr>
          <w:delText>) </w:delText>
        </w:r>
      </w:del>
      <w:r w:rsidRPr="001F7D44">
        <w:rPr>
          <w:rFonts w:ascii="Segoe UI" w:hAnsi="Segoe UI" w:cs="Segoe UI"/>
          <w:noProof/>
          <w:color w:val="0366D6"/>
          <w:sz w:val="24"/>
        </w:rPr>
        <mc:AlternateContent>
          <mc:Choice Requires="wps">
            <w:drawing>
              <wp:inline distT="0" distB="0" distL="0" distR="0">
                <wp:extent cx="302260" cy="302260"/>
                <wp:effectExtent l="0" t="0" r="0" b="0"/>
                <wp:docPr id="1227" name="Rectangle 122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C9C43" id="Rectangle 122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8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o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i/68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6" w:history="1">
        <w:r w:rsidRPr="001F7D44">
          <w:rPr>
            <w:rStyle w:val="Hyperlink"/>
            <w:rFonts w:ascii="Segoe UI" w:hAnsi="Segoe UI" w:cs="Segoe UI"/>
            <w:color w:val="0366D6"/>
            <w:sz w:val="24"/>
          </w:rPr>
          <w:t>ownCloud</w:t>
        </w:r>
      </w:hyperlink>
      <w:r w:rsidRPr="001F7D44">
        <w:rPr>
          <w:rFonts w:ascii="Segoe UI" w:hAnsi="Segoe UI" w:cs="Segoe UI"/>
          <w:color w:val="24292E"/>
          <w:sz w:val="24"/>
        </w:rPr>
        <w:t> Cloud storage.</w: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7" w:history="1">
        <w:r w:rsidRPr="001F7D44">
          <w:rPr>
            <w:rStyle w:val="Hyperlink"/>
            <w:rFonts w:ascii="Segoe UI" w:hAnsi="Segoe UI" w:cs="Segoe UI"/>
            <w:color w:val="0366D6"/>
            <w:sz w:val="24"/>
          </w:rPr>
          <w:t>NextCloud</w:t>
        </w:r>
      </w:hyperlink>
      <w:r w:rsidRPr="001F7D44">
        <w:rPr>
          <w:rFonts w:ascii="Segoe UI" w:hAnsi="Segoe UI" w:cs="Segoe UI"/>
          <w:color w:val="24292E"/>
          <w:sz w:val="24"/>
        </w:rPr>
        <w:t> - An actively maintained fork of ownCloud, faster and completely open-source </w:t>
      </w:r>
      <w:r w:rsidRPr="001F7D44">
        <w:rPr>
          <w:rFonts w:ascii="Segoe UI" w:hAnsi="Segoe UI" w:cs="Segoe UI"/>
          <w:noProof/>
          <w:color w:val="0366D6"/>
          <w:sz w:val="24"/>
        </w:rPr>
        <mc:AlternateContent>
          <mc:Choice Requires="wps">
            <w:drawing>
              <wp:inline distT="0" distB="0" distL="0" distR="0">
                <wp:extent cx="302260" cy="302260"/>
                <wp:effectExtent l="0" t="0" r="0" b="0"/>
                <wp:docPr id="1226" name="Rectangle 1226" descr="Open-Source Software">
                  <a:hlinkClick xmlns:a="http://schemas.openxmlformats.org/drawingml/2006/main" r:id="rId42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F55F6" id="Rectangle 1226" o:spid="_x0000_s1026" alt="Open-Source Software" href="https://github.com/nextclou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8T+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69" w:history="1">
        <w:r w:rsidRPr="001F7D44">
          <w:rPr>
            <w:rStyle w:val="Hyperlink"/>
            <w:rFonts w:ascii="Segoe UI" w:hAnsi="Segoe UI" w:cs="Segoe UI"/>
            <w:color w:val="0366D6"/>
            <w:sz w:val="24"/>
          </w:rPr>
          <w:t>Mega</w:t>
        </w:r>
      </w:hyperlink>
      <w:r w:rsidRPr="001F7D44">
        <w:rPr>
          <w:rFonts w:ascii="Segoe UI" w:hAnsi="Segoe UI" w:cs="Segoe UI"/>
          <w:color w:val="24292E"/>
          <w:sz w:val="24"/>
        </w:rPr>
        <w:t> - Free cloud service, offers 50GB free storage. </w:t>
      </w:r>
      <w:r w:rsidRPr="001F7D44">
        <w:rPr>
          <w:rFonts w:ascii="Segoe UI" w:hAnsi="Segoe UI" w:cs="Segoe UI"/>
          <w:noProof/>
          <w:color w:val="0366D6"/>
          <w:sz w:val="24"/>
        </w:rPr>
        <mc:AlternateContent>
          <mc:Choice Requires="wps">
            <w:drawing>
              <wp:inline distT="0" distB="0" distL="0" distR="0">
                <wp:extent cx="302260" cy="302260"/>
                <wp:effectExtent l="0" t="0" r="0" b="0"/>
                <wp:docPr id="1225" name="Rectangle 12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8EFFF" id="Rectangle 12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yHBQMAAGA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AELXIc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31"/>
        </w:numPr>
        <w:spacing w:before="60" w:after="100" w:afterAutospacing="1" w:line="240" w:lineRule="auto"/>
        <w:rPr>
          <w:rFonts w:ascii="Segoe UI" w:hAnsi="Segoe UI" w:cs="Segoe UI"/>
          <w:color w:val="24292E"/>
          <w:sz w:val="24"/>
        </w:rPr>
      </w:pPr>
      <w:hyperlink r:id="rId4270" w:history="1">
        <w:r w:rsidRPr="001F7D44">
          <w:rPr>
            <w:rStyle w:val="Hyperlink"/>
            <w:rFonts w:ascii="Segoe UI" w:hAnsi="Segoe UI" w:cs="Segoe UI"/>
            <w:color w:val="0366D6"/>
            <w:sz w:val="24"/>
          </w:rPr>
          <w:t>Seafile</w:t>
        </w:r>
      </w:hyperlink>
      <w:r w:rsidRPr="001F7D44">
        <w:rPr>
          <w:rFonts w:ascii="Segoe UI" w:hAnsi="Segoe UI" w:cs="Segoe UI"/>
          <w:color w:val="24292E"/>
          <w:sz w:val="24"/>
        </w:rPr>
        <w:t xml:space="preserve"> - Reliable and </w:t>
      </w:r>
      <w:proofErr w:type="gramStart"/>
      <w:r w:rsidRPr="001F7D44">
        <w:rPr>
          <w:rFonts w:ascii="Segoe UI" w:hAnsi="Segoe UI" w:cs="Segoe UI"/>
          <w:color w:val="24292E"/>
          <w:sz w:val="24"/>
        </w:rPr>
        <w:t>High Speed</w:t>
      </w:r>
      <w:proofErr w:type="gramEnd"/>
      <w:r w:rsidRPr="001F7D44">
        <w:rPr>
          <w:rFonts w:ascii="Segoe UI" w:hAnsi="Segoe UI" w:cs="Segoe UI"/>
          <w:color w:val="24292E"/>
          <w:sz w:val="24"/>
        </w:rPr>
        <w:t xml:space="preserve"> File Sync and Share.</w:t>
      </w:r>
      <w:r w:rsidRPr="001F7D44">
        <w:rPr>
          <w:rFonts w:ascii="Segoe UI" w:hAnsi="Segoe UI" w:cs="Segoe UI"/>
          <w:noProof/>
          <w:color w:val="0366D6"/>
          <w:sz w:val="24"/>
        </w:rPr>
        <mc:AlternateContent>
          <mc:Choice Requires="wps">
            <w:drawing>
              <wp:inline distT="0" distB="0" distL="0" distR="0">
                <wp:extent cx="302260" cy="302260"/>
                <wp:effectExtent l="0" t="0" r="0" b="0"/>
                <wp:docPr id="1224" name="Rectangle 122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5F152" id="Rectangle 122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00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o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Qch00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Input Methods</w:t>
      </w:r>
    </w:p>
    <w:p w:rsidR="00117743" w:rsidRPr="001F7D44" w:rsidRDefault="00117743" w:rsidP="00117743">
      <w:pPr>
        <w:numPr>
          <w:ilvl w:val="0"/>
          <w:numId w:val="232"/>
        </w:numPr>
        <w:spacing w:before="100" w:beforeAutospacing="1" w:after="100" w:afterAutospacing="1" w:line="240" w:lineRule="auto"/>
        <w:rPr>
          <w:rFonts w:ascii="Segoe UI" w:hAnsi="Segoe UI" w:cs="Segoe UI"/>
          <w:color w:val="24292E"/>
          <w:sz w:val="24"/>
        </w:rPr>
      </w:pPr>
      <w:del w:id="315" w:author="Unknown">
        <w:r w:rsidRPr="001F7D44">
          <w:rPr>
            <w:rFonts w:ascii="Segoe UI" w:hAnsi="Segoe UI" w:cs="Segoe UI"/>
            <w:color w:val="24292E"/>
            <w:sz w:val="24"/>
          </w:rPr>
          <w:fldChar w:fldCharType="begin"/>
        </w:r>
        <w:r w:rsidRPr="001F7D44">
          <w:rPr>
            <w:rFonts w:ascii="Segoe UI" w:hAnsi="Segoe UI" w:cs="Segoe UI"/>
            <w:color w:val="24292E"/>
            <w:sz w:val="24"/>
          </w:rPr>
          <w:delInstrText xml:space="preserve"> HYPERLINK "http://qq.pinyin.cn/" </w:delInstrText>
        </w:r>
        <w:r w:rsidRPr="001F7D44">
          <w:rPr>
            <w:rFonts w:ascii="Segoe UI" w:hAnsi="Segoe UI" w:cs="Segoe UI"/>
            <w:color w:val="24292E"/>
            <w:sz w:val="24"/>
          </w:rPr>
          <w:fldChar w:fldCharType="separate"/>
        </w:r>
        <w:r w:rsidRPr="001F7D44">
          <w:rPr>
            <w:rStyle w:val="Hyperlink"/>
            <w:rFonts w:ascii="Segoe UI" w:hAnsi="Segoe UI" w:cs="Segoe UI"/>
            <w:color w:val="0366D6"/>
            <w:sz w:val="24"/>
          </w:rPr>
          <w:delText>QQ Input for Chinese</w:delText>
        </w:r>
        <w:r w:rsidRPr="001F7D44">
          <w:rPr>
            <w:rFonts w:ascii="Segoe UI" w:hAnsi="Segoe UI" w:cs="Segoe UI"/>
            <w:color w:val="24292E"/>
            <w:sz w:val="24"/>
          </w:rPr>
          <w:fldChar w:fldCharType="end"/>
        </w:r>
        <w:r w:rsidRPr="001F7D44">
          <w:rPr>
            <w:rFonts w:ascii="Segoe UI" w:hAnsi="Segoe UI" w:cs="Segoe UI"/>
            <w:color w:val="24292E"/>
            <w:sz w:val="24"/>
          </w:rPr>
          <w:delText> - Produced by Tencent. (</w:delText>
        </w:r>
        <w:r w:rsidRPr="001F7D44">
          <w:rPr>
            <w:rStyle w:val="Strong"/>
            <w:rFonts w:ascii="Segoe UI" w:hAnsi="Segoe UI" w:cs="Segoe UI"/>
            <w:color w:val="24292E"/>
            <w:sz w:val="24"/>
          </w:rPr>
          <w:delText>Missing English UI and Docs</w:delText>
        </w:r>
        <w:r w:rsidRPr="001F7D44">
          <w:rPr>
            <w:rFonts w:ascii="Segoe UI" w:hAnsi="Segoe UI" w:cs="Segoe UI"/>
            <w:color w:val="24292E"/>
            <w:sz w:val="24"/>
          </w:rPr>
          <w:delText>) </w:delText>
        </w:r>
      </w:del>
      <w:r w:rsidRPr="001F7D44">
        <w:rPr>
          <w:rFonts w:ascii="Segoe UI" w:hAnsi="Segoe UI" w:cs="Segoe UI"/>
          <w:noProof/>
          <w:color w:val="0366D6"/>
          <w:sz w:val="24"/>
        </w:rPr>
        <mc:AlternateContent>
          <mc:Choice Requires="wps">
            <w:drawing>
              <wp:inline distT="0" distB="0" distL="0" distR="0">
                <wp:extent cx="302260" cy="302260"/>
                <wp:effectExtent l="0" t="0" r="0" b="0"/>
                <wp:docPr id="1223" name="Rectangle 122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2A24" id="Rectangle 122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m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o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lETm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1" w:history="1">
        <w:r w:rsidRPr="001F7D44">
          <w:rPr>
            <w:rStyle w:val="Hyperlink"/>
            <w:rFonts w:ascii="Segoe UI" w:hAnsi="Segoe UI" w:cs="Segoe UI"/>
            <w:color w:val="0366D6"/>
            <w:sz w:val="24"/>
          </w:rPr>
          <w:t>Sogou Input for Chinese</w:t>
        </w:r>
      </w:hyperlink>
      <w:r w:rsidRPr="001F7D44">
        <w:rPr>
          <w:rFonts w:ascii="Segoe UI" w:hAnsi="Segoe UI" w:cs="Segoe UI"/>
          <w:color w:val="24292E"/>
          <w:sz w:val="24"/>
        </w:rPr>
        <w:t> - Sogou input.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22" name="Rectangle 122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7DE5A" id="Rectangle 122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g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o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0aHg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2" w:history="1">
        <w:r w:rsidRPr="001F7D44">
          <w:rPr>
            <w:rStyle w:val="Hyperlink"/>
            <w:rFonts w:ascii="Segoe UI" w:hAnsi="Segoe UI" w:cs="Segoe UI"/>
            <w:color w:val="0366D6"/>
            <w:sz w:val="24"/>
          </w:rPr>
          <w:t>Baidu Input for Chinese</w:t>
        </w:r>
      </w:hyperlink>
      <w:r w:rsidRPr="001F7D44">
        <w:rPr>
          <w:rFonts w:ascii="Segoe UI" w:hAnsi="Segoe UI" w:cs="Segoe UI"/>
          <w:color w:val="24292E"/>
          <w:sz w:val="24"/>
        </w:rPr>
        <w:t> - Baidu input.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21" name="Rectangle 122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B6D7C" id="Rectangle 122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o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oxEiQFqr0CfJGxIpTNJxWVJeQtEJR2hNlIZG04Uys55yV6z0uuPDn6g2Mc1luWirMUEJF&#10;OTGgH92wTmOkUgtH3VQAx6xMoRykN9820rz9uuRErIe1rZ3fdzp1HGzF3fK+u1MWn+5uZbnWSMh5&#10;A1zole6AFfAEkocjpWTfUFJBQsNTd4MP61CDN7Ts38sK0kI2Rjruu1q1NgawQTsnpoejmOjOoBIO&#10;z4MoGoPkSj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G5co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3" w:history="1">
        <w:r w:rsidRPr="001F7D44">
          <w:rPr>
            <w:rStyle w:val="Hyperlink"/>
            <w:rFonts w:ascii="Segoe UI" w:hAnsi="Segoe UI" w:cs="Segoe UI"/>
            <w:color w:val="0366D6"/>
            <w:sz w:val="24"/>
          </w:rPr>
          <w:t>Qingge Wubi Input</w:t>
        </w:r>
      </w:hyperlink>
      <w:r w:rsidRPr="001F7D44">
        <w:rPr>
          <w:rFonts w:ascii="Segoe UI" w:hAnsi="Segoe UI" w:cs="Segoe UI"/>
          <w:color w:val="24292E"/>
          <w:sz w:val="24"/>
        </w:rPr>
        <w:t> - Wubi input produced for iOS and Mac.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20" name="Rectangle 122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7B640" id="Rectangle 122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u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IEiRIC1X6BHkjYsUpGk4rqktIWqEo7YmykEjacCbWc87K9R4XXPhz9QbGuSw3LRVmKKGi&#10;nBjQj25YpzFSqYWjbqoQ6rUyhXKQ3nzbSPP265ITsR7WtnZ+3+nUcbAVd8v77k5ZfLq7leVaIyHn&#10;DXChV7oDVsATSB6OlJJ9Q0kFCQ1P3Q0+rEMN3tCyfy8rSAvZGOm472rV2hjABu2cmB6OYqI7g0o4&#10;PA+iaAwZLc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Yvtf&#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XnIu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4" w:history="1">
        <w:r w:rsidRPr="001F7D44">
          <w:rPr>
            <w:rStyle w:val="Hyperlink"/>
            <w:rFonts w:ascii="Segoe UI" w:hAnsi="Segoe UI" w:cs="Segoe UI"/>
            <w:color w:val="0366D6"/>
            <w:sz w:val="24"/>
          </w:rPr>
          <w:t>WBIM</w:t>
        </w:r>
      </w:hyperlink>
      <w:r w:rsidRPr="001F7D44">
        <w:rPr>
          <w:rFonts w:ascii="Segoe UI" w:hAnsi="Segoe UI" w:cs="Segoe UI"/>
          <w:color w:val="24292E"/>
          <w:sz w:val="24"/>
        </w:rPr>
        <w:t> - Wubi input method. </w:t>
      </w:r>
      <w:r w:rsidRPr="001F7D44">
        <w:rPr>
          <w:rFonts w:ascii="Segoe UI" w:hAnsi="Segoe UI" w:cs="Segoe UI"/>
          <w:noProof/>
          <w:color w:val="0366D6"/>
          <w:sz w:val="24"/>
        </w:rPr>
        <mc:AlternateContent>
          <mc:Choice Requires="wps">
            <w:drawing>
              <wp:inline distT="0" distB="0" distL="0" distR="0">
                <wp:extent cx="302260" cy="302260"/>
                <wp:effectExtent l="0" t="0" r="0" b="0"/>
                <wp:docPr id="1219" name="Rectangle 121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47F9A" id="Rectangle 121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M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wwU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UnJM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5" w:history="1">
        <w:r w:rsidRPr="001F7D44">
          <w:rPr>
            <w:rStyle w:val="Hyperlink"/>
            <w:rFonts w:ascii="Segoe UI" w:hAnsi="Segoe UI" w:cs="Segoe UI"/>
            <w:color w:val="0366D6"/>
            <w:sz w:val="24"/>
          </w:rPr>
          <w:t>Emoticon Input</w:t>
        </w:r>
      </w:hyperlink>
      <w:r w:rsidRPr="001F7D44">
        <w:rPr>
          <w:rFonts w:ascii="Segoe UI" w:hAnsi="Segoe UI" w:cs="Segoe UI"/>
          <w:color w:val="24292E"/>
          <w:sz w:val="24"/>
        </w:rPr>
        <w:t> - Emoticons icons or characters input method.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18" name="Rectangle 121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0740F" id="Rectangle 121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Kw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Q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F5dKw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6" w:history="1">
        <w:r w:rsidRPr="001F7D44">
          <w:rPr>
            <w:rStyle w:val="Hyperlink"/>
            <w:rFonts w:ascii="Segoe UI" w:hAnsi="Segoe UI" w:cs="Segoe UI"/>
            <w:color w:val="0366D6"/>
            <w:sz w:val="24"/>
          </w:rPr>
          <w:t>RIME</w:t>
        </w:r>
      </w:hyperlink>
      <w:r w:rsidRPr="001F7D44">
        <w:rPr>
          <w:rFonts w:ascii="Segoe UI" w:hAnsi="Segoe UI" w:cs="Segoe UI"/>
          <w:color w:val="24292E"/>
          <w:sz w:val="24"/>
        </w:rPr>
        <w:t> - Rime input method.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hyperlink r:id="rId4277"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217" name="Rectangle 1217" descr="Open-Source Software">
                    <a:hlinkClick xmlns:a="http://schemas.openxmlformats.org/drawingml/2006/main" r:id="rId42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8CEB8" id="Rectangle 1217" o:spid="_x0000_s1026" alt="Open-Source Software" href="https://github.com/ri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K+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0STz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16" name="Rectangle 1216" descr="Freeware">
                    <a:hlinkClick xmlns:a="http://schemas.openxmlformats.org/drawingml/2006/main" r:id="rId42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F0957" id="Rectangle 1216" o:spid="_x0000_s1026" alt="Freeware" href="https://github.com/ri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FM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pfEU4wk6aBKnyFvRK4FQ+NpzQyFpFWasYFoB4nkreDyYSE4fdjhggt/rt7IuFR00zFpxxJqJogF&#10;/ZiW9wYjnTs4+n0du+qEQ29yj9LV1C/v+zvtEJj+VtEHg6RatICWXZsecAMToLE/0loNLSM1pOzE&#10;3ejDOTTgDa2GD6oG4mRjlWf32OjOxQC86NHL5ekgF/ZoEYXD8yhJpiAq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15" name="Rectangle 1215" descr="Recommend">
                    <a:hlinkClick xmlns:a="http://schemas.openxmlformats.org/drawingml/2006/main" r:id="rId42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4E419E" id="Rectangle 1215" o:spid="_x0000_s1026" alt="Recommend" href="https://github.com/ri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tU7QIAAEM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14" name="Rectangle 1214" descr="must-have">
                    <a:hlinkClick xmlns:a="http://schemas.openxmlformats.org/drawingml/2006/main" r:id="rId427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C7073" id="Rectangle 1214" o:spid="_x0000_s1026" alt="must-have" href="https://github.com/ri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" o:button="t" filled="f" stroked="f">
                  <v:fill o:detectmouseclick="t"/>
                  <o:lock v:ext="edit" aspectratio="t"/>
                  <w10:anchorlock/>
                </v:rect>
              </w:pict>
            </mc:Fallback>
          </mc:AlternateContent>
        </w:r>
      </w:hyperlink>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8" w:history="1">
        <w:r w:rsidRPr="001F7D44">
          <w:rPr>
            <w:rStyle w:val="Hyperlink"/>
            <w:rFonts w:ascii="Segoe UI" w:hAnsi="Segoe UI" w:cs="Segoe UI"/>
            <w:color w:val="0366D6"/>
            <w:sz w:val="24"/>
          </w:rPr>
          <w:t>hallelujahIM</w:t>
        </w:r>
      </w:hyperlink>
      <w:r w:rsidRPr="001F7D44">
        <w:rPr>
          <w:rFonts w:ascii="Segoe UI" w:hAnsi="Segoe UI" w:cs="Segoe UI"/>
          <w:color w:val="24292E"/>
          <w:sz w:val="24"/>
        </w:rPr>
        <w:t> - hallelujah English input method. </w:t>
      </w:r>
      <w:r w:rsidRPr="001F7D44">
        <w:rPr>
          <w:rFonts w:ascii="Segoe UI" w:hAnsi="Segoe UI" w:cs="Segoe UI"/>
          <w:noProof/>
          <w:color w:val="0366D6"/>
          <w:sz w:val="24"/>
        </w:rPr>
        <mc:AlternateContent>
          <mc:Choice Requires="wps">
            <w:drawing>
              <wp:inline distT="0" distB="0" distL="0" distR="0">
                <wp:extent cx="302260" cy="302260"/>
                <wp:effectExtent l="0" t="0" r="0" b="0"/>
                <wp:docPr id="1213" name="Rectangle 121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44CEC" id="Rectangle 121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w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w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4szw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2"/>
        </w:numPr>
        <w:spacing w:before="60" w:after="100" w:afterAutospacing="1" w:line="240" w:lineRule="auto"/>
        <w:rPr>
          <w:rFonts w:ascii="Segoe UI" w:hAnsi="Segoe UI" w:cs="Segoe UI"/>
          <w:color w:val="24292E"/>
          <w:sz w:val="24"/>
        </w:rPr>
      </w:pPr>
      <w:hyperlink r:id="rId4279" w:history="1">
        <w:r w:rsidRPr="001F7D44">
          <w:rPr>
            <w:rStyle w:val="Hyperlink"/>
            <w:rFonts w:ascii="Segoe UI" w:hAnsi="Segoe UI" w:cs="Segoe UI"/>
            <w:color w:val="0366D6"/>
            <w:sz w:val="24"/>
          </w:rPr>
          <w:t>Rocket</w:t>
        </w:r>
      </w:hyperlink>
      <w:r w:rsidRPr="001F7D44">
        <w:rPr>
          <w:rFonts w:ascii="Segoe UI" w:hAnsi="Segoe UI" w:cs="Segoe UI"/>
          <w:color w:val="24292E"/>
          <w:sz w:val="24"/>
        </w:rPr>
        <w:t> - Makes typing emoji faster and easier using Slack-style shortcuts. </w:t>
      </w:r>
      <w:r w:rsidRPr="001F7D44">
        <w:rPr>
          <w:rFonts w:ascii="Segoe UI" w:hAnsi="Segoe UI" w:cs="Segoe UI"/>
          <w:noProof/>
          <w:color w:val="0366D6"/>
          <w:sz w:val="24"/>
        </w:rPr>
        <mc:AlternateContent>
          <mc:Choice Requires="wps">
            <w:drawing>
              <wp:inline distT="0" distB="0" distL="0" distR="0">
                <wp:extent cx="302260" cy="302260"/>
                <wp:effectExtent l="0" t="0" r="0" b="0"/>
                <wp:docPr id="1212" name="Rectangle 121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DA124" id="Rectangle 121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2X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w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pyn2X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Web Browsers</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Browsers on Mac OS</w:t>
      </w:r>
    </w:p>
    <w:p w:rsidR="00117743" w:rsidRPr="001F7D44" w:rsidRDefault="00117743" w:rsidP="00117743">
      <w:pPr>
        <w:numPr>
          <w:ilvl w:val="0"/>
          <w:numId w:val="233"/>
        </w:numPr>
        <w:spacing w:before="100" w:beforeAutospacing="1" w:after="100" w:afterAutospacing="1" w:line="240" w:lineRule="auto"/>
        <w:rPr>
          <w:rFonts w:ascii="Segoe UI" w:hAnsi="Segoe UI" w:cs="Segoe UI"/>
          <w:color w:val="24292E"/>
          <w:sz w:val="24"/>
        </w:rPr>
      </w:pPr>
      <w:hyperlink r:id="rId4280" w:history="1">
        <w:r w:rsidRPr="001F7D44">
          <w:rPr>
            <w:rStyle w:val="Hyperlink"/>
            <w:rFonts w:ascii="Segoe UI" w:hAnsi="Segoe UI" w:cs="Segoe UI"/>
            <w:color w:val="0366D6"/>
            <w:sz w:val="24"/>
          </w:rPr>
          <w:t>Safari</w:t>
        </w:r>
      </w:hyperlink>
      <w:r w:rsidRPr="001F7D44">
        <w:rPr>
          <w:rFonts w:ascii="Segoe UI" w:hAnsi="Segoe UI" w:cs="Segoe UI"/>
          <w:color w:val="24292E"/>
          <w:sz w:val="24"/>
        </w:rPr>
        <w:t> - Built-in browser of Mac OS. </w:t>
      </w:r>
      <w:r w:rsidRPr="001F7D44">
        <w:rPr>
          <w:rFonts w:ascii="Segoe UI" w:hAnsi="Segoe UI" w:cs="Segoe UI"/>
          <w:noProof/>
          <w:color w:val="0366D6"/>
          <w:sz w:val="24"/>
        </w:rPr>
        <mc:AlternateContent>
          <mc:Choice Requires="wps">
            <w:drawing>
              <wp:inline distT="0" distB="0" distL="0" distR="0">
                <wp:extent cx="302260" cy="302260"/>
                <wp:effectExtent l="0" t="0" r="0" b="0"/>
                <wp:docPr id="1211" name="Rectangle 121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06B07" id="Rectangle 121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wxEiQFqr0CfJGxIpTNJxWVJeQtEJR2hNlIZG04Uys55yV6z0uuPDn6g2Mc1luWirMUEJF&#10;OTGgH92wTmOkUgtH3VQAx6xMoRykN9820rz9uuRErIe1rZ3fdzp1HGzF3fK+u1MWn+5uZbnWSMh5&#10;A1zole6AFfAEkocjpWTfUFJBQsNTd4MP61CDN7Ts38sK0kI2Rjruu1q1NgawQTsnpoejmOjOoBIO&#10;z4MoGoPkSj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bR8+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1" w:history="1">
        <w:r w:rsidRPr="001F7D44">
          <w:rPr>
            <w:rStyle w:val="Hyperlink"/>
            <w:rFonts w:ascii="Segoe UI" w:hAnsi="Segoe UI" w:cs="Segoe UI"/>
            <w:color w:val="0366D6"/>
            <w:sz w:val="24"/>
          </w:rPr>
          <w:t>Chrome</w:t>
        </w:r>
      </w:hyperlink>
      <w:r w:rsidRPr="001F7D44">
        <w:rPr>
          <w:rFonts w:ascii="Segoe UI" w:hAnsi="Segoe UI" w:cs="Segoe UI"/>
          <w:color w:val="24292E"/>
          <w:sz w:val="24"/>
        </w:rPr>
        <w:t> - </w:t>
      </w:r>
      <w:r w:rsidRPr="001F7D44">
        <w:rPr>
          <w:rFonts w:ascii="Segoe UI" w:hAnsi="Segoe UI" w:cs="Segoe UI"/>
          <w:noProof/>
          <w:color w:val="0366D6"/>
          <w:sz w:val="24"/>
        </w:rPr>
        <mc:AlternateContent>
          <mc:Choice Requires="wps">
            <w:drawing>
              <wp:inline distT="0" distB="0" distL="0" distR="0">
                <wp:extent cx="302260" cy="302260"/>
                <wp:effectExtent l="0" t="0" r="0" b="0"/>
                <wp:docPr id="1210" name="Rectangle 1210"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8B48E" id="Rectangle 1210"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3cXQyQ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Chrome, produced by Google </w:t>
      </w:r>
      <w:r w:rsidRPr="001F7D44">
        <w:rPr>
          <w:rFonts w:ascii="Segoe UI" w:hAnsi="Segoe UI" w:cs="Segoe UI"/>
          <w:noProof/>
          <w:color w:val="0366D6"/>
          <w:sz w:val="24"/>
        </w:rPr>
        <mc:AlternateContent>
          <mc:Choice Requires="wps">
            <w:drawing>
              <wp:inline distT="0" distB="0" distL="0" distR="0">
                <wp:extent cx="302260" cy="302260"/>
                <wp:effectExtent l="0" t="0" r="0" b="0"/>
                <wp:docPr id="1209" name="Rectangle 120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C7ABD" id="Rectangle 120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p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gwU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f/ZBp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F526AB">
      <w:pPr>
        <w:numPr>
          <w:ilvl w:val="0"/>
          <w:numId w:val="233"/>
        </w:numPr>
        <w:spacing w:before="60" w:after="100" w:afterAutospacing="1" w:line="240" w:lineRule="auto"/>
        <w:rPr>
          <w:rFonts w:ascii="Segoe UI" w:hAnsi="Segoe UI" w:cs="Segoe UI"/>
          <w:color w:val="24292E"/>
          <w:sz w:val="24"/>
        </w:rPr>
      </w:pPr>
      <w:hyperlink r:id="rId4282" w:history="1">
        <w:r w:rsidRPr="001F7D44">
          <w:rPr>
            <w:rStyle w:val="Hyperlink"/>
            <w:rFonts w:ascii="Segoe UI" w:hAnsi="Segoe UI" w:cs="Segoe UI"/>
            <w:color w:val="0366D6"/>
            <w:sz w:val="24"/>
          </w:rPr>
          <w:t>Chromium</w:t>
        </w:r>
      </w:hyperlink>
      <w:r w:rsidRPr="001F7D44">
        <w:rPr>
          <w:rFonts w:ascii="Segoe UI" w:hAnsi="Segoe UI" w:cs="Segoe UI"/>
          <w:color w:val="24292E"/>
          <w:sz w:val="24"/>
        </w:rPr>
        <w:t> - Chromium is an open-source web browser project by Google, to provide the source code for Google Chrome. </w:t>
      </w:r>
      <w:r w:rsidRPr="001F7D44">
        <w:rPr>
          <w:rFonts w:ascii="Segoe UI" w:hAnsi="Segoe UI" w:cs="Segoe UI"/>
          <w:noProof/>
          <w:color w:val="0366D6"/>
          <w:sz w:val="24"/>
        </w:rPr>
        <mc:AlternateContent>
          <mc:Choice Requires="wps">
            <w:drawing>
              <wp:inline distT="0" distB="0" distL="0" distR="0">
                <wp:extent cx="302260" cy="302260"/>
                <wp:effectExtent l="0" t="0" r="0" b="0"/>
                <wp:docPr id="1208" name="Rectangle 120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E62A6" id="Rectangle 120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H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A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OhNH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3" w:history="1">
        <w:r w:rsidRPr="001F7D44">
          <w:rPr>
            <w:rStyle w:val="Hyperlink"/>
            <w:rFonts w:ascii="Segoe UI" w:hAnsi="Segoe UI" w:cs="Segoe UI"/>
            <w:color w:val="0366D6"/>
            <w:sz w:val="24"/>
          </w:rPr>
          <w:t>Firefox</w:t>
        </w:r>
      </w:hyperlink>
      <w:r w:rsidRPr="001F7D44">
        <w:rPr>
          <w:rFonts w:ascii="Segoe UI" w:hAnsi="Segoe UI" w:cs="Segoe UI"/>
          <w:color w:val="24292E"/>
          <w:sz w:val="24"/>
        </w:rPr>
        <w:t> - Firefox is a free, open-source web browser developed by the Mozilla Foundation. </w:t>
      </w:r>
      <w:r w:rsidRPr="001F7D44">
        <w:rPr>
          <w:rFonts w:ascii="Segoe UI" w:hAnsi="Segoe UI" w:cs="Segoe UI"/>
          <w:noProof/>
          <w:color w:val="0366D6"/>
          <w:sz w:val="24"/>
        </w:rPr>
        <mc:AlternateContent>
          <mc:Choice Requires="wps">
            <w:drawing>
              <wp:inline distT="0" distB="0" distL="0" distR="0">
                <wp:extent cx="302260" cy="302260"/>
                <wp:effectExtent l="0" t="0" r="0" b="0"/>
                <wp:docPr id="1207" name="Rectangle 120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18ED7" id="Rectangle 120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n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g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0PKn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4" w:history="1">
        <w:r w:rsidRPr="001F7D44">
          <w:rPr>
            <w:rStyle w:val="Hyperlink"/>
            <w:rFonts w:ascii="Segoe UI" w:hAnsi="Segoe UI" w:cs="Segoe UI"/>
            <w:color w:val="0366D6"/>
            <w:sz w:val="24"/>
          </w:rPr>
          <w:t>Opera</w:t>
        </w:r>
      </w:hyperlink>
      <w:r w:rsidRPr="001F7D44">
        <w:rPr>
          <w:rFonts w:ascii="Segoe UI" w:hAnsi="Segoe UI" w:cs="Segoe UI"/>
          <w:color w:val="24292E"/>
          <w:sz w:val="24"/>
        </w:rPr>
        <w:t> - Opera. </w:t>
      </w:r>
      <w:r w:rsidRPr="001F7D44">
        <w:rPr>
          <w:rFonts w:ascii="Segoe UI" w:hAnsi="Segoe UI" w:cs="Segoe UI"/>
          <w:noProof/>
          <w:color w:val="0366D6"/>
          <w:sz w:val="24"/>
        </w:rPr>
        <mc:AlternateContent>
          <mc:Choice Requires="wps">
            <w:drawing>
              <wp:inline distT="0" distB="0" distL="0" distR="0">
                <wp:extent cx="302260" cy="302260"/>
                <wp:effectExtent l="0" t="0" r="0" b="0"/>
                <wp:docPr id="1206" name="Rectangle 120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3B387" id="Rectangle 120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h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g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lReh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5" w:history="1">
        <w:r w:rsidRPr="001F7D44">
          <w:rPr>
            <w:rStyle w:val="Hyperlink"/>
            <w:rFonts w:ascii="Segoe UI" w:hAnsi="Segoe UI" w:cs="Segoe UI"/>
            <w:color w:val="0366D6"/>
            <w:sz w:val="24"/>
          </w:rPr>
          <w:t>QQ Browser</w:t>
        </w:r>
      </w:hyperlink>
      <w:r w:rsidRPr="001F7D44">
        <w:rPr>
          <w:rFonts w:ascii="Segoe UI" w:hAnsi="Segoe UI" w:cs="Segoe UI"/>
          <w:color w:val="24292E"/>
          <w:sz w:val="24"/>
        </w:rPr>
        <w:t> - QQ browser, produced by Tencent. </w:t>
      </w:r>
      <w:r w:rsidRPr="001F7D44">
        <w:rPr>
          <w:rFonts w:ascii="Segoe UI" w:hAnsi="Segoe UI" w:cs="Segoe UI"/>
          <w:noProof/>
          <w:color w:val="0366D6"/>
          <w:sz w:val="24"/>
        </w:rPr>
        <mc:AlternateContent>
          <mc:Choice Requires="wps">
            <w:drawing>
              <wp:inline distT="0" distB="0" distL="0" distR="0">
                <wp:extent cx="302260" cy="302260"/>
                <wp:effectExtent l="0" t="0" r="0" b="0"/>
                <wp:docPr id="1205" name="Rectangle 120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12F16" id="Rectangle 120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p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Jg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XyFp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6" w:history="1">
        <w:r w:rsidRPr="001F7D44">
          <w:rPr>
            <w:rStyle w:val="Hyperlink"/>
            <w:rFonts w:ascii="Segoe UI" w:hAnsi="Segoe UI" w:cs="Segoe UI"/>
            <w:color w:val="0366D6"/>
            <w:sz w:val="24"/>
          </w:rPr>
          <w:t>傲游云浏览器</w:t>
        </w:r>
      </w:hyperlink>
      <w:r w:rsidRPr="001F7D44">
        <w:rPr>
          <w:rFonts w:ascii="Segoe UI" w:hAnsi="Segoe UI" w:cs="Segoe UI"/>
          <w:color w:val="24292E"/>
          <w:sz w:val="24"/>
        </w:rPr>
        <w:t> -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204" name="Rectangle 120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7A46F" id="Rectangle 120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v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g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GsRv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7" w:history="1">
        <w:r w:rsidRPr="001F7D44">
          <w:rPr>
            <w:rStyle w:val="Hyperlink"/>
            <w:rFonts w:ascii="Segoe UI" w:hAnsi="Segoe UI" w:cs="Segoe UI"/>
            <w:color w:val="0366D6"/>
            <w:sz w:val="24"/>
          </w:rPr>
          <w:t>Vivaldi</w:t>
        </w:r>
      </w:hyperlink>
      <w:r w:rsidRPr="001F7D44">
        <w:rPr>
          <w:rFonts w:ascii="Segoe UI" w:hAnsi="Segoe UI" w:cs="Segoe UI"/>
          <w:color w:val="24292E"/>
          <w:sz w:val="24"/>
        </w:rPr>
        <w:t> - Vivaldi, new browser from Opera's developers. </w:t>
      </w:r>
      <w:r w:rsidRPr="001F7D44">
        <w:rPr>
          <w:rFonts w:ascii="Segoe UI" w:hAnsi="Segoe UI" w:cs="Segoe UI"/>
          <w:noProof/>
          <w:color w:val="0366D6"/>
          <w:sz w:val="24"/>
        </w:rPr>
        <mc:AlternateContent>
          <mc:Choice Requires="wps">
            <w:drawing>
              <wp:inline distT="0" distB="0" distL="0" distR="0">
                <wp:extent cx="302260" cy="302260"/>
                <wp:effectExtent l="0" t="0" r="0" b="0"/>
                <wp:docPr id="1203" name="Rectangle 120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00760" id="Rectangle 120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9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Lg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z0j9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8" w:history="1">
        <w:r w:rsidRPr="001F7D44">
          <w:rPr>
            <w:rStyle w:val="Hyperlink"/>
            <w:rFonts w:ascii="Segoe UI" w:hAnsi="Segoe UI" w:cs="Segoe UI"/>
            <w:color w:val="0366D6"/>
            <w:sz w:val="24"/>
          </w:rPr>
          <w:t>Ōryōki</w:t>
        </w:r>
      </w:hyperlink>
      <w:r w:rsidRPr="001F7D44">
        <w:rPr>
          <w:rFonts w:ascii="Segoe UI" w:hAnsi="Segoe UI" w:cs="Segoe UI"/>
          <w:color w:val="24292E"/>
          <w:sz w:val="24"/>
        </w:rPr>
        <w:t> - Ōryōki, small web browser with a thin interface. This is an experimental project, currently in development. </w:t>
      </w:r>
      <w:r w:rsidRPr="001F7D44">
        <w:rPr>
          <w:rFonts w:ascii="Segoe UI" w:hAnsi="Segoe UI" w:cs="Segoe UI"/>
          <w:noProof/>
          <w:color w:val="0366D6"/>
          <w:sz w:val="24"/>
        </w:rPr>
        <mc:AlternateContent>
          <mc:Choice Requires="wps">
            <w:drawing>
              <wp:inline distT="0" distB="0" distL="0" distR="0">
                <wp:extent cx="302260" cy="302260"/>
                <wp:effectExtent l="0" t="0" r="0" b="0"/>
                <wp:docPr id="1202" name="Rectangle 120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2F48A" id="Rectangle 120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379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aIg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iq379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3"/>
        </w:numPr>
        <w:spacing w:before="60" w:after="100" w:afterAutospacing="1" w:line="240" w:lineRule="auto"/>
        <w:rPr>
          <w:rFonts w:ascii="Segoe UI" w:hAnsi="Segoe UI" w:cs="Segoe UI"/>
          <w:color w:val="24292E"/>
          <w:sz w:val="24"/>
        </w:rPr>
      </w:pPr>
      <w:hyperlink r:id="rId4289" w:history="1">
        <w:r w:rsidRPr="001F7D44">
          <w:rPr>
            <w:rStyle w:val="Hyperlink"/>
            <w:rFonts w:ascii="Segoe UI" w:hAnsi="Segoe UI" w:cs="Segoe UI"/>
            <w:color w:val="0366D6"/>
            <w:sz w:val="24"/>
          </w:rPr>
          <w:t>Brave</w:t>
        </w:r>
      </w:hyperlink>
      <w:r w:rsidRPr="001F7D44">
        <w:rPr>
          <w:rFonts w:ascii="Segoe UI" w:hAnsi="Segoe UI" w:cs="Segoe UI"/>
          <w:color w:val="24292E"/>
          <w:sz w:val="24"/>
        </w:rPr>
        <w:t> - Web browser with an emphasis on privacy and speed. </w:t>
      </w:r>
      <w:r w:rsidRPr="001F7D44">
        <w:rPr>
          <w:rFonts w:ascii="Segoe UI" w:hAnsi="Segoe UI" w:cs="Segoe UI"/>
          <w:noProof/>
          <w:color w:val="0366D6"/>
          <w:sz w:val="24"/>
        </w:rPr>
        <mc:AlternateContent>
          <mc:Choice Requires="wps">
            <w:drawing>
              <wp:inline distT="0" distB="0" distL="0" distR="0">
                <wp:extent cx="302260" cy="302260"/>
                <wp:effectExtent l="0" t="0" r="0" b="0"/>
                <wp:docPr id="1201" name="Rectangle 120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14DA4" id="Rectangle 120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zzBQ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JAmzPM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Translation Tools</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(Or you could just use the Mac OS built-in dictionary)</w:t>
      </w:r>
    </w:p>
    <w:p w:rsidR="00117743" w:rsidRPr="001F7D44" w:rsidRDefault="00117743" w:rsidP="00117743">
      <w:pPr>
        <w:numPr>
          <w:ilvl w:val="0"/>
          <w:numId w:val="234"/>
        </w:numPr>
        <w:spacing w:before="100" w:beforeAutospacing="1" w:after="100" w:afterAutospacing="1" w:line="240" w:lineRule="auto"/>
        <w:rPr>
          <w:rFonts w:ascii="Segoe UI" w:hAnsi="Segoe UI" w:cs="Segoe UI"/>
          <w:color w:val="24292E"/>
          <w:sz w:val="24"/>
        </w:rPr>
      </w:pPr>
      <w:hyperlink r:id="rId4290" w:history="1">
        <w:r w:rsidRPr="001F7D44">
          <w:rPr>
            <w:rStyle w:val="Hyperlink"/>
            <w:rFonts w:ascii="Segoe UI" w:hAnsi="Segoe UI" w:cs="Segoe UI"/>
            <w:color w:val="0366D6"/>
            <w:sz w:val="24"/>
          </w:rPr>
          <w:t>iTranslate</w:t>
        </w:r>
      </w:hyperlink>
      <w:r w:rsidRPr="001F7D44">
        <w:rPr>
          <w:rFonts w:ascii="Segoe UI" w:hAnsi="Segoe UI" w:cs="Segoe UI"/>
          <w:color w:val="24292E"/>
          <w:sz w:val="24"/>
        </w:rPr>
        <w:t> - Translate entire website instantly with its built-in browser or with iTranslate Safari extension into over 40 languages. </w:t>
      </w:r>
      <w:r w:rsidRPr="001F7D44">
        <w:rPr>
          <w:rFonts w:ascii="Segoe UI" w:hAnsi="Segoe UI" w:cs="Segoe UI"/>
          <w:noProof/>
          <w:color w:val="0366D6"/>
          <w:sz w:val="24"/>
        </w:rPr>
        <mc:AlternateContent>
          <mc:Choice Requires="wps">
            <w:drawing>
              <wp:inline distT="0" distB="0" distL="0" distR="0">
                <wp:extent cx="302260" cy="302260"/>
                <wp:effectExtent l="0" t="0" r="0" b="0"/>
                <wp:docPr id="1200" name="Rectangle 120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FAFB7" id="Rectangle 120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1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SCdGAnSQpU+Qd6IWHGKhtOK6hKSVihKe6IsJJI2nIn1nLNyvccFF/5cvYFxLstNS4UZSqgo&#10;Jwb0oxvWaYxUauGomyqEeq1MoRykN9820rz9uuRErIe1rZ3fdzp1HGzF3fK+u1MWn+5uZbnWSMh5&#10;A1zole6AFfAEkocjpWTfUFJBQsNTd4MP61CDN7Ts38sK0kI2Rjruu1q1NgawQTsnpoejmOjOoBIO&#10;z4MoGkNGSz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BX41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4"/>
        </w:numPr>
        <w:spacing w:before="60" w:after="100" w:afterAutospacing="1" w:line="240" w:lineRule="auto"/>
        <w:rPr>
          <w:rFonts w:ascii="Segoe UI" w:hAnsi="Segoe UI" w:cs="Segoe UI"/>
          <w:color w:val="24292E"/>
          <w:sz w:val="24"/>
        </w:rPr>
      </w:pPr>
      <w:hyperlink r:id="rId4291" w:history="1">
        <w:r w:rsidRPr="001F7D44">
          <w:rPr>
            <w:rStyle w:val="Hyperlink"/>
            <w:rFonts w:ascii="Segoe UI" w:hAnsi="Segoe UI" w:cs="Segoe UI"/>
            <w:color w:val="0366D6"/>
            <w:sz w:val="24"/>
          </w:rPr>
          <w:t>YouDao Translate</w:t>
        </w:r>
      </w:hyperlink>
      <w:r w:rsidRPr="001F7D44">
        <w:rPr>
          <w:rFonts w:ascii="Segoe UI" w:hAnsi="Segoe UI" w:cs="Segoe UI"/>
          <w:color w:val="24292E"/>
          <w:sz w:val="24"/>
        </w:rPr>
        <w:t> -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9" name="Rectangle 119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8506E" id="Rectangle 119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pr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kwU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Vdmpr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4"/>
        </w:numPr>
        <w:spacing w:before="60" w:after="100" w:afterAutospacing="1" w:line="240" w:lineRule="auto"/>
        <w:rPr>
          <w:rFonts w:ascii="Segoe UI" w:hAnsi="Segoe UI" w:cs="Segoe UI"/>
          <w:color w:val="24292E"/>
          <w:sz w:val="24"/>
        </w:rPr>
      </w:pPr>
      <w:hyperlink r:id="rId4292" w:history="1">
        <w:r w:rsidRPr="001F7D44">
          <w:rPr>
            <w:rStyle w:val="Hyperlink"/>
            <w:rFonts w:ascii="Segoe UI" w:hAnsi="Segoe UI" w:cs="Segoe UI"/>
            <w:color w:val="0366D6"/>
            <w:sz w:val="24"/>
          </w:rPr>
          <w:t>海词词典</w:t>
        </w:r>
      </w:hyperlink>
      <w:r w:rsidRPr="001F7D44">
        <w:rPr>
          <w:rFonts w:ascii="Segoe UI" w:hAnsi="Segoe UI" w:cs="Segoe UI"/>
          <w:color w:val="24292E"/>
          <w:sz w:val="24"/>
        </w:rPr>
        <w:t> -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8" name="Rectangle 119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E6274" id="Rectangle 119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vY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E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EDyvY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4"/>
        </w:numPr>
        <w:spacing w:before="60" w:after="100" w:afterAutospacing="1" w:line="240" w:lineRule="auto"/>
        <w:rPr>
          <w:rFonts w:ascii="Segoe UI" w:hAnsi="Segoe UI" w:cs="Segoe UI"/>
          <w:color w:val="24292E"/>
          <w:sz w:val="24"/>
        </w:rPr>
      </w:pPr>
      <w:hyperlink r:id="rId4293" w:history="1">
        <w:r w:rsidRPr="001F7D44">
          <w:rPr>
            <w:rStyle w:val="Hyperlink"/>
            <w:rFonts w:ascii="Segoe UI" w:hAnsi="Segoe UI" w:cs="Segoe UI"/>
            <w:color w:val="0366D6"/>
            <w:sz w:val="24"/>
          </w:rPr>
          <w:t>Eudic</w:t>
        </w:r>
      </w:hyperlink>
      <w:r w:rsidRPr="001F7D44">
        <w:rPr>
          <w:rFonts w:ascii="Segoe UI" w:hAnsi="Segoe UI" w:cs="Segoe UI"/>
          <w:color w:val="24292E"/>
          <w:sz w:val="24"/>
        </w:rPr>
        <w:t> -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w:t>
      </w:r>
    </w:p>
    <w:p w:rsidR="00117743" w:rsidRPr="001F7D44" w:rsidRDefault="00117743" w:rsidP="00117743">
      <w:pPr>
        <w:numPr>
          <w:ilvl w:val="0"/>
          <w:numId w:val="234"/>
        </w:numPr>
        <w:spacing w:before="60" w:after="100" w:afterAutospacing="1" w:line="240" w:lineRule="auto"/>
        <w:rPr>
          <w:rFonts w:ascii="Segoe UI" w:hAnsi="Segoe UI" w:cs="Segoe UI"/>
          <w:color w:val="24292E"/>
          <w:sz w:val="24"/>
        </w:rPr>
      </w:pPr>
      <w:hyperlink r:id="rId4294" w:history="1">
        <w:r w:rsidRPr="001F7D44">
          <w:rPr>
            <w:rStyle w:val="Hyperlink"/>
            <w:rFonts w:ascii="Segoe UI" w:hAnsi="Segoe UI" w:cs="Segoe UI"/>
            <w:color w:val="0366D6"/>
            <w:sz w:val="24"/>
          </w:rPr>
          <w:t>Grammarly</w:t>
        </w:r>
      </w:hyperlink>
      <w:r w:rsidRPr="001F7D44">
        <w:rPr>
          <w:rFonts w:ascii="Segoe UI" w:hAnsi="Segoe UI" w:cs="Segoe UI"/>
          <w:color w:val="24292E"/>
          <w:sz w:val="24"/>
        </w:rPr>
        <w:t> - Refine your english</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Proxy and VPN Tools</w:t>
      </w:r>
    </w:p>
    <w:p w:rsidR="00117743" w:rsidRPr="001F7D44" w:rsidRDefault="00117743" w:rsidP="00117743">
      <w:pPr>
        <w:numPr>
          <w:ilvl w:val="0"/>
          <w:numId w:val="235"/>
        </w:numPr>
        <w:spacing w:before="100" w:beforeAutospacing="1" w:after="100" w:afterAutospacing="1" w:line="240" w:lineRule="auto"/>
        <w:rPr>
          <w:rFonts w:ascii="Segoe UI" w:hAnsi="Segoe UI" w:cs="Segoe UI"/>
          <w:color w:val="24292E"/>
          <w:sz w:val="24"/>
        </w:rPr>
      </w:pPr>
      <w:hyperlink r:id="rId4295" w:history="1">
        <w:r w:rsidRPr="001F7D44">
          <w:rPr>
            <w:rStyle w:val="Hyperlink"/>
            <w:rFonts w:ascii="Segoe UI" w:hAnsi="Segoe UI" w:cs="Segoe UI"/>
            <w:color w:val="0366D6"/>
            <w:sz w:val="24"/>
          </w:rPr>
          <w:t>SpechtLite</w:t>
        </w:r>
      </w:hyperlink>
      <w:r w:rsidRPr="001F7D44">
        <w:rPr>
          <w:rFonts w:ascii="Segoe UI" w:hAnsi="Segoe UI" w:cs="Segoe UI"/>
          <w:color w:val="24292E"/>
          <w:sz w:val="24"/>
        </w:rPr>
        <w:t> - A rule-based proxy app for macOS. </w:t>
      </w:r>
      <w:r w:rsidRPr="001F7D44">
        <w:rPr>
          <w:rFonts w:ascii="Segoe UI" w:hAnsi="Segoe UI" w:cs="Segoe UI"/>
          <w:noProof/>
          <w:color w:val="0366D6"/>
          <w:sz w:val="24"/>
        </w:rPr>
        <mc:AlternateContent>
          <mc:Choice Requires="wps">
            <w:drawing>
              <wp:inline distT="0" distB="0" distL="0" distR="0">
                <wp:extent cx="302260" cy="302260"/>
                <wp:effectExtent l="0" t="0" r="0" b="0"/>
                <wp:docPr id="1197" name="Rectangle 1197" descr="Open-Source Software">
                  <a:hlinkClick xmlns:a="http://schemas.openxmlformats.org/drawingml/2006/main" r:id="rId42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EF0AD" id="Rectangle 1197" o:spid="_x0000_s1026" alt="Open-Source Software" href="https://github.com/shadowsock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dOz+QIAAE4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6" name="Rectangle 119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75426" id="Rectangle 119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Jf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k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vzhJf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5" name="Rectangle 1195"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6047C" id="Rectangle 1195"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8gw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JkhJ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ja8gw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297" w:history="1">
        <w:r w:rsidRPr="001F7D44">
          <w:rPr>
            <w:rStyle w:val="Hyperlink"/>
            <w:rFonts w:ascii="Segoe UI" w:hAnsi="Segoe UI" w:cs="Segoe UI"/>
            <w:color w:val="0366D6"/>
            <w:sz w:val="24"/>
          </w:rPr>
          <w:t>ShadowsocksX</w:t>
        </w:r>
      </w:hyperlink>
      <w:r w:rsidRPr="001F7D44">
        <w:rPr>
          <w:rFonts w:ascii="Segoe UI" w:hAnsi="Segoe UI" w:cs="Segoe UI"/>
          <w:color w:val="24292E"/>
          <w:sz w:val="24"/>
        </w:rPr>
        <w:t> - A secure socks5 proxy, designed to protect your internet traffic. </w:t>
      </w:r>
      <w:hyperlink r:id="rId4298"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94" name="Rectangle 1194" descr="Open-Source Software">
                    <a:hlinkClick xmlns:a="http://schemas.openxmlformats.org/drawingml/2006/main" r:id="rId42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4E478" id="Rectangle 1194" o:spid="_x0000_s1026" alt="Open-Source Software" href="https://github.com/shadowsocks/shadowsock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G1+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LMV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3" name="Rectangle 1193" descr="Freeware">
                    <a:hlinkClick xmlns:a="http://schemas.openxmlformats.org/drawingml/2006/main" r:id="rId42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33D3C" id="Rectangle 1193" o:spid="_x0000_s1026" alt="Freeware" href="https://github.com/shadowsocks/shadowsock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d4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2" name="Rectangle 1192" descr="hot">
                    <a:hlinkClick xmlns:a="http://schemas.openxmlformats.org/drawingml/2006/main" r:id="rId429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9428B" id="Rectangle 1192" o:spid="_x0000_s1026" alt="hot" href="https://github.com/shadowsocks/shadowsock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Su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" o:button="t" filled="f" stroked="f">
                  <v:fill o:detectmouseclick="t"/>
                  <o:lock v:ext="edit" aspectratio="t"/>
                  <w10:anchorlock/>
                </v:rect>
              </w:pict>
            </mc:Fallback>
          </mc:AlternateContent>
        </w:r>
      </w:hyperlink>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299" w:history="1">
        <w:r w:rsidRPr="001F7D44">
          <w:rPr>
            <w:rStyle w:val="Hyperlink"/>
            <w:rFonts w:ascii="Segoe UI" w:hAnsi="Segoe UI" w:cs="Segoe UI"/>
            <w:color w:val="0366D6"/>
            <w:sz w:val="24"/>
          </w:rPr>
          <w:t>ShadowsocksX-NG</w:t>
        </w:r>
      </w:hyperlink>
      <w:r w:rsidRPr="001F7D44">
        <w:rPr>
          <w:rFonts w:ascii="Segoe UI" w:hAnsi="Segoe UI" w:cs="Segoe UI"/>
          <w:color w:val="24292E"/>
          <w:sz w:val="24"/>
        </w:rPr>
        <w:t> - Next generation of ShadowsocksX. </w:t>
      </w:r>
      <w:hyperlink r:id="rId430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91" name="Rectangle 1191" descr="Open-Source Software">
                    <a:hlinkClick xmlns:a="http://schemas.openxmlformats.org/drawingml/2006/main" r:id="rId43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5200E4" id="Rectangle 1191" o:spid="_x0000_s1026" alt="Open-Source Software" href="https://github.com/qiuyuzhou/ShadowsocksX-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3e/+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LMZ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90" name="Rectangle 1190" descr="Freeware">
                    <a:hlinkClick xmlns:a="http://schemas.openxmlformats.org/drawingml/2006/main" r:id="rId43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5A6B1" id="Rectangle 1190" o:spid="_x0000_s1026" alt="Freeware" href="https://github.com/qiuyuzhou/ShadowsocksX-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N5q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" o:button="t" filled="f" stroked="f">
                  <v:fill o:detectmouseclick="t"/>
                  <o:lock v:ext="edit" aspectratio="t"/>
                  <w10:anchorlock/>
                </v:rect>
              </w:pict>
            </mc:Fallback>
          </mc:AlternateContent>
        </w:r>
      </w:hyperlink>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1" w:history="1">
        <w:r w:rsidRPr="001F7D44">
          <w:rPr>
            <w:rStyle w:val="Hyperlink"/>
            <w:rFonts w:ascii="Segoe UI" w:hAnsi="Segoe UI" w:cs="Segoe UI"/>
            <w:color w:val="0366D6"/>
            <w:sz w:val="24"/>
          </w:rPr>
          <w:t>Lantern</w:t>
        </w:r>
      </w:hyperlink>
      <w:r w:rsidRPr="001F7D44">
        <w:rPr>
          <w:rFonts w:ascii="Segoe UI" w:hAnsi="Segoe UI" w:cs="Segoe UI"/>
          <w:color w:val="24292E"/>
          <w:sz w:val="24"/>
        </w:rPr>
        <w:t> - Lantern is a free application that delivers fast, reliable and secure access to the open internet. </w:t>
      </w:r>
      <w:hyperlink r:id="rId430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89" name="Rectangle 1189" descr="Open-Source Software">
                    <a:hlinkClick xmlns:a="http://schemas.openxmlformats.org/drawingml/2006/main" r:id="rId43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9D297" id="Rectangle 1189" o:spid="_x0000_s1026" alt="Open-Source Software"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U+K+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eYa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88" name="Rectangle 1188" descr="Freeware">
                    <a:hlinkClick xmlns:a="http://schemas.openxmlformats.org/drawingml/2006/main" r:id="rId43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3A4C5" id="Rectangle 1188" o:spid="_x0000_s1026" alt="Freeware"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sS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87" name="Rectangle 1187" descr="Recommend">
                    <a:hlinkClick xmlns:a="http://schemas.openxmlformats.org/drawingml/2006/main" r:id="rId43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1476A5" id="Rectangle 1187" o:spid="_x0000_s1026" alt="Recommend"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jt7QIAAEM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86" name="Rectangle 1186" descr="must-have">
                    <a:hlinkClick xmlns:a="http://schemas.openxmlformats.org/drawingml/2006/main" r:id="rId43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F3AC0" id="Rectangle 1186" o:spid="_x0000_s1026" alt="must-have"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85" name="Rectangle 1185" descr="hot">
                    <a:hlinkClick xmlns:a="http://schemas.openxmlformats.org/drawingml/2006/main" r:id="rId430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BE314" id="Rectangle 1185" o:spid="_x0000_s1026" alt="hot"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" o:button="t" filled="f" stroked="f">
                  <v:fill o:detectmouseclick="t"/>
                  <o:lock v:ext="edit" aspectratio="t"/>
                  <w10:anchorlock/>
                </v:rect>
              </w:pict>
            </mc:Fallback>
          </mc:AlternateContent>
        </w:r>
      </w:hyperlink>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3" w:history="1">
        <w:r w:rsidRPr="001F7D44">
          <w:rPr>
            <w:rStyle w:val="Hyperlink"/>
            <w:rFonts w:ascii="Segoe UI" w:hAnsi="Segoe UI" w:cs="Segoe UI"/>
            <w:color w:val="0366D6"/>
            <w:sz w:val="24"/>
          </w:rPr>
          <w:t>鱼摆摆</w:t>
        </w:r>
      </w:hyperlink>
      <w:r w:rsidRPr="001F7D44">
        <w:rPr>
          <w:rFonts w:ascii="Segoe UI" w:hAnsi="Segoe UI" w:cs="Segoe UI"/>
          <w:color w:val="24292E"/>
          <w:sz w:val="24"/>
        </w:rPr>
        <w:t> - An application for the access to open internet.</w: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4" w:history="1">
        <w:r w:rsidRPr="001F7D44">
          <w:rPr>
            <w:rStyle w:val="Hyperlink"/>
            <w:rFonts w:ascii="Segoe UI" w:hAnsi="Segoe UI" w:cs="Segoe UI"/>
            <w:color w:val="0366D6"/>
            <w:sz w:val="24"/>
          </w:rPr>
          <w:t>Tunnelbear</w:t>
        </w:r>
      </w:hyperlink>
      <w:r w:rsidRPr="001F7D44">
        <w:rPr>
          <w:rFonts w:ascii="Segoe UI" w:hAnsi="Segoe UI" w:cs="Segoe UI"/>
          <w:color w:val="24292E"/>
          <w:sz w:val="24"/>
        </w:rPr>
        <w:t> - Really simple VPN to browse the web privately &amp; securely. Unblock websites around the world with applications for Mac, PC, iOS, Android &amp; Chrome.</w: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5" w:history="1">
        <w:r w:rsidRPr="001F7D44">
          <w:rPr>
            <w:rStyle w:val="Hyperlink"/>
            <w:rFonts w:ascii="Segoe UI" w:hAnsi="Segoe UI" w:cs="Segoe UI"/>
            <w:color w:val="0366D6"/>
            <w:sz w:val="24"/>
          </w:rPr>
          <w:t>Tunnelblick</w:t>
        </w:r>
      </w:hyperlink>
      <w:r w:rsidRPr="001F7D44">
        <w:rPr>
          <w:rFonts w:ascii="Segoe UI" w:hAnsi="Segoe UI" w:cs="Segoe UI"/>
          <w:color w:val="24292E"/>
          <w:sz w:val="24"/>
        </w:rPr>
        <w:t> - A free, open-source graphic user interface for OpenVPN on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184" name="Rectangle 118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B47E3" id="Rectangle 118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p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HW+K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6" w:history="1">
        <w:r w:rsidRPr="001F7D44">
          <w:rPr>
            <w:rStyle w:val="Hyperlink"/>
            <w:rFonts w:ascii="Segoe UI" w:hAnsi="Segoe UI" w:cs="Segoe UI"/>
            <w:color w:val="0366D6"/>
            <w:sz w:val="24"/>
          </w:rPr>
          <w:t>GoAgentX</w:t>
        </w:r>
      </w:hyperlink>
      <w:r w:rsidRPr="001F7D44">
        <w:rPr>
          <w:rFonts w:ascii="Segoe UI" w:hAnsi="Segoe UI" w:cs="Segoe UI"/>
          <w:color w:val="24292E"/>
          <w:sz w:val="24"/>
        </w:rPr>
        <w:t> - An application for the access to open internet.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hyperlink r:id="rId4307"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83" name="Rectangle 1183" descr="Open-Source Software">
                    <a:hlinkClick xmlns:a="http://schemas.openxmlformats.org/drawingml/2006/main" r:id="rId43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32501" id="Rectangle 1183" o:spid="_x0000_s1026" alt="Open-Source Software"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6Kf+g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82" name="Rectangle 1182" descr="Freeware">
                    <a:hlinkClick xmlns:a="http://schemas.openxmlformats.org/drawingml/2006/main" r:id="rId430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F9DBC" id="Rectangle 1182" o:spid="_x0000_s1026" alt="Freeware" href="https://github.com/getlantern/lanter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58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hfPEowk6aBKnyFvRK4FQ+NpzQyFpFWasYFoB4nkreDyYSE4fdjhggt/rt7IuFR00zFpxxJqJogF&#10;/ZiW9wYjnTs4+n0du+qEQ29yj9LV1C/v+zvtEJj+VtEHg6RatICWXZsecAMToLE/0loNLSM1pOzE&#10;3ejDOTTgDa2GD6oG4mRjlWf32OjOxQC86NHL5ekgF/ZoEYXD8yhJpiAq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8" w:history="1">
        <w:r w:rsidRPr="001F7D44">
          <w:rPr>
            <w:rStyle w:val="Hyperlink"/>
            <w:rFonts w:ascii="Segoe UI" w:hAnsi="Segoe UI" w:cs="Segoe UI"/>
            <w:color w:val="0366D6"/>
            <w:sz w:val="24"/>
          </w:rPr>
          <w:t>Surge</w:t>
        </w:r>
      </w:hyperlink>
      <w:r w:rsidRPr="001F7D44">
        <w:rPr>
          <w:rFonts w:ascii="Segoe UI" w:hAnsi="Segoe UI" w:cs="Segoe UI"/>
          <w:color w:val="24292E"/>
          <w:sz w:val="24"/>
        </w:rPr>
        <w:t> - Surge is a web developer tool and proxy utility for iOS 9. </w:t>
      </w:r>
      <w:r w:rsidRPr="001F7D44">
        <w:rPr>
          <w:rFonts w:ascii="Segoe UI" w:hAnsi="Segoe UI" w:cs="Segoe UI"/>
          <w:noProof/>
          <w:color w:val="0366D6"/>
          <w:sz w:val="24"/>
        </w:rPr>
        <mc:AlternateContent>
          <mc:Choice Requires="wps">
            <w:drawing>
              <wp:inline distT="0" distB="0" distL="0" distR="0">
                <wp:extent cx="302260" cy="302260"/>
                <wp:effectExtent l="0" t="0" r="0" b="0"/>
                <wp:docPr id="1181" name="Rectangle 118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85E5C" id="Rectangle 118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Wb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p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RzDWb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09" w:history="1">
        <w:r w:rsidRPr="001F7D44">
          <w:rPr>
            <w:rStyle w:val="Hyperlink"/>
            <w:rFonts w:ascii="Segoe UI" w:hAnsi="Segoe UI" w:cs="Segoe UI"/>
            <w:color w:val="0366D6"/>
            <w:sz w:val="24"/>
          </w:rPr>
          <w:t>srocket</w:t>
        </w:r>
      </w:hyperlink>
      <w:r w:rsidRPr="001F7D44">
        <w:rPr>
          <w:rFonts w:ascii="Segoe UI" w:hAnsi="Segoe UI" w:cs="Segoe UI"/>
          <w:color w:val="24292E"/>
          <w:sz w:val="24"/>
        </w:rPr>
        <w:t> - An application for the access to open internet.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80" name="Rectangle 118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0DB14" id="Rectangle 118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Q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pJEiQFqr0CfJGxIpTNJxWVJeQtEJR2hNlIZG04Uys55yV6z0uuPDn6g2Mc1luWirMUEJF&#10;OTGgH92wTmOkUgtH3VQh1GtlCuUgvfm2kebt1yUnYj2sbe38vtOp42Ar7pb33Z2y+HR3K8u1RkLO&#10;G+BCr3QHrIAnkDwcKSX7hpIKEhqeuht8WIcavKFl/15WkBayMdJx39WqtTGADdo5MT0cxUR3BpVw&#10;eB5E0RgyWo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AtXQ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0" w:history="1">
        <w:r w:rsidRPr="001F7D44">
          <w:rPr>
            <w:rStyle w:val="Hyperlink"/>
            <w:rFonts w:ascii="Segoe UI" w:hAnsi="Segoe UI" w:cs="Segoe UI"/>
            <w:color w:val="0366D6"/>
            <w:sz w:val="24"/>
          </w:rPr>
          <w:t>LoCoVPN</w:t>
        </w:r>
      </w:hyperlink>
      <w:r w:rsidRPr="001F7D44">
        <w:rPr>
          <w:rFonts w:ascii="Segoe UI" w:hAnsi="Segoe UI" w:cs="Segoe UI"/>
          <w:color w:val="24292E"/>
          <w:sz w:val="24"/>
        </w:rPr>
        <w:t> - An application for the access to open internet.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79" name="Rectangle 117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882DC" id="Rectangle 117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k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J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0Nek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1" w:history="1">
        <w:r w:rsidRPr="001F7D44">
          <w:rPr>
            <w:rStyle w:val="Hyperlink"/>
            <w:rFonts w:ascii="Segoe UI" w:hAnsi="Segoe UI" w:cs="Segoe UI"/>
            <w:color w:val="0366D6"/>
            <w:sz w:val="24"/>
          </w:rPr>
          <w:t>二师兄</w:t>
        </w:r>
        <w:r w:rsidRPr="001F7D44">
          <w:rPr>
            <w:rStyle w:val="Hyperlink"/>
            <w:rFonts w:ascii="Segoe UI" w:hAnsi="Segoe UI" w:cs="Segoe UI"/>
            <w:color w:val="0366D6"/>
            <w:sz w:val="24"/>
          </w:rPr>
          <w:t>VPN</w:t>
        </w:r>
      </w:hyperlink>
      <w:r w:rsidRPr="001F7D44">
        <w:rPr>
          <w:rFonts w:ascii="Segoe UI" w:hAnsi="Segoe UI" w:cs="Segoe UI"/>
          <w:color w:val="24292E"/>
          <w:sz w:val="24"/>
        </w:rPr>
        <w:t> - An application that connects you to the VPN.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78" name="Rectangle 117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8EB5E" id="Rectangle 117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i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J1Eq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lTKi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2" w:history="1">
        <w:r w:rsidRPr="001F7D44">
          <w:rPr>
            <w:rStyle w:val="Hyperlink"/>
            <w:rFonts w:ascii="Segoe UI" w:hAnsi="Segoe UI" w:cs="Segoe UI"/>
            <w:color w:val="0366D6"/>
            <w:sz w:val="24"/>
          </w:rPr>
          <w:t>GTX</w:t>
        </w:r>
        <w:r w:rsidRPr="001F7D44">
          <w:rPr>
            <w:rStyle w:val="Hyperlink"/>
            <w:rFonts w:ascii="Segoe UI" w:hAnsi="Segoe UI" w:cs="Segoe UI"/>
            <w:color w:val="0366D6"/>
            <w:sz w:val="24"/>
          </w:rPr>
          <w:t>加速器</w:t>
        </w:r>
      </w:hyperlink>
      <w:r w:rsidRPr="001F7D44">
        <w:rPr>
          <w:rFonts w:ascii="Segoe UI" w:hAnsi="Segoe UI" w:cs="Segoe UI"/>
          <w:color w:val="24292E"/>
          <w:sz w:val="24"/>
        </w:rPr>
        <w:t> - An application that connects you to the VPN.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77" name="Rectangle 117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0D3CB" id="Rectangle 117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C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J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f9NC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F526AB">
      <w:pPr>
        <w:numPr>
          <w:ilvl w:val="0"/>
          <w:numId w:val="235"/>
        </w:numPr>
        <w:spacing w:before="60" w:after="100" w:afterAutospacing="1" w:line="240" w:lineRule="auto"/>
        <w:rPr>
          <w:rFonts w:ascii="Segoe UI" w:hAnsi="Segoe UI" w:cs="Segoe UI"/>
          <w:color w:val="24292E"/>
          <w:sz w:val="24"/>
        </w:rPr>
      </w:pPr>
      <w:hyperlink r:id="rId4313" w:history="1">
        <w:r w:rsidRPr="001F7D44">
          <w:rPr>
            <w:rStyle w:val="Hyperlink"/>
            <w:rFonts w:ascii="Segoe UI" w:hAnsi="Segoe UI" w:cs="Segoe UI"/>
            <w:color w:val="0366D6"/>
            <w:sz w:val="24"/>
          </w:rPr>
          <w:t>GreenVPN</w:t>
        </w:r>
      </w:hyperlink>
      <w:r w:rsidRPr="001F7D44">
        <w:rPr>
          <w:rFonts w:ascii="Segoe UI" w:hAnsi="Segoe UI" w:cs="Segoe UI"/>
          <w:color w:val="24292E"/>
          <w:sz w:val="24"/>
        </w:rPr>
        <w:t> - A powerful and fun tools that helps you to solve any network issues. (Mainly used for the access to open internet) </w:t>
      </w:r>
      <w:r w:rsidRPr="001F7D44">
        <w:rPr>
          <w:rFonts w:ascii="Segoe UI" w:hAnsi="Segoe UI" w:cs="Segoe UI"/>
          <w:noProof/>
          <w:color w:val="0366D6"/>
          <w:sz w:val="24"/>
        </w:rPr>
        <mc:AlternateContent>
          <mc:Choice Requires="wps">
            <w:drawing>
              <wp:inline distT="0" distB="0" distL="0" distR="0">
                <wp:extent cx="302260" cy="302260"/>
                <wp:effectExtent l="0" t="0" r="0" b="0"/>
                <wp:docPr id="1176" name="Rectangle 117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51EAB" id="Rectangle 117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E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J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OjZE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4" w:history="1">
        <w:r w:rsidRPr="001F7D44">
          <w:rPr>
            <w:rStyle w:val="Hyperlink"/>
            <w:rFonts w:ascii="Segoe UI" w:hAnsi="Segoe UI" w:cs="Segoe UI"/>
            <w:color w:val="0366D6"/>
            <w:sz w:val="24"/>
          </w:rPr>
          <w:t>WiseVPN</w:t>
        </w:r>
      </w:hyperlink>
      <w:r w:rsidRPr="001F7D44">
        <w:rPr>
          <w:rFonts w:ascii="Segoe UI" w:hAnsi="Segoe UI" w:cs="Segoe UI"/>
          <w:color w:val="24292E"/>
          <w:sz w:val="24"/>
        </w:rPr>
        <w:t> - Unlimited traffic, free VPN. </w:t>
      </w:r>
      <w:r w:rsidRPr="001F7D44">
        <w:rPr>
          <w:rFonts w:ascii="Segoe UI" w:hAnsi="Segoe UI" w:cs="Segoe UI"/>
          <w:noProof/>
          <w:color w:val="0366D6"/>
          <w:sz w:val="24"/>
        </w:rPr>
        <mc:AlternateContent>
          <mc:Choice Requires="wps">
            <w:drawing>
              <wp:inline distT="0" distB="0" distL="0" distR="0">
                <wp:extent cx="302260" cy="302260"/>
                <wp:effectExtent l="0" t="0" r="0" b="0"/>
                <wp:docPr id="1175" name="Rectangle 117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E51AD" id="Rectangle 117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CM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J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QL3z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8ACM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74" name="Rectangle 1174" descr="App Store">
                  <a:hlinkClick xmlns:a="http://schemas.openxmlformats.org/drawingml/2006/main" r:id="rId43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8C3EE" id="Rectangle 1174" o:spid="_x0000_s1026" alt="App Store" href="https://itunes.apple.com/cn/app/%E6%99%BA%E8%A1%8Cvpn-%E6%97%A0%E9%99%90%E6%B5%81%E9%87%8F-%E5%85%8D%E8%B4%B9vpn/id121373046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3wT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epB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6" w:history="1">
        <w:r w:rsidRPr="001F7D44">
          <w:rPr>
            <w:rStyle w:val="Hyperlink"/>
            <w:rFonts w:ascii="Segoe UI" w:hAnsi="Segoe UI" w:cs="Segoe UI"/>
            <w:color w:val="0366D6"/>
            <w:sz w:val="24"/>
          </w:rPr>
          <w:t>风驰</w:t>
        </w:r>
        <w:r w:rsidRPr="001F7D44">
          <w:rPr>
            <w:rStyle w:val="Hyperlink"/>
            <w:rFonts w:ascii="Segoe UI" w:hAnsi="Segoe UI" w:cs="Segoe UI"/>
            <w:color w:val="0366D6"/>
            <w:sz w:val="24"/>
          </w:rPr>
          <w:t>VPN</w:t>
        </w:r>
      </w:hyperlink>
      <w:r w:rsidRPr="001F7D44">
        <w:rPr>
          <w:rFonts w:ascii="Segoe UI" w:hAnsi="Segoe UI" w:cs="Segoe UI"/>
          <w:color w:val="24292E"/>
          <w:sz w:val="24"/>
        </w:rPr>
        <w:t> - An application that connects you to the VPN. (</w:t>
      </w:r>
      <w:r w:rsidRPr="001F7D44">
        <w:rPr>
          <w:rStyle w:val="Strong"/>
          <w:rFonts w:ascii="Segoe UI" w:hAnsi="Segoe UI" w:cs="Segoe UI"/>
          <w:color w:val="24292E"/>
          <w:sz w:val="24"/>
        </w:rPr>
        <w:t>Missing English UI and Docs</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73" name="Rectangle 117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27AD4" id="Rectangle 117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Y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J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YGkY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7" w:history="1">
        <w:r w:rsidRPr="001F7D44">
          <w:rPr>
            <w:rStyle w:val="Hyperlink"/>
            <w:rFonts w:ascii="Segoe UI" w:hAnsi="Segoe UI" w:cs="Segoe UI"/>
            <w:color w:val="0366D6"/>
            <w:sz w:val="24"/>
          </w:rPr>
          <w:t>开眼</w:t>
        </w:r>
      </w:hyperlink>
      <w:r w:rsidRPr="001F7D44">
        <w:rPr>
          <w:rFonts w:ascii="Segoe UI" w:hAnsi="Segoe UI" w:cs="Segoe UI"/>
          <w:color w:val="24292E"/>
          <w:sz w:val="24"/>
        </w:rPr>
        <w:t> - A Chrome plugin for the access to open internet. </w:t>
      </w:r>
      <w:r w:rsidRPr="001F7D44">
        <w:rPr>
          <w:rFonts w:ascii="Segoe UI" w:hAnsi="Segoe UI" w:cs="Segoe UI"/>
          <w:noProof/>
          <w:color w:val="0366D6"/>
          <w:sz w:val="24"/>
        </w:rPr>
        <mc:AlternateContent>
          <mc:Choice Requires="wps">
            <w:drawing>
              <wp:inline distT="0" distB="0" distL="0" distR="0">
                <wp:extent cx="302260" cy="302260"/>
                <wp:effectExtent l="0" t="0" r="0" b="0"/>
                <wp:docPr id="1172" name="Rectangle 117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170F85" id="Rectangle 117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Jh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JYw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18" w:history="1">
        <w:r w:rsidRPr="001F7D44">
          <w:rPr>
            <w:rStyle w:val="Hyperlink"/>
            <w:rFonts w:ascii="Segoe UI" w:hAnsi="Segoe UI" w:cs="Segoe UI"/>
            <w:color w:val="0366D6"/>
            <w:sz w:val="24"/>
          </w:rPr>
          <w:t>PlutoX</w:t>
        </w:r>
      </w:hyperlink>
      <w:r w:rsidRPr="001F7D44">
        <w:rPr>
          <w:rFonts w:ascii="Segoe UI" w:hAnsi="Segoe UI" w:cs="Segoe UI"/>
          <w:color w:val="24292E"/>
          <w:sz w:val="24"/>
        </w:rPr>
        <w:t> - An application that connects you to the VPN. </w:t>
      </w:r>
      <w:r w:rsidRPr="001F7D44">
        <w:rPr>
          <w:rFonts w:ascii="Segoe UI" w:hAnsi="Segoe UI" w:cs="Segoe UI"/>
          <w:noProof/>
          <w:color w:val="0366D6"/>
          <w:sz w:val="24"/>
        </w:rPr>
        <mc:AlternateContent>
          <mc:Choice Requires="wps">
            <w:drawing>
              <wp:inline distT="0" distB="0" distL="0" distR="0">
                <wp:extent cx="302260" cy="302260"/>
                <wp:effectExtent l="0" t="0" r="0" b="0"/>
                <wp:docPr id="1171" name="Rectangle 1171" descr="App Store">
                  <a:hlinkClick xmlns:a="http://schemas.openxmlformats.org/drawingml/2006/main" r:id="rId43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A8AD9" id="Rectangle 1171" o:spid="_x0000_s1026" alt="App Store" href="https://itunes.apple.com/us/app/manico/id1176077430"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kx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exB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20" w:history="1">
        <w:r w:rsidRPr="001F7D44">
          <w:rPr>
            <w:rStyle w:val="Hyperlink"/>
            <w:rFonts w:ascii="Segoe UI" w:hAnsi="Segoe UI" w:cs="Segoe UI"/>
            <w:color w:val="0366D6"/>
            <w:sz w:val="24"/>
          </w:rPr>
          <w:t>tinc</w:t>
        </w:r>
      </w:hyperlink>
      <w:r w:rsidRPr="001F7D44">
        <w:rPr>
          <w:rFonts w:ascii="Segoe UI" w:hAnsi="Segoe UI" w:cs="Segoe UI"/>
          <w:color w:val="24292E"/>
          <w:sz w:val="24"/>
        </w:rPr>
        <w:t> - Secure mesh VPN software. </w:t>
      </w:r>
      <w:r w:rsidRPr="001F7D44">
        <w:rPr>
          <w:rFonts w:ascii="Segoe UI" w:hAnsi="Segoe UI" w:cs="Segoe UI"/>
          <w:noProof/>
          <w:color w:val="0366D6"/>
          <w:sz w:val="24"/>
        </w:rPr>
        <mc:AlternateContent>
          <mc:Choice Requires="wps">
            <w:drawing>
              <wp:inline distT="0" distB="0" distL="0" distR="0">
                <wp:extent cx="302260" cy="302260"/>
                <wp:effectExtent l="0" t="0" r="0" b="0"/>
                <wp:docPr id="1170" name="Rectangle 1170" descr="Open-Source Software">
                  <a:hlinkClick xmlns:a="http://schemas.openxmlformats.org/drawingml/2006/main" r:id="rId43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326CF" id="Rectangle 1170" o:spid="_x0000_s1026" alt="Open-Source Software" href="https://www.tinc-vpn.org/git/browse?p=tin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DSY+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TSBBArdQpc+QNyzWnKLhtKKaQNIeoBr+Um4UoWgJHHqsLDycNZyJpzln5GmPES7/uZID+0KS&#10;TUuFGcqpKMcGtKQb1mkPqcxCU3dVZCsV9J3OHGJbX7dcdo/KItDdvSRPGgk5bwA5vdEdcABWQOlw&#10;pJTsG4orSN+Zu8GHdajBG1r1H2UFScAbIx27Xa1aGwPwop2TzvNROnRnEIHDyzCOx5A/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9" name="Rectangle 116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62C60" id="Rectangle 116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A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x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VOpA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22" w:history="1">
        <w:r w:rsidRPr="001F7D44">
          <w:rPr>
            <w:rStyle w:val="Hyperlink"/>
            <w:rFonts w:ascii="Segoe UI" w:hAnsi="Segoe UI" w:cs="Segoe UI"/>
            <w:color w:val="0366D6"/>
            <w:sz w:val="24"/>
          </w:rPr>
          <w:t>Shimo</w:t>
        </w:r>
      </w:hyperlink>
      <w:r w:rsidRPr="001F7D44">
        <w:rPr>
          <w:rFonts w:ascii="Segoe UI" w:hAnsi="Segoe UI" w:cs="Segoe UI"/>
          <w:color w:val="24292E"/>
          <w:sz w:val="24"/>
        </w:rPr>
        <w:t> - VPN Client for Mac, provides many features related to VPN usage.</w:t>
      </w:r>
    </w:p>
    <w:p w:rsidR="00117743" w:rsidRPr="001F7D44" w:rsidRDefault="00117743" w:rsidP="00117743">
      <w:pPr>
        <w:numPr>
          <w:ilvl w:val="0"/>
          <w:numId w:val="235"/>
        </w:numPr>
        <w:spacing w:before="60" w:after="100" w:afterAutospacing="1" w:line="240" w:lineRule="auto"/>
        <w:rPr>
          <w:rFonts w:ascii="Segoe UI" w:hAnsi="Segoe UI" w:cs="Segoe UI"/>
          <w:color w:val="24292E"/>
          <w:sz w:val="24"/>
        </w:rPr>
      </w:pPr>
      <w:hyperlink r:id="rId4323" w:history="1">
        <w:r w:rsidRPr="001F7D44">
          <w:rPr>
            <w:rStyle w:val="Hyperlink"/>
            <w:rFonts w:ascii="Segoe UI" w:hAnsi="Segoe UI" w:cs="Segoe UI"/>
            <w:color w:val="0366D6"/>
            <w:sz w:val="24"/>
          </w:rPr>
          <w:t>FreeVPN Plus</w:t>
        </w:r>
      </w:hyperlink>
      <w:r w:rsidRPr="001F7D44">
        <w:rPr>
          <w:rFonts w:ascii="Segoe UI" w:hAnsi="Segoe UI" w:cs="Segoe UI"/>
          <w:color w:val="24292E"/>
          <w:sz w:val="24"/>
        </w:rPr>
        <w:t> - Never expired Mac free VPN. </w:t>
      </w:r>
      <w:r w:rsidRPr="001F7D44">
        <w:rPr>
          <w:rFonts w:ascii="Segoe UI" w:hAnsi="Segoe UI" w:cs="Segoe UI"/>
          <w:noProof/>
          <w:color w:val="0366D6"/>
          <w:sz w:val="24"/>
        </w:rPr>
        <mc:AlternateContent>
          <mc:Choice Requires="wps">
            <w:drawing>
              <wp:inline distT="0" distB="0" distL="0" distR="0">
                <wp:extent cx="302260" cy="302260"/>
                <wp:effectExtent l="0" t="0" r="0" b="0"/>
                <wp:docPr id="1168" name="Rectangle 116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87F1E" id="Rectangle 116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v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x1Eq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uLav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7" name="Rectangle 1167" descr="App Store">
                  <a:hlinkClick xmlns:a="http://schemas.openxmlformats.org/drawingml/2006/main" r:id="rId43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BB6614" id="Rectangle 1167" o:spid="_x0000_s1026" alt="App Store" href="https://itunes.apple.com/cn/app/freevpn-plus-%E6%B0%B8%E4%B8%8D%E8%BF%87%E6%9C%9Fmac%E5%85%8D%E8%B4%B9vpn/id120272643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bn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Utilities</w: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General Tools</w:t>
      </w:r>
    </w:p>
    <w:p w:rsidR="00117743" w:rsidRPr="001F7D44" w:rsidRDefault="00117743" w:rsidP="00117743">
      <w:pPr>
        <w:numPr>
          <w:ilvl w:val="0"/>
          <w:numId w:val="236"/>
        </w:numPr>
        <w:spacing w:before="100" w:beforeAutospacing="1" w:after="100" w:afterAutospacing="1" w:line="240" w:lineRule="auto"/>
        <w:rPr>
          <w:rFonts w:ascii="Segoe UI" w:hAnsi="Segoe UI" w:cs="Segoe UI"/>
          <w:color w:val="24292E"/>
          <w:sz w:val="26"/>
          <w:szCs w:val="24"/>
        </w:rPr>
      </w:pPr>
      <w:hyperlink r:id="rId4325" w:history="1">
        <w:r w:rsidRPr="001F7D44">
          <w:rPr>
            <w:rStyle w:val="Hyperlink"/>
            <w:rFonts w:ascii="Segoe UI" w:hAnsi="Segoe UI" w:cs="Segoe UI"/>
            <w:color w:val="0366D6"/>
            <w:sz w:val="24"/>
          </w:rPr>
          <w:t>Alfred</w:t>
        </w:r>
      </w:hyperlink>
      <w:r w:rsidRPr="001F7D44">
        <w:rPr>
          <w:rFonts w:ascii="Segoe UI" w:hAnsi="Segoe UI" w:cs="Segoe UI"/>
          <w:color w:val="24292E"/>
          <w:sz w:val="24"/>
        </w:rPr>
        <w:t> - An award-winning app for Mac OS X which boosts your efficiency with hotkeys, keywords, text expansion and more. Search your Mac and the web, and be more productive with custom actions to control your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166" name="Rectangle 116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3A300" id="Rectangle 116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M+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vYuM+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5" name="Rectangle 1165"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D60CF" id="Rectangle 1165"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Z4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LxC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v6uZ4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26" w:history="1">
        <w:r w:rsidRPr="001F7D44">
          <w:rPr>
            <w:rStyle w:val="Hyperlink"/>
            <w:rFonts w:ascii="Segoe UI" w:hAnsi="Segoe UI" w:cs="Segoe UI"/>
            <w:color w:val="0366D6"/>
            <w:sz w:val="24"/>
          </w:rPr>
          <w:t>BetterZip 3</w:t>
        </w:r>
      </w:hyperlink>
      <w:r w:rsidRPr="001F7D44">
        <w:rPr>
          <w:rFonts w:ascii="Segoe UI" w:hAnsi="Segoe UI" w:cs="Segoe UI"/>
          <w:color w:val="24292E"/>
          <w:sz w:val="24"/>
        </w:rPr>
        <w:t> - An archive tool supports ZIP, TAR, TGZ, TBZ, TXZ (new), 7-ZIP, RAR</w:t>
      </w:r>
      <w:r w:rsidRPr="001F7D44">
        <w:rPr>
          <w:rFonts w:ascii="Segoe UI" w:hAnsi="Segoe UI" w:cs="Segoe UI"/>
          <w:color w:val="24292E"/>
          <w:sz w:val="24"/>
        </w:rPr>
        <w:t>。</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4" name="Rectangle 116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2B9C8" id="Rectangle 116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HJ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x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mGGHJ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3" name="Rectangle 116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00F33" id="Rectangle 116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8g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5aa8g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2" name="Rectangle 1162"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C86F3" id="Rectangle 1162"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9N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wnGE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C4p9N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61" name="Rectangle 1161"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75879" id="Rectangle 1161"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13CA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Fls3XcIAwAAYQ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27" w:history="1">
        <w:r w:rsidRPr="001F7D44">
          <w:rPr>
            <w:rStyle w:val="Hyperlink"/>
            <w:rFonts w:ascii="Segoe UI" w:hAnsi="Segoe UI" w:cs="Segoe UI"/>
            <w:color w:val="0366D6"/>
            <w:sz w:val="24"/>
          </w:rPr>
          <w:t>Keka</w:t>
        </w:r>
      </w:hyperlink>
      <w:r w:rsidRPr="001F7D44">
        <w:rPr>
          <w:rFonts w:ascii="Segoe UI" w:hAnsi="Segoe UI" w:cs="Segoe UI"/>
          <w:color w:val="24292E"/>
          <w:sz w:val="24"/>
        </w:rPr>
        <w:t> - A free file archiver for macOS. Compression formats supported:7z, Zip, Tar, Gzip, Bzip2, DMG, ISO. Extraction formats supported: RAR, 7z, Lzma, xz, Zip, Tar, Gzip, Bzip2, ISO, EXE, CAB, PAX. </w:t>
      </w:r>
      <w:r w:rsidRPr="001F7D44">
        <w:rPr>
          <w:rFonts w:ascii="Segoe UI" w:hAnsi="Segoe UI" w:cs="Segoe UI"/>
          <w:noProof/>
          <w:color w:val="0366D6"/>
          <w:sz w:val="24"/>
        </w:rPr>
        <mc:AlternateContent>
          <mc:Choice Requires="wps">
            <w:drawing>
              <wp:inline distT="0" distB="0" distL="0" distR="0">
                <wp:extent cx="302260" cy="302260"/>
                <wp:effectExtent l="0" t="0" r="0" b="0"/>
                <wp:docPr id="1160" name="Rectangle 1160" descr="Open-Source Software">
                  <a:hlinkClick xmlns:a="http://schemas.openxmlformats.org/drawingml/2006/main" r:id="rId43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1B07D" id="Rectangle 1160" o:spid="_x0000_s1026" alt="Open-Source Software" href="https://sourceforge.net/projects/kek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1IK+A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59" name="Rectangle 115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B0742" id="Rectangle 115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R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i9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58" name="Rectangle 115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7D898E" id="Rectangle 115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2Dx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whH0Sp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AVy2Dx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29" w:history="1">
        <w:r w:rsidRPr="001F7D44">
          <w:rPr>
            <w:rStyle w:val="Hyperlink"/>
            <w:rFonts w:ascii="Segoe UI" w:hAnsi="Segoe UI" w:cs="Segoe UI"/>
            <w:color w:val="0366D6"/>
            <w:sz w:val="24"/>
          </w:rPr>
          <w:t>Numi</w:t>
        </w:r>
      </w:hyperlink>
      <w:r w:rsidRPr="001F7D44">
        <w:rPr>
          <w:rFonts w:ascii="Segoe UI" w:hAnsi="Segoe UI" w:cs="Segoe UI"/>
          <w:color w:val="24292E"/>
          <w:sz w:val="24"/>
        </w:rPr>
        <w:t> - A beautiful calculator app for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157" name="Rectangle 115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1E183" id="Rectangle 115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9Z5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RB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JN9Z5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30" w:history="1">
        <w:r w:rsidRPr="001F7D44">
          <w:rPr>
            <w:rStyle w:val="Hyperlink"/>
            <w:rFonts w:ascii="Segoe UI" w:hAnsi="Segoe UI" w:cs="Segoe UI"/>
            <w:color w:val="0366D6"/>
            <w:sz w:val="24"/>
          </w:rPr>
          <w:t>Memo</w:t>
        </w:r>
      </w:hyperlink>
      <w:r w:rsidRPr="001F7D44">
        <w:rPr>
          <w:rFonts w:ascii="Segoe UI" w:hAnsi="Segoe UI" w:cs="Segoe UI"/>
          <w:color w:val="24292E"/>
          <w:sz w:val="24"/>
        </w:rPr>
        <w:t xml:space="preserve"> - Memo is a simple and elegant </w:t>
      </w:r>
      <w:proofErr w:type="gramStart"/>
      <w:r w:rsidRPr="001F7D44">
        <w:rPr>
          <w:rFonts w:ascii="Segoe UI" w:hAnsi="Segoe UI" w:cs="Segoe UI"/>
          <w:color w:val="24292E"/>
          <w:sz w:val="24"/>
        </w:rPr>
        <w:t>app,Unlock</w:t>
      </w:r>
      <w:proofErr w:type="gramEnd"/>
      <w:r w:rsidRPr="001F7D44">
        <w:rPr>
          <w:rFonts w:ascii="Segoe UI" w:hAnsi="Segoe UI" w:cs="Segoe UI"/>
          <w:color w:val="24292E"/>
          <w:sz w:val="24"/>
        </w:rPr>
        <w:t xml:space="preserve"> memos even more quickly using Touch ID. </w:t>
      </w:r>
      <w:r w:rsidRPr="001F7D44">
        <w:rPr>
          <w:rFonts w:ascii="Segoe UI" w:hAnsi="Segoe UI" w:cs="Segoe UI"/>
          <w:noProof/>
          <w:color w:val="0366D6"/>
          <w:sz w:val="24"/>
        </w:rPr>
        <mc:AlternateContent>
          <mc:Choice Requires="wps">
            <w:drawing>
              <wp:inline distT="0" distB="0" distL="0" distR="0">
                <wp:extent cx="302260" cy="302260"/>
                <wp:effectExtent l="0" t="0" r="0" b="0"/>
                <wp:docPr id="1156" name="Rectangle 115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A4477" id="Rectangle 115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f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R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YTpf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55" name="Rectangle 1155" descr="App Store">
                  <a:hlinkClick xmlns:a="http://schemas.openxmlformats.org/drawingml/2006/main" r:id="rId43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520AB" id="Rectangle 1155" o:spid="_x0000_s1026" alt="App Store" href="https://itunes.apple.com/app/id121240903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wCg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32" w:history="1">
        <w:r w:rsidRPr="001F7D44">
          <w:rPr>
            <w:rStyle w:val="Hyperlink"/>
            <w:rFonts w:ascii="Segoe UI" w:hAnsi="Segoe UI" w:cs="Segoe UI"/>
            <w:color w:val="0366D6"/>
            <w:sz w:val="24"/>
          </w:rPr>
          <w:t>Itsycal</w:t>
        </w:r>
      </w:hyperlink>
      <w:r w:rsidRPr="001F7D44">
        <w:rPr>
          <w:rFonts w:ascii="Segoe UI" w:hAnsi="Segoe UI" w:cs="Segoe UI"/>
          <w:color w:val="24292E"/>
          <w:sz w:val="24"/>
        </w:rPr>
        <w:t> - A tiny calendar for your Mac's menu bar. </w:t>
      </w:r>
      <w:hyperlink r:id="rId4333"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54" name="Rectangle 1154" descr="Open-Source Software">
                    <a:hlinkClick xmlns:a="http://schemas.openxmlformats.org/drawingml/2006/main" r:id="rId43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2F12F" id="Rectangle 1154" o:spid="_x0000_s1026" alt="Open-Source Software" href="https://github.com/sfsam/itsyca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7Z+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SY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53" name="Rectangle 1153" descr="Freeware">
                    <a:hlinkClick xmlns:a="http://schemas.openxmlformats.org/drawingml/2006/main" r:id="rId43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34E9E8" id="Rectangle 1153" o:spid="_x0000_s1026" alt="Freeware" href="https://github.com/sfsam/itsyca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sA8A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" o:button="t" filled="f" stroked="f">
                  <v:fill o:detectmouseclick="t"/>
                  <o:lock v:ext="edit" aspectratio="t"/>
                  <w10:anchorlock/>
                </v:rect>
              </w:pict>
            </mc:Fallback>
          </mc:AlternateContent>
        </w:r>
      </w:hyperlink>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34" w:history="1">
        <w:r w:rsidRPr="001F7D44">
          <w:rPr>
            <w:rStyle w:val="Hyperlink"/>
            <w:rFonts w:ascii="Segoe UI" w:hAnsi="Segoe UI" w:cs="Segoe UI"/>
            <w:color w:val="0366D6"/>
            <w:sz w:val="24"/>
          </w:rPr>
          <w:t>BitBar</w:t>
        </w:r>
      </w:hyperlink>
      <w:r w:rsidRPr="001F7D44">
        <w:rPr>
          <w:rFonts w:ascii="Segoe UI" w:hAnsi="Segoe UI" w:cs="Segoe UI"/>
          <w:color w:val="24292E"/>
          <w:sz w:val="24"/>
        </w:rPr>
        <w:t> - An app lets you put the output from any script or program right in your Mac OS X menu bar. Has a good community. </w:t>
      </w:r>
      <w:r w:rsidRPr="001F7D44">
        <w:rPr>
          <w:rFonts w:ascii="Segoe UI" w:hAnsi="Segoe UI" w:cs="Segoe UI"/>
          <w:noProof/>
          <w:color w:val="0366D6"/>
          <w:sz w:val="24"/>
        </w:rPr>
        <mc:AlternateContent>
          <mc:Choice Requires="wps">
            <w:drawing>
              <wp:inline distT="0" distB="0" distL="0" distR="0">
                <wp:extent cx="302260" cy="302260"/>
                <wp:effectExtent l="0" t="0" r="0" b="0"/>
                <wp:docPr id="1152" name="Rectangle 1152" descr="Open-Source Software">
                  <a:hlinkClick xmlns:a="http://schemas.openxmlformats.org/drawingml/2006/main" r:id="rId43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D726F" id="Rectangle 1152" o:spid="_x0000_s1026" alt="Open-Source Software" href="https://github.com/matryer/bitba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rV+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SYK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51" name="Rectangle 115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8758D7" id="Rectangle 115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Nk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tLbNk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36" w:history="1">
        <w:r w:rsidRPr="001F7D44">
          <w:rPr>
            <w:rStyle w:val="Hyperlink"/>
            <w:rFonts w:ascii="Segoe UI" w:hAnsi="Segoe UI" w:cs="Segoe UI"/>
            <w:color w:val="0366D6"/>
            <w:sz w:val="24"/>
          </w:rPr>
          <w:t>ClipMenu</w:t>
        </w:r>
      </w:hyperlink>
      <w:r w:rsidRPr="001F7D44">
        <w:rPr>
          <w:rFonts w:ascii="Segoe UI" w:hAnsi="Segoe UI" w:cs="Segoe UI"/>
          <w:color w:val="24292E"/>
          <w:sz w:val="24"/>
        </w:rPr>
        <w:t> - A clipboard manager for Mac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1150" name="Rectangle 1150" descr="Open-Source Software">
                  <a:hlinkClick xmlns:a="http://schemas.openxmlformats.org/drawingml/2006/main" r:id="rId43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BC8E0" id="Rectangle 1150" o:spid="_x0000_s1026" alt="Open-Source Software" href="https://github.com/naotaka/ClipMen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ln+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jSBBArdQpc+QNyzWnKLhtKKaQNIeoBr+Um4UoWgJHHqsLDycNZyJpzln5GmPES7/uZID+0KS&#10;TUuFGcqpKMcGtKQb1mkPqcxCU3dVZCsV9J3OHGJbX7dcdo/KItDdvSRPGgk5bwA5vdEdcABWQOlw&#10;pJTsG4orSN+Zu8GHdajBG1r1H2UFScAbIx27Xa1aGwPwop2TzvNROnRnEIHDyzCOx5A/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49" name="Rectangle 114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3D9F6" id="Rectangle 114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U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4wU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pl+yU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38" w:history="1">
        <w:r w:rsidRPr="001F7D44">
          <w:rPr>
            <w:rStyle w:val="Hyperlink"/>
            <w:rFonts w:ascii="Segoe UI" w:hAnsi="Segoe UI" w:cs="Segoe UI"/>
            <w:color w:val="0366D6"/>
            <w:sz w:val="24"/>
          </w:rPr>
          <w:t>Paste</w:t>
        </w:r>
      </w:hyperlink>
      <w:r w:rsidRPr="001F7D44">
        <w:rPr>
          <w:rFonts w:ascii="Segoe UI" w:hAnsi="Segoe UI" w:cs="Segoe UI"/>
          <w:color w:val="24292E"/>
          <w:sz w:val="24"/>
        </w:rPr>
        <w:t> - Smart clipboard history &amp; snippets manager. </w:t>
      </w:r>
      <w:r w:rsidRPr="001F7D44">
        <w:rPr>
          <w:rFonts w:ascii="Segoe UI" w:hAnsi="Segoe UI" w:cs="Segoe UI"/>
          <w:noProof/>
          <w:color w:val="0366D6"/>
          <w:sz w:val="24"/>
        </w:rPr>
        <mc:AlternateContent>
          <mc:Choice Requires="wps">
            <w:drawing>
              <wp:inline distT="0" distB="0" distL="0" distR="0">
                <wp:extent cx="302260" cy="302260"/>
                <wp:effectExtent l="0" t="0" r="0" b="0"/>
                <wp:docPr id="1148" name="Rectangle 114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3248B" id="Rectangle 114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0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Y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47q0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47" name="Rectangle 1147" descr="App Store">
                  <a:hlinkClick xmlns:a="http://schemas.openxmlformats.org/drawingml/2006/main" r:id="rId433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C1B54" id="Rectangle 1147" o:spid="_x0000_s1026" alt="App Store" href="https://itunes.apple.com/us/app/paste-clipboard-history-manager/id96780523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aTo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5OJx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40" w:history="1">
        <w:r w:rsidRPr="001F7D44">
          <w:rPr>
            <w:rStyle w:val="Hyperlink"/>
            <w:rFonts w:ascii="Segoe UI" w:hAnsi="Segoe UI" w:cs="Segoe UI"/>
            <w:color w:val="0366D6"/>
            <w:sz w:val="24"/>
          </w:rPr>
          <w:t>iPaste</w:t>
        </w:r>
      </w:hyperlink>
      <w:r w:rsidRPr="001F7D44">
        <w:rPr>
          <w:rFonts w:ascii="Segoe UI" w:hAnsi="Segoe UI" w:cs="Segoe UI"/>
          <w:color w:val="24292E"/>
          <w:sz w:val="24"/>
        </w:rPr>
        <w:t> - Lightweight and efficient clipboard tool. </w:t>
      </w:r>
      <w:r w:rsidRPr="001F7D44">
        <w:rPr>
          <w:rFonts w:ascii="Segoe UI" w:hAnsi="Segoe UI" w:cs="Segoe UI"/>
          <w:noProof/>
          <w:color w:val="0366D6"/>
          <w:sz w:val="24"/>
        </w:rPr>
        <mc:AlternateContent>
          <mc:Choice Requires="wps">
            <w:drawing>
              <wp:inline distT="0" distB="0" distL="0" distR="0">
                <wp:extent cx="302260" cy="302260"/>
                <wp:effectExtent l="0" t="0" r="0" b="0"/>
                <wp:docPr id="1146" name="Rectangle 114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93C596" id="Rectangle 114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Sg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4jJ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TL5Sg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45" name="Rectangle 1145" descr="App Store">
                  <a:hlinkClick xmlns:a="http://schemas.openxmlformats.org/drawingml/2006/main" r:id="rId43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9FC09" id="Rectangle 1145" o:spid="_x0000_s1026" alt="App Store" href="https://itunes.apple.com/app/id1056935452?ls=1&amp;mt=12&amp;at=1000lv4R&amp;ct=iPaste_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lK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5ORx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42" w:history="1">
        <w:r w:rsidRPr="001F7D44">
          <w:rPr>
            <w:rStyle w:val="Hyperlink"/>
            <w:rFonts w:ascii="Segoe UI" w:hAnsi="Segoe UI" w:cs="Segoe UI"/>
            <w:color w:val="0366D6"/>
            <w:sz w:val="24"/>
          </w:rPr>
          <w:t>ControlPlane</w:t>
        </w:r>
      </w:hyperlink>
      <w:r w:rsidRPr="001F7D44">
        <w:rPr>
          <w:rFonts w:ascii="Segoe UI" w:hAnsi="Segoe UI" w:cs="Segoe UI"/>
          <w:color w:val="24292E"/>
          <w:sz w:val="24"/>
        </w:rPr>
        <w:t> - Manages configuration profiles for your Mac. Determines where you are or what you are doing based on a number of available evidence sources and then automatically reconfigures your Mac based on your preferences. </w:t>
      </w:r>
      <w:r w:rsidRPr="001F7D44">
        <w:rPr>
          <w:rFonts w:ascii="Segoe UI" w:hAnsi="Segoe UI" w:cs="Segoe UI"/>
          <w:noProof/>
          <w:color w:val="0366D6"/>
          <w:sz w:val="24"/>
        </w:rPr>
        <mc:AlternateContent>
          <mc:Choice Requires="wps">
            <w:drawing>
              <wp:inline distT="0" distB="0" distL="0" distR="0">
                <wp:extent cx="302260" cy="302260"/>
                <wp:effectExtent l="0" t="0" r="0" b="0"/>
                <wp:docPr id="1144" name="Rectangle 1144" descr="Open-Source Software">
                  <a:hlinkClick xmlns:a="http://schemas.openxmlformats.org/drawingml/2006/main" r:id="rId43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B055B" id="Rectangle 1144" o:spid="_x0000_s1026" alt="Open-Source Software" href="https://github.com/dustinrue/ControlPlan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L+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NMV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Bv3tJqDfpJNZAht9bFkdW4ik4KrAFqNx&#10;ubCwg082vebrFiLFPjFSXUKbNNxL2LXQiGrXqzC0PJPdgHVT8Xjvbz3/Bs5/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43" name="Rectangle 114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074BB" id="Rectangle 114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Oz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4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FuEOz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44" w:history="1">
        <w:r w:rsidRPr="001F7D44">
          <w:rPr>
            <w:rStyle w:val="Hyperlink"/>
            <w:rFonts w:ascii="Segoe UI" w:hAnsi="Segoe UI" w:cs="Segoe UI"/>
            <w:color w:val="0366D6"/>
            <w:sz w:val="24"/>
          </w:rPr>
          <w:t>AirServer</w:t>
        </w:r>
      </w:hyperlink>
      <w:r w:rsidRPr="001F7D44">
        <w:rPr>
          <w:rFonts w:ascii="Segoe UI" w:hAnsi="Segoe UI" w:cs="Segoe UI"/>
          <w:color w:val="24292E"/>
          <w:sz w:val="24"/>
        </w:rPr>
        <w:t> - The most advanced screen mirroring software receiver for Mac, PC and Xbox One.</w: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45" w:history="1">
        <w:r w:rsidRPr="001F7D44">
          <w:rPr>
            <w:rStyle w:val="Hyperlink"/>
            <w:rFonts w:ascii="Segoe UI" w:hAnsi="Segoe UI" w:cs="Segoe UI"/>
            <w:color w:val="0366D6"/>
            <w:sz w:val="24"/>
          </w:rPr>
          <w:t>Hazel</w:t>
        </w:r>
      </w:hyperlink>
      <w:r w:rsidRPr="001F7D44">
        <w:rPr>
          <w:rFonts w:ascii="Segoe UI" w:hAnsi="Segoe UI" w:cs="Segoe UI"/>
          <w:color w:val="24292E"/>
          <w:sz w:val="24"/>
        </w:rPr>
        <w:t> - Automated file organization for your Mac. Responsibly and beautifully designed.</w: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46" w:history="1">
        <w:r w:rsidRPr="001F7D44">
          <w:rPr>
            <w:rStyle w:val="Hyperlink"/>
            <w:rFonts w:ascii="Segoe UI" w:hAnsi="Segoe UI" w:cs="Segoe UI"/>
            <w:color w:val="0366D6"/>
            <w:sz w:val="24"/>
          </w:rPr>
          <w:t>MacAssistant</w:t>
        </w:r>
      </w:hyperlink>
      <w:r w:rsidRPr="001F7D44">
        <w:rPr>
          <w:rFonts w:ascii="Segoe UI" w:hAnsi="Segoe UI" w:cs="Segoe UI"/>
          <w:color w:val="24292E"/>
          <w:sz w:val="24"/>
        </w:rPr>
        <w:t> - Google Assistant for macOS </w:t>
      </w:r>
      <w:r w:rsidRPr="001F7D44">
        <w:rPr>
          <w:rFonts w:ascii="Segoe UI" w:hAnsi="Segoe UI" w:cs="Segoe UI"/>
          <w:noProof/>
          <w:color w:val="0366D6"/>
          <w:sz w:val="24"/>
        </w:rPr>
        <mc:AlternateContent>
          <mc:Choice Requires="wps">
            <w:drawing>
              <wp:inline distT="0" distB="0" distL="0" distR="0">
                <wp:extent cx="302260" cy="302260"/>
                <wp:effectExtent l="0" t="0" r="0" b="0"/>
                <wp:docPr id="1142" name="Rectangle 1142" descr="Open-Source Software">
                  <a:hlinkClick xmlns:a="http://schemas.openxmlformats.org/drawingml/2006/main" r:id="rId43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3F558" id="Rectangle 1142" o:spid="_x0000_s1026" alt="Open-Source Software" href="https://github.com/vanshg/MacAssistan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xH+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NMF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41" name="Rectangle 114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142D5" id="Rectangle 114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A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4xEiQFqr0CfJGxIpTNJxWVJeQtEJR2hNlIZG04Uys55yV6z0uuPDn6g2Mc1luWirMUEJF&#10;OTGgH92wTmOkUgtH3VQAx6xMoRykN9820rz9uuRErIe1rZ3fdzp1HGzF3fK+u1MWn+5uZbnWSMh5&#10;A1zole6AFfAEkocjpWTfUFJBQsNTd4MP61CDN7Ts38sK0kI2Rjruu1q1NgawQTsnpoejmOjOoBIO&#10;z4MoGoPkSj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mTLA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40" name="Rectangle 114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20EA" id="Rectangle 114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36"/>
        </w:numPr>
        <w:spacing w:before="60" w:after="100" w:afterAutospacing="1" w:line="240" w:lineRule="auto"/>
        <w:rPr>
          <w:rFonts w:ascii="Segoe UI" w:hAnsi="Segoe UI" w:cs="Segoe UI"/>
          <w:color w:val="24292E"/>
          <w:sz w:val="24"/>
        </w:rPr>
      </w:pPr>
      <w:hyperlink r:id="rId4348" w:history="1">
        <w:r w:rsidRPr="001F7D44">
          <w:rPr>
            <w:rStyle w:val="Hyperlink"/>
            <w:rFonts w:ascii="Segoe UI" w:hAnsi="Segoe UI" w:cs="Segoe UI"/>
            <w:color w:val="0366D6"/>
            <w:sz w:val="24"/>
          </w:rPr>
          <w:t>muCommander</w:t>
        </w:r>
      </w:hyperlink>
      <w:r w:rsidRPr="001F7D44">
        <w:rPr>
          <w:rFonts w:ascii="Segoe UI" w:hAnsi="Segoe UI" w:cs="Segoe UI"/>
          <w:color w:val="24292E"/>
          <w:sz w:val="24"/>
        </w:rPr>
        <w:t> - A lightweight file manager with a dual-pane interface. </w:t>
      </w:r>
      <w:r w:rsidRPr="001F7D44">
        <w:rPr>
          <w:rFonts w:ascii="Segoe UI" w:hAnsi="Segoe UI" w:cs="Segoe UI"/>
          <w:noProof/>
          <w:color w:val="0366D6"/>
          <w:sz w:val="24"/>
        </w:rPr>
        <mc:AlternateContent>
          <mc:Choice Requires="wps">
            <w:drawing>
              <wp:inline distT="0" distB="0" distL="0" distR="0">
                <wp:extent cx="302260" cy="302260"/>
                <wp:effectExtent l="0" t="0" r="0" b="0"/>
                <wp:docPr id="1139" name="Rectangle 1139" descr="Open-Source Software">
                  <a:hlinkClick xmlns:a="http://schemas.openxmlformats.org/drawingml/2006/main" r:id="rId43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2766B" id="Rectangle 1139" o:spid="_x0000_s1026" alt="Open-Source Software" href="https://github.com/mucommander/mucommand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Gv+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bxeYa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38" name="Rectangle 113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AEE30" id="Rectangle 113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T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JzqJU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IzNT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GTD (Getting Things Done)</w:t>
      </w:r>
    </w:p>
    <w:p w:rsidR="00117743" w:rsidRPr="001F7D44" w:rsidRDefault="00117743" w:rsidP="00F526AB">
      <w:pPr>
        <w:numPr>
          <w:ilvl w:val="0"/>
          <w:numId w:val="237"/>
        </w:numPr>
        <w:spacing w:before="100" w:beforeAutospacing="1" w:after="100" w:afterAutospacing="1" w:line="240" w:lineRule="auto"/>
        <w:rPr>
          <w:rFonts w:ascii="Segoe UI" w:hAnsi="Segoe UI" w:cs="Segoe UI"/>
          <w:color w:val="24292E"/>
          <w:sz w:val="26"/>
          <w:szCs w:val="24"/>
        </w:rPr>
      </w:pPr>
      <w:hyperlink r:id="rId4350" w:history="1">
        <w:r w:rsidRPr="001F7D44">
          <w:rPr>
            <w:rStyle w:val="Hyperlink"/>
            <w:rFonts w:ascii="Segoe UI" w:hAnsi="Segoe UI" w:cs="Segoe UI"/>
            <w:color w:val="0366D6"/>
            <w:sz w:val="24"/>
          </w:rPr>
          <w:t>Todoist</w:t>
        </w:r>
      </w:hyperlink>
      <w:r w:rsidRPr="001F7D44">
        <w:rPr>
          <w:rFonts w:ascii="Segoe UI" w:hAnsi="Segoe UI" w:cs="Segoe UI"/>
          <w:color w:val="24292E"/>
          <w:sz w:val="24"/>
        </w:rPr>
        <w:t> - A cross-platform todo list app. </w:t>
      </w:r>
      <w:r w:rsidRPr="001F7D44">
        <w:rPr>
          <w:rFonts w:ascii="Segoe UI" w:hAnsi="Segoe UI" w:cs="Segoe UI"/>
          <w:noProof/>
          <w:color w:val="0366D6"/>
          <w:sz w:val="24"/>
        </w:rPr>
        <mc:AlternateContent>
          <mc:Choice Requires="wps">
            <w:drawing>
              <wp:inline distT="0" distB="0" distL="0" distR="0">
                <wp:extent cx="302260" cy="302260"/>
                <wp:effectExtent l="0" t="0" r="0" b="0"/>
                <wp:docPr id="1137" name="Rectangle 113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53EE4" id="Rectangle 113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ze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zC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ydKze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1" w:history="1">
        <w:r w:rsidRPr="001F7D44">
          <w:rPr>
            <w:rStyle w:val="Hyperlink"/>
            <w:rFonts w:ascii="Segoe UI" w:hAnsi="Segoe UI" w:cs="Segoe UI"/>
            <w:color w:val="0366D6"/>
            <w:sz w:val="24"/>
          </w:rPr>
          <w:t>dida365</w:t>
        </w:r>
      </w:hyperlink>
      <w:r w:rsidRPr="001F7D44">
        <w:rPr>
          <w:rFonts w:ascii="Segoe UI" w:hAnsi="Segoe UI" w:cs="Segoe UI"/>
          <w:color w:val="24292E"/>
          <w:sz w:val="24"/>
        </w:rPr>
        <w:t> - Lightweight to-do application</w:t>
      </w:r>
      <w:r w:rsidRPr="001F7D44">
        <w:rPr>
          <w:rFonts w:ascii="Segoe UI" w:hAnsi="Segoe UI" w:cs="Segoe UI"/>
          <w:color w:val="24292E"/>
          <w:sz w:val="24"/>
        </w:rPr>
        <w:t>。</w:t>
      </w:r>
      <w:r w:rsidRPr="001F7D44">
        <w:rPr>
          <w:rFonts w:ascii="Segoe UI" w:hAnsi="Segoe UI" w:cs="Segoe UI"/>
          <w:noProof/>
          <w:color w:val="0366D6"/>
          <w:sz w:val="24"/>
        </w:rPr>
        <mc:AlternateContent>
          <mc:Choice Requires="wps">
            <w:drawing>
              <wp:inline distT="0" distB="0" distL="0" distR="0">
                <wp:extent cx="302260" cy="302260"/>
                <wp:effectExtent l="0" t="0" r="0" b="0"/>
                <wp:docPr id="1136" name="Rectangle 1136"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34FE4" id="Rectangle 1136"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1t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zM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jDe1t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2" w:history="1">
        <w:r w:rsidRPr="001F7D44">
          <w:rPr>
            <w:rStyle w:val="Hyperlink"/>
            <w:rFonts w:ascii="Segoe UI" w:hAnsi="Segoe UI" w:cs="Segoe UI"/>
            <w:color w:val="0366D6"/>
            <w:sz w:val="24"/>
          </w:rPr>
          <w:t>TaskPaper</w:t>
        </w:r>
      </w:hyperlink>
      <w:r w:rsidRPr="001F7D44">
        <w:rPr>
          <w:rFonts w:ascii="Segoe UI" w:hAnsi="Segoe UI" w:cs="Segoe UI"/>
          <w:color w:val="24292E"/>
          <w:sz w:val="24"/>
        </w:rPr>
        <w:t> - Plain text to-do lists.</w: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3" w:history="1">
        <w:r w:rsidRPr="001F7D44">
          <w:rPr>
            <w:rStyle w:val="Hyperlink"/>
            <w:rFonts w:ascii="Segoe UI" w:hAnsi="Segoe UI" w:cs="Segoe UI"/>
            <w:color w:val="0366D6"/>
            <w:sz w:val="24"/>
          </w:rPr>
          <w:t>Fantastical</w:t>
        </w:r>
      </w:hyperlink>
      <w:r w:rsidRPr="001F7D44">
        <w:rPr>
          <w:rFonts w:ascii="Segoe UI" w:hAnsi="Segoe UI" w:cs="Segoe UI"/>
          <w:color w:val="24292E"/>
          <w:sz w:val="24"/>
        </w:rPr>
        <w:t> - The calendar app you won't be able to live without. </w:t>
      </w:r>
      <w:r w:rsidRPr="001F7D44">
        <w:rPr>
          <w:rFonts w:ascii="Segoe UI" w:hAnsi="Segoe UI" w:cs="Segoe UI"/>
          <w:noProof/>
          <w:color w:val="0366D6"/>
          <w:sz w:val="24"/>
        </w:rPr>
        <mc:AlternateContent>
          <mc:Choice Requires="wps">
            <w:drawing>
              <wp:inline distT="0" distB="0" distL="0" distR="0">
                <wp:extent cx="302260" cy="302260"/>
                <wp:effectExtent l="0" t="0" r="0" b="0"/>
                <wp:docPr id="1135" name="Rectangle 1135"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1D590" id="Rectangle 1135"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J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e+JbJ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4" w:history="1">
        <w:r w:rsidRPr="001F7D44">
          <w:rPr>
            <w:rStyle w:val="Hyperlink"/>
            <w:rFonts w:ascii="Segoe UI" w:hAnsi="Segoe UI" w:cs="Segoe UI"/>
            <w:color w:val="0366D6"/>
            <w:sz w:val="24"/>
          </w:rPr>
          <w:t>Day-O 2</w:t>
        </w:r>
      </w:hyperlink>
      <w:r w:rsidRPr="001F7D44">
        <w:rPr>
          <w:rFonts w:ascii="Segoe UI" w:hAnsi="Segoe UI" w:cs="Segoe UI"/>
          <w:color w:val="24292E"/>
          <w:sz w:val="24"/>
        </w:rPr>
        <w:t> - Menu bar clock replacement with built-in calendar. </w:t>
      </w:r>
      <w:r w:rsidRPr="001F7D44">
        <w:rPr>
          <w:rFonts w:ascii="Segoe UI" w:hAnsi="Segoe UI" w:cs="Segoe UI"/>
          <w:noProof/>
          <w:color w:val="0366D6"/>
          <w:sz w:val="24"/>
        </w:rPr>
        <mc:AlternateContent>
          <mc:Choice Requires="wps">
            <w:drawing>
              <wp:inline distT="0" distB="0" distL="0" distR="0">
                <wp:extent cx="302260" cy="302260"/>
                <wp:effectExtent l="0" t="0" r="0" b="0"/>
                <wp:docPr id="1134" name="Rectangle 113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87038" id="Rectangle 113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zG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A+R7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5" w:history="1">
        <w:r w:rsidRPr="001F7D44">
          <w:rPr>
            <w:rStyle w:val="Hyperlink"/>
            <w:rFonts w:ascii="Segoe UI" w:hAnsi="Segoe UI" w:cs="Segoe UI"/>
            <w:color w:val="0366D6"/>
            <w:sz w:val="24"/>
          </w:rPr>
          <w:t>Things</w:t>
        </w:r>
      </w:hyperlink>
      <w:r w:rsidRPr="001F7D44">
        <w:rPr>
          <w:rFonts w:ascii="Segoe UI" w:hAnsi="Segoe UI" w:cs="Segoe UI"/>
          <w:color w:val="24292E"/>
          <w:sz w:val="24"/>
        </w:rPr>
        <w:t> - A delightful and easy to use task manager. (</w:t>
      </w:r>
      <w:r w:rsidRPr="001F7D44">
        <w:rPr>
          <w:rStyle w:val="Strong"/>
          <w:rFonts w:ascii="Segoe UI" w:hAnsi="Segoe UI" w:cs="Segoe UI"/>
          <w:color w:val="24292E"/>
          <w:sz w:val="24"/>
        </w:rPr>
        <w:t>Award-winning App</w: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33" name="Rectangle 1133"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AD26C" id="Rectangle 1133"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C62Wu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6" w:history="1">
        <w:r w:rsidRPr="001F7D44">
          <w:rPr>
            <w:rStyle w:val="Hyperlink"/>
            <w:rFonts w:ascii="Segoe UI" w:hAnsi="Segoe UI" w:cs="Segoe UI"/>
            <w:color w:val="0366D6"/>
            <w:sz w:val="24"/>
          </w:rPr>
          <w:t>OmniFocus</w:t>
        </w:r>
      </w:hyperlink>
      <w:r w:rsidRPr="001F7D44">
        <w:rPr>
          <w:rFonts w:ascii="Segoe UI" w:hAnsi="Segoe UI" w:cs="Segoe UI"/>
          <w:color w:val="24292E"/>
          <w:sz w:val="24"/>
        </w:rPr>
        <w:t> - A nice GTD app, made by OmniGroups. </w:t>
      </w:r>
      <w:r w:rsidRPr="001F7D44">
        <w:rPr>
          <w:rFonts w:ascii="Segoe UI" w:hAnsi="Segoe UI" w:cs="Segoe UI"/>
          <w:noProof/>
          <w:color w:val="0366D6"/>
          <w:sz w:val="24"/>
        </w:rPr>
        <mc:AlternateContent>
          <mc:Choice Requires="wps">
            <w:drawing>
              <wp:inline distT="0" distB="0" distL="0" distR="0">
                <wp:extent cx="302260" cy="302260"/>
                <wp:effectExtent l="0" t="0" r="0" b="0"/>
                <wp:docPr id="1132" name="Rectangle 1132"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9FFB6" id="Rectangle 1132"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a1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LzC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7VIa1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7" w:history="1">
        <w:r w:rsidRPr="001F7D44">
          <w:rPr>
            <w:rStyle w:val="Hyperlink"/>
            <w:rFonts w:ascii="Segoe UI" w:hAnsi="Segoe UI" w:cs="Segoe UI"/>
            <w:color w:val="0366D6"/>
            <w:sz w:val="24"/>
          </w:rPr>
          <w:t>2Do</w:t>
        </w:r>
      </w:hyperlink>
      <w:r w:rsidRPr="001F7D44">
        <w:rPr>
          <w:rFonts w:ascii="Segoe UI" w:hAnsi="Segoe UI" w:cs="Segoe UI"/>
          <w:color w:val="24292E"/>
          <w:sz w:val="24"/>
        </w:rPr>
        <w:t> - A nice todo app.</w: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8" w:history="1">
        <w:r w:rsidRPr="001F7D44">
          <w:rPr>
            <w:rStyle w:val="Hyperlink"/>
            <w:rFonts w:ascii="Segoe UI" w:hAnsi="Segoe UI" w:cs="Segoe UI"/>
            <w:color w:val="0366D6"/>
            <w:sz w:val="24"/>
          </w:rPr>
          <w:t>Wunderlist</w:t>
        </w:r>
      </w:hyperlink>
      <w:r w:rsidRPr="001F7D44">
        <w:rPr>
          <w:rFonts w:ascii="Segoe UI" w:hAnsi="Segoe UI" w:cs="Segoe UI"/>
          <w:color w:val="24292E"/>
          <w:sz w:val="24"/>
        </w:rPr>
        <w:t> - The easiest way to get stuff done.</w: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59" w:history="1">
        <w:r w:rsidRPr="001F7D44">
          <w:rPr>
            <w:rStyle w:val="Hyperlink"/>
            <w:rFonts w:ascii="Segoe UI" w:hAnsi="Segoe UI" w:cs="Segoe UI"/>
            <w:color w:val="0366D6"/>
            <w:sz w:val="24"/>
          </w:rPr>
          <w:t>OnyX</w:t>
        </w:r>
      </w:hyperlink>
      <w:r w:rsidRPr="001F7D44">
        <w:rPr>
          <w:rFonts w:ascii="Segoe UI" w:hAnsi="Segoe UI" w:cs="Segoe UI"/>
          <w:color w:val="24292E"/>
          <w:sz w:val="24"/>
        </w:rPr>
        <w:t> - Multifunction utility to verify disks and files, run cleaning and system maintenance tasks, configure hidden options and more. </w:t>
      </w:r>
      <w:r w:rsidRPr="001F7D44">
        <w:rPr>
          <w:rFonts w:ascii="Segoe UI" w:hAnsi="Segoe UI" w:cs="Segoe UI"/>
          <w:noProof/>
          <w:color w:val="0366D6"/>
          <w:sz w:val="24"/>
        </w:rPr>
        <mc:AlternateContent>
          <mc:Choice Requires="wps">
            <w:drawing>
              <wp:inline distT="0" distB="0" distL="0" distR="0">
                <wp:extent cx="302260" cy="302260"/>
                <wp:effectExtent l="0" t="0" r="0" b="0"/>
                <wp:docPr id="1131" name="Rectangle 113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A1A03" id="Rectangle 113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nD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LzECNBWqjSJ8gbEStO0XBaUV1C0gpFaU+UhUTShjOxnnNWrve44MKfqzcwzmW5aakwQwkV&#10;5cSAfnTDOo2RSi0cdVMBHLM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WbsnD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7"/>
        </w:numPr>
        <w:spacing w:before="60" w:after="100" w:afterAutospacing="1" w:line="240" w:lineRule="auto"/>
        <w:rPr>
          <w:rFonts w:ascii="Segoe UI" w:hAnsi="Segoe UI" w:cs="Segoe UI"/>
          <w:color w:val="24292E"/>
          <w:sz w:val="24"/>
        </w:rPr>
      </w:pPr>
      <w:hyperlink r:id="rId4360" w:history="1">
        <w:r w:rsidRPr="001F7D44">
          <w:rPr>
            <w:rStyle w:val="Hyperlink"/>
            <w:rFonts w:ascii="Segoe UI" w:hAnsi="Segoe UI" w:cs="Segoe UI"/>
            <w:color w:val="0366D6"/>
            <w:sz w:val="24"/>
          </w:rPr>
          <w:t>Focus</w:t>
        </w:r>
      </w:hyperlink>
      <w:r w:rsidRPr="001F7D44">
        <w:rPr>
          <w:rFonts w:ascii="Segoe UI" w:hAnsi="Segoe UI" w:cs="Segoe UI"/>
          <w:color w:val="24292E"/>
          <w:sz w:val="24"/>
        </w:rPr>
        <w:t> - A beautiful pomodoro-based time manager. </w:t>
      </w:r>
      <w:r w:rsidRPr="001F7D44">
        <w:rPr>
          <w:rFonts w:ascii="Segoe UI" w:hAnsi="Segoe UI" w:cs="Segoe UI"/>
          <w:noProof/>
          <w:color w:val="0366D6"/>
          <w:sz w:val="24"/>
        </w:rPr>
        <mc:AlternateContent>
          <mc:Choice Requires="wps">
            <w:drawing>
              <wp:inline distT="0" distB="0" distL="0" distR="0">
                <wp:extent cx="302260" cy="302260"/>
                <wp:effectExtent l="0" t="0" r="0" b="0"/>
                <wp:docPr id="1130" name="Rectangle 1130" descr="App Store">
                  <a:hlinkClick xmlns:a="http://schemas.openxmlformats.org/drawingml/2006/main" r:id="rId43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ECE27" id="Rectangle 1130" o:spid="_x0000_s1026" alt="App Store" href="https://itunes.apple.com/us/app/focus-productivity-timer/id777233759?mt=1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OS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hAQJ0kGVPkPeiNhwiobTmpoKkjZXCt1bqR0mkreciYcFZ9XDHhjc+HP5BsqlrLYdFXaooaac&#10;WBCQaZkyGOnc4dHv69iVJ+yVyT1MV1S/vFd32iEw6lZWDwYJuWgBLp0bBcCBCvA4HGkt+5aSGnJ2&#10;5m7w4Rwa8IbW/QdZA3OytdKze2x052IAXvTo9fJ01At9tKiCw8soScaQtA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" o:button="t" filled="f" stroked="f">
                <v:fill o:detectmouseclick="t"/>
                <o:lock v:ext="edit" aspectratio="t"/>
                <w10:anchorlock/>
              </v:rect>
            </w:pict>
          </mc:Fallback>
        </mc:AlternateConten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Productivity</w:t>
      </w:r>
    </w:p>
    <w:p w:rsidR="00117743" w:rsidRPr="001F7D44" w:rsidRDefault="00117743" w:rsidP="00117743">
      <w:pPr>
        <w:numPr>
          <w:ilvl w:val="0"/>
          <w:numId w:val="238"/>
        </w:numPr>
        <w:spacing w:before="100" w:beforeAutospacing="1" w:after="100" w:afterAutospacing="1" w:line="240" w:lineRule="auto"/>
        <w:rPr>
          <w:rFonts w:ascii="Segoe UI" w:hAnsi="Segoe UI" w:cs="Segoe UI"/>
          <w:color w:val="24292E"/>
          <w:sz w:val="26"/>
          <w:szCs w:val="24"/>
        </w:rPr>
      </w:pPr>
      <w:hyperlink r:id="rId4362" w:history="1">
        <w:r w:rsidRPr="001F7D44">
          <w:rPr>
            <w:rStyle w:val="Hyperlink"/>
            <w:rFonts w:ascii="Segoe UI" w:hAnsi="Segoe UI" w:cs="Segoe UI"/>
            <w:color w:val="0366D6"/>
            <w:sz w:val="24"/>
          </w:rPr>
          <w:t>xScope</w:t>
        </w:r>
      </w:hyperlink>
      <w:r w:rsidRPr="001F7D44">
        <w:rPr>
          <w:rFonts w:ascii="Segoe UI" w:hAnsi="Segoe UI" w:cs="Segoe UI"/>
          <w:color w:val="24292E"/>
          <w:sz w:val="24"/>
        </w:rPr>
        <w:t> - A powerful set of tools that are ideal for measuring, inspecting &amp; testing on-screen graphics and layouts.</w: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63" w:history="1">
        <w:r w:rsidRPr="001F7D44">
          <w:rPr>
            <w:rStyle w:val="Hyperlink"/>
            <w:rFonts w:ascii="Segoe UI" w:hAnsi="Segoe UI" w:cs="Segoe UI"/>
            <w:color w:val="0366D6"/>
            <w:sz w:val="24"/>
          </w:rPr>
          <w:t>Karabiner</w:t>
        </w:r>
      </w:hyperlink>
      <w:r w:rsidRPr="001F7D44">
        <w:rPr>
          <w:rFonts w:ascii="Segoe UI" w:hAnsi="Segoe UI" w:cs="Segoe UI"/>
          <w:color w:val="24292E"/>
          <w:sz w:val="24"/>
        </w:rPr>
        <w:t> - A powerful and stable keyboard customizer for OS X. </w:t>
      </w:r>
      <w:hyperlink r:id="rId4364"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29" name="Rectangle 1129" descr="Open-Source Software">
                    <a:hlinkClick xmlns:a="http://schemas.openxmlformats.org/drawingml/2006/main" r:id="rId43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8B984" id="Rectangle 1129" o:spid="_x0000_s1026" alt="Open-Source Software" href="https://github.com/tekezo/Karabin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c9+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JMN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28" name="Rectangle 1128" descr="Freeware">
                    <a:hlinkClick xmlns:a="http://schemas.openxmlformats.org/drawingml/2006/main" r:id="rId43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4DC93" id="Rectangle 1128" o:spid="_x0000_s1026" alt="Freeware" href="https://github.com/tekezo/Karabin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FW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27" name="Rectangle 1127" descr="Recommend">
                    <a:hlinkClick xmlns:a="http://schemas.openxmlformats.org/drawingml/2006/main" r:id="rId436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18101" id="Rectangle 1127" o:spid="_x0000_s1026" alt="Recommend" href="https://github.com/tekezo/Karabine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Lc7QIAAEM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65" w:history="1">
        <w:r w:rsidRPr="001F7D44">
          <w:rPr>
            <w:rStyle w:val="Hyperlink"/>
            <w:rFonts w:ascii="Segoe UI" w:hAnsi="Segoe UI" w:cs="Segoe UI"/>
            <w:color w:val="0366D6"/>
            <w:sz w:val="24"/>
          </w:rPr>
          <w:t>Ukelele</w:t>
        </w:r>
      </w:hyperlink>
      <w:r w:rsidRPr="001F7D44">
        <w:rPr>
          <w:rFonts w:ascii="Segoe UI" w:hAnsi="Segoe UI" w:cs="Segoe UI"/>
          <w:color w:val="24292E"/>
          <w:sz w:val="24"/>
        </w:rPr>
        <w:t> - Unicode Keyboard Layout Editor.</w: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66" w:history="1">
        <w:r w:rsidRPr="001F7D44">
          <w:rPr>
            <w:rStyle w:val="Hyperlink"/>
            <w:rFonts w:ascii="Segoe UI" w:hAnsi="Segoe UI" w:cs="Segoe UI"/>
            <w:color w:val="0366D6"/>
            <w:sz w:val="24"/>
          </w:rPr>
          <w:t>Keytty</w:t>
        </w:r>
      </w:hyperlink>
      <w:r w:rsidRPr="001F7D44">
        <w:rPr>
          <w:rFonts w:ascii="Segoe UI" w:hAnsi="Segoe UI" w:cs="Segoe UI"/>
          <w:color w:val="24292E"/>
          <w:sz w:val="24"/>
        </w:rPr>
        <w:t> - A app to keep your hands on the keyboard. Move, click, scroll, drag and more with a few strokes.</w: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67" w:history="1">
        <w:r w:rsidRPr="001F7D44">
          <w:rPr>
            <w:rStyle w:val="Hyperlink"/>
            <w:rFonts w:ascii="Segoe UI" w:hAnsi="Segoe UI" w:cs="Segoe UI"/>
            <w:color w:val="0366D6"/>
            <w:sz w:val="24"/>
          </w:rPr>
          <w:t>Mos</w:t>
        </w:r>
      </w:hyperlink>
      <w:r w:rsidRPr="001F7D44">
        <w:rPr>
          <w:rFonts w:ascii="Segoe UI" w:hAnsi="Segoe UI" w:cs="Segoe UI"/>
          <w:color w:val="24292E"/>
          <w:sz w:val="24"/>
        </w:rPr>
        <w:t> - A simple tool can offer the smooth scrolling and reverse the mouse scrolling direction on your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126" name="Rectangle 1126" descr="Open-Source Software">
                  <a:hlinkClick xmlns:a="http://schemas.openxmlformats.org/drawingml/2006/main" r:id="rId43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C88A34" id="Rectangle 1126" o:spid="_x0000_s1026" alt="Open-Source Software" href="https://github.com/Caldis/Mo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fwi+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ZI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25" name="Rectangle 11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4BD92" id="Rectangle 11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wJBQMAAGA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FrhXAkFAwAAYA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69" w:history="1">
        <w:r w:rsidRPr="001F7D44">
          <w:rPr>
            <w:rStyle w:val="Hyperlink"/>
            <w:rFonts w:ascii="Segoe UI" w:hAnsi="Segoe UI" w:cs="Segoe UI"/>
            <w:color w:val="0366D6"/>
            <w:sz w:val="24"/>
          </w:rPr>
          <w:t>BetterTouchTool</w:t>
        </w:r>
      </w:hyperlink>
      <w:r w:rsidRPr="001F7D44">
        <w:rPr>
          <w:rFonts w:ascii="Segoe UI" w:hAnsi="Segoe UI" w:cs="Segoe UI"/>
          <w:color w:val="24292E"/>
          <w:sz w:val="24"/>
        </w:rPr>
        <w:t> - A great, feature-packed app that allows you to configure many gestures for your Magic Mouse, Macbook Trackpad, Magic Trackpad and also Mouse Gestures for normal mice. </w:t>
      </w:r>
      <w:r w:rsidRPr="001F7D44">
        <w:rPr>
          <w:rFonts w:ascii="Segoe UI" w:hAnsi="Segoe UI" w:cs="Segoe UI"/>
          <w:noProof/>
          <w:color w:val="0366D6"/>
          <w:sz w:val="24"/>
        </w:rPr>
        <mc:AlternateContent>
          <mc:Choice Requires="wps">
            <w:drawing>
              <wp:inline distT="0" distB="0" distL="0" distR="0">
                <wp:extent cx="302260" cy="302260"/>
                <wp:effectExtent l="0" t="0" r="0" b="0"/>
                <wp:docPr id="1124" name="Rectangle 112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2917D" id="Rectangle 112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26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o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BIoNb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LmB26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70" w:history="1">
        <w:r w:rsidRPr="001F7D44">
          <w:rPr>
            <w:rStyle w:val="Hyperlink"/>
            <w:rFonts w:ascii="Segoe UI" w:hAnsi="Segoe UI" w:cs="Segoe UI"/>
            <w:color w:val="0366D6"/>
            <w:sz w:val="24"/>
          </w:rPr>
          <w:t>Hammerspoon</w:t>
        </w:r>
      </w:hyperlink>
      <w:r w:rsidRPr="001F7D44">
        <w:rPr>
          <w:rFonts w:ascii="Segoe UI" w:hAnsi="Segoe UI" w:cs="Segoe UI"/>
          <w:color w:val="24292E"/>
          <w:sz w:val="24"/>
        </w:rPr>
        <w:t> - A tool for powerful automation of OS X, programmable by Lua scripting engine. </w:t>
      </w:r>
      <w:r w:rsidRPr="001F7D44">
        <w:rPr>
          <w:rFonts w:ascii="Segoe UI" w:hAnsi="Segoe UI" w:cs="Segoe UI"/>
          <w:noProof/>
          <w:color w:val="0366D6"/>
          <w:sz w:val="24"/>
        </w:rPr>
        <mc:AlternateContent>
          <mc:Choice Requires="wps">
            <w:drawing>
              <wp:inline distT="0" distB="0" distL="0" distR="0">
                <wp:extent cx="302260" cy="302260"/>
                <wp:effectExtent l="0" t="0" r="0" b="0"/>
                <wp:docPr id="1123" name="Rectangle 1123" descr="Open-Source Software">
                  <a:hlinkClick xmlns:a="http://schemas.openxmlformats.org/drawingml/2006/main" r:id="rId43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8FB72" id="Rectangle 1123" o:spid="_x0000_s1026" alt="Open-Source Software" href="https://github.com/Hammerspoon/hammerspo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22" name="Rectangle 112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31C62" id="Rectangle 112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in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o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vgnin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21" name="Rectangle 112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78876" id="Rectangle 112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erABA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&#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72" w:history="1">
        <w:r w:rsidRPr="001F7D44">
          <w:rPr>
            <w:rStyle w:val="Hyperlink"/>
            <w:rFonts w:ascii="Segoe UI" w:hAnsi="Segoe UI" w:cs="Segoe UI"/>
            <w:color w:val="0366D6"/>
            <w:sz w:val="24"/>
          </w:rPr>
          <w:t>Qbserve</w:t>
        </w:r>
      </w:hyperlink>
      <w:r w:rsidRPr="001F7D44">
        <w:rPr>
          <w:rFonts w:ascii="Segoe UI" w:hAnsi="Segoe UI" w:cs="Segoe UI"/>
          <w:color w:val="24292E"/>
          <w:sz w:val="24"/>
        </w:rPr>
        <w:t> - Time tracking automation: freelance project tracking, timesheets, invoicing &amp; real-time productivity feedback.</w:t>
      </w:r>
    </w:p>
    <w:p w:rsidR="00117743" w:rsidRPr="001F7D44" w:rsidRDefault="00117743" w:rsidP="00117743">
      <w:pPr>
        <w:numPr>
          <w:ilvl w:val="0"/>
          <w:numId w:val="238"/>
        </w:numPr>
        <w:spacing w:before="60" w:after="100" w:afterAutospacing="1" w:line="240" w:lineRule="auto"/>
        <w:rPr>
          <w:rFonts w:ascii="Segoe UI" w:hAnsi="Segoe UI" w:cs="Segoe UI"/>
          <w:color w:val="24292E"/>
          <w:sz w:val="24"/>
        </w:rPr>
      </w:pPr>
      <w:hyperlink r:id="rId4373" w:history="1">
        <w:r w:rsidRPr="001F7D44">
          <w:rPr>
            <w:rStyle w:val="Hyperlink"/>
            <w:rFonts w:ascii="Segoe UI" w:hAnsi="Segoe UI" w:cs="Segoe UI"/>
            <w:color w:val="0366D6"/>
            <w:sz w:val="24"/>
          </w:rPr>
          <w:t>Timing</w:t>
        </w:r>
      </w:hyperlink>
      <w:r w:rsidRPr="001F7D44">
        <w:rPr>
          <w:rFonts w:ascii="Segoe UI" w:hAnsi="Segoe UI" w:cs="Segoe UI"/>
          <w:color w:val="24292E"/>
          <w:sz w:val="24"/>
        </w:rPr>
        <w:t> - Automatic time and productivity tracking for Mac. Helps you stay on track with your work and ensures no billable hours get lost if you are billing hourly.</w:t>
      </w:r>
    </w:p>
    <w:p w:rsidR="00117743" w:rsidRPr="001F7D44" w:rsidRDefault="00117743" w:rsidP="00117743">
      <w:pPr>
        <w:numPr>
          <w:ilvl w:val="0"/>
          <w:numId w:val="239"/>
        </w:numPr>
        <w:spacing w:before="100" w:beforeAutospacing="1" w:after="100" w:afterAutospacing="1" w:line="240" w:lineRule="auto"/>
        <w:rPr>
          <w:rFonts w:ascii="Segoe UI" w:hAnsi="Segoe UI" w:cs="Segoe UI"/>
          <w:color w:val="24292E"/>
          <w:sz w:val="24"/>
        </w:rPr>
      </w:pPr>
      <w:r w:rsidRPr="001F7D44">
        <w:rPr>
          <w:rStyle w:val="Strong"/>
          <w:rFonts w:ascii="Segoe UI" w:hAnsi="Segoe UI" w:cs="Segoe UI"/>
          <w:color w:val="24292E"/>
          <w:sz w:val="24"/>
        </w:rPr>
        <w:t>Window Management</w:t>
      </w:r>
    </w:p>
    <w:p w:rsidR="00117743" w:rsidRPr="001F7D44" w:rsidRDefault="00117743" w:rsidP="00117743">
      <w:pPr>
        <w:numPr>
          <w:ilvl w:val="1"/>
          <w:numId w:val="239"/>
        </w:numPr>
        <w:spacing w:before="100" w:beforeAutospacing="1" w:after="100" w:afterAutospacing="1" w:line="240" w:lineRule="auto"/>
        <w:rPr>
          <w:rFonts w:ascii="Segoe UI" w:hAnsi="Segoe UI" w:cs="Segoe UI"/>
          <w:color w:val="24292E"/>
          <w:sz w:val="24"/>
        </w:rPr>
      </w:pPr>
      <w:hyperlink r:id="rId4374" w:history="1">
        <w:r w:rsidRPr="001F7D44">
          <w:rPr>
            <w:rStyle w:val="Hyperlink"/>
            <w:rFonts w:ascii="Segoe UI" w:hAnsi="Segoe UI" w:cs="Segoe UI"/>
            <w:color w:val="0366D6"/>
            <w:sz w:val="24"/>
          </w:rPr>
          <w:t>ShiftIt</w:t>
        </w:r>
      </w:hyperlink>
      <w:r w:rsidRPr="001F7D44">
        <w:rPr>
          <w:rFonts w:ascii="Segoe UI" w:hAnsi="Segoe UI" w:cs="Segoe UI"/>
          <w:color w:val="24292E"/>
          <w:sz w:val="24"/>
        </w:rPr>
        <w:t> - Managing window size and position in OSX.</w:t>
      </w:r>
      <w:r w:rsidRPr="001F7D44">
        <w:rPr>
          <w:rFonts w:ascii="Segoe UI" w:hAnsi="Segoe UI" w:cs="Segoe UI"/>
          <w:noProof/>
          <w:color w:val="0366D6"/>
          <w:sz w:val="24"/>
        </w:rPr>
        <mc:AlternateContent>
          <mc:Choice Requires="wps">
            <w:drawing>
              <wp:inline distT="0" distB="0" distL="0" distR="0">
                <wp:extent cx="302260" cy="302260"/>
                <wp:effectExtent l="0" t="0" r="0" b="0"/>
                <wp:docPr id="1120" name="Rectangle 1120"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8134" id="Rectangle 1120"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eu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pwhnrg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9" name="Rectangle 1119" descr="Open-Source Software">
                  <a:hlinkClick xmlns:a="http://schemas.openxmlformats.org/drawingml/2006/main" r:id="rId43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0E0B1" id="Rectangle 1119" o:spid="_x0000_s1026" alt="Open-Source Software" href="https://github.com/fikovnik/ShiftI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xQ+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OMN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8" name="Rectangle 111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748A1" id="Rectangle 111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Q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eD9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7" name="Rectangle 111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DD9252" id="Rectangle 111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S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DoQm+S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6" name="Rectangle 111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DD49FB" id="Rectangle 111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ZOD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&#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R6ZOD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5" name="Rectangle 1115"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0974B" id="Rectangle 1115"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G5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AKZ9G5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75" w:history="1">
        <w:r w:rsidRPr="001F7D44">
          <w:rPr>
            <w:rStyle w:val="Hyperlink"/>
            <w:rFonts w:ascii="Segoe UI" w:hAnsi="Segoe UI" w:cs="Segoe UI"/>
            <w:color w:val="0366D6"/>
            <w:sz w:val="24"/>
          </w:rPr>
          <w:t>Moom</w:t>
        </w:r>
      </w:hyperlink>
      <w:r w:rsidRPr="001F7D44">
        <w:rPr>
          <w:rFonts w:ascii="Segoe UI" w:hAnsi="Segoe UI" w:cs="Segoe UI"/>
          <w:color w:val="24292E"/>
          <w:sz w:val="24"/>
        </w:rPr>
        <w:t> - Allows you to easily move and zoom windows, or to another display—using either the mouse or the keyboard.</w:t>
      </w:r>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76" w:history="1">
        <w:r w:rsidRPr="001F7D44">
          <w:rPr>
            <w:rStyle w:val="Hyperlink"/>
            <w:rFonts w:ascii="Segoe UI" w:hAnsi="Segoe UI" w:cs="Segoe UI"/>
            <w:color w:val="0366D6"/>
            <w:sz w:val="24"/>
          </w:rPr>
          <w:t>Divvy</w:t>
        </w:r>
      </w:hyperlink>
      <w:r w:rsidRPr="001F7D44">
        <w:rPr>
          <w:rFonts w:ascii="Segoe UI" w:hAnsi="Segoe UI" w:cs="Segoe UI"/>
          <w:color w:val="24292E"/>
          <w:sz w:val="24"/>
        </w:rPr>
        <w:t> - Window management at its finest with its amazing Divvy Grid system.</w:t>
      </w:r>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77" w:history="1">
        <w:r w:rsidRPr="001F7D44">
          <w:rPr>
            <w:rStyle w:val="Hyperlink"/>
            <w:rFonts w:ascii="Segoe UI" w:hAnsi="Segoe UI" w:cs="Segoe UI"/>
            <w:color w:val="0366D6"/>
            <w:sz w:val="24"/>
          </w:rPr>
          <w:t>Slate</w:t>
        </w:r>
      </w:hyperlink>
      <w:r w:rsidRPr="001F7D44">
        <w:rPr>
          <w:rFonts w:ascii="Segoe UI" w:hAnsi="Segoe UI" w:cs="Segoe UI"/>
          <w:color w:val="24292E"/>
          <w:sz w:val="24"/>
        </w:rPr>
        <w:t> - A window management application similar to Divvy and SizeUp (except better and free!). (</w:t>
      </w:r>
      <w:r w:rsidRPr="001F7D44">
        <w:rPr>
          <w:rStyle w:val="Strong"/>
          <w:rFonts w:ascii="Segoe UI" w:hAnsi="Segoe UI" w:cs="Segoe UI"/>
          <w:color w:val="24292E"/>
          <w:sz w:val="24"/>
        </w:rPr>
        <w:t>Needs config file</w:t>
      </w:r>
      <w:r w:rsidRPr="001F7D44">
        <w:rPr>
          <w:rFonts w:ascii="Segoe UI" w:hAnsi="Segoe UI" w:cs="Segoe UI"/>
          <w:color w:val="24292E"/>
          <w:sz w:val="24"/>
        </w:rPr>
        <w:t>) </w:t>
      </w:r>
      <w:hyperlink r:id="rId4378"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14" name="Rectangle 1114" descr="Open-Source Software">
                    <a:hlinkClick xmlns:a="http://schemas.openxmlformats.org/drawingml/2006/main" r:id="rId43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DF52B" id="Rectangle 1114" o:spid="_x0000_s1026" alt="Open-Source Software" href="https://github.com/jigish/sla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T9+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OMV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3" name="Rectangle 1113" descr="Freeware">
                    <a:hlinkClick xmlns:a="http://schemas.openxmlformats.org/drawingml/2006/main" r:id="rId437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93C655" id="Rectangle 1113" o:spid="_x0000_s1026" alt="Freeware" href="https://github.com/jigish/slat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Ce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" o:button="t" filled="f" stroked="f">
                  <v:fill o:detectmouseclick="t"/>
                  <o:lock v:ext="edit" aspectratio="t"/>
                  <w10:anchorlock/>
                </v:rect>
              </w:pict>
            </mc:Fallback>
          </mc:AlternateContent>
        </w:r>
      </w:hyperlink>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79" w:history="1">
        <w:r w:rsidRPr="001F7D44">
          <w:rPr>
            <w:rStyle w:val="Hyperlink"/>
            <w:rFonts w:ascii="Segoe UI" w:hAnsi="Segoe UI" w:cs="Segoe UI"/>
            <w:color w:val="0366D6"/>
            <w:sz w:val="24"/>
          </w:rPr>
          <w:t>SizeUp</w:t>
        </w:r>
      </w:hyperlink>
      <w:r w:rsidRPr="001F7D44">
        <w:rPr>
          <w:rFonts w:ascii="Segoe UI" w:hAnsi="Segoe UI" w:cs="Segoe UI"/>
          <w:color w:val="24292E"/>
          <w:sz w:val="24"/>
        </w:rPr>
        <w:t> - Powerful, keyboard-centric window management.</w:t>
      </w:r>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80" w:history="1">
        <w:r w:rsidRPr="001F7D44">
          <w:rPr>
            <w:rStyle w:val="Hyperlink"/>
            <w:rFonts w:ascii="Segoe UI" w:hAnsi="Segoe UI" w:cs="Segoe UI"/>
            <w:color w:val="0366D6"/>
            <w:sz w:val="24"/>
          </w:rPr>
          <w:t>Spectacle</w:t>
        </w:r>
      </w:hyperlink>
      <w:r w:rsidRPr="001F7D44">
        <w:rPr>
          <w:rFonts w:ascii="Segoe UI" w:hAnsi="Segoe UI" w:cs="Segoe UI"/>
          <w:color w:val="24292E"/>
          <w:sz w:val="24"/>
        </w:rPr>
        <w:t> - Move and resize windows with simple and customizable keyboard shortcuts.</w:t>
      </w:r>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81" w:history="1">
        <w:r w:rsidRPr="001F7D44">
          <w:rPr>
            <w:rStyle w:val="Hyperlink"/>
            <w:rFonts w:ascii="Segoe UI" w:hAnsi="Segoe UI" w:cs="Segoe UI"/>
            <w:color w:val="0366D6"/>
            <w:sz w:val="24"/>
          </w:rPr>
          <w:t>Amethyst</w:t>
        </w:r>
      </w:hyperlink>
      <w:r w:rsidRPr="001F7D44">
        <w:rPr>
          <w:rFonts w:ascii="Segoe UI" w:hAnsi="Segoe UI" w:cs="Segoe UI"/>
          <w:color w:val="24292E"/>
          <w:sz w:val="24"/>
        </w:rPr>
        <w:t> - A tiling window manager. </w:t>
      </w:r>
      <w:hyperlink r:id="rId4382"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12" name="Rectangle 1112" descr="Open-Source Software">
                    <a:hlinkClick xmlns:a="http://schemas.openxmlformats.org/drawingml/2006/main" r:id="rId43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B0A9D" id="Rectangle 1112" o:spid="_x0000_s1026" alt="Open-Source Software" href="https://github.com/ianyh/Amethy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Dx+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OMF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11" name="Rectangle 1111" descr="Freeware">
                    <a:hlinkClick xmlns:a="http://schemas.openxmlformats.org/drawingml/2006/main" r:id="rId43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F7204" id="Rectangle 1111" o:spid="_x0000_s1026" alt="Freeware" href="https://github.com/ianyh/Amethys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407g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" o:button="t" filled="f" stroked="f">
                  <v:fill o:detectmouseclick="t"/>
                  <o:lock v:ext="edit" aspectratio="t"/>
                  <w10:anchorlock/>
                </v:rect>
              </w:pict>
            </mc:Fallback>
          </mc:AlternateContent>
        </w:r>
      </w:hyperlink>
    </w:p>
    <w:p w:rsidR="00117743" w:rsidRPr="001F7D44" w:rsidRDefault="00117743" w:rsidP="00117743">
      <w:pPr>
        <w:numPr>
          <w:ilvl w:val="1"/>
          <w:numId w:val="239"/>
        </w:numPr>
        <w:spacing w:before="60" w:after="100" w:afterAutospacing="1" w:line="240" w:lineRule="auto"/>
        <w:rPr>
          <w:rFonts w:ascii="Segoe UI" w:hAnsi="Segoe UI" w:cs="Segoe UI"/>
          <w:color w:val="24292E"/>
          <w:sz w:val="24"/>
        </w:rPr>
      </w:pPr>
      <w:hyperlink r:id="rId4383" w:history="1">
        <w:r w:rsidRPr="001F7D44">
          <w:rPr>
            <w:rStyle w:val="Hyperlink"/>
            <w:rFonts w:ascii="Segoe UI" w:hAnsi="Segoe UI" w:cs="Segoe UI"/>
            <w:color w:val="0366D6"/>
            <w:sz w:val="24"/>
          </w:rPr>
          <w:t>Magnet</w:t>
        </w:r>
      </w:hyperlink>
      <w:r w:rsidRPr="001F7D44">
        <w:rPr>
          <w:rFonts w:ascii="Segoe UI" w:hAnsi="Segoe UI" w:cs="Segoe UI"/>
          <w:color w:val="24292E"/>
          <w:sz w:val="24"/>
        </w:rPr>
        <w:t> - A window manager that keeps your workspace organized. </w:t>
      </w:r>
      <w:r w:rsidRPr="001F7D44">
        <w:rPr>
          <w:rFonts w:ascii="Segoe UI" w:hAnsi="Segoe UI" w:cs="Segoe UI"/>
          <w:noProof/>
          <w:color w:val="0366D6"/>
          <w:sz w:val="24"/>
        </w:rPr>
        <mc:AlternateContent>
          <mc:Choice Requires="wps">
            <w:drawing>
              <wp:inline distT="0" distB="0" distL="0" distR="0">
                <wp:extent cx="302260" cy="302260"/>
                <wp:effectExtent l="0" t="0" r="0" b="0"/>
                <wp:docPr id="1110" name="Rectangle 1110" descr="App Store">
                  <a:hlinkClick xmlns:a="http://schemas.openxmlformats.org/drawingml/2006/main" r:id="rId43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54451" id="Rectangle 1110" o:spid="_x0000_s1026" alt="App Store" href="https://itunes.apple.com/app/id44125876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3Gd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" o:button="t" filled="f" stroked="f">
                <v:fill o:detectmouseclick="t"/>
                <o:lock v:ext="edit" aspectratio="t"/>
                <w10:anchorlock/>
              </v:rect>
            </w:pict>
          </mc:Fallback>
        </mc:AlternateContent>
      </w:r>
    </w:p>
    <w:p w:rsidR="00117743" w:rsidRPr="001F7D44" w:rsidRDefault="00117743" w:rsidP="00117743">
      <w:pPr>
        <w:numPr>
          <w:ilvl w:val="0"/>
          <w:numId w:val="240"/>
        </w:numPr>
        <w:spacing w:before="100" w:beforeAutospacing="1" w:after="100" w:afterAutospacing="1" w:line="240" w:lineRule="auto"/>
        <w:rPr>
          <w:rFonts w:ascii="Segoe UI" w:hAnsi="Segoe UI" w:cs="Segoe UI"/>
          <w:color w:val="24292E"/>
          <w:sz w:val="24"/>
        </w:rPr>
      </w:pPr>
      <w:r w:rsidRPr="001F7D44">
        <w:rPr>
          <w:rStyle w:val="Strong"/>
          <w:rFonts w:ascii="Segoe UI" w:hAnsi="Segoe UI" w:cs="Segoe UI"/>
          <w:color w:val="24292E"/>
          <w:sz w:val="24"/>
        </w:rPr>
        <w:t>Password Management</w:t>
      </w:r>
    </w:p>
    <w:p w:rsidR="00117743" w:rsidRPr="001F7D44" w:rsidRDefault="00117743" w:rsidP="00117743">
      <w:pPr>
        <w:numPr>
          <w:ilvl w:val="1"/>
          <w:numId w:val="240"/>
        </w:numPr>
        <w:spacing w:before="100" w:beforeAutospacing="1" w:after="100" w:afterAutospacing="1" w:line="240" w:lineRule="auto"/>
        <w:rPr>
          <w:rFonts w:ascii="Segoe UI" w:hAnsi="Segoe UI" w:cs="Segoe UI"/>
          <w:color w:val="24292E"/>
          <w:sz w:val="24"/>
        </w:rPr>
      </w:pPr>
      <w:hyperlink r:id="rId4385" w:history="1">
        <w:r w:rsidRPr="001F7D44">
          <w:rPr>
            <w:rStyle w:val="Hyperlink"/>
            <w:rFonts w:ascii="Segoe UI" w:hAnsi="Segoe UI" w:cs="Segoe UI"/>
            <w:color w:val="0366D6"/>
            <w:sz w:val="24"/>
          </w:rPr>
          <w:t>1Password</w:t>
        </w:r>
      </w:hyperlink>
      <w:r w:rsidRPr="001F7D44">
        <w:rPr>
          <w:rFonts w:ascii="Segoe UI" w:hAnsi="Segoe UI" w:cs="Segoe UI"/>
          <w:color w:val="24292E"/>
          <w:sz w:val="24"/>
        </w:rPr>
        <w:t> - A cross-platform password management tool. </w:t>
      </w:r>
      <w:r w:rsidRPr="001F7D44">
        <w:rPr>
          <w:rFonts w:ascii="Segoe UI" w:hAnsi="Segoe UI" w:cs="Segoe UI"/>
          <w:noProof/>
          <w:color w:val="0366D6"/>
          <w:sz w:val="24"/>
        </w:rPr>
        <mc:AlternateContent>
          <mc:Choice Requires="wps">
            <w:drawing>
              <wp:inline distT="0" distB="0" distL="0" distR="0">
                <wp:extent cx="302260" cy="302260"/>
                <wp:effectExtent l="0" t="0" r="0" b="0"/>
                <wp:docPr id="1109" name="Rectangle 1109"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73C2E1" id="Rectangle 1109"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8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8IgwUiQFrr0CepGxIpTNOxWVJdQtEYaR7LhTKznnJXrPSTr+2PjBrK5LDctFWbonqKcGJCO&#10;blinMVKpRaJuqhBatTKFcmjefNtI8/brkhOxHmzbNr/vdOrg22Y78767U7YJuruV5VojIecN0KBX&#10;ugNCQBH4HbaUkn1DSQW1DE/DDTFsQA3R0LJ/LyuoCNkY6bjvatXaHMAG7ZyOHo46ojuDStg8D6Jo&#10;DGor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AREPk8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08" name="Rectangle 110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04475" id="Rectangle 110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xC4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&#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58xC4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07" name="Rectangle 1107" descr="Must 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BDFAA2" id="Rectangle 1107" o:spid="_x0000_s1026" alt="Must 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" o:button="t" filled="f" stroked="f">
                <v:fill o:detectmouseclick="t"/>
                <o:lock v:ext="edit" aspectratio="t"/>
                <w10:anchorlock/>
              </v:rect>
            </w:pict>
          </mc:Fallback>
        </mc:AlternateContent>
      </w:r>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86" w:history="1">
        <w:r w:rsidRPr="001F7D44">
          <w:rPr>
            <w:rStyle w:val="Hyperlink"/>
            <w:rFonts w:ascii="Segoe UI" w:hAnsi="Segoe UI" w:cs="Segoe UI"/>
            <w:color w:val="0366D6"/>
            <w:sz w:val="24"/>
          </w:rPr>
          <w:t>LastPass</w:t>
        </w:r>
      </w:hyperlink>
      <w:r w:rsidRPr="001F7D44">
        <w:rPr>
          <w:rFonts w:ascii="Segoe UI" w:hAnsi="Segoe UI" w:cs="Segoe UI"/>
          <w:color w:val="24292E"/>
          <w:sz w:val="24"/>
        </w:rPr>
        <w:t> - A password management tool for Mac OS and browser.</w:t>
      </w:r>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87" w:history="1">
        <w:r w:rsidRPr="001F7D44">
          <w:rPr>
            <w:rStyle w:val="Hyperlink"/>
            <w:rFonts w:ascii="Segoe UI" w:hAnsi="Segoe UI" w:cs="Segoe UI"/>
            <w:color w:val="0366D6"/>
            <w:sz w:val="24"/>
          </w:rPr>
          <w:t>KeePassX</w:t>
        </w:r>
      </w:hyperlink>
      <w:r w:rsidRPr="001F7D44">
        <w:rPr>
          <w:rFonts w:ascii="Segoe UI" w:hAnsi="Segoe UI" w:cs="Segoe UI"/>
          <w:color w:val="24292E"/>
          <w:sz w:val="24"/>
        </w:rPr>
        <w:t> - A light-weight and open-source password management app. </w:t>
      </w:r>
      <w:hyperlink r:id="rId4388"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06" name="Rectangle 1106" descr="Open-Source Software">
                    <a:hlinkClick xmlns:a="http://schemas.openxmlformats.org/drawingml/2006/main" r:id="rId43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63040" id="Rectangle 1106" o:spid="_x0000_s1026" alt="Open-Source Software" href="https://github.com/keepassx/keepass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aI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05" name="Rectangle 1105" descr="Freeware">
                    <a:hlinkClick xmlns:a="http://schemas.openxmlformats.org/drawingml/2006/main" r:id="rId43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5D358" id="Rectangle 1105" o:spid="_x0000_s1026" alt="Freeware" href="https://github.com/keepassx/keepassx"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0H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hdHE4wk6aBKnyFvRK4FQ+NpzQyFpFWasYFoB4nkreDyYSE4fdjhggt/rt7IuFR00zFpxxJqJogF&#10;/ZiW9wYjnTs4+n0du+qEQ29yj9LV1C/v+zvtEJj+VtEHg6RatICWXZsecAMToLE/0loNLSM1pOzE&#10;3ejDOTTgDa2GD6oG4mRjlWf32OjOxQC86NHL5ekgF/ZoEYXD8yhJpiAq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" o:button="t" filled="f" stroked="f">
                  <v:fill o:detectmouseclick="t"/>
                  <o:lock v:ext="edit" aspectratio="t"/>
                  <w10:anchorlock/>
                </v:rect>
              </w:pict>
            </mc:Fallback>
          </mc:AlternateContent>
        </w:r>
      </w:hyperlink>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89" w:history="1">
        <w:r w:rsidRPr="001F7D44">
          <w:rPr>
            <w:rStyle w:val="Hyperlink"/>
            <w:rFonts w:ascii="Segoe UI" w:hAnsi="Segoe UI" w:cs="Segoe UI"/>
            <w:color w:val="0366D6"/>
            <w:sz w:val="24"/>
          </w:rPr>
          <w:t>MacPass</w:t>
        </w:r>
      </w:hyperlink>
      <w:r w:rsidRPr="001F7D44">
        <w:rPr>
          <w:rFonts w:ascii="Segoe UI" w:hAnsi="Segoe UI" w:cs="Segoe UI"/>
          <w:color w:val="24292E"/>
          <w:sz w:val="24"/>
        </w:rPr>
        <w:t> - An open-source KeePass Mac OS client. </w:t>
      </w:r>
      <w:hyperlink r:id="rId4390"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104" name="Rectangle 1104" descr="Open-Source Software">
                    <a:hlinkClick xmlns:a="http://schemas.openxmlformats.org/drawingml/2006/main" r:id="rId43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27FF7" id="Rectangle 1104" o:spid="_x0000_s1026" alt="Open-Source Software" href="https://github.com/mstarke/MacPas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v+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KMV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03" name="Rectangle 1103" descr="Freeware">
                    <a:hlinkClick xmlns:a="http://schemas.openxmlformats.org/drawingml/2006/main" r:id="rId439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6E8B2" id="Rectangle 1103" o:spid="_x0000_s1026" alt="Freeware" href="https://github.com/mstarke/MacPas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" o:button="t" filled="f" stroked="f">
                  <v:fill o:detectmouseclick="t"/>
                  <o:lock v:ext="edit" aspectratio="t"/>
                  <w10:anchorlock/>
                </v:rect>
              </w:pict>
            </mc:Fallback>
          </mc:AlternateContent>
        </w:r>
      </w:hyperlink>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91" w:history="1">
        <w:r w:rsidRPr="001F7D44">
          <w:rPr>
            <w:rStyle w:val="Hyperlink"/>
            <w:rFonts w:ascii="Segoe UI" w:hAnsi="Segoe UI" w:cs="Segoe UI"/>
            <w:color w:val="0366D6"/>
            <w:sz w:val="24"/>
          </w:rPr>
          <w:t>Keeweb</w:t>
        </w:r>
      </w:hyperlink>
      <w:r w:rsidRPr="001F7D44">
        <w:rPr>
          <w:rFonts w:ascii="Segoe UI" w:hAnsi="Segoe UI" w:cs="Segoe UI"/>
          <w:color w:val="24292E"/>
          <w:sz w:val="24"/>
        </w:rPr>
        <w:t> - Free cross-platform password manager compatible with KeePass. </w:t>
      </w:r>
      <w:r w:rsidRPr="001F7D44">
        <w:rPr>
          <w:rFonts w:ascii="Segoe UI" w:hAnsi="Segoe UI" w:cs="Segoe UI"/>
          <w:noProof/>
          <w:color w:val="0366D6"/>
          <w:sz w:val="24"/>
        </w:rPr>
        <mc:AlternateContent>
          <mc:Choice Requires="wps">
            <w:drawing>
              <wp:inline distT="0" distB="0" distL="0" distR="0">
                <wp:extent cx="302260" cy="302260"/>
                <wp:effectExtent l="0" t="0" r="0" b="0"/>
                <wp:docPr id="1102" name="Rectangle 1102" descr="Open-Source Software">
                  <a:hlinkClick xmlns:a="http://schemas.openxmlformats.org/drawingml/2006/main" r:id="rId43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EC5A3" id="Rectangle 1102" o:spid="_x0000_s1026" alt="Open-Source Software" href="https://github.com/keeweb/keewe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Zj+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101" name="Rectangle 110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C8103" id="Rectangle 110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x9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LzMx9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0"/>
        </w:numPr>
        <w:spacing w:before="60" w:after="100" w:afterAutospacing="1" w:line="240" w:lineRule="auto"/>
        <w:rPr>
          <w:rFonts w:ascii="Segoe UI" w:hAnsi="Segoe UI" w:cs="Segoe UI"/>
          <w:color w:val="24292E"/>
          <w:sz w:val="24"/>
        </w:rPr>
      </w:pPr>
      <w:r w:rsidRPr="001F7D44">
        <w:rPr>
          <w:rStyle w:val="Strong"/>
          <w:rFonts w:ascii="Segoe UI" w:hAnsi="Segoe UI" w:cs="Segoe UI"/>
          <w:color w:val="24292E"/>
          <w:sz w:val="24"/>
        </w:rPr>
        <w:t>Finder</w:t>
      </w:r>
    </w:p>
    <w:p w:rsidR="00117743" w:rsidRPr="001F7D44" w:rsidRDefault="00117743" w:rsidP="00117743">
      <w:pPr>
        <w:numPr>
          <w:ilvl w:val="1"/>
          <w:numId w:val="240"/>
        </w:numPr>
        <w:spacing w:before="100" w:beforeAutospacing="1" w:after="100" w:afterAutospacing="1" w:line="240" w:lineRule="auto"/>
        <w:rPr>
          <w:rFonts w:ascii="Segoe UI" w:hAnsi="Segoe UI" w:cs="Segoe UI"/>
          <w:color w:val="24292E"/>
          <w:sz w:val="24"/>
        </w:rPr>
      </w:pPr>
      <w:hyperlink r:id="rId4393" w:history="1">
        <w:r w:rsidRPr="001F7D44">
          <w:rPr>
            <w:rStyle w:val="Hyperlink"/>
            <w:rFonts w:ascii="Segoe UI" w:hAnsi="Segoe UI" w:cs="Segoe UI"/>
            <w:color w:val="0366D6"/>
            <w:sz w:val="24"/>
          </w:rPr>
          <w:t>Quicklook-Plugins</w:t>
        </w:r>
      </w:hyperlink>
      <w:r w:rsidRPr="001F7D44">
        <w:rPr>
          <w:rFonts w:ascii="Segoe UI" w:hAnsi="Segoe UI" w:cs="Segoe UI"/>
          <w:color w:val="24292E"/>
          <w:sz w:val="24"/>
        </w:rPr>
        <w:t> - A list of useful "Quick Look" plugins for developers.</w:t>
      </w:r>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94" w:history="1">
        <w:r w:rsidRPr="001F7D44">
          <w:rPr>
            <w:rStyle w:val="Hyperlink"/>
            <w:rFonts w:ascii="Segoe UI" w:hAnsi="Segoe UI" w:cs="Segoe UI"/>
            <w:color w:val="0366D6"/>
            <w:sz w:val="24"/>
          </w:rPr>
          <w:t>ForkLift</w:t>
        </w:r>
      </w:hyperlink>
      <w:r w:rsidRPr="001F7D44">
        <w:rPr>
          <w:rFonts w:ascii="Segoe UI" w:hAnsi="Segoe UI" w:cs="Segoe UI"/>
          <w:color w:val="24292E"/>
          <w:sz w:val="24"/>
        </w:rPr>
        <w:t> - The most advanced dual pane file manager and file transfer client for macOS.</w:t>
      </w:r>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95" w:history="1">
        <w:r w:rsidRPr="001F7D44">
          <w:rPr>
            <w:rStyle w:val="Hyperlink"/>
            <w:rFonts w:ascii="Segoe UI" w:hAnsi="Segoe UI" w:cs="Segoe UI"/>
            <w:color w:val="0366D6"/>
            <w:sz w:val="24"/>
          </w:rPr>
          <w:t>Path Finder</w:t>
        </w:r>
      </w:hyperlink>
      <w:r w:rsidRPr="001F7D44">
        <w:rPr>
          <w:rFonts w:ascii="Segoe UI" w:hAnsi="Segoe UI" w:cs="Segoe UI"/>
          <w:color w:val="24292E"/>
          <w:sz w:val="24"/>
        </w:rPr>
        <w:t> - An all-around file management app.</w:t>
      </w:r>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96" w:history="1">
        <w:r w:rsidRPr="001F7D44">
          <w:rPr>
            <w:rStyle w:val="Hyperlink"/>
            <w:rFonts w:ascii="Segoe UI" w:hAnsi="Segoe UI" w:cs="Segoe UI"/>
            <w:color w:val="0366D6"/>
            <w:sz w:val="24"/>
          </w:rPr>
          <w:t>TotalFinder</w:t>
        </w:r>
      </w:hyperlink>
      <w:r w:rsidRPr="001F7D44">
        <w:rPr>
          <w:rFonts w:ascii="Segoe UI" w:hAnsi="Segoe UI" w:cs="Segoe UI"/>
          <w:color w:val="24292E"/>
          <w:sz w:val="24"/>
        </w:rPr>
        <w:t> - A Chrome-like app as finder substitute.</w:t>
      </w:r>
    </w:p>
    <w:p w:rsidR="00117743" w:rsidRPr="001F7D44" w:rsidRDefault="00117743" w:rsidP="00117743">
      <w:pPr>
        <w:numPr>
          <w:ilvl w:val="1"/>
          <w:numId w:val="240"/>
        </w:numPr>
        <w:spacing w:before="60" w:after="100" w:afterAutospacing="1" w:line="240" w:lineRule="auto"/>
        <w:rPr>
          <w:rFonts w:ascii="Segoe UI" w:hAnsi="Segoe UI" w:cs="Segoe UI"/>
          <w:color w:val="24292E"/>
          <w:sz w:val="24"/>
        </w:rPr>
      </w:pPr>
      <w:hyperlink r:id="rId4397" w:history="1">
        <w:r w:rsidRPr="001F7D44">
          <w:rPr>
            <w:rStyle w:val="Hyperlink"/>
            <w:rFonts w:ascii="Segoe UI" w:hAnsi="Segoe UI" w:cs="Segoe UI"/>
            <w:color w:val="0366D6"/>
            <w:sz w:val="24"/>
          </w:rPr>
          <w:t>XtraFinder</w:t>
        </w:r>
      </w:hyperlink>
      <w:r w:rsidRPr="001F7D44">
        <w:rPr>
          <w:rFonts w:ascii="Segoe UI" w:hAnsi="Segoe UI" w:cs="Segoe UI"/>
          <w:color w:val="24292E"/>
          <w:sz w:val="24"/>
        </w:rPr>
        <w:t> - Adds tabs and cut to Mac Finder. </w:t>
      </w:r>
      <w:r w:rsidRPr="001F7D44">
        <w:rPr>
          <w:rFonts w:ascii="Segoe UI" w:hAnsi="Segoe UI" w:cs="Segoe UI"/>
          <w:noProof/>
          <w:color w:val="0366D6"/>
          <w:sz w:val="24"/>
        </w:rPr>
        <mc:AlternateContent>
          <mc:Choice Requires="wps">
            <w:drawing>
              <wp:inline distT="0" distB="0" distL="0" distR="0">
                <wp:extent cx="302260" cy="302260"/>
                <wp:effectExtent l="0" t="0" r="0" b="0"/>
                <wp:docPr id="1100" name="Rectangle 110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88855" id="Rectangle 110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3O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cIAEiRIC1X6BHkjYsUpGk4rqktIWqEo7YmykEjacCbWc87K9R4XXPhz9QbGuSw3LRVmKKGi&#10;nBjQj25YpzFSqYWjbqoQ6rUyhXKQ3nzbSPP265ITsR7WtnZ+3+nUcbAVd8v77k5ZfLq7leVaIyHn&#10;DXChV7oDVsATSB6OlJJ9Q0kFCQ1P3Q0+rEMN3tCyfy8rSAvZGOm472rV2hjABu2cmB6OYqI7g0o4&#10;PA+iaAwZLc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atY3O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Quality of Life Improvements</w:t>
      </w:r>
    </w:p>
    <w:p w:rsidR="00117743" w:rsidRPr="001F7D44" w:rsidRDefault="00117743" w:rsidP="00117743">
      <w:pPr>
        <w:numPr>
          <w:ilvl w:val="0"/>
          <w:numId w:val="241"/>
        </w:numPr>
        <w:spacing w:before="100" w:beforeAutospacing="1" w:after="100" w:afterAutospacing="1" w:line="240" w:lineRule="auto"/>
        <w:rPr>
          <w:rFonts w:ascii="Segoe UI" w:hAnsi="Segoe UI" w:cs="Segoe UI"/>
          <w:color w:val="24292E"/>
          <w:sz w:val="26"/>
          <w:szCs w:val="24"/>
        </w:rPr>
      </w:pPr>
      <w:hyperlink r:id="rId4398" w:history="1">
        <w:r w:rsidRPr="001F7D44">
          <w:rPr>
            <w:rStyle w:val="Hyperlink"/>
            <w:rFonts w:ascii="Segoe UI" w:hAnsi="Segoe UI" w:cs="Segoe UI"/>
            <w:color w:val="0366D6"/>
            <w:sz w:val="24"/>
          </w:rPr>
          <w:t>CheatSheet</w:t>
        </w:r>
      </w:hyperlink>
      <w:r w:rsidRPr="001F7D44">
        <w:rPr>
          <w:rFonts w:ascii="Segoe UI" w:hAnsi="Segoe UI" w:cs="Segoe UI"/>
          <w:color w:val="24292E"/>
          <w:sz w:val="24"/>
        </w:rPr>
        <w:t xml:space="preserve"> - Hold the </w:t>
      </w:r>
      <w:r w:rsidRPr="001F7D44">
        <w:rPr>
          <w:rFonts w:ascii="Cambria Math" w:hAnsi="Cambria Math" w:cs="Cambria Math"/>
          <w:color w:val="24292E"/>
          <w:sz w:val="24"/>
        </w:rPr>
        <w:t>⌘</w:t>
      </w:r>
      <w:r w:rsidRPr="001F7D44">
        <w:rPr>
          <w:rFonts w:ascii="Segoe UI" w:hAnsi="Segoe UI" w:cs="Segoe UI"/>
          <w:color w:val="24292E"/>
          <w:sz w:val="24"/>
        </w:rPr>
        <w:t>-Key to get a list of all active shortcuts of the current application. It's as simple as that. </w:t>
      </w:r>
      <w:r w:rsidRPr="001F7D44">
        <w:rPr>
          <w:rFonts w:ascii="Segoe UI" w:hAnsi="Segoe UI" w:cs="Segoe UI"/>
          <w:noProof/>
          <w:color w:val="0366D6"/>
          <w:sz w:val="24"/>
        </w:rPr>
        <mc:AlternateContent>
          <mc:Choice Requires="wps">
            <w:drawing>
              <wp:inline distT="0" distB="0" distL="0" distR="0">
                <wp:extent cx="302260" cy="302260"/>
                <wp:effectExtent l="0" t="0" r="0" b="0"/>
                <wp:docPr id="1099" name="Rectangle 1099"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23482" id="Rectangle 1099"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ed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xgnHnQ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98" name="Rectangle 109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BDACD" id="Rectangle 109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ui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NViui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1"/>
        </w:numPr>
        <w:spacing w:before="60" w:after="100" w:afterAutospacing="1" w:line="240" w:lineRule="auto"/>
        <w:rPr>
          <w:rFonts w:ascii="Segoe UI" w:hAnsi="Segoe UI" w:cs="Segoe UI"/>
          <w:color w:val="24292E"/>
          <w:sz w:val="24"/>
        </w:rPr>
      </w:pPr>
      <w:hyperlink r:id="rId4399" w:history="1">
        <w:r w:rsidRPr="001F7D44">
          <w:rPr>
            <w:rStyle w:val="Hyperlink"/>
            <w:rFonts w:ascii="Segoe UI" w:hAnsi="Segoe UI" w:cs="Segoe UI"/>
            <w:color w:val="0366D6"/>
            <w:sz w:val="24"/>
          </w:rPr>
          <w:t>Snap</w:t>
        </w:r>
      </w:hyperlink>
      <w:r w:rsidRPr="001F7D44">
        <w:rPr>
          <w:rFonts w:ascii="Segoe UI" w:hAnsi="Segoe UI" w:cs="Segoe UI"/>
          <w:color w:val="24292E"/>
          <w:sz w:val="24"/>
        </w:rPr>
        <w:t> - Launch an app in a snap. Ridiculously easy shortcut management. </w:t>
      </w:r>
      <w:r w:rsidRPr="001F7D44">
        <w:rPr>
          <w:rFonts w:ascii="Segoe UI" w:hAnsi="Segoe UI" w:cs="Segoe UI"/>
          <w:noProof/>
          <w:color w:val="0366D6"/>
          <w:sz w:val="24"/>
        </w:rPr>
        <mc:AlternateContent>
          <mc:Choice Requires="wps">
            <w:drawing>
              <wp:inline distT="0" distB="0" distL="0" distR="0">
                <wp:extent cx="302260" cy="302260"/>
                <wp:effectExtent l="0" t="0" r="0" b="0"/>
                <wp:docPr id="1097" name="Rectangle 109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E3CFB" id="Rectangle 109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lOW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Jk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37lOW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96" name="Rectangle 1096" descr="App Store">
                  <a:hlinkClick xmlns:a="http://schemas.openxmlformats.org/drawingml/2006/main" r:id="rId44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A414C" id="Rectangle 1096" o:spid="_x0000_s1026" alt="App Store" href="https://itunes.apple.com/cn/app/id41807314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" o:button="t" filled="f" stroked="f">
                <v:fill o:detectmouseclick="t"/>
                <o:lock v:ext="edit" aspectratio="t"/>
                <w10:anchorlock/>
              </v:rect>
            </w:pict>
          </mc:Fallback>
        </mc:AlternateContent>
      </w:r>
    </w:p>
    <w:p w:rsidR="00117743" w:rsidRPr="001F7D44" w:rsidRDefault="00117743" w:rsidP="00117743">
      <w:pPr>
        <w:numPr>
          <w:ilvl w:val="0"/>
          <w:numId w:val="241"/>
        </w:numPr>
        <w:spacing w:before="60" w:after="100" w:afterAutospacing="1" w:line="240" w:lineRule="auto"/>
        <w:rPr>
          <w:rFonts w:ascii="Segoe UI" w:hAnsi="Segoe UI" w:cs="Segoe UI"/>
          <w:color w:val="24292E"/>
          <w:sz w:val="24"/>
        </w:rPr>
      </w:pPr>
      <w:hyperlink r:id="rId4401" w:history="1">
        <w:r w:rsidRPr="001F7D44">
          <w:rPr>
            <w:rStyle w:val="Hyperlink"/>
            <w:rFonts w:ascii="Segoe UI" w:hAnsi="Segoe UI" w:cs="Segoe UI"/>
            <w:color w:val="0366D6"/>
            <w:sz w:val="24"/>
          </w:rPr>
          <w:t>KeyCastr</w:t>
        </w:r>
      </w:hyperlink>
      <w:r w:rsidRPr="001F7D44">
        <w:rPr>
          <w:rFonts w:ascii="Segoe UI" w:hAnsi="Segoe UI" w:cs="Segoe UI"/>
          <w:color w:val="24292E"/>
          <w:sz w:val="24"/>
        </w:rPr>
        <w:t> - An open-source keystroke visualizer. </w:t>
      </w:r>
      <w:r w:rsidRPr="001F7D44">
        <w:rPr>
          <w:rFonts w:ascii="Segoe UI" w:hAnsi="Segoe UI" w:cs="Segoe UI"/>
          <w:noProof/>
          <w:color w:val="0366D6"/>
          <w:sz w:val="24"/>
        </w:rPr>
        <mc:AlternateContent>
          <mc:Choice Requires="wps">
            <w:drawing>
              <wp:inline distT="0" distB="0" distL="0" distR="0">
                <wp:extent cx="302260" cy="302260"/>
                <wp:effectExtent l="0" t="0" r="0" b="0"/>
                <wp:docPr id="1095" name="Rectangle 1095" descr="Open-Source Software">
                  <a:hlinkClick xmlns:a="http://schemas.openxmlformats.org/drawingml/2006/main" r:id="rId440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66907" id="Rectangle 1095" o:spid="_x0000_s1026" alt="Open-Source Software" href="https://github.com/keycastr/keycastr"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06n+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ibIK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94" name="Rectangle 1094"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6BA1A" id="Rectangle 1094"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Y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Ikx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FY+GY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1"/>
        </w:numPr>
        <w:spacing w:before="60" w:after="100" w:afterAutospacing="1" w:line="240" w:lineRule="auto"/>
        <w:rPr>
          <w:rFonts w:ascii="Segoe UI" w:hAnsi="Segoe UI" w:cs="Segoe UI"/>
          <w:color w:val="24292E"/>
          <w:sz w:val="24"/>
        </w:rPr>
      </w:pPr>
      <w:hyperlink r:id="rId4402" w:history="1">
        <w:r w:rsidRPr="001F7D44">
          <w:rPr>
            <w:rStyle w:val="Hyperlink"/>
            <w:rFonts w:ascii="Segoe UI" w:hAnsi="Segoe UI" w:cs="Segoe UI"/>
            <w:color w:val="0366D6"/>
            <w:sz w:val="24"/>
          </w:rPr>
          <w:t>f.lux</w:t>
        </w:r>
      </w:hyperlink>
      <w:r w:rsidRPr="001F7D44">
        <w:rPr>
          <w:rFonts w:ascii="Segoe UI" w:hAnsi="Segoe UI" w:cs="Segoe UI"/>
          <w:color w:val="24292E"/>
          <w:sz w:val="24"/>
        </w:rPr>
        <w:t> - An application makes the color of your computer's display adapt to the time of day. </w:t>
      </w:r>
      <w:r w:rsidRPr="001F7D44">
        <w:rPr>
          <w:rFonts w:ascii="Segoe UI" w:hAnsi="Segoe UI" w:cs="Segoe UI"/>
          <w:noProof/>
          <w:color w:val="0366D6"/>
          <w:sz w:val="24"/>
        </w:rPr>
        <mc:AlternateContent>
          <mc:Choice Requires="wps">
            <w:drawing>
              <wp:inline distT="0" distB="0" distL="0" distR="0">
                <wp:extent cx="302260" cy="302260"/>
                <wp:effectExtent l="0" t="0" r="0" b="0"/>
                <wp:docPr id="1093" name="Rectangle 109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B3AF38" id="Rectangle 109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U2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LkH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wAMU2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System Related Tools</w:t>
      </w:r>
    </w:p>
    <w:p w:rsidR="00117743" w:rsidRPr="001F7D44" w:rsidRDefault="00117743" w:rsidP="00F526AB">
      <w:pPr>
        <w:numPr>
          <w:ilvl w:val="0"/>
          <w:numId w:val="242"/>
        </w:numPr>
        <w:spacing w:before="100" w:beforeAutospacing="1" w:after="100" w:afterAutospacing="1" w:line="240" w:lineRule="auto"/>
        <w:rPr>
          <w:rFonts w:ascii="Segoe UI" w:hAnsi="Segoe UI" w:cs="Segoe UI"/>
          <w:color w:val="24292E"/>
          <w:sz w:val="26"/>
          <w:szCs w:val="24"/>
        </w:rPr>
      </w:pPr>
      <w:hyperlink r:id="rId4403" w:history="1">
        <w:r w:rsidRPr="001F7D44">
          <w:rPr>
            <w:rStyle w:val="Hyperlink"/>
            <w:rFonts w:ascii="Segoe UI" w:hAnsi="Segoe UI" w:cs="Segoe UI"/>
            <w:color w:val="0366D6"/>
            <w:sz w:val="24"/>
          </w:rPr>
          <w:t>AppCleaner</w:t>
        </w:r>
      </w:hyperlink>
      <w:r w:rsidRPr="001F7D44">
        <w:rPr>
          <w:rFonts w:ascii="Segoe UI" w:hAnsi="Segoe UI" w:cs="Segoe UI"/>
          <w:color w:val="24292E"/>
          <w:sz w:val="24"/>
        </w:rPr>
        <w:t> - A small application which allows you to thoroughly uninstall unwanted apps. </w:t>
      </w:r>
      <w:r w:rsidRPr="001F7D44">
        <w:rPr>
          <w:rFonts w:ascii="Segoe UI" w:hAnsi="Segoe UI" w:cs="Segoe UI"/>
          <w:noProof/>
          <w:color w:val="0366D6"/>
          <w:sz w:val="24"/>
        </w:rPr>
        <mc:AlternateContent>
          <mc:Choice Requires="wps">
            <w:drawing>
              <wp:inline distT="0" distB="0" distL="0" distR="0">
                <wp:extent cx="302260" cy="302260"/>
                <wp:effectExtent l="0" t="0" r="0" b="0"/>
                <wp:docPr id="1092" name="Rectangle 109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977BF" id="Rectangle 109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SF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heYSF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91" name="Rectangle 109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670327" id="Rectangle 109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8jKBA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&#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04" w:history="1">
        <w:r w:rsidRPr="001F7D44">
          <w:rPr>
            <w:rStyle w:val="Hyperlink"/>
            <w:rFonts w:ascii="Segoe UI" w:hAnsi="Segoe UI" w:cs="Segoe UI"/>
            <w:color w:val="0366D6"/>
            <w:sz w:val="24"/>
          </w:rPr>
          <w:t>iStats</w:t>
        </w:r>
      </w:hyperlink>
      <w:r w:rsidRPr="001F7D44">
        <w:rPr>
          <w:rFonts w:ascii="Segoe UI" w:hAnsi="Segoe UI" w:cs="Segoe UI"/>
          <w:color w:val="24292E"/>
          <w:sz w:val="24"/>
        </w:rPr>
        <w:t> - iStats is a command-line tool that allows you to easily grab the CPU temperature, fan speeds and battery information on OS X. </w:t>
      </w:r>
      <w:hyperlink r:id="rId4405" w:history="1">
        <w:r w:rsidRPr="001F7D44">
          <w:rPr>
            <w:rFonts w:ascii="Segoe UI" w:hAnsi="Segoe UI" w:cs="Segoe UI"/>
            <w:noProof/>
            <w:color w:val="0366D6"/>
            <w:sz w:val="24"/>
          </w:rPr>
          <mc:AlternateContent>
            <mc:Choice Requires="wps">
              <w:drawing>
                <wp:inline distT="0" distB="0" distL="0" distR="0">
                  <wp:extent cx="302260" cy="302260"/>
                  <wp:effectExtent l="0" t="0" r="0" b="0"/>
                  <wp:docPr id="1090" name="Rectangle 1090" descr="Open-Source Software">
                    <a:hlinkClick xmlns:a="http://schemas.openxmlformats.org/drawingml/2006/main" r:id="rId44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1BA02" id="Rectangle 1090" o:spid="_x0000_s1026" alt="Open-Source Software" href="https://github.com/Chris911/iSta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it+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89" name="Rectangle 1089" descr="Freeware">
                    <a:hlinkClick xmlns:a="http://schemas.openxmlformats.org/drawingml/2006/main" r:id="rId440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A2075" id="Rectangle 1089" o:spid="_x0000_s1026" alt="Freeware" href="https://github.com/Chris911/iSta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VA7wIAAEI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" o:button="t" filled="f" stroked="f">
                  <v:fill o:detectmouseclick="t"/>
                  <o:lock v:ext="edit" aspectratio="t"/>
                  <w10:anchorlock/>
                </v:rect>
              </w:pict>
            </mc:Fallback>
          </mc:AlternateContent>
        </w:r>
      </w:hyperlink>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06" w:history="1">
        <w:r w:rsidRPr="001F7D44">
          <w:rPr>
            <w:rStyle w:val="Hyperlink"/>
            <w:rFonts w:ascii="Segoe UI" w:hAnsi="Segoe UI" w:cs="Segoe UI"/>
            <w:color w:val="0366D6"/>
            <w:sz w:val="24"/>
          </w:rPr>
          <w:t>Juice</w:t>
        </w:r>
      </w:hyperlink>
      <w:r w:rsidRPr="001F7D44">
        <w:rPr>
          <w:rFonts w:ascii="Segoe UI" w:hAnsi="Segoe UI" w:cs="Segoe UI"/>
          <w:color w:val="24292E"/>
          <w:sz w:val="24"/>
        </w:rPr>
        <w:t> - Make your battery information a bit more interesting by making your own measurement scale instead of a boring battery indicator. </w:t>
      </w:r>
      <w:r w:rsidRPr="001F7D44">
        <w:rPr>
          <w:rFonts w:ascii="Segoe UI" w:hAnsi="Segoe UI" w:cs="Segoe UI"/>
          <w:noProof/>
          <w:color w:val="0366D6"/>
          <w:sz w:val="24"/>
        </w:rPr>
        <mc:AlternateContent>
          <mc:Choice Requires="wps">
            <w:drawing>
              <wp:inline distT="0" distB="0" distL="0" distR="0">
                <wp:extent cx="302260" cy="302260"/>
                <wp:effectExtent l="0" t="0" r="0" b="0"/>
                <wp:docPr id="1088" name="Rectangle 1088" descr="Open-Source Software">
                  <a:hlinkClick xmlns:a="http://schemas.openxmlformats.org/drawingml/2006/main" r:id="rId440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3028E" id="Rectangle 1088" o:spid="_x0000_s1026" alt="Open-Source Software" href="https://github.com/brianmichel/Juic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32" name="Rectangle 532"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8D255" id="Rectangle 532"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uNBg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ooxuNBgMAAF4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07" w:history="1">
        <w:r w:rsidRPr="001F7D44">
          <w:rPr>
            <w:rStyle w:val="Hyperlink"/>
            <w:rFonts w:ascii="Segoe UI" w:hAnsi="Segoe UI" w:cs="Segoe UI"/>
            <w:color w:val="0366D6"/>
            <w:sz w:val="24"/>
          </w:rPr>
          <w:t>NitroShare</w:t>
        </w:r>
      </w:hyperlink>
      <w:r w:rsidRPr="001F7D44">
        <w:rPr>
          <w:rFonts w:ascii="Segoe UI" w:hAnsi="Segoe UI" w:cs="Segoe UI"/>
          <w:color w:val="24292E"/>
          <w:sz w:val="24"/>
        </w:rPr>
        <w:t> - CROSS-PLATFORM NETWORK FILE TRANSFER APPLICATION. </w:t>
      </w:r>
      <w:r w:rsidRPr="001F7D44">
        <w:rPr>
          <w:rFonts w:ascii="Segoe UI" w:hAnsi="Segoe UI" w:cs="Segoe UI"/>
          <w:noProof/>
          <w:color w:val="0366D6"/>
          <w:sz w:val="24"/>
        </w:rPr>
        <mc:AlternateContent>
          <mc:Choice Requires="wps">
            <w:drawing>
              <wp:inline distT="0" distB="0" distL="0" distR="0">
                <wp:extent cx="302260" cy="302260"/>
                <wp:effectExtent l="0" t="0" r="0" b="0"/>
                <wp:docPr id="531" name="Rectangle 531" descr="Open-Source Software">
                  <a:hlinkClick xmlns:a="http://schemas.openxmlformats.org/drawingml/2006/main" r:id="rId440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1D5CA" id="Rectangle 531" o:spid="_x0000_s1026" alt="Open-Source Software" href="https://github.com/nitroshare/nitroshare-deskto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TY+QIAAEw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30" name="Rectangle 530"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4D1E8" id="Rectangle 530"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uSBg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AWjfuSBgMAAF4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09" w:history="1">
        <w:r w:rsidRPr="001F7D44">
          <w:rPr>
            <w:rStyle w:val="Hyperlink"/>
            <w:rFonts w:ascii="Segoe UI" w:hAnsi="Segoe UI" w:cs="Segoe UI"/>
            <w:color w:val="0366D6"/>
            <w:sz w:val="24"/>
          </w:rPr>
          <w:t>Monity</w:t>
        </w:r>
      </w:hyperlink>
      <w:r w:rsidRPr="001F7D44">
        <w:rPr>
          <w:rFonts w:ascii="Segoe UI" w:hAnsi="Segoe UI" w:cs="Segoe UI"/>
          <w:color w:val="24292E"/>
          <w:sz w:val="24"/>
        </w:rPr>
        <w:t> - A system monitoring widget for OS X. </w:t>
      </w:r>
      <w:r w:rsidRPr="001F7D44">
        <w:rPr>
          <w:rFonts w:ascii="Segoe UI" w:hAnsi="Segoe UI" w:cs="Segoe UI"/>
          <w:noProof/>
          <w:color w:val="0366D6"/>
          <w:sz w:val="24"/>
        </w:rPr>
        <mc:AlternateContent>
          <mc:Choice Requires="wps">
            <w:drawing>
              <wp:inline distT="0" distB="0" distL="0" distR="0">
                <wp:extent cx="302260" cy="302260"/>
                <wp:effectExtent l="0" t="0" r="0" b="0"/>
                <wp:docPr id="529" name="Rectangle 529" descr="star 3">
                  <a:hlinkClick xmlns:a="http://schemas.openxmlformats.org/drawingml/2006/main" r:id="rId388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34ED4" id="Rectangle 529" o:spid="_x0000_s1026" alt="star 3" href="https://camo.githubusercontent.com/1168647aeae5f5acea4277203c44a7fafdcceefc/68747470733a2f2f6a617977636a6c6f76652e6769746875622e696f2f73622f737461722f7265643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0V/BAMAAFw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0" w:history="1">
        <w:r w:rsidRPr="001F7D44">
          <w:rPr>
            <w:rStyle w:val="Hyperlink"/>
            <w:rFonts w:ascii="Segoe UI" w:hAnsi="Segoe UI" w:cs="Segoe UI"/>
            <w:color w:val="0366D6"/>
            <w:sz w:val="24"/>
          </w:rPr>
          <w:t>SSH Tunnel</w:t>
        </w:r>
      </w:hyperlink>
      <w:r w:rsidRPr="001F7D44">
        <w:rPr>
          <w:rFonts w:ascii="Segoe UI" w:hAnsi="Segoe UI" w:cs="Segoe UI"/>
          <w:color w:val="24292E"/>
          <w:sz w:val="24"/>
        </w:rPr>
        <w:t> - An application to manage your SSH.</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1" w:history="1">
        <w:r w:rsidRPr="001F7D44">
          <w:rPr>
            <w:rStyle w:val="Hyperlink"/>
            <w:rFonts w:ascii="Segoe UI" w:hAnsi="Segoe UI" w:cs="Segoe UI"/>
            <w:color w:val="0366D6"/>
            <w:sz w:val="24"/>
          </w:rPr>
          <w:t>Mounty</w:t>
        </w:r>
      </w:hyperlink>
      <w:r w:rsidRPr="001F7D44">
        <w:rPr>
          <w:rFonts w:ascii="Segoe UI" w:hAnsi="Segoe UI" w:cs="Segoe UI"/>
          <w:color w:val="24292E"/>
          <w:sz w:val="24"/>
        </w:rPr>
        <w:t> - A tiny tool to re-mount write-protected NTFS volumes under Mac OS X 10.9+ in read-write mode. </w:t>
      </w:r>
      <w:r w:rsidRPr="001F7D44">
        <w:rPr>
          <w:rFonts w:ascii="Segoe UI" w:hAnsi="Segoe UI" w:cs="Segoe UI"/>
          <w:noProof/>
          <w:color w:val="0366D6"/>
          <w:sz w:val="24"/>
        </w:rPr>
        <mc:AlternateContent>
          <mc:Choice Requires="wps">
            <w:drawing>
              <wp:inline distT="0" distB="0" distL="0" distR="0">
                <wp:extent cx="302260" cy="302260"/>
                <wp:effectExtent l="0" t="0" r="0" b="0"/>
                <wp:docPr id="528" name="Rectangle 528"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01DF0" id="Rectangle 528"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4tBg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Uqs4tBgMAAF4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2" w:history="1">
        <w:r w:rsidRPr="001F7D44">
          <w:rPr>
            <w:rStyle w:val="Hyperlink"/>
            <w:rFonts w:ascii="Segoe UI" w:hAnsi="Segoe UI" w:cs="Segoe UI"/>
            <w:color w:val="0366D6"/>
            <w:sz w:val="24"/>
          </w:rPr>
          <w:t>Paragon NTFS</w:t>
        </w:r>
      </w:hyperlink>
      <w:r w:rsidRPr="001F7D44">
        <w:rPr>
          <w:rFonts w:ascii="Segoe UI" w:hAnsi="Segoe UI" w:cs="Segoe UI"/>
          <w:color w:val="24292E"/>
          <w:sz w:val="24"/>
        </w:rPr>
        <w:t> - Read/write access to NTFS in macOS Sierra.</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3" w:history="1">
        <w:r w:rsidRPr="001F7D44">
          <w:rPr>
            <w:rStyle w:val="Hyperlink"/>
            <w:rFonts w:ascii="Segoe UI" w:hAnsi="Segoe UI" w:cs="Segoe UI"/>
            <w:color w:val="0366D6"/>
            <w:sz w:val="24"/>
          </w:rPr>
          <w:t>Tuxera NTFS</w:t>
        </w:r>
      </w:hyperlink>
      <w:r w:rsidRPr="001F7D44">
        <w:rPr>
          <w:rFonts w:ascii="Segoe UI" w:hAnsi="Segoe UI" w:cs="Segoe UI"/>
          <w:color w:val="24292E"/>
          <w:sz w:val="24"/>
        </w:rPr>
        <w:t> - Full read-write compatibility with NTFS-formatted drives on a Mac.</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4" w:history="1">
        <w:r w:rsidRPr="001F7D44">
          <w:rPr>
            <w:rStyle w:val="Hyperlink"/>
            <w:rFonts w:ascii="Segoe UI" w:hAnsi="Segoe UI" w:cs="Segoe UI"/>
            <w:color w:val="0366D6"/>
            <w:sz w:val="24"/>
          </w:rPr>
          <w:t>gfxCardStatus</w:t>
        </w:r>
      </w:hyperlink>
      <w:r w:rsidRPr="001F7D44">
        <w:rPr>
          <w:rFonts w:ascii="Segoe UI" w:hAnsi="Segoe UI" w:cs="Segoe UI"/>
          <w:color w:val="24292E"/>
          <w:sz w:val="24"/>
        </w:rPr>
        <w:t> - An unobtrusive menu bar app for OS X that allows MacBook Pro users to see which apps are affecting their battery life by using the more power-hungry graphics. </w:t>
      </w:r>
      <w:r w:rsidRPr="001F7D44">
        <w:rPr>
          <w:rFonts w:ascii="Segoe UI" w:hAnsi="Segoe UI" w:cs="Segoe UI"/>
          <w:noProof/>
          <w:color w:val="0366D6"/>
          <w:sz w:val="24"/>
        </w:rPr>
        <mc:AlternateContent>
          <mc:Choice Requires="wps">
            <w:drawing>
              <wp:inline distT="0" distB="0" distL="0" distR="0">
                <wp:extent cx="302260" cy="302260"/>
                <wp:effectExtent l="0" t="0" r="0" b="0"/>
                <wp:docPr id="527" name="Rectangle 527"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F843A" id="Rectangle 527"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59Bg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DRdZ59BgMAAF4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26" name="Rectangle 526"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66BEF" id="Rectangle 526"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0JBQMAAF8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&#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RpT0JBQMAAF8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5" w:history="1">
        <w:r w:rsidRPr="001F7D44">
          <w:rPr>
            <w:rStyle w:val="Hyperlink"/>
            <w:rFonts w:ascii="Segoe UI" w:hAnsi="Segoe UI" w:cs="Segoe UI"/>
            <w:color w:val="0366D6"/>
            <w:sz w:val="24"/>
          </w:rPr>
          <w:t>DaisyDisk</w:t>
        </w:r>
      </w:hyperlink>
      <w:r w:rsidRPr="001F7D44">
        <w:rPr>
          <w:rFonts w:ascii="Segoe UI" w:hAnsi="Segoe UI" w:cs="Segoe UI"/>
          <w:color w:val="24292E"/>
          <w:sz w:val="24"/>
        </w:rPr>
        <w:t> - Gives you a great overview of disk usage. Can also make more disk-space available by cleaning up your disk.</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6" w:history="1">
        <w:r w:rsidRPr="001F7D44">
          <w:rPr>
            <w:rStyle w:val="Hyperlink"/>
            <w:rFonts w:ascii="Segoe UI" w:hAnsi="Segoe UI" w:cs="Segoe UI"/>
            <w:color w:val="0366D6"/>
            <w:sz w:val="24"/>
          </w:rPr>
          <w:t>OmniDiskSweeper</w:t>
        </w:r>
      </w:hyperlink>
      <w:r w:rsidRPr="001F7D44">
        <w:rPr>
          <w:rFonts w:ascii="Segoe UI" w:hAnsi="Segoe UI" w:cs="Segoe UI"/>
          <w:color w:val="24292E"/>
          <w:sz w:val="24"/>
        </w:rPr>
        <w:t> - Shows you the files on your drive, ordered by size. It can be used to find and remove unused files. </w:t>
      </w:r>
      <w:r w:rsidRPr="001F7D44">
        <w:rPr>
          <w:rFonts w:ascii="Segoe UI" w:hAnsi="Segoe UI" w:cs="Segoe UI"/>
          <w:noProof/>
          <w:color w:val="0366D6"/>
          <w:sz w:val="24"/>
        </w:rPr>
        <mc:AlternateContent>
          <mc:Choice Requires="wps">
            <w:drawing>
              <wp:inline distT="0" distB="0" distL="0" distR="0">
                <wp:extent cx="302260" cy="302260"/>
                <wp:effectExtent l="0" t="0" r="0" b="0"/>
                <wp:docPr id="525" name="Rectangle 52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8564E" id="Rectangle 52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&#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24" name="Rectangle 52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39103B" id="Rectangle 52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dTBQMAAF8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kmidTBQMAAF8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7" w:history="1">
        <w:r w:rsidRPr="001F7D44">
          <w:rPr>
            <w:rStyle w:val="Hyperlink"/>
            <w:rFonts w:ascii="Segoe UI" w:hAnsi="Segoe UI" w:cs="Segoe UI"/>
            <w:color w:val="0366D6"/>
            <w:sz w:val="24"/>
          </w:rPr>
          <w:t>iStat Menus</w:t>
        </w:r>
      </w:hyperlink>
      <w:r w:rsidRPr="001F7D44">
        <w:rPr>
          <w:rFonts w:ascii="Segoe UI" w:hAnsi="Segoe UI" w:cs="Segoe UI"/>
          <w:color w:val="24292E"/>
          <w:sz w:val="24"/>
        </w:rPr>
        <w:t> - An advanced Mac system monitor on the menubar. </w:t>
      </w:r>
      <w:r w:rsidRPr="001F7D44">
        <w:rPr>
          <w:rFonts w:ascii="Segoe UI" w:hAnsi="Segoe UI" w:cs="Segoe UI"/>
          <w:noProof/>
          <w:color w:val="0366D6"/>
          <w:sz w:val="24"/>
        </w:rPr>
        <mc:AlternateContent>
          <mc:Choice Requires="wps">
            <w:drawing>
              <wp:inline distT="0" distB="0" distL="0" distR="0">
                <wp:extent cx="302260" cy="302260"/>
                <wp:effectExtent l="0" t="0" r="0" b="0"/>
                <wp:docPr id="523" name="Rectangle 523"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FC662" id="Rectangle 523"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x9BQMAAF8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BR7x9BQMAAF8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8" w:history="1">
        <w:r w:rsidRPr="001F7D44">
          <w:rPr>
            <w:rStyle w:val="Hyperlink"/>
            <w:rFonts w:ascii="Segoe UI" w:hAnsi="Segoe UI" w:cs="Segoe UI"/>
            <w:color w:val="0366D6"/>
            <w:sz w:val="24"/>
          </w:rPr>
          <w:t>HTML5 Player</w:t>
        </w:r>
      </w:hyperlink>
      <w:r w:rsidRPr="001F7D44">
        <w:rPr>
          <w:rFonts w:ascii="Segoe UI" w:hAnsi="Segoe UI" w:cs="Segoe UI"/>
          <w:color w:val="24292E"/>
          <w:sz w:val="24"/>
        </w:rPr>
        <w:t> - An HTML 5 video player. Keep your Mac from "burning".</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19" w:history="1">
        <w:r w:rsidRPr="001F7D44">
          <w:rPr>
            <w:rStyle w:val="Hyperlink"/>
            <w:rFonts w:ascii="Segoe UI" w:hAnsi="Segoe UI" w:cs="Segoe UI"/>
            <w:color w:val="0366D6"/>
            <w:sz w:val="24"/>
          </w:rPr>
          <w:t>InsomniaX</w:t>
        </w:r>
      </w:hyperlink>
      <w:r w:rsidRPr="001F7D44">
        <w:rPr>
          <w:rFonts w:ascii="Segoe UI" w:hAnsi="Segoe UI" w:cs="Segoe UI"/>
          <w:color w:val="24292E"/>
          <w:sz w:val="24"/>
        </w:rPr>
        <w:t> - Disable either lid and/or idle sleep (so you can play music with your lid closed, for example).</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20" w:history="1">
        <w:r w:rsidRPr="001F7D44">
          <w:rPr>
            <w:rStyle w:val="Hyperlink"/>
            <w:rFonts w:ascii="Segoe UI" w:hAnsi="Segoe UI" w:cs="Segoe UI"/>
            <w:color w:val="0366D6"/>
            <w:sz w:val="24"/>
          </w:rPr>
          <w:t>Caffeine</w:t>
        </w:r>
      </w:hyperlink>
      <w:r w:rsidRPr="001F7D44">
        <w:rPr>
          <w:rFonts w:ascii="Segoe UI" w:hAnsi="Segoe UI" w:cs="Segoe UI"/>
          <w:color w:val="24292E"/>
          <w:sz w:val="24"/>
        </w:rPr>
        <w:t> - An app that doesn't let your Mac to fall asleep.</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21" w:history="1">
        <w:r w:rsidRPr="001F7D44">
          <w:rPr>
            <w:rStyle w:val="Hyperlink"/>
            <w:rFonts w:ascii="Segoe UI" w:hAnsi="Segoe UI" w:cs="Segoe UI"/>
            <w:color w:val="0366D6"/>
            <w:sz w:val="24"/>
          </w:rPr>
          <w:t>KeepingYouAwake</w:t>
        </w:r>
      </w:hyperlink>
      <w:r w:rsidRPr="001F7D44">
        <w:rPr>
          <w:rFonts w:ascii="Segoe UI" w:hAnsi="Segoe UI" w:cs="Segoe UI"/>
          <w:color w:val="24292E"/>
          <w:sz w:val="24"/>
        </w:rPr>
        <w:t> – Alternative to Caffeine with better support for dark mode in Mac. </w:t>
      </w:r>
      <w:r w:rsidRPr="001F7D44">
        <w:rPr>
          <w:rFonts w:ascii="Segoe UI" w:hAnsi="Segoe UI" w:cs="Segoe UI"/>
          <w:noProof/>
          <w:color w:val="0366D6"/>
          <w:sz w:val="24"/>
        </w:rPr>
        <mc:AlternateContent>
          <mc:Choice Requires="wps">
            <w:drawing>
              <wp:inline distT="0" distB="0" distL="0" distR="0">
                <wp:extent cx="302260" cy="302260"/>
                <wp:effectExtent l="0" t="0" r="0" b="0"/>
                <wp:docPr id="522" name="Rectangle 522" descr="OSS Icon">
                  <a:hlinkClick xmlns:a="http://schemas.openxmlformats.org/drawingml/2006/main" r:id="rId36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C278E" id="Rectangle 522" o:spid="_x0000_s1026" alt="OSS Icon" href="https://camo.githubusercontent.com/27b0c862bc5dee3cc822a00c0645f66104a583b0/68747470733a2f2f6a617977636a6c6f76652e6769746875622e696f2f73622f69636f2f6d696e2d6f7373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" o:button="t" filled="f" stroked="f">
                <v:fill o:detectmouseclick="t"/>
                <o:lock v:ext="edit" aspectratio="t"/>
                <w10:anchorlock/>
              </v:rect>
            </w:pict>
          </mc:Fallback>
        </mc:AlternateConten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22" w:history="1">
        <w:r w:rsidRPr="001F7D44">
          <w:rPr>
            <w:rStyle w:val="Hyperlink"/>
            <w:rFonts w:ascii="Segoe UI" w:hAnsi="Segoe UI" w:cs="Segoe UI"/>
            <w:color w:val="0366D6"/>
            <w:sz w:val="24"/>
          </w:rPr>
          <w:t>NoSleep</w:t>
        </w:r>
      </w:hyperlink>
      <w:r w:rsidRPr="001F7D44">
        <w:rPr>
          <w:rFonts w:ascii="Segoe UI" w:hAnsi="Segoe UI" w:cs="Segoe UI"/>
          <w:color w:val="24292E"/>
          <w:sz w:val="24"/>
        </w:rPr>
        <w:t> NoSleep makes closing of your MacBook lid possible without going into sleep mode.</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23" w:history="1">
        <w:r w:rsidRPr="001F7D44">
          <w:rPr>
            <w:rStyle w:val="Hyperlink"/>
            <w:rFonts w:ascii="Segoe UI" w:hAnsi="Segoe UI" w:cs="Segoe UI"/>
            <w:color w:val="0366D6"/>
            <w:sz w:val="24"/>
          </w:rPr>
          <w:t>Coolant</w:t>
        </w:r>
      </w:hyperlink>
      <w:r w:rsidRPr="001F7D44">
        <w:rPr>
          <w:rFonts w:ascii="Segoe UI" w:hAnsi="Segoe UI" w:cs="Segoe UI"/>
          <w:color w:val="24292E"/>
          <w:sz w:val="24"/>
        </w:rPr>
        <w:t> - A menubar app that lets you know when an app is consuming 100% CPU or more than a gigabyte of memory (or any arbitrary limits you choose).</w:t>
      </w:r>
    </w:p>
    <w:p w:rsidR="00117743" w:rsidRPr="001F7D44" w:rsidRDefault="00117743" w:rsidP="00117743">
      <w:pPr>
        <w:numPr>
          <w:ilvl w:val="0"/>
          <w:numId w:val="242"/>
        </w:numPr>
        <w:spacing w:before="60" w:after="100" w:afterAutospacing="1" w:line="240" w:lineRule="auto"/>
        <w:rPr>
          <w:rFonts w:ascii="Segoe UI" w:hAnsi="Segoe UI" w:cs="Segoe UI"/>
          <w:color w:val="24292E"/>
          <w:sz w:val="24"/>
        </w:rPr>
      </w:pPr>
      <w:hyperlink r:id="rId4424" w:history="1">
        <w:r w:rsidRPr="001F7D44">
          <w:rPr>
            <w:rStyle w:val="Hyperlink"/>
            <w:rFonts w:ascii="Segoe UI" w:hAnsi="Segoe UI" w:cs="Segoe UI"/>
            <w:color w:val="0366D6"/>
            <w:sz w:val="24"/>
          </w:rPr>
          <w:t>HandShaker</w:t>
        </w:r>
      </w:hyperlink>
      <w:r w:rsidRPr="001F7D44">
        <w:rPr>
          <w:rFonts w:ascii="Segoe UI" w:hAnsi="Segoe UI" w:cs="Segoe UI"/>
          <w:color w:val="24292E"/>
          <w:sz w:val="24"/>
        </w:rPr>
        <w:t> - Mac on the management of Android mobile phone content. </w:t>
      </w:r>
      <w:r w:rsidRPr="001F7D44">
        <w:rPr>
          <w:rFonts w:ascii="Segoe UI" w:hAnsi="Segoe UI" w:cs="Segoe UI"/>
          <w:noProof/>
          <w:color w:val="0366D6"/>
          <w:sz w:val="24"/>
        </w:rPr>
        <mc:AlternateContent>
          <mc:Choice Requires="wps">
            <w:drawing>
              <wp:inline distT="0" distB="0" distL="0" distR="0">
                <wp:extent cx="302260" cy="302260"/>
                <wp:effectExtent l="0" t="0" r="0" b="0"/>
                <wp:docPr id="521" name="Rectangle 521"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B13AB" id="Rectangle 521"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r5dBQ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" o:button="t" filled="f" stroked="f">
                <v:fill o:detectmouseclick="t"/>
                <o:lock v:ext="edit" aspectratio="t"/>
                <w10:anchorlock/>
              </v:rect>
            </w:pict>
          </mc:Fallback>
        </mc:AlternateConten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Gaming Software</w:t>
      </w:r>
    </w:p>
    <w:p w:rsidR="00117743" w:rsidRPr="001F7D44" w:rsidRDefault="00117743" w:rsidP="00117743">
      <w:pPr>
        <w:numPr>
          <w:ilvl w:val="0"/>
          <w:numId w:val="243"/>
        </w:numPr>
        <w:spacing w:before="100" w:beforeAutospacing="1" w:after="100" w:afterAutospacing="1" w:line="240" w:lineRule="auto"/>
        <w:rPr>
          <w:rFonts w:ascii="Segoe UI" w:hAnsi="Segoe UI" w:cs="Segoe UI"/>
          <w:color w:val="24292E"/>
          <w:sz w:val="26"/>
          <w:szCs w:val="24"/>
        </w:rPr>
      </w:pPr>
      <w:hyperlink r:id="rId4425" w:history="1">
        <w:r w:rsidRPr="001F7D44">
          <w:rPr>
            <w:rStyle w:val="Hyperlink"/>
            <w:rFonts w:ascii="Segoe UI" w:hAnsi="Segoe UI" w:cs="Segoe UI"/>
            <w:color w:val="0366D6"/>
            <w:sz w:val="24"/>
          </w:rPr>
          <w:t>OpenEmu</w:t>
        </w:r>
      </w:hyperlink>
      <w:r w:rsidRPr="001F7D44">
        <w:rPr>
          <w:rFonts w:ascii="Segoe UI" w:hAnsi="Segoe UI" w:cs="Segoe UI"/>
          <w:color w:val="24292E"/>
          <w:sz w:val="24"/>
        </w:rPr>
        <w:t> - A great video game console emulator, supports many different emulators in a single application. (e.g. Sony PSP, GameBoy, NDS and so on) </w:t>
      </w:r>
      <w:hyperlink r:id="rId4426" w:history="1">
        <w:r w:rsidRPr="001F7D44">
          <w:rPr>
            <w:rFonts w:ascii="Segoe UI" w:hAnsi="Segoe UI" w:cs="Segoe UI"/>
            <w:noProof/>
            <w:color w:val="0366D6"/>
            <w:sz w:val="24"/>
          </w:rPr>
          <mc:AlternateContent>
            <mc:Choice Requires="wps">
              <w:drawing>
                <wp:inline distT="0" distB="0" distL="0" distR="0">
                  <wp:extent cx="302260" cy="302260"/>
                  <wp:effectExtent l="0" t="0" r="0" b="0"/>
                  <wp:docPr id="520" name="Rectangle 520" descr="Open-Source Software">
                    <a:hlinkClick xmlns:a="http://schemas.openxmlformats.org/drawingml/2006/main" r:id="rId44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4CE22" id="Rectangle 520" o:spid="_x0000_s1026" alt="Open-Source Software" href="https://github.com/OpenEmu/OpenEm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g++QIAAEw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19" name="Rectangle 519" descr="Freeware">
                    <a:hlinkClick xmlns:a="http://schemas.openxmlformats.org/drawingml/2006/main" r:id="rId44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F36DC" id="Rectangle 519" o:spid="_x0000_s1026" alt="Freeware" href="https://github.com/OpenEmu/OpenEm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N77wIAAEA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18" name="Rectangle 518" descr="Recommend">
                    <a:hlinkClick xmlns:a="http://schemas.openxmlformats.org/drawingml/2006/main" r:id="rId44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D1161" id="Rectangle 518" o:spid="_x0000_s1026" alt="Recommend" href="https://github.com/OpenEmu/OpenEmu"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" o:button="t" filled="f" stroked="f">
                  <v:fill o:detectmouseclick="t"/>
                  <o:lock v:ext="edit" aspectratio="t"/>
                  <w10:anchorlock/>
                </v:rect>
              </w:pict>
            </mc:Fallback>
          </mc:AlternateContent>
        </w:r>
      </w:hyperlink>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Other</w:t>
      </w:r>
    </w:p>
    <w:p w:rsidR="00117743" w:rsidRPr="001F7D44" w:rsidRDefault="00117743" w:rsidP="00117743">
      <w:pPr>
        <w:numPr>
          <w:ilvl w:val="0"/>
          <w:numId w:val="244"/>
        </w:numPr>
        <w:spacing w:before="100" w:beforeAutospacing="1" w:after="100" w:afterAutospacing="1" w:line="240" w:lineRule="auto"/>
        <w:rPr>
          <w:rFonts w:ascii="Segoe UI" w:hAnsi="Segoe UI" w:cs="Segoe UI"/>
          <w:color w:val="24292E"/>
          <w:sz w:val="26"/>
          <w:szCs w:val="24"/>
        </w:rPr>
      </w:pPr>
      <w:hyperlink r:id="rId4427" w:history="1">
        <w:r w:rsidRPr="001F7D44">
          <w:rPr>
            <w:rStyle w:val="Hyperlink"/>
            <w:rFonts w:ascii="Segoe UI" w:hAnsi="Segoe UI" w:cs="Segoe UI"/>
            <w:color w:val="0366D6"/>
            <w:sz w:val="24"/>
          </w:rPr>
          <w:t>WWDC</w:t>
        </w:r>
      </w:hyperlink>
      <w:r w:rsidRPr="001F7D44">
        <w:rPr>
          <w:rFonts w:ascii="Segoe UI" w:hAnsi="Segoe UI" w:cs="Segoe UI"/>
          <w:color w:val="24292E"/>
          <w:sz w:val="24"/>
        </w:rPr>
        <w:t> - The Mac OS unofficial WWDC app. </w:t>
      </w:r>
      <w:hyperlink r:id="rId4428" w:history="1">
        <w:r w:rsidRPr="001F7D44">
          <w:rPr>
            <w:rFonts w:ascii="Segoe UI" w:hAnsi="Segoe UI" w:cs="Segoe UI"/>
            <w:noProof/>
            <w:color w:val="0366D6"/>
            <w:sz w:val="24"/>
          </w:rPr>
          <mc:AlternateContent>
            <mc:Choice Requires="wps">
              <w:drawing>
                <wp:inline distT="0" distB="0" distL="0" distR="0">
                  <wp:extent cx="302260" cy="302260"/>
                  <wp:effectExtent l="0" t="0" r="0" b="0"/>
                  <wp:docPr id="517" name="Rectangle 517" descr="Open-Source Software">
                    <a:hlinkClick xmlns:a="http://schemas.openxmlformats.org/drawingml/2006/main" r:id="rId44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8500E" id="Rectangle 517" o:spid="_x0000_s1026" alt="Open-Source Software" href="https://github.com/insidegui/WWD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" o:button="t" filled="f" stroked="f">
                  <v:fill o:detectmouseclick="t"/>
                  <o:lock v:ext="edit" aspectratio="t"/>
                  <w10:anchorlock/>
                </v:rect>
              </w:pict>
            </mc:Fallback>
          </mc:AlternateContent>
        </w:r>
        <w:r w:rsidRPr="001F7D44">
          <w:rPr>
            <w:rStyle w:val="Hyperlink"/>
            <w:rFonts w:ascii="Segoe UI" w:hAnsi="Segoe UI" w:cs="Segoe UI"/>
            <w:color w:val="0366D6"/>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16" name="Rectangle 516" descr="Freeware">
                    <a:hlinkClick xmlns:a="http://schemas.openxmlformats.org/drawingml/2006/main" r:id="rId44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A191E" id="Rectangle 516" o:spid="_x0000_s1026" alt="Freeware" href="https://github.com/insidegui/WWDC"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" o:button="t" filled="f" stroked="f">
                  <v:fill o:detectmouseclick="t"/>
                  <o:lock v:ext="edit" aspectratio="t"/>
                  <w10:anchorlock/>
                </v:rect>
              </w:pict>
            </mc:Fallback>
          </mc:AlternateContent>
        </w:r>
      </w:hyperlink>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Remote Login Software</w:t>
      </w:r>
    </w:p>
    <w:p w:rsidR="00117743" w:rsidRPr="001F7D44" w:rsidRDefault="00117743" w:rsidP="00117743">
      <w:pPr>
        <w:numPr>
          <w:ilvl w:val="0"/>
          <w:numId w:val="245"/>
        </w:numPr>
        <w:spacing w:before="100" w:beforeAutospacing="1" w:after="100" w:afterAutospacing="1" w:line="240" w:lineRule="auto"/>
        <w:rPr>
          <w:rFonts w:ascii="Segoe UI" w:hAnsi="Segoe UI" w:cs="Segoe UI"/>
          <w:color w:val="24292E"/>
          <w:sz w:val="24"/>
        </w:rPr>
      </w:pPr>
      <w:hyperlink r:id="rId4429" w:history="1">
        <w:r w:rsidRPr="001F7D44">
          <w:rPr>
            <w:rStyle w:val="Hyperlink"/>
            <w:rFonts w:ascii="Segoe UI" w:hAnsi="Segoe UI" w:cs="Segoe UI"/>
            <w:color w:val="0366D6"/>
            <w:sz w:val="24"/>
          </w:rPr>
          <w:t>TeamViewer</w:t>
        </w:r>
      </w:hyperlink>
      <w:r w:rsidRPr="001F7D44">
        <w:rPr>
          <w:rFonts w:ascii="Segoe UI" w:hAnsi="Segoe UI" w:cs="Segoe UI"/>
          <w:color w:val="24292E"/>
          <w:sz w:val="24"/>
        </w:rPr>
        <w:t> - A proprietary computer software package for remote control, desktop sharing, online meetings, web conferencing and file transfer between computers. </w:t>
      </w:r>
      <w:r w:rsidRPr="001F7D44">
        <w:rPr>
          <w:rFonts w:ascii="Segoe UI" w:hAnsi="Segoe UI" w:cs="Segoe UI"/>
          <w:noProof/>
          <w:color w:val="0366D6"/>
          <w:sz w:val="24"/>
        </w:rPr>
        <mc:AlternateContent>
          <mc:Choice Requires="wps">
            <w:drawing>
              <wp:inline distT="0" distB="0" distL="0" distR="0">
                <wp:extent cx="302260" cy="302260"/>
                <wp:effectExtent l="0" t="0" r="0" b="0"/>
                <wp:docPr id="515" name="Rectangle 51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7A9E1" id="Rectangle 51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4BgMAAF4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&#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g+NH4BgMAAF4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14" name="Rectangle 514"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747EB" id="Rectangle 514"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7ouBQMAAF8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C2q7ouBQMAAF8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13" name="Rectangle 513" descr="must-have">
                  <a:hlinkClick xmlns:a="http://schemas.openxmlformats.org/drawingml/2006/main" r:id="rId370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F51DD" id="Rectangle 513" o:spid="_x0000_s1026" alt="must-have" href="https://camo.githubusercontent.com/9bead03b82c8878a7c0a6e67a1ac064df3161297/68747470733a2f2f6a617977636a6c6f76652e6769746875622e696f2f73622f69636f2f6d696e2d6269626569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ZCAMAAF8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512" name="Rectangle 512"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1411A" id="Rectangle 512"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AwMAAFw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&#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45"/>
        </w:numPr>
        <w:spacing w:before="60" w:after="100" w:afterAutospacing="1" w:line="240" w:lineRule="auto"/>
        <w:rPr>
          <w:rFonts w:ascii="Segoe UI" w:hAnsi="Segoe UI" w:cs="Segoe UI"/>
          <w:color w:val="24292E"/>
          <w:sz w:val="24"/>
        </w:rPr>
      </w:pPr>
      <w:hyperlink r:id="rId4430" w:history="1">
        <w:r w:rsidRPr="001F7D44">
          <w:rPr>
            <w:rStyle w:val="Hyperlink"/>
            <w:rFonts w:ascii="Segoe UI" w:hAnsi="Segoe UI" w:cs="Segoe UI"/>
            <w:color w:val="0366D6"/>
            <w:sz w:val="24"/>
          </w:rPr>
          <w:t>RealVNC</w:t>
        </w:r>
      </w:hyperlink>
      <w:r w:rsidRPr="001F7D44">
        <w:rPr>
          <w:rFonts w:ascii="Segoe UI" w:hAnsi="Segoe UI" w:cs="Segoe UI"/>
          <w:color w:val="24292E"/>
          <w:sz w:val="24"/>
        </w:rPr>
        <w:t> The original and best software for remote access across desktop and mobile.</w:t>
      </w:r>
    </w:p>
    <w:p w:rsidR="00117743" w:rsidRPr="001F7D44" w:rsidRDefault="00117743" w:rsidP="00117743">
      <w:pPr>
        <w:numPr>
          <w:ilvl w:val="0"/>
          <w:numId w:val="245"/>
        </w:numPr>
        <w:spacing w:before="60" w:after="100" w:afterAutospacing="1" w:line="240" w:lineRule="auto"/>
        <w:rPr>
          <w:rFonts w:ascii="Segoe UI" w:hAnsi="Segoe UI" w:cs="Segoe UI"/>
          <w:color w:val="24292E"/>
          <w:sz w:val="24"/>
        </w:rPr>
      </w:pPr>
      <w:hyperlink r:id="rId4431" w:history="1">
        <w:r w:rsidRPr="001F7D44">
          <w:rPr>
            <w:rStyle w:val="Hyperlink"/>
            <w:rFonts w:ascii="Segoe UI" w:hAnsi="Segoe UI" w:cs="Segoe UI"/>
            <w:color w:val="0366D6"/>
            <w:sz w:val="24"/>
          </w:rPr>
          <w:t>AnyDesk</w:t>
        </w:r>
      </w:hyperlink>
      <w:r w:rsidRPr="001F7D44">
        <w:rPr>
          <w:rFonts w:ascii="Segoe UI" w:hAnsi="Segoe UI" w:cs="Segoe UI"/>
          <w:color w:val="24292E"/>
          <w:sz w:val="24"/>
        </w:rPr>
        <w:t> An application which provides Remote access across multiple machines.</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QuickLook Plugins</w:t>
      </w:r>
    </w:p>
    <w:p w:rsidR="00117743" w:rsidRPr="001F7D44" w:rsidRDefault="00117743" w:rsidP="00117743">
      <w:pPr>
        <w:pStyle w:val="NormalWeb"/>
        <w:spacing w:before="0" w:beforeAutospacing="0" w:after="0" w:afterAutospacing="0"/>
        <w:rPr>
          <w:rFonts w:ascii="Segoe UI" w:hAnsi="Segoe UI" w:cs="Segoe UI"/>
          <w:color w:val="24292E"/>
          <w:sz w:val="26"/>
        </w:rPr>
      </w:pPr>
      <w:r w:rsidRPr="001F7D44">
        <w:rPr>
          <w:rStyle w:val="Emphasis"/>
          <w:rFonts w:ascii="Segoe UI" w:hAnsi="Segoe UI" w:cs="Segoe UI"/>
          <w:color w:val="24292E"/>
          <w:sz w:val="26"/>
        </w:rPr>
        <w:t>Using </w:t>
      </w:r>
      <w:hyperlink r:id="rId4432" w:history="1">
        <w:r w:rsidRPr="001F7D44">
          <w:rPr>
            <w:rStyle w:val="Hyperlink"/>
            <w:rFonts w:ascii="Segoe UI" w:hAnsi="Segoe UI" w:cs="Segoe UI"/>
            <w:i/>
            <w:iCs/>
            <w:color w:val="0366D6"/>
            <w:sz w:val="26"/>
          </w:rPr>
          <w:t>Homebrew Cask</w:t>
        </w:r>
      </w:hyperlink>
      <w:r w:rsidRPr="001F7D44">
        <w:rPr>
          <w:rStyle w:val="Emphasis"/>
          <w:rFonts w:ascii="Segoe UI" w:hAnsi="Segoe UI" w:cs="Segoe UI"/>
          <w:color w:val="24292E"/>
          <w:sz w:val="26"/>
        </w:rPr>
        <w:t> to install. List of useful </w:t>
      </w:r>
      <w:hyperlink r:id="rId4433" w:history="1">
        <w:r w:rsidRPr="001F7D44">
          <w:rPr>
            <w:rStyle w:val="Hyperlink"/>
            <w:rFonts w:ascii="Segoe UI" w:hAnsi="Segoe UI" w:cs="Segoe UI"/>
            <w:i/>
            <w:iCs/>
            <w:color w:val="0366D6"/>
            <w:sz w:val="26"/>
          </w:rPr>
          <w:t>Quick Look</w:t>
        </w:r>
      </w:hyperlink>
      <w:r w:rsidRPr="001F7D44">
        <w:rPr>
          <w:rStyle w:val="Emphasis"/>
          <w:rFonts w:ascii="Segoe UI" w:hAnsi="Segoe UI" w:cs="Segoe UI"/>
          <w:color w:val="24292E"/>
          <w:sz w:val="26"/>
        </w:rPr>
        <w:t xml:space="preserve"> plugins for developers. If you install it manually, you can move the </w:t>
      </w:r>
      <w:proofErr w:type="gramStart"/>
      <w:r w:rsidRPr="001F7D44">
        <w:rPr>
          <w:rStyle w:val="Emphasis"/>
          <w:rFonts w:ascii="Segoe UI" w:hAnsi="Segoe UI" w:cs="Segoe UI"/>
          <w:color w:val="24292E"/>
          <w:sz w:val="26"/>
        </w:rPr>
        <w:t>downloaded </w:t>
      </w:r>
      <w:r w:rsidRPr="001F7D44">
        <w:rPr>
          <w:rStyle w:val="HTMLCode"/>
          <w:rFonts w:ascii="Consolas" w:hAnsi="Consolas"/>
          <w:i/>
          <w:iCs/>
          <w:color w:val="24292E"/>
          <w:sz w:val="22"/>
        </w:rPr>
        <w:t>.qlgenerator</w:t>
      </w:r>
      <w:proofErr w:type="gramEnd"/>
      <w:r w:rsidRPr="001F7D44">
        <w:rPr>
          <w:rStyle w:val="Emphasis"/>
          <w:rFonts w:ascii="Segoe UI" w:hAnsi="Segoe UI" w:cs="Segoe UI"/>
          <w:color w:val="24292E"/>
          <w:sz w:val="26"/>
        </w:rPr>
        <w:t> file to</w:t>
      </w:r>
      <w:r w:rsidRPr="001F7D44">
        <w:rPr>
          <w:rStyle w:val="HTMLCode"/>
          <w:rFonts w:ascii="Consolas" w:hAnsi="Consolas"/>
          <w:i/>
          <w:iCs/>
          <w:color w:val="24292E"/>
          <w:sz w:val="22"/>
        </w:rPr>
        <w:t>~ / Library / QuickLook</w:t>
      </w:r>
      <w:r w:rsidRPr="001F7D44">
        <w:rPr>
          <w:rStyle w:val="Emphasis"/>
          <w:rFonts w:ascii="Segoe UI" w:hAnsi="Segoe UI" w:cs="Segoe UI"/>
          <w:color w:val="24292E"/>
          <w:sz w:val="26"/>
        </w:rPr>
        <w:t> </w:t>
      </w:r>
      <w:r w:rsidRPr="001F7D44">
        <w:rPr>
          <w:rStyle w:val="HTMLCode"/>
          <w:rFonts w:ascii="Consolas" w:hAnsi="Consolas"/>
          <w:i/>
          <w:iCs/>
          <w:color w:val="24292E"/>
          <w:sz w:val="22"/>
        </w:rPr>
        <w:t>qlmanage -r</w:t>
      </w:r>
    </w:p>
    <w:p w:rsidR="00117743" w:rsidRPr="001F7D44" w:rsidRDefault="00117743" w:rsidP="00117743">
      <w:pPr>
        <w:numPr>
          <w:ilvl w:val="0"/>
          <w:numId w:val="246"/>
        </w:numPr>
        <w:spacing w:beforeAutospacing="1" w:after="0" w:afterAutospacing="1" w:line="240" w:lineRule="auto"/>
        <w:rPr>
          <w:rFonts w:ascii="Segoe UI" w:hAnsi="Segoe UI" w:cs="Segoe UI"/>
          <w:color w:val="24292E"/>
          <w:sz w:val="24"/>
        </w:rPr>
      </w:pPr>
      <w:hyperlink r:id="rId4434" w:history="1">
        <w:r w:rsidRPr="001F7D44">
          <w:rPr>
            <w:rStyle w:val="Hyperlink"/>
            <w:rFonts w:ascii="Segoe UI" w:hAnsi="Segoe UI" w:cs="Segoe UI"/>
            <w:color w:val="0366D6"/>
            <w:sz w:val="24"/>
          </w:rPr>
          <w:t>QuicklookStephen</w:t>
        </w:r>
      </w:hyperlink>
      <w:r w:rsidRPr="001F7D44">
        <w:rPr>
          <w:rFonts w:ascii="Segoe UI" w:hAnsi="Segoe UI" w:cs="Segoe UI"/>
          <w:color w:val="24292E"/>
          <w:sz w:val="24"/>
        </w:rPr>
        <w:t> - Preview plain text files without or with unknown file extension. such as README</w:t>
      </w:r>
      <w:r w:rsidRPr="001F7D44">
        <w:rPr>
          <w:rFonts w:ascii="Segoe UI" w:hAnsi="Segoe UI" w:cs="Segoe UI"/>
          <w:color w:val="24292E"/>
          <w:sz w:val="24"/>
        </w:rPr>
        <w:t>、</w:t>
      </w:r>
      <w:r w:rsidRPr="001F7D44">
        <w:rPr>
          <w:rFonts w:ascii="Segoe UI" w:hAnsi="Segoe UI" w:cs="Segoe UI"/>
          <w:color w:val="24292E"/>
          <w:sz w:val="24"/>
        </w:rPr>
        <w:t>INSTALL</w:t>
      </w:r>
      <w:r w:rsidRPr="001F7D44">
        <w:rPr>
          <w:rFonts w:ascii="Segoe UI" w:hAnsi="Segoe UI" w:cs="Segoe UI"/>
          <w:color w:val="24292E"/>
          <w:sz w:val="24"/>
        </w:rPr>
        <w:t>、</w:t>
      </w:r>
      <w:r w:rsidRPr="001F7D44">
        <w:rPr>
          <w:rFonts w:ascii="Segoe UI" w:hAnsi="Segoe UI" w:cs="Segoe UI"/>
          <w:color w:val="24292E"/>
          <w:sz w:val="24"/>
        </w:rPr>
        <w:t>Capfile</w:t>
      </w:r>
      <w:r w:rsidRPr="001F7D44">
        <w:rPr>
          <w:rFonts w:ascii="Segoe UI" w:hAnsi="Segoe UI" w:cs="Segoe UI"/>
          <w:color w:val="24292E"/>
          <w:sz w:val="24"/>
        </w:rPr>
        <w:t>、</w:t>
      </w:r>
      <w:r w:rsidRPr="001F7D44">
        <w:rPr>
          <w:rFonts w:ascii="Segoe UI" w:hAnsi="Segoe UI" w:cs="Segoe UI"/>
          <w:color w:val="24292E"/>
          <w:sz w:val="24"/>
        </w:rPr>
        <w:t>CHANGELOG...</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qlstephen</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35" w:history="1">
        <w:r w:rsidRPr="001F7D44">
          <w:rPr>
            <w:rStyle w:val="Hyperlink"/>
            <w:rFonts w:ascii="Segoe UI" w:hAnsi="Segoe UI" w:cs="Segoe UI"/>
            <w:color w:val="0366D6"/>
            <w:sz w:val="24"/>
          </w:rPr>
          <w:t>QLColorCode</w:t>
        </w:r>
      </w:hyperlink>
      <w:r w:rsidRPr="001F7D44">
        <w:rPr>
          <w:rFonts w:ascii="Segoe UI" w:hAnsi="Segoe UI" w:cs="Segoe UI"/>
          <w:color w:val="24292E"/>
          <w:sz w:val="24"/>
        </w:rPr>
        <w:t> - Preview source code files with syntax highlighting.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qlcolorcode</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36" w:history="1">
        <w:r w:rsidRPr="001F7D44">
          <w:rPr>
            <w:rStyle w:val="Hyperlink"/>
            <w:rFonts w:ascii="Segoe UI" w:hAnsi="Segoe UI" w:cs="Segoe UI"/>
            <w:color w:val="0366D6"/>
            <w:sz w:val="24"/>
          </w:rPr>
          <w:t>QLMarkdown</w:t>
        </w:r>
      </w:hyperlink>
      <w:r w:rsidRPr="001F7D44">
        <w:rPr>
          <w:rFonts w:ascii="Segoe UI" w:hAnsi="Segoe UI" w:cs="Segoe UI"/>
          <w:color w:val="24292E"/>
          <w:sz w:val="24"/>
        </w:rPr>
        <w:t> - Preview Markdown files.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qlmarkdown</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37" w:history="1">
        <w:r w:rsidRPr="001F7D44">
          <w:rPr>
            <w:rStyle w:val="Hyperlink"/>
            <w:rFonts w:ascii="Segoe UI" w:hAnsi="Segoe UI" w:cs="Segoe UI"/>
            <w:color w:val="0366D6"/>
            <w:sz w:val="24"/>
          </w:rPr>
          <w:t>QuickLookJSON</w:t>
        </w:r>
      </w:hyperlink>
      <w:r w:rsidRPr="001F7D44">
        <w:rPr>
          <w:rFonts w:ascii="Segoe UI" w:hAnsi="Segoe UI" w:cs="Segoe UI"/>
          <w:color w:val="24292E"/>
          <w:sz w:val="24"/>
        </w:rPr>
        <w:t> - Preview JSON files.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quicklook-json</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38" w:history="1">
        <w:r w:rsidRPr="001F7D44">
          <w:rPr>
            <w:rStyle w:val="Hyperlink"/>
            <w:rFonts w:ascii="Segoe UI" w:hAnsi="Segoe UI" w:cs="Segoe UI"/>
            <w:color w:val="0366D6"/>
            <w:sz w:val="24"/>
          </w:rPr>
          <w:t>QLPrettyPatch</w:t>
        </w:r>
      </w:hyperlink>
      <w:r w:rsidRPr="001F7D44">
        <w:rPr>
          <w:rFonts w:ascii="Segoe UI" w:hAnsi="Segoe UI" w:cs="Segoe UI"/>
          <w:color w:val="24292E"/>
          <w:sz w:val="24"/>
        </w:rPr>
        <w:t xml:space="preserve"> - </w:t>
      </w:r>
      <w:proofErr w:type="gramStart"/>
      <w:r w:rsidRPr="001F7D44">
        <w:rPr>
          <w:rFonts w:ascii="Segoe UI" w:hAnsi="Segoe UI" w:cs="Segoe UI"/>
          <w:color w:val="24292E"/>
          <w:sz w:val="24"/>
        </w:rPr>
        <w:t>Preview .patch</w:t>
      </w:r>
      <w:proofErr w:type="gramEnd"/>
      <w:r w:rsidRPr="001F7D44">
        <w:rPr>
          <w:rFonts w:ascii="Segoe UI" w:hAnsi="Segoe UI" w:cs="Segoe UI"/>
          <w:color w:val="24292E"/>
          <w:sz w:val="24"/>
        </w:rPr>
        <w:t xml:space="preserve"> files.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qlprettypatch</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39" w:history="1">
        <w:r w:rsidRPr="001F7D44">
          <w:rPr>
            <w:rStyle w:val="Hyperlink"/>
            <w:rFonts w:ascii="Segoe UI" w:hAnsi="Segoe UI" w:cs="Segoe UI"/>
            <w:color w:val="0366D6"/>
            <w:sz w:val="24"/>
          </w:rPr>
          <w:t>QuickLookCSV</w:t>
        </w:r>
      </w:hyperlink>
      <w:r w:rsidRPr="001F7D44">
        <w:rPr>
          <w:rFonts w:ascii="Segoe UI" w:hAnsi="Segoe UI" w:cs="Segoe UI"/>
          <w:color w:val="24292E"/>
          <w:sz w:val="24"/>
        </w:rPr>
        <w:t> - Preview CSV files.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quicklook-csv</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0" w:history="1">
        <w:r w:rsidRPr="001F7D44">
          <w:rPr>
            <w:rStyle w:val="Hyperlink"/>
            <w:rFonts w:ascii="Segoe UI" w:hAnsi="Segoe UI" w:cs="Segoe UI"/>
            <w:color w:val="0366D6"/>
            <w:sz w:val="24"/>
          </w:rPr>
          <w:t>BetterZipQL</w:t>
        </w:r>
      </w:hyperlink>
      <w:r w:rsidRPr="001F7D44">
        <w:rPr>
          <w:rFonts w:ascii="Segoe UI" w:hAnsi="Segoe UI" w:cs="Segoe UI"/>
          <w:color w:val="24292E"/>
          <w:sz w:val="24"/>
        </w:rPr>
        <w:t> - Preview the compressed format file for BetterZip software.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betterzipql</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1" w:history="1">
        <w:r w:rsidRPr="001F7D44">
          <w:rPr>
            <w:rStyle w:val="Hyperlink"/>
            <w:rFonts w:ascii="Segoe UI" w:hAnsi="Segoe UI" w:cs="Segoe UI"/>
            <w:color w:val="0366D6"/>
            <w:sz w:val="24"/>
          </w:rPr>
          <w:t>qlImageSize</w:t>
        </w:r>
      </w:hyperlink>
      <w:r w:rsidRPr="001F7D44">
        <w:rPr>
          <w:rFonts w:ascii="Segoe UI" w:hAnsi="Segoe UI" w:cs="Segoe UI"/>
          <w:color w:val="24292E"/>
          <w:sz w:val="24"/>
        </w:rPr>
        <w:t> - Display image size and resolution.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qlimagesize</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2" w:history="1">
        <w:r w:rsidRPr="001F7D44">
          <w:rPr>
            <w:rStyle w:val="Hyperlink"/>
            <w:rFonts w:ascii="Segoe UI" w:hAnsi="Segoe UI" w:cs="Segoe UI"/>
            <w:color w:val="0366D6"/>
            <w:sz w:val="24"/>
          </w:rPr>
          <w:t>WebP</w:t>
        </w:r>
      </w:hyperlink>
      <w:r w:rsidRPr="001F7D44">
        <w:rPr>
          <w:rFonts w:ascii="Segoe UI" w:hAnsi="Segoe UI" w:cs="Segoe UI"/>
          <w:color w:val="24292E"/>
          <w:sz w:val="24"/>
        </w:rPr>
        <w:t> - Preview WebP images.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webpquicklook</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3" w:history="1">
        <w:r w:rsidRPr="001F7D44">
          <w:rPr>
            <w:rStyle w:val="Hyperlink"/>
            <w:rFonts w:ascii="Segoe UI" w:hAnsi="Segoe UI" w:cs="Segoe UI"/>
            <w:color w:val="0366D6"/>
            <w:sz w:val="24"/>
          </w:rPr>
          <w:t>Suspicious Package</w:t>
        </w:r>
      </w:hyperlink>
      <w:r w:rsidRPr="001F7D44">
        <w:rPr>
          <w:rFonts w:ascii="Segoe UI" w:hAnsi="Segoe UI" w:cs="Segoe UI"/>
          <w:color w:val="24292E"/>
          <w:sz w:val="24"/>
        </w:rPr>
        <w:t> - Preview the contents of a standard Apple installer package.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suspicious-package</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4" w:history="1">
        <w:r w:rsidRPr="001F7D44">
          <w:rPr>
            <w:rStyle w:val="Hyperlink"/>
            <w:rFonts w:ascii="Segoe UI" w:hAnsi="Segoe UI" w:cs="Segoe UI"/>
            <w:color w:val="0366D6"/>
            <w:sz w:val="24"/>
          </w:rPr>
          <w:t>QuickLookASE</w:t>
        </w:r>
      </w:hyperlink>
      <w:r w:rsidRPr="001F7D44">
        <w:rPr>
          <w:rFonts w:ascii="Segoe UI" w:hAnsi="Segoe UI" w:cs="Segoe UI"/>
          <w:color w:val="24292E"/>
          <w:sz w:val="24"/>
        </w:rPr>
        <w:t> - Preview Adobe ASE Color Swatches generated with Photoshop</w:t>
      </w:r>
      <w:r w:rsidRPr="001F7D44">
        <w:rPr>
          <w:rFonts w:ascii="Segoe UI" w:hAnsi="Segoe UI" w:cs="Segoe UI"/>
          <w:color w:val="24292E"/>
          <w:sz w:val="24"/>
        </w:rPr>
        <w:t>，</w:t>
      </w:r>
      <w:r w:rsidRPr="001F7D44">
        <w:rPr>
          <w:rFonts w:ascii="Segoe UI" w:hAnsi="Segoe UI" w:cs="Segoe UI"/>
          <w:color w:val="24292E"/>
          <w:sz w:val="24"/>
        </w:rPr>
        <w:t>Illustrator</w:t>
      </w:r>
      <w:r w:rsidRPr="001F7D44">
        <w:rPr>
          <w:rFonts w:ascii="Segoe UI" w:hAnsi="Segoe UI" w:cs="Segoe UI"/>
          <w:color w:val="24292E"/>
          <w:sz w:val="24"/>
        </w:rPr>
        <w:t>，</w:t>
      </w:r>
      <w:r w:rsidRPr="001F7D44">
        <w:rPr>
          <w:rFonts w:ascii="Segoe UI" w:hAnsi="Segoe UI" w:cs="Segoe UI"/>
          <w:color w:val="24292E"/>
          <w:sz w:val="24"/>
        </w:rPr>
        <w:t>Prisma among many others.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quicklookase</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5" w:history="1">
        <w:r w:rsidRPr="001F7D44">
          <w:rPr>
            <w:rStyle w:val="Hyperlink"/>
            <w:rFonts w:ascii="Segoe UI" w:hAnsi="Segoe UI" w:cs="Segoe UI"/>
            <w:color w:val="0366D6"/>
            <w:sz w:val="24"/>
          </w:rPr>
          <w:t>QLVideo</w:t>
        </w:r>
      </w:hyperlink>
      <w:r w:rsidRPr="001F7D44">
        <w:rPr>
          <w:rFonts w:ascii="Segoe UI" w:hAnsi="Segoe UI" w:cs="Segoe UI"/>
          <w:color w:val="24292E"/>
          <w:sz w:val="24"/>
        </w:rPr>
        <w:t> - Preview most types of video files, as well as their thumbnails, cover art and metadata.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qlvideo</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6" w:history="1">
        <w:r w:rsidRPr="001F7D44">
          <w:rPr>
            <w:rStyle w:val="Hyperlink"/>
            <w:rFonts w:ascii="Segoe UI" w:hAnsi="Segoe UI" w:cs="Segoe UI"/>
            <w:color w:val="0366D6"/>
            <w:sz w:val="24"/>
          </w:rPr>
          <w:t>QuickLookAPK</w:t>
        </w:r>
      </w:hyperlink>
      <w:r w:rsidRPr="001F7D44">
        <w:rPr>
          <w:rFonts w:ascii="Segoe UI" w:hAnsi="Segoe UI" w:cs="Segoe UI"/>
          <w:color w:val="24292E"/>
          <w:sz w:val="24"/>
        </w:rPr>
        <w:t> - Preview Android APK files.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quicklookapk</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7" w:history="1">
        <w:r w:rsidRPr="001F7D44">
          <w:rPr>
            <w:rStyle w:val="Hyperlink"/>
            <w:rFonts w:ascii="Segoe UI" w:hAnsi="Segoe UI" w:cs="Segoe UI"/>
            <w:color w:val="0366D6"/>
            <w:sz w:val="24"/>
          </w:rPr>
          <w:t>ProvisionQL</w:t>
        </w:r>
      </w:hyperlink>
      <w:r w:rsidRPr="001F7D44">
        <w:rPr>
          <w:rFonts w:ascii="Segoe UI" w:hAnsi="Segoe UI" w:cs="Segoe UI"/>
          <w:color w:val="24292E"/>
          <w:sz w:val="24"/>
        </w:rPr>
        <w:t> - Preview iOS / macOS app and provision information.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provisionql</w:t>
      </w:r>
    </w:p>
    <w:p w:rsidR="00117743" w:rsidRPr="001F7D44" w:rsidRDefault="00117743" w:rsidP="00117743">
      <w:pPr>
        <w:numPr>
          <w:ilvl w:val="0"/>
          <w:numId w:val="246"/>
        </w:numPr>
        <w:spacing w:after="0" w:afterAutospacing="1" w:line="240" w:lineRule="auto"/>
        <w:rPr>
          <w:rFonts w:ascii="Segoe UI" w:hAnsi="Segoe UI" w:cs="Segoe UI"/>
          <w:color w:val="24292E"/>
          <w:sz w:val="24"/>
        </w:rPr>
      </w:pPr>
      <w:hyperlink r:id="rId4448" w:history="1">
        <w:r w:rsidRPr="001F7D44">
          <w:rPr>
            <w:rStyle w:val="Hyperlink"/>
            <w:rFonts w:ascii="Segoe UI" w:hAnsi="Segoe UI" w:cs="Segoe UI"/>
            <w:color w:val="0366D6"/>
            <w:sz w:val="24"/>
          </w:rPr>
          <w:t>quicklook-pat</w:t>
        </w:r>
      </w:hyperlink>
      <w:r w:rsidRPr="001F7D44">
        <w:rPr>
          <w:rFonts w:ascii="Segoe UI" w:hAnsi="Segoe UI" w:cs="Segoe UI"/>
          <w:color w:val="24292E"/>
          <w:sz w:val="24"/>
        </w:rPr>
        <w:t> - Preview Adobe Photoshop pattern files. </w:t>
      </w:r>
      <w:r w:rsidRPr="001F7D44">
        <w:rPr>
          <w:rStyle w:val="HTMLCode"/>
          <w:rFonts w:ascii="Consolas" w:eastAsiaTheme="minorEastAsia" w:hAnsi="Consolas"/>
          <w:color w:val="24292E"/>
          <w:sz w:val="22"/>
        </w:rPr>
        <w:t xml:space="preserve">brew cask </w:t>
      </w:r>
      <w:proofErr w:type="gramStart"/>
      <w:r w:rsidRPr="001F7D44">
        <w:rPr>
          <w:rStyle w:val="HTMLCode"/>
          <w:rFonts w:ascii="Consolas" w:eastAsiaTheme="minorEastAsia" w:hAnsi="Consolas"/>
          <w:color w:val="24292E"/>
          <w:sz w:val="22"/>
        </w:rPr>
        <w:t>install</w:t>
      </w:r>
      <w:proofErr w:type="gramEnd"/>
      <w:r w:rsidRPr="001F7D44">
        <w:rPr>
          <w:rStyle w:val="HTMLCode"/>
          <w:rFonts w:ascii="Consolas" w:eastAsiaTheme="minorEastAsia" w:hAnsi="Consolas"/>
          <w:color w:val="24292E"/>
          <w:sz w:val="22"/>
        </w:rPr>
        <w:t xml:space="preserve"> quicklook-pat</w: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Third Party App Markets</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If you come across websites offering pirated software or cracks, please post </w:t>
      </w:r>
      <w:hyperlink r:id="rId4449" w:history="1">
        <w:r w:rsidRPr="001F7D44">
          <w:rPr>
            <w:rStyle w:val="Hyperlink"/>
            <w:rFonts w:ascii="Segoe UI" w:hAnsi="Segoe UI" w:cs="Segoe UI"/>
            <w:color w:val="0366D6"/>
            <w:sz w:val="26"/>
          </w:rPr>
          <w:t>HERE</w:t>
        </w:r>
      </w:hyperlink>
      <w:r w:rsidRPr="001F7D44">
        <w:rPr>
          <w:rFonts w:ascii="Segoe UI" w:hAnsi="Segoe UI" w:cs="Segoe UI"/>
          <w:color w:val="24292E"/>
          <w:sz w:val="26"/>
        </w:rPr>
        <w:t>. We love apps, but only authentic ones. :)</w: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Get Apps</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Here are some of the major software download sites, there are a number of OSX Mac software sites</w:t>
      </w:r>
    </w:p>
    <w:p w:rsidR="00117743" w:rsidRPr="001F7D44" w:rsidRDefault="00117743" w:rsidP="00117743">
      <w:pPr>
        <w:numPr>
          <w:ilvl w:val="0"/>
          <w:numId w:val="247"/>
        </w:numPr>
        <w:spacing w:before="100" w:beforeAutospacing="1" w:after="100" w:afterAutospacing="1" w:line="240" w:lineRule="auto"/>
        <w:rPr>
          <w:rFonts w:ascii="Segoe UI" w:hAnsi="Segoe UI" w:cs="Segoe UI"/>
          <w:color w:val="24292E"/>
          <w:sz w:val="24"/>
        </w:rPr>
      </w:pPr>
      <w:hyperlink r:id="rId4450" w:history="1">
        <w:r w:rsidRPr="001F7D44">
          <w:rPr>
            <w:rStyle w:val="Hyperlink"/>
            <w:rFonts w:ascii="Segoe UI" w:hAnsi="Segoe UI" w:cs="Segoe UI"/>
            <w:color w:val="0366D6"/>
            <w:sz w:val="24"/>
          </w:rPr>
          <w:t>MacUpdate Desktop</w:t>
        </w:r>
      </w:hyperlink>
      <w:r w:rsidRPr="001F7D44">
        <w:rPr>
          <w:rFonts w:ascii="Segoe UI" w:hAnsi="Segoe UI" w:cs="Segoe UI"/>
          <w:color w:val="24292E"/>
          <w:sz w:val="24"/>
        </w:rPr>
        <w:t> - Simplifies finding, buying and installing apps for your Mac. </w:t>
      </w:r>
      <w:r w:rsidRPr="001F7D44">
        <w:rPr>
          <w:rFonts w:ascii="Segoe UI" w:hAnsi="Segoe UI" w:cs="Segoe UI"/>
          <w:noProof/>
          <w:color w:val="0366D6"/>
          <w:sz w:val="24"/>
        </w:rPr>
        <mc:AlternateContent>
          <mc:Choice Requires="wps">
            <w:drawing>
              <wp:inline distT="0" distB="0" distL="0" distR="0">
                <wp:extent cx="302260" cy="302260"/>
                <wp:effectExtent l="0" t="0" r="0" b="0"/>
                <wp:docPr id="1087" name="Rectangle 1087"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3518A" id="Rectangle 1087"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O2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CdYCRIC1X6BHkjYsUpGk4rqktIGhRSod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kauSidBP+MWuOclN5K2zMCo46zN8PR4iaRWgQtRudIawviwPkmFDf8x&#10;FVDuQ6Gd/K1EB/UvZfUAclUS5ATKg6EMi0aq7xj1MOCgfb9tiKIY8RsBkk/COLYT0W3i0SSCjTq1&#10;LE8tRJQAlWGD0bCcG9jBJ5tOsVUDnkKXGCGvoE1q5iRsW2iIat+rMMQck/3AtVPydO9uPf4WZr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kEgztg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p>
    <w:p w:rsidR="00117743" w:rsidRPr="001F7D44" w:rsidRDefault="00117743" w:rsidP="00117743">
      <w:pPr>
        <w:numPr>
          <w:ilvl w:val="0"/>
          <w:numId w:val="247"/>
        </w:numPr>
        <w:spacing w:before="60" w:after="100" w:afterAutospacing="1" w:line="240" w:lineRule="auto"/>
        <w:rPr>
          <w:rFonts w:ascii="Segoe UI" w:hAnsi="Segoe UI" w:cs="Segoe UI"/>
          <w:color w:val="24292E"/>
          <w:sz w:val="24"/>
        </w:rPr>
      </w:pPr>
      <w:hyperlink r:id="rId4451" w:history="1">
        <w:r w:rsidRPr="001F7D44">
          <w:rPr>
            <w:rStyle w:val="Hyperlink"/>
            <w:rFonts w:ascii="Segoe UI" w:hAnsi="Segoe UI" w:cs="Segoe UI"/>
            <w:color w:val="0366D6"/>
            <w:sz w:val="24"/>
          </w:rPr>
          <w:t>Homebrew Cask</w:t>
        </w:r>
      </w:hyperlink>
      <w:r w:rsidRPr="001F7D44">
        <w:rPr>
          <w:rFonts w:ascii="Segoe UI" w:hAnsi="Segoe UI" w:cs="Segoe UI"/>
          <w:color w:val="24292E"/>
          <w:sz w:val="24"/>
        </w:rPr>
        <w:t> - A command line installation manager which extends Homebrew and brings its elegance, simplicity, and speed to Mac OS applications and large binaries alike.</w:t>
      </w:r>
    </w:p>
    <w:p w:rsidR="00117743" w:rsidRPr="001F7D44" w:rsidRDefault="00117743" w:rsidP="00117743">
      <w:pPr>
        <w:numPr>
          <w:ilvl w:val="0"/>
          <w:numId w:val="247"/>
        </w:numPr>
        <w:spacing w:before="60" w:after="100" w:afterAutospacing="1" w:line="240" w:lineRule="auto"/>
        <w:rPr>
          <w:rFonts w:ascii="Segoe UI" w:hAnsi="Segoe UI" w:cs="Segoe UI"/>
          <w:color w:val="24292E"/>
          <w:sz w:val="24"/>
        </w:rPr>
      </w:pPr>
      <w:hyperlink r:id="rId4452" w:history="1">
        <w:r w:rsidRPr="001F7D44">
          <w:rPr>
            <w:rStyle w:val="Hyperlink"/>
            <w:rFonts w:ascii="Segoe UI" w:hAnsi="Segoe UI" w:cs="Segoe UI"/>
            <w:color w:val="0366D6"/>
            <w:sz w:val="24"/>
          </w:rPr>
          <w:t>Homebrew</w:t>
        </w:r>
      </w:hyperlink>
      <w:r w:rsidRPr="001F7D44">
        <w:rPr>
          <w:rFonts w:ascii="Segoe UI" w:hAnsi="Segoe UI" w:cs="Segoe UI"/>
          <w:color w:val="24292E"/>
          <w:sz w:val="24"/>
        </w:rPr>
        <w:t> - The missing package manager for macOS. </w:t>
      </w:r>
      <w:r w:rsidRPr="001F7D44">
        <w:rPr>
          <w:rFonts w:ascii="Segoe UI" w:hAnsi="Segoe UI" w:cs="Segoe UI"/>
          <w:noProof/>
          <w:color w:val="0366D6"/>
          <w:sz w:val="24"/>
        </w:rPr>
        <mc:AlternateContent>
          <mc:Choice Requires="wps">
            <w:drawing>
              <wp:inline distT="0" distB="0" distL="0" distR="0">
                <wp:extent cx="302260" cy="302260"/>
                <wp:effectExtent l="0" t="0" r="0" b="0"/>
                <wp:docPr id="1086" name="Rectangle 1086" descr="star 4">
                  <a:hlinkClick xmlns:a="http://schemas.openxmlformats.org/drawingml/2006/main" r:id="rId38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9EF60" id="Rectangle 1086" o:spid="_x0000_s1026" alt="star 4" href="https://camo.githubusercontent.com/604dd1ff8b12d43c32340ccb437c83e5506dc2dd/68747470733a2f2f6a617977636a6c6f76652e6769746875622e696f2f73622f737461722f7265643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23BA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85" name="Rectangle 1085"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23000" id="Rectangle 1085"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6NB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Bfe6NB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84" name="Rectangle 1084" descr="Open-Source Software">
                  <a:hlinkClick xmlns:a="http://schemas.openxmlformats.org/drawingml/2006/main" r:id="rId44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B6671" id="Rectangle 1084" o:spid="_x0000_s1026" alt="Open-Source Software" href="https://github.com/Homebrew/brew/"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smB+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ieYq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" o:button="t" filled="f" stroked="f">
                <v:fill o:detectmouseclick="t"/>
                <o:lock v:ext="edit" aspectratio="t"/>
                <w10:anchorlock/>
              </v:rect>
            </w:pict>
          </mc:Fallback>
        </mc:AlternateContent>
      </w:r>
    </w:p>
    <w:p w:rsidR="00117743" w:rsidRPr="001F7D44" w:rsidRDefault="00117743" w:rsidP="00117743">
      <w:pPr>
        <w:numPr>
          <w:ilvl w:val="0"/>
          <w:numId w:val="247"/>
        </w:numPr>
        <w:spacing w:before="60" w:after="100" w:afterAutospacing="1" w:line="240" w:lineRule="auto"/>
        <w:rPr>
          <w:rFonts w:ascii="Segoe UI" w:hAnsi="Segoe UI" w:cs="Segoe UI"/>
          <w:color w:val="24292E"/>
          <w:sz w:val="24"/>
        </w:rPr>
      </w:pPr>
      <w:hyperlink r:id="rId4454" w:history="1">
        <w:r w:rsidRPr="001F7D44">
          <w:rPr>
            <w:rStyle w:val="Hyperlink"/>
            <w:rFonts w:ascii="Segoe UI" w:hAnsi="Segoe UI" w:cs="Segoe UI"/>
            <w:color w:val="0366D6"/>
            <w:sz w:val="24"/>
          </w:rPr>
          <w:t>MacPorts</w:t>
        </w:r>
      </w:hyperlink>
      <w:r w:rsidRPr="001F7D44">
        <w:rPr>
          <w:rFonts w:ascii="Segoe UI" w:hAnsi="Segoe UI" w:cs="Segoe UI"/>
          <w:color w:val="24292E"/>
          <w:sz w:val="24"/>
        </w:rPr>
        <w:t> - The MacPorts Project is an open-source community initiative to design an easy-to-use system for compiling, installing, and upgrading either command-line, X11 or Aqua based open-source software on the Mac OS X operating system. </w:t>
      </w:r>
      <w:r w:rsidRPr="001F7D44">
        <w:rPr>
          <w:rFonts w:ascii="Segoe UI" w:hAnsi="Segoe UI" w:cs="Segoe UI"/>
          <w:noProof/>
          <w:color w:val="0366D6"/>
          <w:sz w:val="24"/>
        </w:rPr>
        <mc:AlternateContent>
          <mc:Choice Requires="wps">
            <w:drawing>
              <wp:inline distT="0" distB="0" distL="0" distR="0">
                <wp:extent cx="302260" cy="302260"/>
                <wp:effectExtent l="0" t="0" r="0" b="0"/>
                <wp:docPr id="1083" name="Rectangle 1083"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25C82" id="Rectangle 1083"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cZc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7YcZc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82" name="Rectangle 1082" descr="Open-Source Software">
                  <a:hlinkClick xmlns:a="http://schemas.openxmlformats.org/drawingml/2006/main" r:id="rId44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A5F95" id="Rectangle 1082" o:spid="_x0000_s1026" alt="Open-Source Software" href="https://github.com/macpor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" o:button="t" filled="f" stroked="f">
                <v:fill o:detectmouseclick="t"/>
                <o:lock v:ext="edit" aspectratio="t"/>
                <w10:anchorlock/>
              </v:rect>
            </w:pict>
          </mc:Fallback>
        </mc:AlternateContent>
      </w:r>
    </w:p>
    <w:p w:rsidR="00117743" w:rsidRPr="001F7D44" w:rsidRDefault="00117743" w:rsidP="00117743">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 App Download Sites</w:t>
      </w:r>
    </w:p>
    <w:p w:rsidR="00117743" w:rsidRPr="001F7D44" w:rsidRDefault="00117743" w:rsidP="00117743">
      <w:pPr>
        <w:pStyle w:val="NormalWeb"/>
        <w:spacing w:before="0" w:beforeAutospacing="0" w:after="240" w:afterAutospacing="0"/>
        <w:rPr>
          <w:rFonts w:ascii="Segoe UI" w:hAnsi="Segoe UI" w:cs="Segoe UI"/>
          <w:color w:val="24292E"/>
          <w:sz w:val="26"/>
        </w:rPr>
      </w:pPr>
      <w:r w:rsidRPr="001F7D44">
        <w:rPr>
          <w:rStyle w:val="Emphasis"/>
          <w:rFonts w:ascii="Segoe UI" w:hAnsi="Segoe UI" w:cs="Segoe UI"/>
          <w:color w:val="24292E"/>
          <w:sz w:val="26"/>
        </w:rPr>
        <w:t>Here are some of the major software download sites, there are a number of OSX Mac software sites</w:t>
      </w:r>
    </w:p>
    <w:p w:rsidR="00117743" w:rsidRPr="001F7D44" w:rsidRDefault="00117743" w:rsidP="00117743">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Genuine Sites</w:t>
      </w:r>
    </w:p>
    <w:p w:rsidR="00117743" w:rsidRPr="001F7D44" w:rsidRDefault="00117743" w:rsidP="00117743">
      <w:pPr>
        <w:numPr>
          <w:ilvl w:val="0"/>
          <w:numId w:val="249"/>
        </w:numPr>
        <w:spacing w:before="100" w:beforeAutospacing="1" w:after="100" w:afterAutospacing="1" w:line="240" w:lineRule="auto"/>
        <w:rPr>
          <w:rFonts w:ascii="Segoe UI" w:hAnsi="Segoe UI" w:cs="Segoe UI"/>
          <w:color w:val="24292E"/>
          <w:sz w:val="26"/>
          <w:szCs w:val="24"/>
        </w:rPr>
      </w:pPr>
      <w:hyperlink r:id="rId4456" w:history="1">
        <w:r w:rsidRPr="001F7D44">
          <w:rPr>
            <w:rStyle w:val="Hyperlink"/>
            <w:rFonts w:ascii="Segoe UI" w:hAnsi="Segoe UI" w:cs="Segoe UI"/>
            <w:color w:val="0366D6"/>
            <w:sz w:val="24"/>
          </w:rPr>
          <w:t>Slant</w:t>
        </w:r>
      </w:hyperlink>
      <w:r w:rsidRPr="001F7D44">
        <w:rPr>
          <w:rFonts w:ascii="Segoe UI" w:hAnsi="Segoe UI" w:cs="Segoe UI"/>
          <w:color w:val="24292E"/>
          <w:sz w:val="24"/>
        </w:rPr>
        <w:t xml:space="preserve"> - I personally recommend this. This is a platform where you can compare apps side-by-side, you might get an idea by seeing other </w:t>
      </w:r>
      <w:proofErr w:type="gramStart"/>
      <w:r w:rsidRPr="001F7D44">
        <w:rPr>
          <w:rFonts w:ascii="Segoe UI" w:hAnsi="Segoe UI" w:cs="Segoe UI"/>
          <w:color w:val="24292E"/>
          <w:sz w:val="24"/>
        </w:rPr>
        <w:t>users</w:t>
      </w:r>
      <w:proofErr w:type="gramEnd"/>
      <w:r w:rsidRPr="001F7D44">
        <w:rPr>
          <w:rFonts w:ascii="Segoe UI" w:hAnsi="Segoe UI" w:cs="Segoe UI"/>
          <w:color w:val="24292E"/>
          <w:sz w:val="24"/>
        </w:rPr>
        <w:t xml:space="preserve"> recommendations. Please contribute if you find an application from this list! </w:t>
      </w:r>
      <w:r w:rsidRPr="001F7D44">
        <w:rPr>
          <w:rFonts w:ascii="Segoe UI" w:hAnsi="Segoe UI" w:cs="Segoe UI"/>
          <w:noProof/>
          <w:color w:val="0366D6"/>
          <w:sz w:val="24"/>
        </w:rPr>
        <mc:AlternateContent>
          <mc:Choice Requires="wps">
            <w:drawing>
              <wp:inline distT="0" distB="0" distL="0" distR="0">
                <wp:extent cx="302260" cy="302260"/>
                <wp:effectExtent l="0" t="0" r="0" b="0"/>
                <wp:docPr id="1081" name="Rectangle 1081"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9E6AE" id="Rectangle 1081"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&#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BvKsiw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80" name="Rectangle 1080"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95B01" id="Rectangle 1080"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TI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CYdETI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hyperlink r:id="rId4457" w:history="1">
        <w:r w:rsidRPr="001F7D44">
          <w:rPr>
            <w:rStyle w:val="Hyperlink"/>
            <w:rFonts w:ascii="Segoe UI" w:hAnsi="Segoe UI" w:cs="Segoe UI"/>
            <w:color w:val="0366D6"/>
            <w:sz w:val="24"/>
          </w:rPr>
          <w:t>alternativeTo</w:t>
        </w:r>
      </w:hyperlink>
      <w:r w:rsidRPr="001F7D44">
        <w:rPr>
          <w:rFonts w:ascii="Segoe UI" w:hAnsi="Segoe UI" w:cs="Segoe UI"/>
          <w:color w:val="24292E"/>
          <w:sz w:val="24"/>
        </w:rPr>
        <w:t> - Also a very nice community. If you are looking for some alternative apps </w:t>
      </w:r>
      <w:r w:rsidRPr="001F7D44">
        <w:rPr>
          <w:rStyle w:val="Strong"/>
          <w:rFonts w:ascii="Segoe UI" w:hAnsi="Segoe UI" w:cs="Segoe UI"/>
          <w:color w:val="24292E"/>
          <w:sz w:val="24"/>
        </w:rPr>
        <w:t>FOR</w:t>
      </w:r>
      <w:r w:rsidRPr="001F7D44">
        <w:rPr>
          <w:rFonts w:ascii="Segoe UI" w:hAnsi="Segoe UI" w:cs="Segoe UI"/>
          <w:color w:val="24292E"/>
          <w:sz w:val="24"/>
        </w:rPr>
        <w:t> Windows or another platform, check this site.</w:t>
      </w:r>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Other sites like </w:t>
      </w:r>
      <w:hyperlink r:id="rId4458" w:history="1">
        <w:r w:rsidRPr="001F7D44">
          <w:rPr>
            <w:rStyle w:val="Hyperlink"/>
            <w:rFonts w:ascii="Segoe UI" w:hAnsi="Segoe UI" w:cs="Segoe UI"/>
            <w:color w:val="0366D6"/>
            <w:sz w:val="24"/>
          </w:rPr>
          <w:t>MacStories</w:t>
        </w:r>
      </w:hyperlink>
      <w:r w:rsidRPr="001F7D44">
        <w:rPr>
          <w:rFonts w:ascii="Segoe UI" w:hAnsi="Segoe UI" w:cs="Segoe UI"/>
          <w:color w:val="24292E"/>
          <w:sz w:val="24"/>
        </w:rPr>
        <w:t>, </w:t>
      </w:r>
      <w:hyperlink r:id="rId4459" w:history="1">
        <w:r w:rsidRPr="001F7D44">
          <w:rPr>
            <w:rStyle w:val="Hyperlink"/>
            <w:rFonts w:ascii="Segoe UI" w:hAnsi="Segoe UI" w:cs="Segoe UI"/>
            <w:color w:val="0366D6"/>
            <w:sz w:val="24"/>
          </w:rPr>
          <w:t>LifeHacker</w:t>
        </w:r>
      </w:hyperlink>
      <w:r w:rsidRPr="001F7D44">
        <w:rPr>
          <w:rFonts w:ascii="Segoe UI" w:hAnsi="Segoe UI" w:cs="Segoe UI"/>
          <w:color w:val="24292E"/>
          <w:sz w:val="24"/>
        </w:rPr>
        <w:t>, </w:t>
      </w:r>
      <w:hyperlink r:id="rId4460" w:history="1">
        <w:r w:rsidRPr="001F7D44">
          <w:rPr>
            <w:rStyle w:val="Hyperlink"/>
            <w:rFonts w:ascii="Segoe UI" w:hAnsi="Segoe UI" w:cs="Segoe UI"/>
            <w:color w:val="0366D6"/>
            <w:sz w:val="24"/>
          </w:rPr>
          <w:t>ProductHunt</w:t>
        </w:r>
      </w:hyperlink>
      <w:r w:rsidRPr="001F7D44">
        <w:rPr>
          <w:rFonts w:ascii="Segoe UI" w:hAnsi="Segoe UI" w:cs="Segoe UI"/>
          <w:color w:val="24292E"/>
          <w:sz w:val="24"/>
        </w:rPr>
        <w:t> are great resources.</w:t>
      </w:r>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Also, </w:t>
      </w:r>
      <w:hyperlink r:id="rId4461" w:history="1">
        <w:r w:rsidRPr="001F7D44">
          <w:rPr>
            <w:rStyle w:val="Hyperlink"/>
            <w:rFonts w:ascii="Segoe UI" w:hAnsi="Segoe UI" w:cs="Segoe UI"/>
            <w:color w:val="0366D6"/>
            <w:sz w:val="24"/>
          </w:rPr>
          <w:t>Quora</w:t>
        </w:r>
      </w:hyperlink>
      <w:r w:rsidRPr="001F7D44">
        <w:rPr>
          <w:rFonts w:ascii="Segoe UI" w:hAnsi="Segoe UI" w:cs="Segoe UI"/>
          <w:color w:val="24292E"/>
          <w:sz w:val="24"/>
        </w:rPr>
        <w:t>, </w:t>
      </w:r>
      <w:hyperlink r:id="rId4462" w:history="1">
        <w:r w:rsidRPr="001F7D44">
          <w:rPr>
            <w:rStyle w:val="Hyperlink"/>
            <w:rFonts w:ascii="Segoe UI" w:hAnsi="Segoe UI" w:cs="Segoe UI"/>
            <w:color w:val="0366D6"/>
            <w:sz w:val="24"/>
          </w:rPr>
          <w:t>Reddit</w:t>
        </w:r>
      </w:hyperlink>
      <w:r w:rsidRPr="001F7D44">
        <w:rPr>
          <w:rFonts w:ascii="Segoe UI" w:hAnsi="Segoe UI" w:cs="Segoe UI"/>
          <w:color w:val="24292E"/>
          <w:sz w:val="24"/>
        </w:rPr>
        <w:t>, you know the drill.</w:t>
      </w:r>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MacUpdate</w:t>
      </w:r>
      <w:r w:rsidRPr="001F7D44">
        <w:rPr>
          <w:rFonts w:ascii="Segoe UI" w:hAnsi="Segoe UI" w:cs="Segoe UI"/>
          <w:color w:val="24292E"/>
          <w:sz w:val="24"/>
        </w:rPr>
        <w:t>：</w:t>
      </w:r>
      <w:hyperlink r:id="rId4463" w:history="1">
        <w:r w:rsidRPr="001F7D44">
          <w:rPr>
            <w:rStyle w:val="Hyperlink"/>
            <w:rFonts w:ascii="Segoe UI" w:hAnsi="Segoe UI" w:cs="Segoe UI"/>
            <w:color w:val="0366D6"/>
            <w:sz w:val="24"/>
          </w:rPr>
          <w:t>https://www.macupdate.com/</w:t>
        </w:r>
      </w:hyperlink>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App Shopper</w:t>
      </w:r>
      <w:r w:rsidRPr="001F7D44">
        <w:rPr>
          <w:rFonts w:ascii="Segoe UI" w:hAnsi="Segoe UI" w:cs="Segoe UI"/>
          <w:color w:val="24292E"/>
          <w:sz w:val="24"/>
        </w:rPr>
        <w:t>：</w:t>
      </w:r>
      <w:hyperlink r:id="rId4464" w:history="1">
        <w:r w:rsidRPr="001F7D44">
          <w:rPr>
            <w:rStyle w:val="Hyperlink"/>
            <w:rFonts w:ascii="Segoe UI" w:hAnsi="Segoe UI" w:cs="Segoe UI"/>
            <w:color w:val="0366D6"/>
            <w:sz w:val="24"/>
          </w:rPr>
          <w:t>http://appshopper.com/</w:t>
        </w:r>
      </w:hyperlink>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hyperlink r:id="rId4465" w:history="1">
        <w:r w:rsidRPr="001F7D44">
          <w:rPr>
            <w:rStyle w:val="Hyperlink"/>
            <w:rFonts w:ascii="Segoe UI" w:hAnsi="Segoe UI" w:cs="Segoe UI"/>
            <w:color w:val="0366D6"/>
            <w:sz w:val="24"/>
          </w:rPr>
          <w:t>HackStore</w:t>
        </w:r>
      </w:hyperlink>
      <w:r w:rsidRPr="001F7D44">
        <w:rPr>
          <w:rFonts w:ascii="Segoe UI" w:hAnsi="Segoe UI" w:cs="Segoe UI"/>
          <w:color w:val="24292E"/>
          <w:sz w:val="24"/>
        </w:rPr>
        <w:t> An amazing free alternative to the App Store for side developers and apps for Mac OS which Apple doesn't accept.</w:t>
      </w:r>
    </w:p>
    <w:p w:rsidR="00117743" w:rsidRPr="001F7D44" w:rsidRDefault="00117743" w:rsidP="00117743">
      <w:pPr>
        <w:numPr>
          <w:ilvl w:val="0"/>
          <w:numId w:val="249"/>
        </w:numPr>
        <w:spacing w:before="60" w:after="100" w:afterAutospacing="1" w:line="240" w:lineRule="auto"/>
        <w:rPr>
          <w:rFonts w:ascii="Segoe UI" w:hAnsi="Segoe UI" w:cs="Segoe UI"/>
          <w:color w:val="24292E"/>
          <w:sz w:val="24"/>
        </w:rPr>
      </w:pPr>
      <w:r w:rsidRPr="001F7D44">
        <w:rPr>
          <w:rStyle w:val="Strong"/>
          <w:rFonts w:ascii="Segoe UI" w:hAnsi="Segoe UI" w:cs="Segoe UI"/>
          <w:color w:val="24292E"/>
          <w:sz w:val="24"/>
        </w:rPr>
        <w:t>Chinese community</w:t>
      </w:r>
    </w:p>
    <w:p w:rsidR="00117743" w:rsidRPr="001F7D44" w:rsidRDefault="00117743" w:rsidP="00117743">
      <w:pPr>
        <w:numPr>
          <w:ilvl w:val="1"/>
          <w:numId w:val="249"/>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少数派：</w:t>
      </w:r>
      <w:hyperlink r:id="rId4466" w:history="1">
        <w:r w:rsidRPr="001F7D44">
          <w:rPr>
            <w:rStyle w:val="Hyperlink"/>
            <w:rFonts w:ascii="Segoe UI" w:hAnsi="Segoe UI" w:cs="Segoe UI"/>
            <w:color w:val="0366D6"/>
            <w:sz w:val="24"/>
          </w:rPr>
          <w:t>http://sspai.com/tag/Mac</w:t>
        </w:r>
      </w:hyperlink>
    </w:p>
    <w:p w:rsidR="00117743" w:rsidRPr="001F7D44" w:rsidRDefault="00117743" w:rsidP="004F6D7A">
      <w:pPr>
        <w:numPr>
          <w:ilvl w:val="1"/>
          <w:numId w:val="249"/>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Mac</w:t>
      </w:r>
      <w:r w:rsidRPr="001F7D44">
        <w:rPr>
          <w:rFonts w:ascii="Segoe UI" w:hAnsi="Segoe UI" w:cs="Segoe UI"/>
          <w:color w:val="24292E"/>
          <w:sz w:val="24"/>
        </w:rPr>
        <w:t>玩儿法：</w:t>
      </w:r>
      <w:hyperlink r:id="rId4467" w:history="1">
        <w:r w:rsidRPr="001F7D44">
          <w:rPr>
            <w:rStyle w:val="Hyperlink"/>
            <w:rFonts w:ascii="Segoe UI" w:hAnsi="Segoe UI" w:cs="Segoe UI"/>
            <w:color w:val="0366D6"/>
            <w:sz w:val="24"/>
          </w:rPr>
          <w:t>http://www.waerfa.com</w:t>
        </w:r>
      </w:hyperlink>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79" name="Rectangle 1079" descr="Freeware">
                  <a:hlinkClick xmlns:a="http://schemas.openxmlformats.org/drawingml/2006/main" r:id="rId369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2181D" id="Rectangle 1079" o:spid="_x0000_s1026" alt="Freeware" href="https://camo.githubusercontent.com/5b5710d91294db78c7e32ffa884d6c45ab15c471/68747470733a2f2f6a617977636a6c6f76652e6769746875622e696f2f73622f69636f2f6d696e2d6672656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78" name="Rectangle 1078" descr="Recommend">
                  <a:hlinkClick xmlns:a="http://schemas.openxmlformats.org/drawingml/2006/main" r:id="rId370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807C1" id="Rectangle 1078" o:spid="_x0000_s1026" alt="Recommend" href="https://camo.githubusercontent.com/89770188a24dd415991ffa93eca8c9bd5e9b2147/68747470733a2f2f6a617977636a6c6f76652e6769746875622e696f2f73622f69636f2f6d696e2d7475696a69616e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77" name="Rectangle 1077" descr="hot">
                  <a:hlinkClick xmlns:a="http://schemas.openxmlformats.org/drawingml/2006/main" r:id="rId369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10AE8" id="Rectangle 1077" o:spid="_x0000_s1026" alt="hot" href="https://camo.githubusercontent.com/41b3d574ae1e6e0116df8a469a44dd16e65167fc/68747470733a2f2f6a617977636a6c6f76652e6769746875622e696f2f73622f69636f2f6d696e2d686f74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" o:button="t" filled="f" stroked="f">
                <v:fill o:detectmouseclick="t"/>
                <o:lock v:ext="edit" aspectratio="t"/>
                <w10:anchorlock/>
              </v:rect>
            </w:pict>
          </mc:Fallback>
        </mc:AlternateContent>
      </w:r>
      <w:r w:rsidRPr="001F7D44">
        <w:rPr>
          <w:rFonts w:ascii="Segoe UI" w:hAnsi="Segoe UI" w:cs="Segoe UI"/>
          <w:color w:val="24292E"/>
          <w:sz w:val="24"/>
        </w:rPr>
        <w:t> </w:t>
      </w:r>
      <w:r w:rsidRPr="001F7D44">
        <w:rPr>
          <w:rFonts w:ascii="Segoe UI" w:hAnsi="Segoe UI" w:cs="Segoe UI"/>
          <w:noProof/>
          <w:color w:val="0366D6"/>
          <w:sz w:val="24"/>
        </w:rPr>
        <mc:AlternateContent>
          <mc:Choice Requires="wps">
            <w:drawing>
              <wp:inline distT="0" distB="0" distL="0" distR="0">
                <wp:extent cx="302260" cy="302260"/>
                <wp:effectExtent l="0" t="0" r="0" b="0"/>
                <wp:docPr id="1076" name="Rectangle 1076" descr="star 5">
                  <a:hlinkClick xmlns:a="http://schemas.openxmlformats.org/drawingml/2006/main" r:id="rId379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2FA0E" id="Rectangle 1076" o:spid="_x0000_s1026" alt="star 5" href="https://camo.githubusercontent.com/f4b6b5b17d235094ddb376b5743d77c51ae035c2/68747470733a2f2f6a617977636a6c6f76652e6769746875622e696f2f73622f737461722f726564352e737667"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" o:button="t" filled="f" stroked="f">
                <v:fill o:detectmouseclick="t"/>
                <o:lock v:ext="edit" aspectratio="t"/>
                <w10:anchorlock/>
              </v:rect>
            </w:pict>
          </mc:Fallback>
        </mc:AlternateContent>
      </w:r>
    </w:p>
    <w:p w:rsidR="004F6D7A" w:rsidRPr="001F7D44" w:rsidRDefault="004F6D7A">
      <w:pPr>
        <w:rPr>
          <w:sz w:val="24"/>
        </w:rPr>
      </w:pPr>
      <w:r w:rsidRPr="001F7D44">
        <w:rPr>
          <w:sz w:val="24"/>
        </w:rPr>
        <w:br w:type="page"/>
      </w:r>
    </w:p>
    <w:p w:rsidR="004F6D7A" w:rsidRPr="001F7D44" w:rsidRDefault="004F6D7A" w:rsidP="00F526AB">
      <w:pPr>
        <w:pStyle w:val="Heading1"/>
        <w:pBdr>
          <w:bottom w:val="single" w:sz="6" w:space="4" w:color="EAECEF"/>
        </w:pBdr>
        <w:spacing w:after="240" w:afterAutospacing="0"/>
        <w:rPr>
          <w:rFonts w:ascii="Segoe UI" w:hAnsi="Segoe UI" w:cs="Segoe UI"/>
          <w:color w:val="24292E"/>
          <w:sz w:val="50"/>
        </w:rPr>
      </w:pPr>
      <w:bookmarkStart w:id="316" w:name="_Toc494544482"/>
      <w:r w:rsidRPr="001F7D44">
        <w:rPr>
          <w:rFonts w:ascii="Segoe UI" w:hAnsi="Segoe UI" w:cs="Segoe UI"/>
          <w:color w:val="24292E"/>
          <w:sz w:val="50"/>
        </w:rPr>
        <w:t>Awesome Big Data</w:t>
      </w:r>
      <w:bookmarkEnd w:id="316"/>
    </w:p>
    <w:p w:rsidR="00117743" w:rsidRPr="001F7D44" w:rsidRDefault="004F6D7A" w:rsidP="00A51148">
      <w:pPr>
        <w:rPr>
          <w:sz w:val="24"/>
        </w:rPr>
      </w:pPr>
      <w:hyperlink r:id="rId4468" w:history="1">
        <w:r w:rsidRPr="001F7D44">
          <w:rPr>
            <w:rStyle w:val="Hyperlink"/>
            <w:sz w:val="24"/>
          </w:rPr>
          <w:t>https://github.com/onurakpolat/awesome-bigdata</w:t>
        </w:r>
      </w:hyperlink>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 curated list of awesome big data frameworks, resources and other awesomeness. Inspired by </w:t>
      </w:r>
      <w:hyperlink r:id="rId4469" w:history="1">
        <w:r w:rsidRPr="001F7D44">
          <w:rPr>
            <w:rStyle w:val="Hyperlink"/>
            <w:rFonts w:ascii="Segoe UI" w:hAnsi="Segoe UI" w:cs="Segoe UI"/>
            <w:color w:val="0366D6"/>
            <w:sz w:val="26"/>
          </w:rPr>
          <w:t>awesome-php</w:t>
        </w:r>
      </w:hyperlink>
      <w:r w:rsidRPr="001F7D44">
        <w:rPr>
          <w:rFonts w:ascii="Segoe UI" w:hAnsi="Segoe UI" w:cs="Segoe UI"/>
          <w:color w:val="24292E"/>
          <w:sz w:val="26"/>
        </w:rPr>
        <w:t>, </w:t>
      </w:r>
      <w:hyperlink r:id="rId4470" w:history="1">
        <w:r w:rsidRPr="001F7D44">
          <w:rPr>
            <w:rStyle w:val="Hyperlink"/>
            <w:rFonts w:ascii="Segoe UI" w:hAnsi="Segoe UI" w:cs="Segoe UI"/>
            <w:color w:val="0366D6"/>
            <w:sz w:val="26"/>
          </w:rPr>
          <w:t>awesome-python</w:t>
        </w:r>
      </w:hyperlink>
      <w:r w:rsidRPr="001F7D44">
        <w:rPr>
          <w:rFonts w:ascii="Segoe UI" w:hAnsi="Segoe UI" w:cs="Segoe UI"/>
          <w:color w:val="24292E"/>
          <w:sz w:val="26"/>
        </w:rPr>
        <w:t>, </w:t>
      </w:r>
      <w:hyperlink r:id="rId4471" w:history="1">
        <w:r w:rsidRPr="001F7D44">
          <w:rPr>
            <w:rStyle w:val="Hyperlink"/>
            <w:rFonts w:ascii="Segoe UI" w:hAnsi="Segoe UI" w:cs="Segoe UI"/>
            <w:color w:val="0366D6"/>
            <w:sz w:val="26"/>
          </w:rPr>
          <w:t>awesome-ruby</w:t>
        </w:r>
      </w:hyperlink>
      <w:r w:rsidRPr="001F7D44">
        <w:rPr>
          <w:rFonts w:ascii="Segoe UI" w:hAnsi="Segoe UI" w:cs="Segoe UI"/>
          <w:color w:val="24292E"/>
          <w:sz w:val="26"/>
        </w:rPr>
        <w:t>, </w:t>
      </w:r>
      <w:hyperlink r:id="rId4472" w:history="1">
        <w:r w:rsidRPr="001F7D44">
          <w:rPr>
            <w:rStyle w:val="Hyperlink"/>
            <w:rFonts w:ascii="Segoe UI" w:hAnsi="Segoe UI" w:cs="Segoe UI"/>
            <w:color w:val="0366D6"/>
            <w:sz w:val="26"/>
          </w:rPr>
          <w:t>hadoopecosystemtable</w:t>
        </w:r>
      </w:hyperlink>
      <w:r w:rsidRPr="001F7D44">
        <w:rPr>
          <w:rFonts w:ascii="Segoe UI" w:hAnsi="Segoe UI" w:cs="Segoe UI"/>
          <w:color w:val="24292E"/>
          <w:sz w:val="26"/>
        </w:rPr>
        <w:t> &amp; </w:t>
      </w:r>
      <w:hyperlink r:id="rId4473" w:history="1">
        <w:r w:rsidRPr="001F7D44">
          <w:rPr>
            <w:rStyle w:val="Hyperlink"/>
            <w:rFonts w:ascii="Segoe UI" w:hAnsi="Segoe UI" w:cs="Segoe UI"/>
            <w:color w:val="0366D6"/>
            <w:sz w:val="26"/>
          </w:rPr>
          <w:t>big-data</w:t>
        </w:r>
      </w:hyperlink>
      <w:r w:rsidRPr="001F7D44">
        <w:rPr>
          <w:rFonts w:ascii="Segoe UI" w:hAnsi="Segoe UI" w:cs="Segoe UI"/>
          <w:color w:val="24292E"/>
          <w:sz w:val="26"/>
        </w:rPr>
        <w:t>.</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Your contributions are always welcome!</w:t>
      </w:r>
    </w:p>
    <w:p w:rsidR="00F526AB" w:rsidRDefault="00F526AB" w:rsidP="00322184">
      <w:pPr>
        <w:numPr>
          <w:ilvl w:val="0"/>
          <w:numId w:val="250"/>
        </w:numPr>
        <w:spacing w:before="100" w:beforeAutospacing="1" w:after="100" w:afterAutospacing="1" w:line="240" w:lineRule="auto"/>
        <w:rPr>
          <w:rFonts w:ascii="Segoe UI" w:hAnsi="Segoe UI" w:cs="Segoe UI"/>
          <w:color w:val="24292E"/>
          <w:sz w:val="24"/>
        </w:rPr>
        <w:sectPr w:rsidR="00F526AB" w:rsidSect="00BD2705">
          <w:type w:val="continuous"/>
          <w:pgSz w:w="11906" w:h="16838" w:code="9"/>
          <w:pgMar w:top="720" w:right="1008" w:bottom="720" w:left="1008" w:header="720" w:footer="288" w:gutter="0"/>
          <w:cols w:space="720"/>
          <w:docGrid w:linePitch="360"/>
        </w:sectPr>
      </w:pPr>
    </w:p>
    <w:p w:rsidR="00EE0A87" w:rsidRPr="001F7D44" w:rsidRDefault="00EE0A87" w:rsidP="00322184">
      <w:pPr>
        <w:numPr>
          <w:ilvl w:val="0"/>
          <w:numId w:val="250"/>
        </w:numPr>
        <w:spacing w:before="100" w:beforeAutospacing="1" w:after="100" w:afterAutospacing="1" w:line="240" w:lineRule="auto"/>
        <w:rPr>
          <w:rFonts w:ascii="Segoe UI" w:hAnsi="Segoe UI" w:cs="Segoe UI"/>
          <w:color w:val="24292E"/>
          <w:sz w:val="24"/>
        </w:rPr>
      </w:pPr>
      <w:hyperlink r:id="rId4474" w:anchor="awesome-bigdata" w:history="1">
        <w:r w:rsidRPr="001F7D44">
          <w:rPr>
            <w:rStyle w:val="Hyperlink"/>
            <w:rFonts w:ascii="Segoe UI" w:hAnsi="Segoe UI" w:cs="Segoe UI"/>
            <w:color w:val="0366D6"/>
            <w:sz w:val="24"/>
          </w:rPr>
          <w:t>Awesome Big Data</w:t>
        </w:r>
      </w:hyperlink>
    </w:p>
    <w:p w:rsidR="00EE0A87" w:rsidRPr="001F7D44" w:rsidRDefault="00EE0A87" w:rsidP="00322184">
      <w:pPr>
        <w:numPr>
          <w:ilvl w:val="1"/>
          <w:numId w:val="250"/>
        </w:numPr>
        <w:spacing w:before="100" w:beforeAutospacing="1" w:after="100" w:afterAutospacing="1" w:line="240" w:lineRule="auto"/>
        <w:rPr>
          <w:rFonts w:ascii="Segoe UI" w:hAnsi="Segoe UI" w:cs="Segoe UI"/>
          <w:color w:val="24292E"/>
          <w:sz w:val="24"/>
        </w:rPr>
      </w:pPr>
      <w:hyperlink r:id="rId4475" w:anchor="rdbms" w:history="1">
        <w:r w:rsidRPr="001F7D44">
          <w:rPr>
            <w:rStyle w:val="Hyperlink"/>
            <w:rFonts w:ascii="Segoe UI" w:hAnsi="Segoe UI" w:cs="Segoe UI"/>
            <w:color w:val="0366D6"/>
            <w:sz w:val="24"/>
          </w:rPr>
          <w:t>RDBMS</w:t>
        </w:r>
      </w:hyperlink>
    </w:p>
    <w:p w:rsidR="00EE0A87" w:rsidRPr="001F7D44" w:rsidRDefault="00EE0A87" w:rsidP="00F526AB">
      <w:pPr>
        <w:numPr>
          <w:ilvl w:val="1"/>
          <w:numId w:val="250"/>
        </w:numPr>
        <w:spacing w:before="60" w:after="100" w:afterAutospacing="1" w:line="240" w:lineRule="auto"/>
        <w:rPr>
          <w:rFonts w:ascii="Segoe UI" w:hAnsi="Segoe UI" w:cs="Segoe UI"/>
          <w:color w:val="24292E"/>
          <w:sz w:val="24"/>
        </w:rPr>
      </w:pPr>
      <w:hyperlink r:id="rId4476" w:anchor="frameworks" w:history="1">
        <w:r w:rsidRPr="001F7D44">
          <w:rPr>
            <w:rStyle w:val="Hyperlink"/>
            <w:rFonts w:ascii="Segoe UI" w:hAnsi="Segoe UI" w:cs="Segoe UI"/>
            <w:color w:val="0366D6"/>
            <w:sz w:val="24"/>
          </w:rPr>
          <w:t>Frameworks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77" w:anchor="distributed-programming" w:history="1">
        <w:r w:rsidRPr="001F7D44">
          <w:rPr>
            <w:rStyle w:val="Hyperlink"/>
            <w:rFonts w:ascii="Segoe UI" w:hAnsi="Segoe UI" w:cs="Segoe UI"/>
            <w:color w:val="0366D6"/>
            <w:sz w:val="24"/>
          </w:rPr>
          <w:t>Distributed Programming</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78" w:anchor="distributed-filesystem" w:history="1">
        <w:r w:rsidRPr="001F7D44">
          <w:rPr>
            <w:rStyle w:val="Hyperlink"/>
            <w:rFonts w:ascii="Segoe UI" w:hAnsi="Segoe UI" w:cs="Segoe UI"/>
            <w:color w:val="0366D6"/>
            <w:sz w:val="24"/>
          </w:rPr>
          <w:t>Distributed Filesystem</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79" w:anchor="key-map-data-model" w:history="1">
        <w:r w:rsidRPr="001F7D44">
          <w:rPr>
            <w:rStyle w:val="Hyperlink"/>
            <w:rFonts w:ascii="Segoe UI" w:hAnsi="Segoe UI" w:cs="Segoe UI"/>
            <w:color w:val="0366D6"/>
            <w:sz w:val="24"/>
          </w:rPr>
          <w:t>Key-Map Data Model</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0" w:anchor="document-data-model" w:history="1">
        <w:r w:rsidRPr="001F7D44">
          <w:rPr>
            <w:rStyle w:val="Hyperlink"/>
            <w:rFonts w:ascii="Segoe UI" w:hAnsi="Segoe UI" w:cs="Segoe UI"/>
            <w:color w:val="0366D6"/>
            <w:sz w:val="24"/>
          </w:rPr>
          <w:t>Document Data Model</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1" w:anchor="key-value-data-model" w:history="1">
        <w:r w:rsidRPr="001F7D44">
          <w:rPr>
            <w:rStyle w:val="Hyperlink"/>
            <w:rFonts w:ascii="Segoe UI" w:hAnsi="Segoe UI" w:cs="Segoe UI"/>
            <w:color w:val="0366D6"/>
            <w:sz w:val="24"/>
          </w:rPr>
          <w:t>Key-value Data Model</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2" w:anchor="graph-data-model" w:history="1">
        <w:r w:rsidRPr="001F7D44">
          <w:rPr>
            <w:rStyle w:val="Hyperlink"/>
            <w:rFonts w:ascii="Segoe UI" w:hAnsi="Segoe UI" w:cs="Segoe UI"/>
            <w:color w:val="0366D6"/>
            <w:sz w:val="24"/>
          </w:rPr>
          <w:t>Graph Data Model</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3" w:anchor="newsql-databases" w:history="1">
        <w:r w:rsidRPr="001F7D44">
          <w:rPr>
            <w:rStyle w:val="Hyperlink"/>
            <w:rFonts w:ascii="Segoe UI" w:hAnsi="Segoe UI" w:cs="Segoe UI"/>
            <w:color w:val="0366D6"/>
            <w:sz w:val="24"/>
          </w:rPr>
          <w:t>NewSQL Databases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4" w:anchor="columnar-databases" w:history="1">
        <w:r w:rsidRPr="001F7D44">
          <w:rPr>
            <w:rStyle w:val="Hyperlink"/>
            <w:rFonts w:ascii="Segoe UI" w:hAnsi="Segoe UI" w:cs="Segoe UI"/>
            <w:color w:val="0366D6"/>
            <w:sz w:val="24"/>
          </w:rPr>
          <w:t>Columnar Databases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5" w:anchor="time-series-databases" w:history="1">
        <w:r w:rsidRPr="001F7D44">
          <w:rPr>
            <w:rStyle w:val="Hyperlink"/>
            <w:rFonts w:ascii="Segoe UI" w:hAnsi="Segoe UI" w:cs="Segoe UI"/>
            <w:color w:val="0366D6"/>
            <w:sz w:val="24"/>
          </w:rPr>
          <w:t>Time-Series Databases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6" w:anchor="sql-like-processing" w:history="1">
        <w:r w:rsidRPr="001F7D44">
          <w:rPr>
            <w:rStyle w:val="Hyperlink"/>
            <w:rFonts w:ascii="Segoe UI" w:hAnsi="Segoe UI" w:cs="Segoe UI"/>
            <w:color w:val="0366D6"/>
            <w:sz w:val="24"/>
          </w:rPr>
          <w:t>SQL-like processing</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7" w:anchor="data-ingestion" w:history="1">
        <w:r w:rsidRPr="001F7D44">
          <w:rPr>
            <w:rStyle w:val="Hyperlink"/>
            <w:rFonts w:ascii="Segoe UI" w:hAnsi="Segoe UI" w:cs="Segoe UI"/>
            <w:color w:val="0366D6"/>
            <w:sz w:val="24"/>
          </w:rPr>
          <w:t>Data Ingestion</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8" w:anchor="service-programming" w:history="1">
        <w:r w:rsidRPr="001F7D44">
          <w:rPr>
            <w:rStyle w:val="Hyperlink"/>
            <w:rFonts w:ascii="Segoe UI" w:hAnsi="Segoe UI" w:cs="Segoe UI"/>
            <w:color w:val="0366D6"/>
            <w:sz w:val="24"/>
          </w:rPr>
          <w:t>Service Programming</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89" w:anchor="scheduling" w:history="1">
        <w:r w:rsidRPr="001F7D44">
          <w:rPr>
            <w:rStyle w:val="Hyperlink"/>
            <w:rFonts w:ascii="Segoe UI" w:hAnsi="Segoe UI" w:cs="Segoe UI"/>
            <w:color w:val="0366D6"/>
            <w:sz w:val="24"/>
          </w:rPr>
          <w:t>Scheduling</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0" w:anchor="machine-learning" w:history="1">
        <w:r w:rsidRPr="001F7D44">
          <w:rPr>
            <w:rStyle w:val="Hyperlink"/>
            <w:rFonts w:ascii="Segoe UI" w:hAnsi="Segoe UI" w:cs="Segoe UI"/>
            <w:color w:val="0366D6"/>
            <w:sz w:val="24"/>
          </w:rPr>
          <w:t>Machine Learning</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1" w:anchor="benchmarking" w:history="1">
        <w:r w:rsidRPr="001F7D44">
          <w:rPr>
            <w:rStyle w:val="Hyperlink"/>
            <w:rFonts w:ascii="Segoe UI" w:hAnsi="Segoe UI" w:cs="Segoe UI"/>
            <w:color w:val="0366D6"/>
            <w:sz w:val="24"/>
          </w:rPr>
          <w:t>Benchmarking</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2" w:anchor="security" w:history="1">
        <w:r w:rsidRPr="001F7D44">
          <w:rPr>
            <w:rStyle w:val="Hyperlink"/>
            <w:rFonts w:ascii="Segoe UI" w:hAnsi="Segoe UI" w:cs="Segoe UI"/>
            <w:color w:val="0366D6"/>
            <w:sz w:val="24"/>
          </w:rPr>
          <w:t>Security</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3" w:anchor="system-deployment" w:history="1">
        <w:r w:rsidRPr="001F7D44">
          <w:rPr>
            <w:rStyle w:val="Hyperlink"/>
            <w:rFonts w:ascii="Segoe UI" w:hAnsi="Segoe UI" w:cs="Segoe UI"/>
            <w:color w:val="0366D6"/>
            <w:sz w:val="24"/>
          </w:rPr>
          <w:t>System Deployment</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4" w:anchor="applications" w:history="1">
        <w:r w:rsidRPr="001F7D44">
          <w:rPr>
            <w:rStyle w:val="Hyperlink"/>
            <w:rFonts w:ascii="Segoe UI" w:hAnsi="Segoe UI" w:cs="Segoe UI"/>
            <w:color w:val="0366D6"/>
            <w:sz w:val="24"/>
          </w:rPr>
          <w:t>Applications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5" w:anchor="search-engine-and-framework" w:history="1">
        <w:r w:rsidRPr="001F7D44">
          <w:rPr>
            <w:rStyle w:val="Hyperlink"/>
            <w:rFonts w:ascii="Segoe UI" w:hAnsi="Segoe UI" w:cs="Segoe UI"/>
            <w:color w:val="0366D6"/>
            <w:sz w:val="24"/>
          </w:rPr>
          <w:t>Search engine and framework</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6" w:anchor="mysql-forks-and-evolutions" w:history="1">
        <w:r w:rsidRPr="001F7D44">
          <w:rPr>
            <w:rStyle w:val="Hyperlink"/>
            <w:rFonts w:ascii="Segoe UI" w:hAnsi="Segoe UI" w:cs="Segoe UI"/>
            <w:color w:val="0366D6"/>
            <w:sz w:val="24"/>
          </w:rPr>
          <w:t>MySQL forks and evolutions</w:t>
        </w:r>
      </w:hyperlink>
    </w:p>
    <w:p w:rsidR="00EE0A87" w:rsidRPr="001F7D44" w:rsidRDefault="00EE0A87" w:rsidP="00F526AB">
      <w:pPr>
        <w:numPr>
          <w:ilvl w:val="1"/>
          <w:numId w:val="250"/>
        </w:numPr>
        <w:spacing w:before="60" w:after="100" w:afterAutospacing="1" w:line="240" w:lineRule="auto"/>
        <w:rPr>
          <w:rFonts w:ascii="Segoe UI" w:hAnsi="Segoe UI" w:cs="Segoe UI"/>
          <w:color w:val="24292E"/>
          <w:sz w:val="24"/>
        </w:rPr>
      </w:pPr>
      <w:hyperlink r:id="rId4497" w:anchor="postgresql-forks-and-evolutions" w:history="1">
        <w:r w:rsidRPr="001F7D44">
          <w:rPr>
            <w:rStyle w:val="Hyperlink"/>
            <w:rFonts w:ascii="Segoe UI" w:hAnsi="Segoe UI" w:cs="Segoe UI"/>
            <w:color w:val="0366D6"/>
            <w:sz w:val="24"/>
          </w:rPr>
          <w:t>PostgreSQL forks and evolutions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8" w:anchor="memcached-forks-and-evolutions" w:history="1">
        <w:r w:rsidRPr="001F7D44">
          <w:rPr>
            <w:rStyle w:val="Hyperlink"/>
            <w:rFonts w:ascii="Segoe UI" w:hAnsi="Segoe UI" w:cs="Segoe UI"/>
            <w:color w:val="0366D6"/>
            <w:sz w:val="24"/>
          </w:rPr>
          <w:t>Memcached forks and evolutions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499" w:anchor="embedded-databases" w:history="1">
        <w:r w:rsidRPr="001F7D44">
          <w:rPr>
            <w:rStyle w:val="Hyperlink"/>
            <w:rFonts w:ascii="Segoe UI" w:hAnsi="Segoe UI" w:cs="Segoe UI"/>
            <w:color w:val="0366D6"/>
            <w:sz w:val="24"/>
          </w:rPr>
          <w:t>Embedded Databases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0" w:anchor="business-intelligence" w:history="1">
        <w:r w:rsidRPr="001F7D44">
          <w:rPr>
            <w:rStyle w:val="Hyperlink"/>
            <w:rFonts w:ascii="Segoe UI" w:hAnsi="Segoe UI" w:cs="Segoe UI"/>
            <w:color w:val="0366D6"/>
            <w:sz w:val="24"/>
          </w:rPr>
          <w:t>Business Intelligence</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1" w:anchor="data-visualization" w:history="1">
        <w:r w:rsidRPr="001F7D44">
          <w:rPr>
            <w:rStyle w:val="Hyperlink"/>
            <w:rFonts w:ascii="Segoe UI" w:hAnsi="Segoe UI" w:cs="Segoe UI"/>
            <w:color w:val="0366D6"/>
            <w:sz w:val="24"/>
          </w:rPr>
          <w:t>Data Visualization</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2" w:anchor="internet-of-things-and-sensor-data" w:history="1">
        <w:r w:rsidRPr="001F7D44">
          <w:rPr>
            <w:rStyle w:val="Hyperlink"/>
            <w:rFonts w:ascii="Segoe UI" w:hAnsi="Segoe UI" w:cs="Segoe UI"/>
            <w:color w:val="0366D6"/>
            <w:sz w:val="24"/>
          </w:rPr>
          <w:t>Internet of things and sensor data</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3" w:anchor="interesting-readings" w:history="1">
        <w:r w:rsidRPr="001F7D44">
          <w:rPr>
            <w:rStyle w:val="Hyperlink"/>
            <w:rFonts w:ascii="Segoe UI" w:hAnsi="Segoe UI" w:cs="Segoe UI"/>
            <w:color w:val="0366D6"/>
            <w:sz w:val="24"/>
          </w:rPr>
          <w:t>Interesting Readings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4" w:anchor="interesting-papers" w:history="1">
        <w:r w:rsidRPr="001F7D44">
          <w:rPr>
            <w:rStyle w:val="Hyperlink"/>
            <w:rFonts w:ascii="Segoe UI" w:hAnsi="Segoe UI" w:cs="Segoe UI"/>
            <w:color w:val="0366D6"/>
            <w:sz w:val="24"/>
          </w:rPr>
          <w:t>Interesting Papers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5" w:anchor="videos" w:history="1">
        <w:r w:rsidRPr="001F7D44">
          <w:rPr>
            <w:rStyle w:val="Hyperlink"/>
            <w:rFonts w:ascii="Segoe UI" w:hAnsi="Segoe UI" w:cs="Segoe UI"/>
            <w:color w:val="0366D6"/>
            <w:sz w:val="24"/>
          </w:rPr>
          <w:t>Videos</w:t>
        </w:r>
      </w:hyperlink>
    </w:p>
    <w:p w:rsidR="00EE0A87" w:rsidRPr="001F7D44" w:rsidRDefault="00EE0A87" w:rsidP="00322184">
      <w:pPr>
        <w:numPr>
          <w:ilvl w:val="1"/>
          <w:numId w:val="250"/>
        </w:numPr>
        <w:spacing w:before="60" w:after="100" w:afterAutospacing="1" w:line="240" w:lineRule="auto"/>
        <w:rPr>
          <w:rFonts w:ascii="Segoe UI" w:hAnsi="Segoe UI" w:cs="Segoe UI"/>
          <w:color w:val="24292E"/>
          <w:sz w:val="24"/>
        </w:rPr>
      </w:pPr>
      <w:hyperlink r:id="rId4506" w:anchor="books" w:history="1">
        <w:r w:rsidRPr="001F7D44">
          <w:rPr>
            <w:rStyle w:val="Hyperlink"/>
            <w:rFonts w:ascii="Segoe UI" w:hAnsi="Segoe UI" w:cs="Segoe UI"/>
            <w:color w:val="0366D6"/>
            <w:sz w:val="24"/>
          </w:rPr>
          <w:t>Books</w:t>
        </w:r>
      </w:hyperlink>
    </w:p>
    <w:p w:rsidR="00EE0A87" w:rsidRPr="001F7D44" w:rsidRDefault="00EE0A87" w:rsidP="00322184">
      <w:pPr>
        <w:numPr>
          <w:ilvl w:val="0"/>
          <w:numId w:val="250"/>
        </w:numPr>
        <w:spacing w:before="60" w:after="100" w:afterAutospacing="1" w:line="240" w:lineRule="auto"/>
        <w:rPr>
          <w:rFonts w:ascii="Segoe UI" w:hAnsi="Segoe UI" w:cs="Segoe UI"/>
          <w:color w:val="24292E"/>
          <w:sz w:val="24"/>
        </w:rPr>
      </w:pPr>
      <w:hyperlink r:id="rId4507" w:anchor="other-awesome-lists" w:history="1">
        <w:r w:rsidRPr="001F7D44">
          <w:rPr>
            <w:rStyle w:val="Hyperlink"/>
            <w:rFonts w:ascii="Segoe UI" w:hAnsi="Segoe UI" w:cs="Segoe UI"/>
            <w:color w:val="0366D6"/>
            <w:sz w:val="24"/>
          </w:rPr>
          <w:t>Other Awesome Lists</w:t>
        </w:r>
      </w:hyperlink>
    </w:p>
    <w:p w:rsidR="00F526AB" w:rsidRDefault="00F526AB" w:rsidP="00EE0A87">
      <w:pPr>
        <w:pStyle w:val="Heading2"/>
        <w:pBdr>
          <w:bottom w:val="single" w:sz="6" w:space="4" w:color="EAECEF"/>
        </w:pBdr>
        <w:spacing w:before="360" w:beforeAutospacing="0" w:after="240" w:afterAutospacing="0"/>
        <w:rPr>
          <w:rFonts w:ascii="Segoe UI" w:hAnsi="Segoe UI" w:cs="Segoe UI"/>
          <w:color w:val="24292E"/>
          <w:sz w:val="38"/>
        </w:rPr>
        <w:sectPr w:rsidR="00F526AB" w:rsidSect="00F526AB">
          <w:type w:val="continuous"/>
          <w:pgSz w:w="11906" w:h="16838" w:code="9"/>
          <w:pgMar w:top="720" w:right="1008" w:bottom="720" w:left="1008" w:header="720" w:footer="288" w:gutter="0"/>
          <w:cols w:num="2" w:space="0"/>
          <w:docGrid w:linePitch="360"/>
        </w:sectPr>
      </w:pP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RDBMS</w:t>
      </w:r>
    </w:p>
    <w:p w:rsidR="00EE0A87" w:rsidRPr="001F7D44" w:rsidRDefault="00EE0A87" w:rsidP="00322184">
      <w:pPr>
        <w:numPr>
          <w:ilvl w:val="0"/>
          <w:numId w:val="251"/>
        </w:numPr>
        <w:spacing w:before="100" w:beforeAutospacing="1" w:after="100" w:afterAutospacing="1" w:line="240" w:lineRule="auto"/>
        <w:rPr>
          <w:rFonts w:ascii="Segoe UI" w:hAnsi="Segoe UI" w:cs="Segoe UI"/>
          <w:color w:val="24292E"/>
          <w:sz w:val="24"/>
        </w:rPr>
      </w:pPr>
      <w:hyperlink r:id="rId4508" w:history="1">
        <w:r w:rsidRPr="001F7D44">
          <w:rPr>
            <w:rStyle w:val="Hyperlink"/>
            <w:rFonts w:ascii="Segoe UI" w:hAnsi="Segoe UI" w:cs="Segoe UI"/>
            <w:color w:val="0366D6"/>
            <w:sz w:val="24"/>
          </w:rPr>
          <w:t>MySQL</w:t>
        </w:r>
      </w:hyperlink>
      <w:r w:rsidRPr="001F7D44">
        <w:rPr>
          <w:rFonts w:ascii="Segoe UI" w:hAnsi="Segoe UI" w:cs="Segoe UI"/>
          <w:color w:val="24292E"/>
          <w:sz w:val="24"/>
        </w:rPr>
        <w:t> The world's most popular open source database.</w:t>
      </w:r>
    </w:p>
    <w:p w:rsidR="00EE0A87" w:rsidRPr="001F7D44" w:rsidRDefault="00EE0A87" w:rsidP="00322184">
      <w:pPr>
        <w:numPr>
          <w:ilvl w:val="0"/>
          <w:numId w:val="251"/>
        </w:numPr>
        <w:spacing w:before="60" w:after="100" w:afterAutospacing="1" w:line="240" w:lineRule="auto"/>
        <w:rPr>
          <w:rFonts w:ascii="Segoe UI" w:hAnsi="Segoe UI" w:cs="Segoe UI"/>
          <w:color w:val="24292E"/>
          <w:sz w:val="24"/>
        </w:rPr>
      </w:pPr>
      <w:hyperlink r:id="rId4509" w:history="1">
        <w:r w:rsidRPr="001F7D44">
          <w:rPr>
            <w:rStyle w:val="Hyperlink"/>
            <w:rFonts w:ascii="Segoe UI" w:hAnsi="Segoe UI" w:cs="Segoe UI"/>
            <w:color w:val="0366D6"/>
            <w:sz w:val="24"/>
          </w:rPr>
          <w:t>PostgreSQL</w:t>
        </w:r>
      </w:hyperlink>
      <w:r w:rsidRPr="001F7D44">
        <w:rPr>
          <w:rFonts w:ascii="Segoe UI" w:hAnsi="Segoe UI" w:cs="Segoe UI"/>
          <w:color w:val="24292E"/>
          <w:sz w:val="24"/>
        </w:rPr>
        <w:t> The world's most advanced open source database.</w:t>
      </w:r>
    </w:p>
    <w:p w:rsidR="00EE0A87" w:rsidRPr="001F7D44" w:rsidRDefault="00EE0A87" w:rsidP="00322184">
      <w:pPr>
        <w:numPr>
          <w:ilvl w:val="0"/>
          <w:numId w:val="251"/>
        </w:numPr>
        <w:spacing w:before="60" w:after="100" w:afterAutospacing="1" w:line="240" w:lineRule="auto"/>
        <w:rPr>
          <w:rFonts w:ascii="Segoe UI" w:hAnsi="Segoe UI" w:cs="Segoe UI"/>
          <w:color w:val="24292E"/>
          <w:sz w:val="24"/>
        </w:rPr>
      </w:pPr>
      <w:hyperlink r:id="rId4510" w:history="1">
        <w:r w:rsidRPr="001F7D44">
          <w:rPr>
            <w:rStyle w:val="Hyperlink"/>
            <w:rFonts w:ascii="Segoe UI" w:hAnsi="Segoe UI" w:cs="Segoe UI"/>
            <w:color w:val="0366D6"/>
            <w:sz w:val="24"/>
          </w:rPr>
          <w:t>Oracle Database</w:t>
        </w:r>
      </w:hyperlink>
      <w:r w:rsidRPr="001F7D44">
        <w:rPr>
          <w:rFonts w:ascii="Segoe UI" w:hAnsi="Segoe UI" w:cs="Segoe UI"/>
          <w:color w:val="24292E"/>
          <w:sz w:val="24"/>
        </w:rPr>
        <w:t> - object-relational database management system.</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Frameworks</w:t>
      </w:r>
    </w:p>
    <w:p w:rsidR="00EE0A87" w:rsidRPr="001F7D44" w:rsidRDefault="00EE0A87" w:rsidP="00322184">
      <w:pPr>
        <w:numPr>
          <w:ilvl w:val="0"/>
          <w:numId w:val="252"/>
        </w:numPr>
        <w:spacing w:before="100" w:beforeAutospacing="1" w:after="100" w:afterAutospacing="1" w:line="240" w:lineRule="auto"/>
        <w:rPr>
          <w:rFonts w:ascii="Segoe UI" w:hAnsi="Segoe UI" w:cs="Segoe UI"/>
          <w:color w:val="24292E"/>
          <w:sz w:val="24"/>
        </w:rPr>
      </w:pPr>
      <w:hyperlink r:id="rId4511" w:history="1">
        <w:r w:rsidRPr="001F7D44">
          <w:rPr>
            <w:rStyle w:val="Hyperlink"/>
            <w:rFonts w:ascii="Segoe UI" w:hAnsi="Segoe UI" w:cs="Segoe UI"/>
            <w:color w:val="0366D6"/>
            <w:sz w:val="24"/>
          </w:rPr>
          <w:t>IBM Streams</w:t>
        </w:r>
      </w:hyperlink>
      <w:r w:rsidRPr="001F7D44">
        <w:rPr>
          <w:rFonts w:ascii="Segoe UI" w:hAnsi="Segoe UI" w:cs="Segoe UI"/>
          <w:color w:val="24292E"/>
          <w:sz w:val="24"/>
        </w:rPr>
        <w:t> - platform for distributed processing and real-time analytics. Integrates with many of the popular technologies in the Big Data ecosystem (Kafka, HDFS, Spark, etc.)</w:t>
      </w:r>
    </w:p>
    <w:p w:rsidR="00EE0A87" w:rsidRPr="001F7D44" w:rsidRDefault="00EE0A87" w:rsidP="00322184">
      <w:pPr>
        <w:numPr>
          <w:ilvl w:val="0"/>
          <w:numId w:val="252"/>
        </w:numPr>
        <w:spacing w:before="60" w:after="100" w:afterAutospacing="1" w:line="240" w:lineRule="auto"/>
        <w:rPr>
          <w:rFonts w:ascii="Segoe UI" w:hAnsi="Segoe UI" w:cs="Segoe UI"/>
          <w:color w:val="24292E"/>
          <w:sz w:val="24"/>
        </w:rPr>
      </w:pPr>
      <w:hyperlink r:id="rId4512" w:history="1">
        <w:r w:rsidRPr="001F7D44">
          <w:rPr>
            <w:rStyle w:val="Hyperlink"/>
            <w:rFonts w:ascii="Segoe UI" w:hAnsi="Segoe UI" w:cs="Segoe UI"/>
            <w:color w:val="0366D6"/>
            <w:sz w:val="24"/>
          </w:rPr>
          <w:t>Apache Hadoop</w:t>
        </w:r>
      </w:hyperlink>
      <w:r w:rsidRPr="001F7D44">
        <w:rPr>
          <w:rFonts w:ascii="Segoe UI" w:hAnsi="Segoe UI" w:cs="Segoe UI"/>
          <w:color w:val="24292E"/>
          <w:sz w:val="24"/>
        </w:rPr>
        <w:t> - framework for distributed processing. Integrates MapReduce (parallel processing), YARN (job scheduling) and HDFS (distributed file system).</w:t>
      </w:r>
    </w:p>
    <w:p w:rsidR="00EE0A87" w:rsidRPr="001F7D44" w:rsidRDefault="00EE0A87" w:rsidP="00322184">
      <w:pPr>
        <w:numPr>
          <w:ilvl w:val="0"/>
          <w:numId w:val="252"/>
        </w:numPr>
        <w:spacing w:before="60" w:after="100" w:afterAutospacing="1" w:line="240" w:lineRule="auto"/>
        <w:rPr>
          <w:rFonts w:ascii="Segoe UI" w:hAnsi="Segoe UI" w:cs="Segoe UI"/>
          <w:color w:val="24292E"/>
          <w:sz w:val="24"/>
        </w:rPr>
      </w:pPr>
      <w:hyperlink r:id="rId4513" w:history="1">
        <w:r w:rsidRPr="001F7D44">
          <w:rPr>
            <w:rStyle w:val="Hyperlink"/>
            <w:rFonts w:ascii="Segoe UI" w:hAnsi="Segoe UI" w:cs="Segoe UI"/>
            <w:color w:val="0366D6"/>
            <w:sz w:val="24"/>
          </w:rPr>
          <w:t>Tigon</w:t>
        </w:r>
      </w:hyperlink>
      <w:r w:rsidRPr="001F7D44">
        <w:rPr>
          <w:rFonts w:ascii="Segoe UI" w:hAnsi="Segoe UI" w:cs="Segoe UI"/>
          <w:color w:val="24292E"/>
          <w:sz w:val="24"/>
        </w:rPr>
        <w:t> - High Throughput Real-time Stream Processing Framework.</w:t>
      </w:r>
    </w:p>
    <w:p w:rsidR="00EE0A87" w:rsidRPr="001F7D44" w:rsidRDefault="00EE0A87" w:rsidP="00322184">
      <w:pPr>
        <w:numPr>
          <w:ilvl w:val="0"/>
          <w:numId w:val="252"/>
        </w:numPr>
        <w:spacing w:before="60" w:after="100" w:afterAutospacing="1" w:line="240" w:lineRule="auto"/>
        <w:rPr>
          <w:rFonts w:ascii="Segoe UI" w:hAnsi="Segoe UI" w:cs="Segoe UI"/>
          <w:color w:val="24292E"/>
          <w:sz w:val="24"/>
        </w:rPr>
      </w:pPr>
      <w:hyperlink r:id="rId4514" w:history="1">
        <w:r w:rsidRPr="001F7D44">
          <w:rPr>
            <w:rStyle w:val="Hyperlink"/>
            <w:rFonts w:ascii="Segoe UI" w:hAnsi="Segoe UI" w:cs="Segoe UI"/>
            <w:color w:val="0366D6"/>
            <w:sz w:val="24"/>
          </w:rPr>
          <w:t>Pachyderm</w:t>
        </w:r>
      </w:hyperlink>
      <w:r w:rsidRPr="001F7D44">
        <w:rPr>
          <w:rFonts w:ascii="Segoe UI" w:hAnsi="Segoe UI" w:cs="Segoe UI"/>
          <w:color w:val="24292E"/>
          <w:sz w:val="24"/>
        </w:rPr>
        <w:t> - Pachyderm is a data storage platform built on Docker and Kubernetes to provide reproducible data processing and analysis.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Distributed Programming</w:t>
      </w:r>
    </w:p>
    <w:p w:rsidR="00EE0A87" w:rsidRPr="001F7D44" w:rsidRDefault="00EE0A87" w:rsidP="00322184">
      <w:pPr>
        <w:numPr>
          <w:ilvl w:val="0"/>
          <w:numId w:val="253"/>
        </w:numPr>
        <w:spacing w:before="100" w:beforeAutospacing="1" w:after="100" w:afterAutospacing="1" w:line="240" w:lineRule="auto"/>
        <w:rPr>
          <w:rFonts w:ascii="Segoe UI" w:hAnsi="Segoe UI" w:cs="Segoe UI"/>
          <w:color w:val="24292E"/>
          <w:sz w:val="24"/>
        </w:rPr>
      </w:pPr>
      <w:hyperlink r:id="rId4515" w:history="1">
        <w:r w:rsidRPr="001F7D44">
          <w:rPr>
            <w:rStyle w:val="Hyperlink"/>
            <w:rFonts w:ascii="Segoe UI" w:hAnsi="Segoe UI" w:cs="Segoe UI"/>
            <w:color w:val="0366D6"/>
            <w:sz w:val="24"/>
          </w:rPr>
          <w:t>AddThis Hydra</w:t>
        </w:r>
      </w:hyperlink>
      <w:r w:rsidRPr="001F7D44">
        <w:rPr>
          <w:rFonts w:ascii="Segoe UI" w:hAnsi="Segoe UI" w:cs="Segoe UI"/>
          <w:color w:val="24292E"/>
          <w:sz w:val="24"/>
        </w:rPr>
        <w:t> - distributed data processing and storage system originally developed at AddThis.</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16" w:history="1">
        <w:r w:rsidRPr="001F7D44">
          <w:rPr>
            <w:rStyle w:val="Hyperlink"/>
            <w:rFonts w:ascii="Segoe UI" w:hAnsi="Segoe UI" w:cs="Segoe UI"/>
            <w:color w:val="0366D6"/>
            <w:sz w:val="24"/>
          </w:rPr>
          <w:t>AMPLab SIMR</w:t>
        </w:r>
      </w:hyperlink>
      <w:r w:rsidRPr="001F7D44">
        <w:rPr>
          <w:rFonts w:ascii="Segoe UI" w:hAnsi="Segoe UI" w:cs="Segoe UI"/>
          <w:color w:val="24292E"/>
          <w:sz w:val="24"/>
        </w:rPr>
        <w:t> - run Spark on Hadoop MapReduce v1.</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17" w:history="1">
        <w:r w:rsidRPr="001F7D44">
          <w:rPr>
            <w:rStyle w:val="Hyperlink"/>
            <w:rFonts w:ascii="Segoe UI" w:hAnsi="Segoe UI" w:cs="Segoe UI"/>
            <w:color w:val="0366D6"/>
            <w:sz w:val="24"/>
          </w:rPr>
          <w:t>Apache APEX</w:t>
        </w:r>
      </w:hyperlink>
      <w:r w:rsidRPr="001F7D44">
        <w:rPr>
          <w:rFonts w:ascii="Segoe UI" w:hAnsi="Segoe UI" w:cs="Segoe UI"/>
          <w:color w:val="24292E"/>
          <w:sz w:val="24"/>
        </w:rPr>
        <w:t> - a unified, enterprise platform for big data stream and batch processing.</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18" w:history="1">
        <w:r w:rsidRPr="001F7D44">
          <w:rPr>
            <w:rStyle w:val="Hyperlink"/>
            <w:rFonts w:ascii="Segoe UI" w:hAnsi="Segoe UI" w:cs="Segoe UI"/>
            <w:color w:val="0366D6"/>
            <w:sz w:val="24"/>
          </w:rPr>
          <w:t>Apache Beam</w:t>
        </w:r>
      </w:hyperlink>
      <w:r w:rsidRPr="001F7D44">
        <w:rPr>
          <w:rFonts w:ascii="Segoe UI" w:hAnsi="Segoe UI" w:cs="Segoe UI"/>
          <w:color w:val="24292E"/>
          <w:sz w:val="24"/>
        </w:rPr>
        <w:t xml:space="preserve"> - </w:t>
      </w:r>
      <w:proofErr w:type="gramStart"/>
      <w:r w:rsidRPr="001F7D44">
        <w:rPr>
          <w:rFonts w:ascii="Segoe UI" w:hAnsi="Segoe UI" w:cs="Segoe UI"/>
          <w:color w:val="24292E"/>
          <w:sz w:val="24"/>
        </w:rPr>
        <w:t>an</w:t>
      </w:r>
      <w:proofErr w:type="gramEnd"/>
      <w:r w:rsidRPr="001F7D44">
        <w:rPr>
          <w:rFonts w:ascii="Segoe UI" w:hAnsi="Segoe UI" w:cs="Segoe UI"/>
          <w:color w:val="24292E"/>
          <w:sz w:val="24"/>
        </w:rPr>
        <w:t xml:space="preserve"> unified model and set of language-specific SDKs for defining and executing data processing workflows.</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19" w:history="1">
        <w:r w:rsidRPr="001F7D44">
          <w:rPr>
            <w:rStyle w:val="Hyperlink"/>
            <w:rFonts w:ascii="Segoe UI" w:hAnsi="Segoe UI" w:cs="Segoe UI"/>
            <w:color w:val="0366D6"/>
            <w:sz w:val="24"/>
          </w:rPr>
          <w:t>Apache Crunch</w:t>
        </w:r>
      </w:hyperlink>
      <w:r w:rsidRPr="001F7D44">
        <w:rPr>
          <w:rFonts w:ascii="Segoe UI" w:hAnsi="Segoe UI" w:cs="Segoe UI"/>
          <w:color w:val="24292E"/>
          <w:sz w:val="24"/>
        </w:rPr>
        <w:t> - a simple Java API for tasks like joining and data aggregation that are tedious to implement on plain MapReduce.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0" w:history="1">
        <w:r w:rsidRPr="001F7D44">
          <w:rPr>
            <w:rStyle w:val="Hyperlink"/>
            <w:rFonts w:ascii="Segoe UI" w:hAnsi="Segoe UI" w:cs="Segoe UI"/>
            <w:color w:val="0366D6"/>
            <w:sz w:val="24"/>
          </w:rPr>
          <w:t>Apache DataFu</w:t>
        </w:r>
      </w:hyperlink>
      <w:r w:rsidRPr="001F7D44">
        <w:rPr>
          <w:rFonts w:ascii="Segoe UI" w:hAnsi="Segoe UI" w:cs="Segoe UI"/>
          <w:color w:val="24292E"/>
          <w:sz w:val="24"/>
        </w:rPr>
        <w:t> - collection of user-defined functions for Hadoop and Pig developed by LinkedIn.</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1" w:history="1">
        <w:r w:rsidRPr="001F7D44">
          <w:rPr>
            <w:rStyle w:val="Hyperlink"/>
            <w:rFonts w:ascii="Segoe UI" w:hAnsi="Segoe UI" w:cs="Segoe UI"/>
            <w:color w:val="0366D6"/>
            <w:sz w:val="24"/>
          </w:rPr>
          <w:t>Apache Flink</w:t>
        </w:r>
      </w:hyperlink>
      <w:r w:rsidRPr="001F7D44">
        <w:rPr>
          <w:rFonts w:ascii="Segoe UI" w:hAnsi="Segoe UI" w:cs="Segoe UI"/>
          <w:color w:val="24292E"/>
          <w:sz w:val="24"/>
        </w:rPr>
        <w:t> - high-performance runtime, and automatic program optimization.</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2" w:history="1">
        <w:r w:rsidRPr="001F7D44">
          <w:rPr>
            <w:rStyle w:val="Hyperlink"/>
            <w:rFonts w:ascii="Segoe UI" w:hAnsi="Segoe UI" w:cs="Segoe UI"/>
            <w:color w:val="0366D6"/>
            <w:sz w:val="24"/>
          </w:rPr>
          <w:t>Apache Gearpump</w:t>
        </w:r>
      </w:hyperlink>
      <w:r w:rsidRPr="001F7D44">
        <w:rPr>
          <w:rFonts w:ascii="Segoe UI" w:hAnsi="Segoe UI" w:cs="Segoe UI"/>
          <w:color w:val="24292E"/>
          <w:sz w:val="24"/>
        </w:rPr>
        <w:t> - real-time big data streaming engine based on Akka.</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3" w:history="1">
        <w:r w:rsidRPr="001F7D44">
          <w:rPr>
            <w:rStyle w:val="Hyperlink"/>
            <w:rFonts w:ascii="Segoe UI" w:hAnsi="Segoe UI" w:cs="Segoe UI"/>
            <w:color w:val="0366D6"/>
            <w:sz w:val="24"/>
          </w:rPr>
          <w:t>Apache Gora</w:t>
        </w:r>
      </w:hyperlink>
      <w:r w:rsidRPr="001F7D44">
        <w:rPr>
          <w:rFonts w:ascii="Segoe UI" w:hAnsi="Segoe UI" w:cs="Segoe UI"/>
          <w:color w:val="24292E"/>
          <w:sz w:val="24"/>
        </w:rPr>
        <w:t> - framework for in-memory data model and persistence.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4" w:history="1">
        <w:r w:rsidRPr="001F7D44">
          <w:rPr>
            <w:rStyle w:val="Hyperlink"/>
            <w:rFonts w:ascii="Segoe UI" w:hAnsi="Segoe UI" w:cs="Segoe UI"/>
            <w:color w:val="0366D6"/>
            <w:sz w:val="24"/>
          </w:rPr>
          <w:t>Apache Hama</w:t>
        </w:r>
      </w:hyperlink>
      <w:r w:rsidRPr="001F7D44">
        <w:rPr>
          <w:rFonts w:ascii="Segoe UI" w:hAnsi="Segoe UI" w:cs="Segoe UI"/>
          <w:color w:val="24292E"/>
          <w:sz w:val="24"/>
        </w:rPr>
        <w:t> - BSP (Bulk Synchronous Parallel) computing framework.</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5" w:history="1">
        <w:r w:rsidRPr="001F7D44">
          <w:rPr>
            <w:rStyle w:val="Hyperlink"/>
            <w:rFonts w:ascii="Segoe UI" w:hAnsi="Segoe UI" w:cs="Segoe UI"/>
            <w:color w:val="0366D6"/>
            <w:sz w:val="24"/>
          </w:rPr>
          <w:t>Apache MapReduce</w:t>
        </w:r>
      </w:hyperlink>
      <w:r w:rsidRPr="001F7D44">
        <w:rPr>
          <w:rFonts w:ascii="Segoe UI" w:hAnsi="Segoe UI" w:cs="Segoe UI"/>
          <w:color w:val="24292E"/>
          <w:sz w:val="24"/>
        </w:rPr>
        <w:t> - programming model for processing large data sets with a parallel, distributed algorithm on a cluster.</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6" w:history="1">
        <w:r w:rsidRPr="001F7D44">
          <w:rPr>
            <w:rStyle w:val="Hyperlink"/>
            <w:rFonts w:ascii="Segoe UI" w:hAnsi="Segoe UI" w:cs="Segoe UI"/>
            <w:color w:val="0366D6"/>
            <w:sz w:val="24"/>
          </w:rPr>
          <w:t>Apache Pig</w:t>
        </w:r>
      </w:hyperlink>
      <w:r w:rsidRPr="001F7D44">
        <w:rPr>
          <w:rFonts w:ascii="Segoe UI" w:hAnsi="Segoe UI" w:cs="Segoe UI"/>
          <w:color w:val="24292E"/>
          <w:sz w:val="24"/>
        </w:rPr>
        <w:t> - high level language to express data analysis programs for Hadoop.</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7" w:history="1">
        <w:r w:rsidRPr="001F7D44">
          <w:rPr>
            <w:rStyle w:val="Hyperlink"/>
            <w:rFonts w:ascii="Segoe UI" w:hAnsi="Segoe UI" w:cs="Segoe UI"/>
            <w:color w:val="0366D6"/>
            <w:sz w:val="24"/>
          </w:rPr>
          <w:t>Apache REEF</w:t>
        </w:r>
      </w:hyperlink>
      <w:r w:rsidRPr="001F7D44">
        <w:rPr>
          <w:rFonts w:ascii="Segoe UI" w:hAnsi="Segoe UI" w:cs="Segoe UI"/>
          <w:color w:val="24292E"/>
          <w:sz w:val="24"/>
        </w:rPr>
        <w:t> - retainable evaluator execution framework to simplify and unify the lower layers of big data systems.</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8" w:history="1">
        <w:r w:rsidRPr="001F7D44">
          <w:rPr>
            <w:rStyle w:val="Hyperlink"/>
            <w:rFonts w:ascii="Segoe UI" w:hAnsi="Segoe UI" w:cs="Segoe UI"/>
            <w:color w:val="0366D6"/>
            <w:sz w:val="24"/>
          </w:rPr>
          <w:t>Apache S4</w:t>
        </w:r>
      </w:hyperlink>
      <w:r w:rsidRPr="001F7D44">
        <w:rPr>
          <w:rFonts w:ascii="Segoe UI" w:hAnsi="Segoe UI" w:cs="Segoe UI"/>
          <w:color w:val="24292E"/>
          <w:sz w:val="24"/>
        </w:rPr>
        <w:t> - framework for stream processing, implementation of S4.</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29" w:history="1">
        <w:r w:rsidRPr="001F7D44">
          <w:rPr>
            <w:rStyle w:val="Hyperlink"/>
            <w:rFonts w:ascii="Segoe UI" w:hAnsi="Segoe UI" w:cs="Segoe UI"/>
            <w:color w:val="0366D6"/>
            <w:sz w:val="24"/>
          </w:rPr>
          <w:t>Apache Spark</w:t>
        </w:r>
      </w:hyperlink>
      <w:r w:rsidRPr="001F7D44">
        <w:rPr>
          <w:rFonts w:ascii="Segoe UI" w:hAnsi="Segoe UI" w:cs="Segoe UI"/>
          <w:color w:val="24292E"/>
          <w:sz w:val="24"/>
        </w:rPr>
        <w:t> - framework for in-memory cluster computing.</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0" w:history="1">
        <w:r w:rsidRPr="001F7D44">
          <w:rPr>
            <w:rStyle w:val="Hyperlink"/>
            <w:rFonts w:ascii="Segoe UI" w:hAnsi="Segoe UI" w:cs="Segoe UI"/>
            <w:color w:val="0366D6"/>
            <w:sz w:val="24"/>
          </w:rPr>
          <w:t>Apache Spark Streaming</w:t>
        </w:r>
      </w:hyperlink>
      <w:r w:rsidRPr="001F7D44">
        <w:rPr>
          <w:rFonts w:ascii="Segoe UI" w:hAnsi="Segoe UI" w:cs="Segoe UI"/>
          <w:color w:val="24292E"/>
          <w:sz w:val="24"/>
        </w:rPr>
        <w:t> - framework for stream processing, part of Spark.</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1" w:history="1">
        <w:r w:rsidRPr="001F7D44">
          <w:rPr>
            <w:rStyle w:val="Hyperlink"/>
            <w:rFonts w:ascii="Segoe UI" w:hAnsi="Segoe UI" w:cs="Segoe UI"/>
            <w:color w:val="0366D6"/>
            <w:sz w:val="24"/>
          </w:rPr>
          <w:t>Apache Storm</w:t>
        </w:r>
      </w:hyperlink>
      <w:r w:rsidRPr="001F7D44">
        <w:rPr>
          <w:rFonts w:ascii="Segoe UI" w:hAnsi="Segoe UI" w:cs="Segoe UI"/>
          <w:color w:val="24292E"/>
          <w:sz w:val="24"/>
        </w:rPr>
        <w:t> - framework for stream processing by Twitter also on YARN.</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2" w:history="1">
        <w:r w:rsidRPr="001F7D44">
          <w:rPr>
            <w:rStyle w:val="Hyperlink"/>
            <w:rFonts w:ascii="Segoe UI" w:hAnsi="Segoe UI" w:cs="Segoe UI"/>
            <w:color w:val="0366D6"/>
            <w:sz w:val="24"/>
          </w:rPr>
          <w:t>Apache Samza</w:t>
        </w:r>
      </w:hyperlink>
      <w:r w:rsidRPr="001F7D44">
        <w:rPr>
          <w:rFonts w:ascii="Segoe UI" w:hAnsi="Segoe UI" w:cs="Segoe UI"/>
          <w:color w:val="24292E"/>
          <w:sz w:val="24"/>
        </w:rPr>
        <w:t> - stream processing framework, based on Kafka and YARN.</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3" w:history="1">
        <w:r w:rsidRPr="001F7D44">
          <w:rPr>
            <w:rStyle w:val="Hyperlink"/>
            <w:rFonts w:ascii="Segoe UI" w:hAnsi="Segoe UI" w:cs="Segoe UI"/>
            <w:color w:val="0366D6"/>
            <w:sz w:val="24"/>
          </w:rPr>
          <w:t>Apache Tez</w:t>
        </w:r>
      </w:hyperlink>
      <w:r w:rsidRPr="001F7D44">
        <w:rPr>
          <w:rFonts w:ascii="Segoe UI" w:hAnsi="Segoe UI" w:cs="Segoe UI"/>
          <w:color w:val="24292E"/>
          <w:sz w:val="24"/>
        </w:rPr>
        <w:t> - application framework for executing a complex DAG (directed acyclic graph) of tasks, built on YARN.</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4" w:history="1">
        <w:r w:rsidRPr="001F7D44">
          <w:rPr>
            <w:rStyle w:val="Hyperlink"/>
            <w:rFonts w:ascii="Segoe UI" w:hAnsi="Segoe UI" w:cs="Segoe UI"/>
            <w:color w:val="0366D6"/>
            <w:sz w:val="24"/>
          </w:rPr>
          <w:t>Apache Twill</w:t>
        </w:r>
      </w:hyperlink>
      <w:r w:rsidRPr="001F7D44">
        <w:rPr>
          <w:rFonts w:ascii="Segoe UI" w:hAnsi="Segoe UI" w:cs="Segoe UI"/>
          <w:color w:val="24292E"/>
          <w:sz w:val="24"/>
        </w:rPr>
        <w:t> - abstraction over YARN that reduces the complexity of developing distributed applications.</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5" w:history="1">
        <w:r w:rsidRPr="001F7D44">
          <w:rPr>
            <w:rStyle w:val="Hyperlink"/>
            <w:rFonts w:ascii="Segoe UI" w:hAnsi="Segoe UI" w:cs="Segoe UI"/>
            <w:color w:val="0366D6"/>
            <w:sz w:val="24"/>
          </w:rPr>
          <w:t>Cascalog</w:t>
        </w:r>
      </w:hyperlink>
      <w:r w:rsidRPr="001F7D44">
        <w:rPr>
          <w:rFonts w:ascii="Segoe UI" w:hAnsi="Segoe UI" w:cs="Segoe UI"/>
          <w:color w:val="24292E"/>
          <w:sz w:val="24"/>
        </w:rPr>
        <w:t> - data processing and querying library.</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6" w:history="1">
        <w:r w:rsidRPr="001F7D44">
          <w:rPr>
            <w:rStyle w:val="Hyperlink"/>
            <w:rFonts w:ascii="Segoe UI" w:hAnsi="Segoe UI" w:cs="Segoe UI"/>
            <w:color w:val="0366D6"/>
            <w:sz w:val="24"/>
          </w:rPr>
          <w:t>Cheetah</w:t>
        </w:r>
      </w:hyperlink>
      <w:r w:rsidRPr="001F7D44">
        <w:rPr>
          <w:rFonts w:ascii="Segoe UI" w:hAnsi="Segoe UI" w:cs="Segoe UI"/>
          <w:color w:val="24292E"/>
          <w:sz w:val="24"/>
        </w:rPr>
        <w:t> - High Performance, Custom Data Warehouse on Top of MapReduce.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7" w:history="1">
        <w:r w:rsidRPr="001F7D44">
          <w:rPr>
            <w:rStyle w:val="Hyperlink"/>
            <w:rFonts w:ascii="Segoe UI" w:hAnsi="Segoe UI" w:cs="Segoe UI"/>
            <w:color w:val="0366D6"/>
            <w:sz w:val="24"/>
          </w:rPr>
          <w:t>Concurrent Cascading</w:t>
        </w:r>
      </w:hyperlink>
      <w:r w:rsidRPr="001F7D44">
        <w:rPr>
          <w:rFonts w:ascii="Segoe UI" w:hAnsi="Segoe UI" w:cs="Segoe UI"/>
          <w:color w:val="24292E"/>
          <w:sz w:val="24"/>
        </w:rPr>
        <w:t> - framework for data management/analytics on Hadoop.</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8" w:history="1">
        <w:r w:rsidRPr="001F7D44">
          <w:rPr>
            <w:rStyle w:val="Hyperlink"/>
            <w:rFonts w:ascii="Segoe UI" w:hAnsi="Segoe UI" w:cs="Segoe UI"/>
            <w:color w:val="0366D6"/>
            <w:sz w:val="24"/>
          </w:rPr>
          <w:t>Damballa Parkour</w:t>
        </w:r>
      </w:hyperlink>
      <w:r w:rsidRPr="001F7D44">
        <w:rPr>
          <w:rFonts w:ascii="Segoe UI" w:hAnsi="Segoe UI" w:cs="Segoe UI"/>
          <w:color w:val="24292E"/>
          <w:sz w:val="24"/>
        </w:rPr>
        <w:t> - MapReduce library for Clojure.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39" w:history="1">
        <w:r w:rsidRPr="001F7D44">
          <w:rPr>
            <w:rStyle w:val="Hyperlink"/>
            <w:rFonts w:ascii="Segoe UI" w:hAnsi="Segoe UI" w:cs="Segoe UI"/>
            <w:color w:val="0366D6"/>
            <w:sz w:val="24"/>
          </w:rPr>
          <w:t>Datasalt Pangool</w:t>
        </w:r>
      </w:hyperlink>
      <w:r w:rsidRPr="001F7D44">
        <w:rPr>
          <w:rFonts w:ascii="Segoe UI" w:hAnsi="Segoe UI" w:cs="Segoe UI"/>
          <w:color w:val="24292E"/>
          <w:sz w:val="24"/>
        </w:rPr>
        <w:t> - alternative MapReduce paradigm.</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0" w:history="1">
        <w:r w:rsidRPr="001F7D44">
          <w:rPr>
            <w:rStyle w:val="Hyperlink"/>
            <w:rFonts w:ascii="Segoe UI" w:hAnsi="Segoe UI" w:cs="Segoe UI"/>
            <w:color w:val="0366D6"/>
            <w:sz w:val="24"/>
          </w:rPr>
          <w:t>DataTorrent StrAM</w:t>
        </w:r>
      </w:hyperlink>
      <w:r w:rsidRPr="001F7D44">
        <w:rPr>
          <w:rFonts w:ascii="Segoe UI" w:hAnsi="Segoe UI" w:cs="Segoe UI"/>
          <w:color w:val="24292E"/>
          <w:sz w:val="24"/>
        </w:rPr>
        <w:t> - real-time engine is designed to enable distributed, asynchronous, real time in-memory big-data computations in as unblocked a way as possible, with minimal overhead and impact on performance.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1" w:history="1">
        <w:r w:rsidRPr="001F7D44">
          <w:rPr>
            <w:rStyle w:val="Hyperlink"/>
            <w:rFonts w:ascii="Segoe UI" w:hAnsi="Segoe UI" w:cs="Segoe UI"/>
            <w:color w:val="0366D6"/>
            <w:sz w:val="24"/>
          </w:rPr>
          <w:t>Facebook Corona</w:t>
        </w:r>
      </w:hyperlink>
      <w:r w:rsidRPr="001F7D44">
        <w:rPr>
          <w:rFonts w:ascii="Segoe UI" w:hAnsi="Segoe UI" w:cs="Segoe UI"/>
          <w:color w:val="24292E"/>
          <w:sz w:val="24"/>
        </w:rPr>
        <w:t> - Hadoop enhancement which removes single point of failure.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2" w:history="1">
        <w:r w:rsidRPr="001F7D44">
          <w:rPr>
            <w:rStyle w:val="Hyperlink"/>
            <w:rFonts w:ascii="Segoe UI" w:hAnsi="Segoe UI" w:cs="Segoe UI"/>
            <w:color w:val="0366D6"/>
            <w:sz w:val="24"/>
          </w:rPr>
          <w:t>Facebook Peregrine</w:t>
        </w:r>
      </w:hyperlink>
      <w:r w:rsidRPr="001F7D44">
        <w:rPr>
          <w:rFonts w:ascii="Segoe UI" w:hAnsi="Segoe UI" w:cs="Segoe UI"/>
          <w:color w:val="24292E"/>
          <w:sz w:val="24"/>
        </w:rPr>
        <w:t> - Map Reduce framework.</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3" w:history="1">
        <w:r w:rsidRPr="001F7D44">
          <w:rPr>
            <w:rStyle w:val="Hyperlink"/>
            <w:rFonts w:ascii="Segoe UI" w:hAnsi="Segoe UI" w:cs="Segoe UI"/>
            <w:color w:val="0366D6"/>
            <w:sz w:val="24"/>
          </w:rPr>
          <w:t>Facebook Scuba</w:t>
        </w:r>
      </w:hyperlink>
      <w:r w:rsidRPr="001F7D44">
        <w:rPr>
          <w:rFonts w:ascii="Segoe UI" w:hAnsi="Segoe UI" w:cs="Segoe UI"/>
          <w:color w:val="24292E"/>
          <w:sz w:val="24"/>
        </w:rPr>
        <w:t> - distributed in-memory datastore.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4" w:history="1">
        <w:r w:rsidRPr="001F7D44">
          <w:rPr>
            <w:rStyle w:val="Hyperlink"/>
            <w:rFonts w:ascii="Segoe UI" w:hAnsi="Segoe UI" w:cs="Segoe UI"/>
            <w:color w:val="0366D6"/>
            <w:sz w:val="24"/>
          </w:rPr>
          <w:t>Google Dataflow</w:t>
        </w:r>
      </w:hyperlink>
      <w:r w:rsidRPr="001F7D44">
        <w:rPr>
          <w:rFonts w:ascii="Segoe UI" w:hAnsi="Segoe UI" w:cs="Segoe UI"/>
          <w:color w:val="24292E"/>
          <w:sz w:val="24"/>
        </w:rPr>
        <w:t> - create data pipelines to help themæingest, transform and analyze data.</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5" w:history="1">
        <w:r w:rsidRPr="001F7D44">
          <w:rPr>
            <w:rStyle w:val="Hyperlink"/>
            <w:rFonts w:ascii="Segoe UI" w:hAnsi="Segoe UI" w:cs="Segoe UI"/>
            <w:color w:val="0366D6"/>
            <w:sz w:val="24"/>
          </w:rPr>
          <w:t>Google MapReduce</w:t>
        </w:r>
      </w:hyperlink>
      <w:r w:rsidRPr="001F7D44">
        <w:rPr>
          <w:rFonts w:ascii="Segoe UI" w:hAnsi="Segoe UI" w:cs="Segoe UI"/>
          <w:color w:val="24292E"/>
          <w:sz w:val="24"/>
        </w:rPr>
        <w:t> - map reduce framework.</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6" w:history="1">
        <w:r w:rsidRPr="001F7D44">
          <w:rPr>
            <w:rStyle w:val="Hyperlink"/>
            <w:rFonts w:ascii="Segoe UI" w:hAnsi="Segoe UI" w:cs="Segoe UI"/>
            <w:color w:val="0366D6"/>
            <w:sz w:val="24"/>
          </w:rPr>
          <w:t>Google MillWheel</w:t>
        </w:r>
      </w:hyperlink>
      <w:r w:rsidRPr="001F7D44">
        <w:rPr>
          <w:rFonts w:ascii="Segoe UI" w:hAnsi="Segoe UI" w:cs="Segoe UI"/>
          <w:color w:val="24292E"/>
          <w:sz w:val="24"/>
        </w:rPr>
        <w:t> - fault tolerant stream processing framework.</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7" w:history="1">
        <w:r w:rsidRPr="001F7D44">
          <w:rPr>
            <w:rStyle w:val="Hyperlink"/>
            <w:rFonts w:ascii="Segoe UI" w:hAnsi="Segoe UI" w:cs="Segoe UI"/>
            <w:color w:val="0366D6"/>
            <w:sz w:val="24"/>
          </w:rPr>
          <w:t>IBM Streams</w:t>
        </w:r>
      </w:hyperlink>
      <w:r w:rsidRPr="001F7D44">
        <w:rPr>
          <w:rFonts w:ascii="Segoe UI" w:hAnsi="Segoe UI" w:cs="Segoe UI"/>
          <w:color w:val="24292E"/>
          <w:sz w:val="24"/>
        </w:rPr>
        <w:t> - platform for distributed processing and real-time analytics. Provides toolkits for advanced analytics like geospatial, time series, etc. out of the box.</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8" w:history="1">
        <w:r w:rsidRPr="001F7D44">
          <w:rPr>
            <w:rStyle w:val="Hyperlink"/>
            <w:rFonts w:ascii="Segoe UI" w:hAnsi="Segoe UI" w:cs="Segoe UI"/>
            <w:color w:val="0366D6"/>
            <w:sz w:val="24"/>
          </w:rPr>
          <w:t>JAQL</w:t>
        </w:r>
      </w:hyperlink>
      <w:r w:rsidRPr="001F7D44">
        <w:rPr>
          <w:rFonts w:ascii="Segoe UI" w:hAnsi="Segoe UI" w:cs="Segoe UI"/>
          <w:color w:val="24292E"/>
          <w:sz w:val="24"/>
        </w:rPr>
        <w:t> - declarative programming language for working with structured, semi-structured and unstructured data.</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49" w:history="1">
        <w:r w:rsidRPr="001F7D44">
          <w:rPr>
            <w:rStyle w:val="Hyperlink"/>
            <w:rFonts w:ascii="Segoe UI" w:hAnsi="Segoe UI" w:cs="Segoe UI"/>
            <w:color w:val="0366D6"/>
            <w:sz w:val="24"/>
          </w:rPr>
          <w:t>Kite</w:t>
        </w:r>
      </w:hyperlink>
      <w:r w:rsidRPr="001F7D44">
        <w:rPr>
          <w:rFonts w:ascii="Segoe UI" w:hAnsi="Segoe UI" w:cs="Segoe UI"/>
          <w:color w:val="24292E"/>
          <w:sz w:val="24"/>
        </w:rPr>
        <w:t> - is a set of libraries, tools, examples, and documentation focused on making it easier to build systems on top of the Hadoop ecosystem.</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0" w:history="1">
        <w:r w:rsidRPr="001F7D44">
          <w:rPr>
            <w:rStyle w:val="Hyperlink"/>
            <w:rFonts w:ascii="Segoe UI" w:hAnsi="Segoe UI" w:cs="Segoe UI"/>
            <w:color w:val="0366D6"/>
            <w:sz w:val="24"/>
          </w:rPr>
          <w:t>Metamarkets Druid</w:t>
        </w:r>
      </w:hyperlink>
      <w:r w:rsidRPr="001F7D44">
        <w:rPr>
          <w:rFonts w:ascii="Segoe UI" w:hAnsi="Segoe UI" w:cs="Segoe UI"/>
          <w:color w:val="24292E"/>
          <w:sz w:val="24"/>
        </w:rPr>
        <w:t> - framework for real-time analysis of large datasets.</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1" w:history="1">
        <w:r w:rsidRPr="001F7D44">
          <w:rPr>
            <w:rStyle w:val="Hyperlink"/>
            <w:rFonts w:ascii="Segoe UI" w:hAnsi="Segoe UI" w:cs="Segoe UI"/>
            <w:color w:val="0366D6"/>
            <w:sz w:val="24"/>
          </w:rPr>
          <w:t>Netflix PigPen</w:t>
        </w:r>
      </w:hyperlink>
      <w:r w:rsidRPr="001F7D44">
        <w:rPr>
          <w:rFonts w:ascii="Segoe UI" w:hAnsi="Segoe UI" w:cs="Segoe UI"/>
          <w:color w:val="24292E"/>
          <w:sz w:val="24"/>
        </w:rPr>
        <w:t> - map-reduce for Clojure which compiles to Apache Pig.</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2" w:history="1">
        <w:r w:rsidRPr="001F7D44">
          <w:rPr>
            <w:rStyle w:val="Hyperlink"/>
            <w:rFonts w:ascii="Segoe UI" w:hAnsi="Segoe UI" w:cs="Segoe UI"/>
            <w:color w:val="0366D6"/>
            <w:sz w:val="24"/>
          </w:rPr>
          <w:t>Nokia Disco</w:t>
        </w:r>
      </w:hyperlink>
      <w:r w:rsidRPr="001F7D44">
        <w:rPr>
          <w:rFonts w:ascii="Segoe UI" w:hAnsi="Segoe UI" w:cs="Segoe UI"/>
          <w:color w:val="24292E"/>
          <w:sz w:val="24"/>
        </w:rPr>
        <w:t> - MapReduce framework developed by Nokia.</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3" w:history="1">
        <w:r w:rsidRPr="001F7D44">
          <w:rPr>
            <w:rStyle w:val="Hyperlink"/>
            <w:rFonts w:ascii="Segoe UI" w:hAnsi="Segoe UI" w:cs="Segoe UI"/>
            <w:color w:val="0366D6"/>
            <w:sz w:val="24"/>
          </w:rPr>
          <w:t>Onyx</w:t>
        </w:r>
      </w:hyperlink>
      <w:r w:rsidRPr="001F7D44">
        <w:rPr>
          <w:rFonts w:ascii="Segoe UI" w:hAnsi="Segoe UI" w:cs="Segoe UI"/>
          <w:color w:val="24292E"/>
          <w:sz w:val="24"/>
        </w:rPr>
        <w:t> - Distributed computation for the cloud.</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4" w:history="1">
        <w:r w:rsidRPr="001F7D44">
          <w:rPr>
            <w:rStyle w:val="Hyperlink"/>
            <w:rFonts w:ascii="Segoe UI" w:hAnsi="Segoe UI" w:cs="Segoe UI"/>
            <w:color w:val="0366D6"/>
            <w:sz w:val="24"/>
          </w:rPr>
          <w:t>Pinterest Pinlater</w:t>
        </w:r>
      </w:hyperlink>
      <w:r w:rsidRPr="001F7D44">
        <w:rPr>
          <w:rFonts w:ascii="Segoe UI" w:hAnsi="Segoe UI" w:cs="Segoe UI"/>
          <w:color w:val="24292E"/>
          <w:sz w:val="24"/>
        </w:rPr>
        <w:t> - asynchronous job execution system.</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5" w:history="1">
        <w:r w:rsidRPr="001F7D44">
          <w:rPr>
            <w:rStyle w:val="Hyperlink"/>
            <w:rFonts w:ascii="Segoe UI" w:hAnsi="Segoe UI" w:cs="Segoe UI"/>
            <w:color w:val="0366D6"/>
            <w:sz w:val="24"/>
          </w:rPr>
          <w:t>Pydoop</w:t>
        </w:r>
      </w:hyperlink>
      <w:r w:rsidRPr="001F7D44">
        <w:rPr>
          <w:rFonts w:ascii="Segoe UI" w:hAnsi="Segoe UI" w:cs="Segoe UI"/>
          <w:color w:val="24292E"/>
          <w:sz w:val="24"/>
        </w:rPr>
        <w:t> - Python MapReduce and HDFS API for Hadoop.</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6" w:history="1">
        <w:r w:rsidRPr="001F7D44">
          <w:rPr>
            <w:rStyle w:val="Hyperlink"/>
            <w:rFonts w:ascii="Segoe UI" w:hAnsi="Segoe UI" w:cs="Segoe UI"/>
            <w:color w:val="0366D6"/>
            <w:sz w:val="24"/>
          </w:rPr>
          <w:t>Rackerlabs Blueflood</w:t>
        </w:r>
      </w:hyperlink>
      <w:r w:rsidRPr="001F7D44">
        <w:rPr>
          <w:rFonts w:ascii="Segoe UI" w:hAnsi="Segoe UI" w:cs="Segoe UI"/>
          <w:color w:val="24292E"/>
          <w:sz w:val="24"/>
        </w:rPr>
        <w:t> - multi-tenant distributed metric processing system</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7" w:history="1">
        <w:r w:rsidRPr="001F7D44">
          <w:rPr>
            <w:rStyle w:val="Hyperlink"/>
            <w:rFonts w:ascii="Segoe UI" w:hAnsi="Segoe UI" w:cs="Segoe UI"/>
            <w:color w:val="0366D6"/>
            <w:sz w:val="24"/>
          </w:rPr>
          <w:t>Skale</w:t>
        </w:r>
      </w:hyperlink>
      <w:r w:rsidRPr="001F7D44">
        <w:rPr>
          <w:rFonts w:ascii="Segoe UI" w:hAnsi="Segoe UI" w:cs="Segoe UI"/>
          <w:color w:val="24292E"/>
          <w:sz w:val="24"/>
        </w:rPr>
        <w:t> - High performance distributed data processing in NodeJS.</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8" w:history="1">
        <w:r w:rsidRPr="001F7D44">
          <w:rPr>
            <w:rStyle w:val="Hyperlink"/>
            <w:rFonts w:ascii="Segoe UI" w:hAnsi="Segoe UI" w:cs="Segoe UI"/>
            <w:color w:val="0366D6"/>
            <w:sz w:val="24"/>
          </w:rPr>
          <w:t>Stratosphere</w:t>
        </w:r>
      </w:hyperlink>
      <w:r w:rsidRPr="001F7D44">
        <w:rPr>
          <w:rFonts w:ascii="Segoe UI" w:hAnsi="Segoe UI" w:cs="Segoe UI"/>
          <w:color w:val="24292E"/>
          <w:sz w:val="24"/>
        </w:rPr>
        <w:t> - general purpose cluster computing framework.</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59" w:history="1">
        <w:r w:rsidRPr="001F7D44">
          <w:rPr>
            <w:rStyle w:val="Hyperlink"/>
            <w:rFonts w:ascii="Segoe UI" w:hAnsi="Segoe UI" w:cs="Segoe UI"/>
            <w:color w:val="0366D6"/>
            <w:sz w:val="24"/>
          </w:rPr>
          <w:t>Streamdrill</w:t>
        </w:r>
      </w:hyperlink>
      <w:r w:rsidRPr="001F7D44">
        <w:rPr>
          <w:rFonts w:ascii="Segoe UI" w:hAnsi="Segoe UI" w:cs="Segoe UI"/>
          <w:color w:val="24292E"/>
          <w:sz w:val="24"/>
        </w:rPr>
        <w:t> - useful for counting activities of event streams over different time windows and finding the most active one.</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0" w:history="1">
        <w:proofErr w:type="gramStart"/>
        <w:r w:rsidRPr="001F7D44">
          <w:rPr>
            <w:rStyle w:val="Hyperlink"/>
            <w:rFonts w:ascii="Segoe UI" w:hAnsi="Segoe UI" w:cs="Segoe UI"/>
            <w:color w:val="0366D6"/>
            <w:sz w:val="24"/>
          </w:rPr>
          <w:t>streamsx.topology</w:t>
        </w:r>
        <w:proofErr w:type="gramEnd"/>
      </w:hyperlink>
      <w:r w:rsidRPr="001F7D44">
        <w:rPr>
          <w:rFonts w:ascii="Segoe UI" w:hAnsi="Segoe UI" w:cs="Segoe UI"/>
          <w:color w:val="24292E"/>
          <w:sz w:val="24"/>
        </w:rPr>
        <w:t> - Libraries to enable building IBM Streams application in Java, Python or Scala.</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1" w:history="1">
        <w:r w:rsidRPr="001F7D44">
          <w:rPr>
            <w:rStyle w:val="Hyperlink"/>
            <w:rFonts w:ascii="Segoe UI" w:hAnsi="Segoe UI" w:cs="Segoe UI"/>
            <w:color w:val="0366D6"/>
            <w:sz w:val="24"/>
          </w:rPr>
          <w:t>Tuktu</w:t>
        </w:r>
      </w:hyperlink>
      <w:r w:rsidRPr="001F7D44">
        <w:rPr>
          <w:rFonts w:ascii="Segoe UI" w:hAnsi="Segoe UI" w:cs="Segoe UI"/>
          <w:color w:val="24292E"/>
          <w:sz w:val="24"/>
        </w:rPr>
        <w:t> - Easy-to-use platform for batch and streaming computation, built using Scala, Akka and Play!</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2" w:history="1">
        <w:r w:rsidRPr="001F7D44">
          <w:rPr>
            <w:rStyle w:val="Hyperlink"/>
            <w:rFonts w:ascii="Segoe UI" w:hAnsi="Segoe UI" w:cs="Segoe UI"/>
            <w:color w:val="0366D6"/>
            <w:sz w:val="24"/>
          </w:rPr>
          <w:t>Twitter Heron</w:t>
        </w:r>
      </w:hyperlink>
      <w:r w:rsidRPr="001F7D44">
        <w:rPr>
          <w:rFonts w:ascii="Segoe UI" w:hAnsi="Segoe UI" w:cs="Segoe UI"/>
          <w:color w:val="24292E"/>
          <w:sz w:val="24"/>
        </w:rPr>
        <w:t> - Heron is a realtime, distributed, fault-tolerant stream processing engine from Twitter replacing Storm.</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3" w:history="1">
        <w:r w:rsidRPr="001F7D44">
          <w:rPr>
            <w:rStyle w:val="Hyperlink"/>
            <w:rFonts w:ascii="Segoe UI" w:hAnsi="Segoe UI" w:cs="Segoe UI"/>
            <w:color w:val="0366D6"/>
            <w:sz w:val="24"/>
          </w:rPr>
          <w:t>Twitter Scalding</w:t>
        </w:r>
      </w:hyperlink>
      <w:r w:rsidRPr="001F7D44">
        <w:rPr>
          <w:rFonts w:ascii="Segoe UI" w:hAnsi="Segoe UI" w:cs="Segoe UI"/>
          <w:color w:val="24292E"/>
          <w:sz w:val="24"/>
        </w:rPr>
        <w:t> - Scala library for Map Reduce jobs, built on Cascading.</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4" w:history="1">
        <w:r w:rsidRPr="001F7D44">
          <w:rPr>
            <w:rStyle w:val="Hyperlink"/>
            <w:rFonts w:ascii="Segoe UI" w:hAnsi="Segoe UI" w:cs="Segoe UI"/>
            <w:color w:val="0366D6"/>
            <w:sz w:val="24"/>
          </w:rPr>
          <w:t>Twitter Summingbird</w:t>
        </w:r>
      </w:hyperlink>
      <w:r w:rsidRPr="001F7D44">
        <w:rPr>
          <w:rFonts w:ascii="Segoe UI" w:hAnsi="Segoe UI" w:cs="Segoe UI"/>
          <w:color w:val="24292E"/>
          <w:sz w:val="24"/>
        </w:rPr>
        <w:t> - Streaming MapReduce with Scalding and Storm, by Twitter.</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5" w:history="1">
        <w:r w:rsidRPr="001F7D44">
          <w:rPr>
            <w:rStyle w:val="Hyperlink"/>
            <w:rFonts w:ascii="Segoe UI" w:hAnsi="Segoe UI" w:cs="Segoe UI"/>
            <w:color w:val="0366D6"/>
            <w:sz w:val="24"/>
          </w:rPr>
          <w:t>Twitter TSAR</w:t>
        </w:r>
      </w:hyperlink>
      <w:r w:rsidRPr="001F7D44">
        <w:rPr>
          <w:rFonts w:ascii="Segoe UI" w:hAnsi="Segoe UI" w:cs="Segoe UI"/>
          <w:color w:val="24292E"/>
          <w:sz w:val="24"/>
        </w:rPr>
        <w:t> - TimeSeries AggregatoR by Twitter.</w:t>
      </w:r>
    </w:p>
    <w:p w:rsidR="00EE0A87" w:rsidRPr="001F7D44" w:rsidRDefault="00EE0A87" w:rsidP="00322184">
      <w:pPr>
        <w:numPr>
          <w:ilvl w:val="0"/>
          <w:numId w:val="253"/>
        </w:numPr>
        <w:spacing w:before="60" w:after="100" w:afterAutospacing="1" w:line="240" w:lineRule="auto"/>
        <w:rPr>
          <w:rFonts w:ascii="Segoe UI" w:hAnsi="Segoe UI" w:cs="Segoe UI"/>
          <w:color w:val="24292E"/>
          <w:sz w:val="24"/>
        </w:rPr>
      </w:pPr>
      <w:hyperlink r:id="rId4566" w:history="1">
        <w:r w:rsidRPr="001F7D44">
          <w:rPr>
            <w:rStyle w:val="Hyperlink"/>
            <w:rFonts w:ascii="Segoe UI" w:hAnsi="Segoe UI" w:cs="Segoe UI"/>
            <w:color w:val="0366D6"/>
            <w:sz w:val="24"/>
          </w:rPr>
          <w:t>Wallaroo</w:t>
        </w:r>
      </w:hyperlink>
      <w:r w:rsidRPr="001F7D44">
        <w:rPr>
          <w:rFonts w:ascii="Segoe UI" w:hAnsi="Segoe UI" w:cs="Segoe UI"/>
          <w:color w:val="24292E"/>
          <w:sz w:val="24"/>
        </w:rPr>
        <w:t> - The ultrafast and elastic data processing engine. Big or fast data - no fuss, no Java needed.</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Distributed Filesystem</w:t>
      </w:r>
    </w:p>
    <w:p w:rsidR="00EE0A87" w:rsidRPr="001F7D44" w:rsidRDefault="00EE0A87" w:rsidP="00322184">
      <w:pPr>
        <w:numPr>
          <w:ilvl w:val="0"/>
          <w:numId w:val="254"/>
        </w:numPr>
        <w:spacing w:before="100" w:beforeAutospacing="1" w:after="100" w:afterAutospacing="1" w:line="240" w:lineRule="auto"/>
        <w:rPr>
          <w:rFonts w:ascii="Segoe UI" w:hAnsi="Segoe UI" w:cs="Segoe UI"/>
          <w:color w:val="24292E"/>
          <w:sz w:val="24"/>
        </w:rPr>
      </w:pPr>
      <w:hyperlink r:id="rId4567" w:history="1">
        <w:r w:rsidRPr="001F7D44">
          <w:rPr>
            <w:rStyle w:val="Hyperlink"/>
            <w:rFonts w:ascii="Segoe UI" w:hAnsi="Segoe UI" w:cs="Segoe UI"/>
            <w:color w:val="0366D6"/>
            <w:sz w:val="24"/>
          </w:rPr>
          <w:t>Ambry</w:t>
        </w:r>
      </w:hyperlink>
      <w:r w:rsidRPr="001F7D44">
        <w:rPr>
          <w:rFonts w:ascii="Segoe UI" w:hAnsi="Segoe UI" w:cs="Segoe UI"/>
          <w:color w:val="24292E"/>
          <w:sz w:val="24"/>
        </w:rPr>
        <w:t> - a distributed object store that supports storage of trillion of small immutable objects as well as billions of large objects.</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68" w:history="1">
        <w:r w:rsidRPr="001F7D44">
          <w:rPr>
            <w:rStyle w:val="Hyperlink"/>
            <w:rFonts w:ascii="Segoe UI" w:hAnsi="Segoe UI" w:cs="Segoe UI"/>
            <w:color w:val="0366D6"/>
            <w:sz w:val="24"/>
          </w:rPr>
          <w:t>Apache HDFS</w:t>
        </w:r>
      </w:hyperlink>
      <w:r w:rsidRPr="001F7D44">
        <w:rPr>
          <w:rFonts w:ascii="Segoe UI" w:hAnsi="Segoe UI" w:cs="Segoe UI"/>
          <w:color w:val="24292E"/>
          <w:sz w:val="24"/>
        </w:rPr>
        <w:t> - a way to store large files across multiple machines.</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69" w:history="1">
        <w:r w:rsidRPr="001F7D44">
          <w:rPr>
            <w:rStyle w:val="Hyperlink"/>
            <w:rFonts w:ascii="Segoe UI" w:hAnsi="Segoe UI" w:cs="Segoe UI"/>
            <w:color w:val="0366D6"/>
            <w:sz w:val="24"/>
          </w:rPr>
          <w:t>BeeGFS</w:t>
        </w:r>
      </w:hyperlink>
      <w:r w:rsidRPr="001F7D44">
        <w:rPr>
          <w:rFonts w:ascii="Segoe UI" w:hAnsi="Segoe UI" w:cs="Segoe UI"/>
          <w:color w:val="24292E"/>
          <w:sz w:val="24"/>
        </w:rPr>
        <w:t> - formerly FhGFS, parallel distributed file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0" w:history="1">
        <w:r w:rsidRPr="001F7D44">
          <w:rPr>
            <w:rStyle w:val="Hyperlink"/>
            <w:rFonts w:ascii="Segoe UI" w:hAnsi="Segoe UI" w:cs="Segoe UI"/>
            <w:color w:val="0366D6"/>
            <w:sz w:val="24"/>
          </w:rPr>
          <w:t>Ceph Filesystem</w:t>
        </w:r>
      </w:hyperlink>
      <w:r w:rsidRPr="001F7D44">
        <w:rPr>
          <w:rFonts w:ascii="Segoe UI" w:hAnsi="Segoe UI" w:cs="Segoe UI"/>
          <w:color w:val="24292E"/>
          <w:sz w:val="24"/>
        </w:rPr>
        <w:t> - software storage platform designed.</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1" w:history="1">
        <w:r w:rsidRPr="001F7D44">
          <w:rPr>
            <w:rStyle w:val="Hyperlink"/>
            <w:rFonts w:ascii="Segoe UI" w:hAnsi="Segoe UI" w:cs="Segoe UI"/>
            <w:color w:val="0366D6"/>
            <w:sz w:val="24"/>
          </w:rPr>
          <w:t>Disco DDFS</w:t>
        </w:r>
      </w:hyperlink>
      <w:r w:rsidRPr="001F7D44">
        <w:rPr>
          <w:rFonts w:ascii="Segoe UI" w:hAnsi="Segoe UI" w:cs="Segoe UI"/>
          <w:color w:val="24292E"/>
          <w:sz w:val="24"/>
        </w:rPr>
        <w:t> - distributed filesystem.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2" w:history="1">
        <w:r w:rsidRPr="001F7D44">
          <w:rPr>
            <w:rStyle w:val="Hyperlink"/>
            <w:rFonts w:ascii="Segoe UI" w:hAnsi="Segoe UI" w:cs="Segoe UI"/>
            <w:color w:val="0366D6"/>
            <w:sz w:val="24"/>
          </w:rPr>
          <w:t>Facebook Haystack</w:t>
        </w:r>
      </w:hyperlink>
      <w:r w:rsidRPr="001F7D44">
        <w:rPr>
          <w:rFonts w:ascii="Segoe UI" w:hAnsi="Segoe UI" w:cs="Segoe UI"/>
          <w:color w:val="24292E"/>
          <w:sz w:val="24"/>
        </w:rPr>
        <w:t> - object storage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3" w:history="1">
        <w:r w:rsidRPr="001F7D44">
          <w:rPr>
            <w:rStyle w:val="Hyperlink"/>
            <w:rFonts w:ascii="Segoe UI" w:hAnsi="Segoe UI" w:cs="Segoe UI"/>
            <w:color w:val="0366D6"/>
            <w:sz w:val="24"/>
          </w:rPr>
          <w:t>Google Colossus</w:t>
        </w:r>
      </w:hyperlink>
      <w:r w:rsidRPr="001F7D44">
        <w:rPr>
          <w:rFonts w:ascii="Segoe UI" w:hAnsi="Segoe UI" w:cs="Segoe UI"/>
          <w:color w:val="24292E"/>
          <w:sz w:val="24"/>
        </w:rPr>
        <w:t> - distributed filesystem (GFS2).</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4" w:history="1">
        <w:r w:rsidRPr="001F7D44">
          <w:rPr>
            <w:rStyle w:val="Hyperlink"/>
            <w:rFonts w:ascii="Segoe UI" w:hAnsi="Segoe UI" w:cs="Segoe UI"/>
            <w:color w:val="0366D6"/>
            <w:sz w:val="24"/>
          </w:rPr>
          <w:t>Google GFS</w:t>
        </w:r>
      </w:hyperlink>
      <w:r w:rsidRPr="001F7D44">
        <w:rPr>
          <w:rFonts w:ascii="Segoe UI" w:hAnsi="Segoe UI" w:cs="Segoe UI"/>
          <w:color w:val="24292E"/>
          <w:sz w:val="24"/>
        </w:rPr>
        <w:t> - distributed filesystem.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5" w:history="1">
        <w:r w:rsidRPr="001F7D44">
          <w:rPr>
            <w:rStyle w:val="Hyperlink"/>
            <w:rFonts w:ascii="Segoe UI" w:hAnsi="Segoe UI" w:cs="Segoe UI"/>
            <w:color w:val="0366D6"/>
            <w:sz w:val="24"/>
          </w:rPr>
          <w:t>Google Megastore</w:t>
        </w:r>
      </w:hyperlink>
      <w:r w:rsidRPr="001F7D44">
        <w:rPr>
          <w:rFonts w:ascii="Segoe UI" w:hAnsi="Segoe UI" w:cs="Segoe UI"/>
          <w:color w:val="24292E"/>
          <w:sz w:val="24"/>
        </w:rPr>
        <w:t> - scalable, highly available storage.</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6" w:history="1">
        <w:r w:rsidRPr="001F7D44">
          <w:rPr>
            <w:rStyle w:val="Hyperlink"/>
            <w:rFonts w:ascii="Segoe UI" w:hAnsi="Segoe UI" w:cs="Segoe UI"/>
            <w:color w:val="0366D6"/>
            <w:sz w:val="24"/>
          </w:rPr>
          <w:t>GridGain</w:t>
        </w:r>
      </w:hyperlink>
      <w:r w:rsidRPr="001F7D44">
        <w:rPr>
          <w:rFonts w:ascii="Segoe UI" w:hAnsi="Segoe UI" w:cs="Segoe UI"/>
          <w:color w:val="24292E"/>
          <w:sz w:val="24"/>
        </w:rPr>
        <w:t> - GGFS, Hadoop compliant in-memory file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7" w:history="1">
        <w:r w:rsidRPr="001F7D44">
          <w:rPr>
            <w:rStyle w:val="Hyperlink"/>
            <w:rFonts w:ascii="Segoe UI" w:hAnsi="Segoe UI" w:cs="Segoe UI"/>
            <w:color w:val="0366D6"/>
            <w:sz w:val="24"/>
          </w:rPr>
          <w:t>Lustre file system</w:t>
        </w:r>
      </w:hyperlink>
      <w:r w:rsidRPr="001F7D44">
        <w:rPr>
          <w:rFonts w:ascii="Segoe UI" w:hAnsi="Segoe UI" w:cs="Segoe UI"/>
          <w:color w:val="24292E"/>
          <w:sz w:val="24"/>
        </w:rPr>
        <w:t> - high-performance distributed filesystem.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8" w:history="1">
        <w:r w:rsidRPr="001F7D44">
          <w:rPr>
            <w:rStyle w:val="Hyperlink"/>
            <w:rFonts w:ascii="Segoe UI" w:hAnsi="Segoe UI" w:cs="Segoe UI"/>
            <w:color w:val="0366D6"/>
            <w:sz w:val="24"/>
          </w:rPr>
          <w:t>Microsoft Azure Data Lake Store</w:t>
        </w:r>
      </w:hyperlink>
      <w:r w:rsidRPr="001F7D44">
        <w:rPr>
          <w:rFonts w:ascii="Segoe UI" w:hAnsi="Segoe UI" w:cs="Segoe UI"/>
          <w:color w:val="24292E"/>
          <w:sz w:val="24"/>
        </w:rPr>
        <w:t> - HDFS-compatible storage in Azure cloud</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79" w:history="1">
        <w:r w:rsidRPr="001F7D44">
          <w:rPr>
            <w:rStyle w:val="Hyperlink"/>
            <w:rFonts w:ascii="Segoe UI" w:hAnsi="Segoe UI" w:cs="Segoe UI"/>
            <w:color w:val="0366D6"/>
            <w:sz w:val="24"/>
          </w:rPr>
          <w:t>Quantcast File System QFS</w:t>
        </w:r>
      </w:hyperlink>
      <w:r w:rsidRPr="001F7D44">
        <w:rPr>
          <w:rFonts w:ascii="Segoe UI" w:hAnsi="Segoe UI" w:cs="Segoe UI"/>
          <w:color w:val="24292E"/>
          <w:sz w:val="24"/>
        </w:rPr>
        <w:t> - open-source distributed file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80" w:history="1">
        <w:r w:rsidRPr="001F7D44">
          <w:rPr>
            <w:rStyle w:val="Hyperlink"/>
            <w:rFonts w:ascii="Segoe UI" w:hAnsi="Segoe UI" w:cs="Segoe UI"/>
            <w:color w:val="0366D6"/>
            <w:sz w:val="24"/>
          </w:rPr>
          <w:t>Red Hat GlusterFS</w:t>
        </w:r>
      </w:hyperlink>
      <w:r w:rsidRPr="001F7D44">
        <w:rPr>
          <w:rFonts w:ascii="Segoe UI" w:hAnsi="Segoe UI" w:cs="Segoe UI"/>
          <w:color w:val="24292E"/>
          <w:sz w:val="24"/>
        </w:rPr>
        <w:t> - scale-out network-attached storage file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81" w:history="1">
        <w:r w:rsidRPr="001F7D44">
          <w:rPr>
            <w:rStyle w:val="Hyperlink"/>
            <w:rFonts w:ascii="Segoe UI" w:hAnsi="Segoe UI" w:cs="Segoe UI"/>
            <w:color w:val="0366D6"/>
            <w:sz w:val="24"/>
          </w:rPr>
          <w:t>Seaweed-FS</w:t>
        </w:r>
      </w:hyperlink>
      <w:r w:rsidRPr="001F7D44">
        <w:rPr>
          <w:rFonts w:ascii="Segoe UI" w:hAnsi="Segoe UI" w:cs="Segoe UI"/>
          <w:color w:val="24292E"/>
          <w:sz w:val="24"/>
        </w:rPr>
        <w:t> - simple and highly scalable distributed file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82" w:history="1">
        <w:r w:rsidRPr="001F7D44">
          <w:rPr>
            <w:rStyle w:val="Hyperlink"/>
            <w:rFonts w:ascii="Segoe UI" w:hAnsi="Segoe UI" w:cs="Segoe UI"/>
            <w:color w:val="0366D6"/>
            <w:sz w:val="24"/>
          </w:rPr>
          <w:t>Alluxio</w:t>
        </w:r>
      </w:hyperlink>
      <w:r w:rsidRPr="001F7D44">
        <w:rPr>
          <w:rFonts w:ascii="Segoe UI" w:hAnsi="Segoe UI" w:cs="Segoe UI"/>
          <w:color w:val="24292E"/>
          <w:sz w:val="24"/>
        </w:rPr>
        <w:t> - reliable file sharing at memory speed across cluster frameworks.</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83" w:history="1">
        <w:r w:rsidRPr="001F7D44">
          <w:rPr>
            <w:rStyle w:val="Hyperlink"/>
            <w:rFonts w:ascii="Segoe UI" w:hAnsi="Segoe UI" w:cs="Segoe UI"/>
            <w:color w:val="0366D6"/>
            <w:sz w:val="24"/>
          </w:rPr>
          <w:t>Tahoe-LAFS</w:t>
        </w:r>
      </w:hyperlink>
      <w:r w:rsidRPr="001F7D44">
        <w:rPr>
          <w:rFonts w:ascii="Segoe UI" w:hAnsi="Segoe UI" w:cs="Segoe UI"/>
          <w:color w:val="24292E"/>
          <w:sz w:val="24"/>
        </w:rPr>
        <w:t> - decentralized cloud storage system.</w:t>
      </w:r>
    </w:p>
    <w:p w:rsidR="00EE0A87" w:rsidRPr="001F7D44" w:rsidRDefault="00EE0A87" w:rsidP="00322184">
      <w:pPr>
        <w:numPr>
          <w:ilvl w:val="0"/>
          <w:numId w:val="254"/>
        </w:numPr>
        <w:spacing w:before="60" w:after="100" w:afterAutospacing="1" w:line="240" w:lineRule="auto"/>
        <w:rPr>
          <w:rFonts w:ascii="Segoe UI" w:hAnsi="Segoe UI" w:cs="Segoe UI"/>
          <w:color w:val="24292E"/>
          <w:sz w:val="24"/>
        </w:rPr>
      </w:pPr>
      <w:hyperlink r:id="rId4584" w:history="1">
        <w:r w:rsidRPr="001F7D44">
          <w:rPr>
            <w:rStyle w:val="Hyperlink"/>
            <w:rFonts w:ascii="Segoe UI" w:hAnsi="Segoe UI" w:cs="Segoe UI"/>
            <w:color w:val="0366D6"/>
            <w:sz w:val="24"/>
          </w:rPr>
          <w:t>Baidu File System</w:t>
        </w:r>
      </w:hyperlink>
      <w:r w:rsidRPr="001F7D44">
        <w:rPr>
          <w:rFonts w:ascii="Segoe UI" w:hAnsi="Segoe UI" w:cs="Segoe UI"/>
          <w:color w:val="24292E"/>
          <w:sz w:val="24"/>
        </w:rPr>
        <w:t> - distributed filesystem.</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Document Data Model</w:t>
      </w:r>
    </w:p>
    <w:p w:rsidR="00EE0A87" w:rsidRPr="001F7D44" w:rsidRDefault="00EE0A87" w:rsidP="00322184">
      <w:pPr>
        <w:numPr>
          <w:ilvl w:val="0"/>
          <w:numId w:val="255"/>
        </w:numPr>
        <w:spacing w:before="100" w:beforeAutospacing="1" w:after="100" w:afterAutospacing="1" w:line="240" w:lineRule="auto"/>
        <w:rPr>
          <w:rFonts w:ascii="Segoe UI" w:hAnsi="Segoe UI" w:cs="Segoe UI"/>
          <w:color w:val="24292E"/>
          <w:sz w:val="24"/>
        </w:rPr>
      </w:pPr>
      <w:hyperlink r:id="rId4585" w:history="1">
        <w:r w:rsidRPr="001F7D44">
          <w:rPr>
            <w:rStyle w:val="Hyperlink"/>
            <w:rFonts w:ascii="Segoe UI" w:hAnsi="Segoe UI" w:cs="Segoe UI"/>
            <w:color w:val="0366D6"/>
            <w:sz w:val="24"/>
          </w:rPr>
          <w:t>Actian Versant</w:t>
        </w:r>
      </w:hyperlink>
      <w:r w:rsidRPr="001F7D44">
        <w:rPr>
          <w:rFonts w:ascii="Segoe UI" w:hAnsi="Segoe UI" w:cs="Segoe UI"/>
          <w:color w:val="24292E"/>
          <w:sz w:val="24"/>
        </w:rPr>
        <w:t xml:space="preserve"> - commercial object-oriented database management </w:t>
      </w:r>
      <w:proofErr w:type="gramStart"/>
      <w:r w:rsidRPr="001F7D44">
        <w:rPr>
          <w:rFonts w:ascii="Segoe UI" w:hAnsi="Segoe UI" w:cs="Segoe UI"/>
          <w:color w:val="24292E"/>
          <w:sz w:val="24"/>
        </w:rPr>
        <w:t>systems .</w:t>
      </w:r>
      <w:proofErr w:type="gramEnd"/>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86" w:history="1">
        <w:r w:rsidRPr="001F7D44">
          <w:rPr>
            <w:rStyle w:val="Hyperlink"/>
            <w:rFonts w:ascii="Segoe UI" w:hAnsi="Segoe UI" w:cs="Segoe UI"/>
            <w:color w:val="0366D6"/>
            <w:sz w:val="24"/>
          </w:rPr>
          <w:t>Crate Data</w:t>
        </w:r>
      </w:hyperlink>
      <w:r w:rsidRPr="001F7D44">
        <w:rPr>
          <w:rFonts w:ascii="Segoe UI" w:hAnsi="Segoe UI" w:cs="Segoe UI"/>
          <w:color w:val="24292E"/>
          <w:sz w:val="24"/>
        </w:rPr>
        <w:t> - is an open source massively scalable data store. It requires zero administration.</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87" w:history="1">
        <w:r w:rsidRPr="001F7D44">
          <w:rPr>
            <w:rStyle w:val="Hyperlink"/>
            <w:rFonts w:ascii="Segoe UI" w:hAnsi="Segoe UI" w:cs="Segoe UI"/>
            <w:color w:val="0366D6"/>
            <w:sz w:val="24"/>
          </w:rPr>
          <w:t>Facebook Apollo</w:t>
        </w:r>
      </w:hyperlink>
      <w:r w:rsidRPr="001F7D44">
        <w:rPr>
          <w:rFonts w:ascii="Segoe UI" w:hAnsi="Segoe UI" w:cs="Segoe UI"/>
          <w:color w:val="24292E"/>
          <w:sz w:val="24"/>
        </w:rPr>
        <w:t> - Facebook’s Paxos-like NoSQL database.</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88" w:history="1">
        <w:r w:rsidRPr="001F7D44">
          <w:rPr>
            <w:rStyle w:val="Hyperlink"/>
            <w:rFonts w:ascii="Segoe UI" w:hAnsi="Segoe UI" w:cs="Segoe UI"/>
            <w:color w:val="0366D6"/>
            <w:sz w:val="24"/>
          </w:rPr>
          <w:t>jumboDB</w:t>
        </w:r>
      </w:hyperlink>
      <w:r w:rsidRPr="001F7D44">
        <w:rPr>
          <w:rFonts w:ascii="Segoe UI" w:hAnsi="Segoe UI" w:cs="Segoe UI"/>
          <w:color w:val="24292E"/>
          <w:sz w:val="24"/>
        </w:rPr>
        <w:t> - document oriented datastore over Hadoop.</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89" w:history="1">
        <w:r w:rsidRPr="001F7D44">
          <w:rPr>
            <w:rStyle w:val="Hyperlink"/>
            <w:rFonts w:ascii="Segoe UI" w:hAnsi="Segoe UI" w:cs="Segoe UI"/>
            <w:color w:val="0366D6"/>
            <w:sz w:val="24"/>
          </w:rPr>
          <w:t>LinkedIn Espresso</w:t>
        </w:r>
      </w:hyperlink>
      <w:r w:rsidRPr="001F7D44">
        <w:rPr>
          <w:rFonts w:ascii="Segoe UI" w:hAnsi="Segoe UI" w:cs="Segoe UI"/>
          <w:color w:val="24292E"/>
          <w:sz w:val="24"/>
        </w:rPr>
        <w:t> - horizontally scalable document-oriented NoSQL data store.</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90" w:history="1">
        <w:r w:rsidRPr="001F7D44">
          <w:rPr>
            <w:rStyle w:val="Hyperlink"/>
            <w:rFonts w:ascii="Segoe UI" w:hAnsi="Segoe UI" w:cs="Segoe UI"/>
            <w:color w:val="0366D6"/>
            <w:sz w:val="24"/>
          </w:rPr>
          <w:t>MarkLogic</w:t>
        </w:r>
      </w:hyperlink>
      <w:r w:rsidRPr="001F7D44">
        <w:rPr>
          <w:rFonts w:ascii="Segoe UI" w:hAnsi="Segoe UI" w:cs="Segoe UI"/>
          <w:color w:val="24292E"/>
          <w:sz w:val="24"/>
        </w:rPr>
        <w:t> - Schema-agnostic Enterprise NoSQL database technology.</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91" w:history="1">
        <w:r w:rsidRPr="001F7D44">
          <w:rPr>
            <w:rStyle w:val="Hyperlink"/>
            <w:rFonts w:ascii="Segoe UI" w:hAnsi="Segoe UI" w:cs="Segoe UI"/>
            <w:color w:val="0366D6"/>
            <w:sz w:val="24"/>
          </w:rPr>
          <w:t>Microsoft Azure DocumentDB</w:t>
        </w:r>
      </w:hyperlink>
      <w:r w:rsidRPr="001F7D44">
        <w:rPr>
          <w:rFonts w:ascii="Segoe UI" w:hAnsi="Segoe UI" w:cs="Segoe UI"/>
          <w:color w:val="24292E"/>
          <w:sz w:val="24"/>
        </w:rPr>
        <w:t> - NoSQL cloud database service with protocol support for MongoDB</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92" w:history="1">
        <w:r w:rsidRPr="001F7D44">
          <w:rPr>
            <w:rStyle w:val="Hyperlink"/>
            <w:rFonts w:ascii="Segoe UI" w:hAnsi="Segoe UI" w:cs="Segoe UI"/>
            <w:color w:val="0366D6"/>
            <w:sz w:val="24"/>
          </w:rPr>
          <w:t>MongoDB</w:t>
        </w:r>
      </w:hyperlink>
      <w:r w:rsidRPr="001F7D44">
        <w:rPr>
          <w:rFonts w:ascii="Segoe UI" w:hAnsi="Segoe UI" w:cs="Segoe UI"/>
          <w:color w:val="24292E"/>
          <w:sz w:val="24"/>
        </w:rPr>
        <w:t> - Document-oriented database system.</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93" w:history="1">
        <w:r w:rsidRPr="001F7D44">
          <w:rPr>
            <w:rStyle w:val="Hyperlink"/>
            <w:rFonts w:ascii="Segoe UI" w:hAnsi="Segoe UI" w:cs="Segoe UI"/>
            <w:color w:val="0366D6"/>
            <w:sz w:val="24"/>
          </w:rPr>
          <w:t>RavenDB</w:t>
        </w:r>
      </w:hyperlink>
      <w:r w:rsidRPr="001F7D44">
        <w:rPr>
          <w:rFonts w:ascii="Segoe UI" w:hAnsi="Segoe UI" w:cs="Segoe UI"/>
          <w:color w:val="24292E"/>
          <w:sz w:val="24"/>
        </w:rPr>
        <w:t> - A transactional, open-source Document Database.</w:t>
      </w:r>
    </w:p>
    <w:p w:rsidR="00EE0A87" w:rsidRPr="001F7D44" w:rsidRDefault="00EE0A87" w:rsidP="00322184">
      <w:pPr>
        <w:numPr>
          <w:ilvl w:val="0"/>
          <w:numId w:val="255"/>
        </w:numPr>
        <w:spacing w:before="60" w:after="100" w:afterAutospacing="1" w:line="240" w:lineRule="auto"/>
        <w:rPr>
          <w:rFonts w:ascii="Segoe UI" w:hAnsi="Segoe UI" w:cs="Segoe UI"/>
          <w:color w:val="24292E"/>
          <w:sz w:val="24"/>
        </w:rPr>
      </w:pPr>
      <w:hyperlink r:id="rId4594" w:history="1">
        <w:r w:rsidRPr="001F7D44">
          <w:rPr>
            <w:rStyle w:val="Hyperlink"/>
            <w:rFonts w:ascii="Segoe UI" w:hAnsi="Segoe UI" w:cs="Segoe UI"/>
            <w:color w:val="0366D6"/>
            <w:sz w:val="24"/>
          </w:rPr>
          <w:t>RethinkDB</w:t>
        </w:r>
      </w:hyperlink>
      <w:r w:rsidRPr="001F7D44">
        <w:rPr>
          <w:rFonts w:ascii="Segoe UI" w:hAnsi="Segoe UI" w:cs="Segoe UI"/>
          <w:color w:val="24292E"/>
          <w:sz w:val="24"/>
        </w:rPr>
        <w:t> - document database that supports queries like table joins and group by.</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Key Map Data Model</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Note</w:t>
      </w:r>
      <w:r w:rsidRPr="001F7D44">
        <w:rPr>
          <w:rFonts w:ascii="Segoe UI" w:hAnsi="Segoe UI" w:cs="Segoe UI"/>
          <w:color w:val="24292E"/>
          <w:sz w:val="26"/>
        </w:rPr>
        <w:t>: There is some term confusion in the industry, and two different things are called "Columnar Databases". Some, listed here, are distributed, persistent databases built around the "key-map" data model: all data has a (possibly composite) key, with which a map of key-value pairs is associated. In some systems, multiple such value maps can be associated with a key, and these maps are referred to as "column families" (with value map keys being referred to as "columns").</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Another group of technologies that can also be called "columnar databases" is distinguished by how it stores data, on disk or in memory -- rather than storing data the traditional way, where all column values for a given key are stored next to each other, "row by row", these systems store all </w:t>
      </w:r>
      <w:r w:rsidRPr="001F7D44">
        <w:rPr>
          <w:rStyle w:val="Emphasis"/>
          <w:rFonts w:ascii="Segoe UI" w:hAnsi="Segoe UI" w:cs="Segoe UI"/>
          <w:color w:val="24292E"/>
          <w:sz w:val="26"/>
        </w:rPr>
        <w:t>column</w:t>
      </w:r>
      <w:r w:rsidRPr="001F7D44">
        <w:rPr>
          <w:rFonts w:ascii="Segoe UI" w:hAnsi="Segoe UI" w:cs="Segoe UI"/>
          <w:color w:val="24292E"/>
          <w:sz w:val="26"/>
        </w:rPr>
        <w:t xml:space="preserve"> values next to each other. </w:t>
      </w:r>
      <w:proofErr w:type="gramStart"/>
      <w:r w:rsidRPr="001F7D44">
        <w:rPr>
          <w:rFonts w:ascii="Segoe UI" w:hAnsi="Segoe UI" w:cs="Segoe UI"/>
          <w:color w:val="24292E"/>
          <w:sz w:val="26"/>
        </w:rPr>
        <w:t>So</w:t>
      </w:r>
      <w:proofErr w:type="gramEnd"/>
      <w:r w:rsidRPr="001F7D44">
        <w:rPr>
          <w:rFonts w:ascii="Segoe UI" w:hAnsi="Segoe UI" w:cs="Segoe UI"/>
          <w:color w:val="24292E"/>
          <w:sz w:val="26"/>
        </w:rPr>
        <w:t xml:space="preserve"> more work is needed to get all columns for a given key, but less work is needed to get all values for a given column.</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The former group is referred to as "key map data model" here. The line between these and the </w:t>
      </w:r>
      <w:hyperlink r:id="rId4595" w:anchor="key-value-data-model" w:history="1">
        <w:r w:rsidRPr="001F7D44">
          <w:rPr>
            <w:rStyle w:val="Hyperlink"/>
            <w:rFonts w:ascii="Segoe UI" w:hAnsi="Segoe UI" w:cs="Segoe UI"/>
            <w:color w:val="0366D6"/>
            <w:sz w:val="26"/>
          </w:rPr>
          <w:t>Key-value Data Model</w:t>
        </w:r>
      </w:hyperlink>
      <w:r w:rsidRPr="001F7D44">
        <w:rPr>
          <w:rFonts w:ascii="Segoe UI" w:hAnsi="Segoe UI" w:cs="Segoe UI"/>
          <w:color w:val="24292E"/>
          <w:sz w:val="26"/>
        </w:rPr>
        <w:t> stores is fairly blurry.</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The latter, being more about the storage format than about the data model, is listed under </w:t>
      </w:r>
      <w:hyperlink r:id="rId4596" w:anchor="columnar-databases" w:history="1">
        <w:r w:rsidRPr="001F7D44">
          <w:rPr>
            <w:rStyle w:val="Hyperlink"/>
            <w:rFonts w:ascii="Segoe UI" w:hAnsi="Segoe UI" w:cs="Segoe UI"/>
            <w:color w:val="0366D6"/>
            <w:sz w:val="26"/>
          </w:rPr>
          <w:t>Columnar Databases</w:t>
        </w:r>
      </w:hyperlink>
      <w:r w:rsidRPr="001F7D44">
        <w:rPr>
          <w:rFonts w:ascii="Segoe UI" w:hAnsi="Segoe UI" w:cs="Segoe UI"/>
          <w:color w:val="24292E"/>
          <w:sz w:val="26"/>
        </w:rPr>
        <w:t>.</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You can read more about this distinction on Prof. Daniel Abadi's blog: </w:t>
      </w:r>
      <w:hyperlink r:id="rId4597" w:history="1">
        <w:r w:rsidRPr="001F7D44">
          <w:rPr>
            <w:rStyle w:val="Hyperlink"/>
            <w:rFonts w:ascii="Segoe UI" w:hAnsi="Segoe UI" w:cs="Segoe UI"/>
            <w:color w:val="0366D6"/>
            <w:sz w:val="26"/>
          </w:rPr>
          <w:t>Distinguishing two major types of Column Stores</w:t>
        </w:r>
      </w:hyperlink>
      <w:r w:rsidRPr="001F7D44">
        <w:rPr>
          <w:rFonts w:ascii="Segoe UI" w:hAnsi="Segoe UI" w:cs="Segoe UI"/>
          <w:color w:val="24292E"/>
          <w:sz w:val="26"/>
        </w:rPr>
        <w:t>.</w:t>
      </w:r>
    </w:p>
    <w:p w:rsidR="00EE0A87" w:rsidRPr="001F7D44" w:rsidRDefault="00EE0A87" w:rsidP="00322184">
      <w:pPr>
        <w:numPr>
          <w:ilvl w:val="0"/>
          <w:numId w:val="256"/>
        </w:numPr>
        <w:spacing w:before="100" w:beforeAutospacing="1" w:after="100" w:afterAutospacing="1" w:line="240" w:lineRule="auto"/>
        <w:rPr>
          <w:rFonts w:ascii="Segoe UI" w:hAnsi="Segoe UI" w:cs="Segoe UI"/>
          <w:color w:val="24292E"/>
          <w:sz w:val="24"/>
        </w:rPr>
      </w:pPr>
      <w:hyperlink r:id="rId4598" w:history="1">
        <w:r w:rsidRPr="001F7D44">
          <w:rPr>
            <w:rStyle w:val="Hyperlink"/>
            <w:rFonts w:ascii="Segoe UI" w:hAnsi="Segoe UI" w:cs="Segoe UI"/>
            <w:color w:val="0366D6"/>
            <w:sz w:val="24"/>
          </w:rPr>
          <w:t>Apache Accumulo</w:t>
        </w:r>
      </w:hyperlink>
      <w:r w:rsidRPr="001F7D44">
        <w:rPr>
          <w:rFonts w:ascii="Segoe UI" w:hAnsi="Segoe UI" w:cs="Segoe UI"/>
          <w:color w:val="24292E"/>
          <w:sz w:val="24"/>
        </w:rPr>
        <w:t> - distributed key/value store, built on Hadoop.</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599" w:history="1">
        <w:r w:rsidRPr="001F7D44">
          <w:rPr>
            <w:rStyle w:val="Hyperlink"/>
            <w:rFonts w:ascii="Segoe UI" w:hAnsi="Segoe UI" w:cs="Segoe UI"/>
            <w:color w:val="0366D6"/>
            <w:sz w:val="24"/>
          </w:rPr>
          <w:t>Apache Cassandra</w:t>
        </w:r>
      </w:hyperlink>
      <w:r w:rsidRPr="001F7D44">
        <w:rPr>
          <w:rFonts w:ascii="Segoe UI" w:hAnsi="Segoe UI" w:cs="Segoe UI"/>
          <w:color w:val="24292E"/>
          <w:sz w:val="24"/>
        </w:rPr>
        <w:t> - column-oriented distributed datastore, inspired by BigTable.</w:t>
      </w:r>
    </w:p>
    <w:p w:rsidR="00EE0A87" w:rsidRPr="001F7D44" w:rsidRDefault="00EE0A87" w:rsidP="00F526AB">
      <w:pPr>
        <w:numPr>
          <w:ilvl w:val="0"/>
          <w:numId w:val="256"/>
        </w:numPr>
        <w:spacing w:before="60" w:after="100" w:afterAutospacing="1" w:line="240" w:lineRule="auto"/>
        <w:rPr>
          <w:rFonts w:ascii="Segoe UI" w:hAnsi="Segoe UI" w:cs="Segoe UI"/>
          <w:color w:val="24292E"/>
          <w:sz w:val="24"/>
        </w:rPr>
      </w:pPr>
      <w:hyperlink r:id="rId4600" w:history="1">
        <w:r w:rsidRPr="001F7D44">
          <w:rPr>
            <w:rStyle w:val="Hyperlink"/>
            <w:rFonts w:ascii="Segoe UI" w:hAnsi="Segoe UI" w:cs="Segoe UI"/>
            <w:color w:val="0366D6"/>
            <w:sz w:val="24"/>
          </w:rPr>
          <w:t>Apache HBase</w:t>
        </w:r>
      </w:hyperlink>
      <w:r w:rsidRPr="001F7D44">
        <w:rPr>
          <w:rFonts w:ascii="Segoe UI" w:hAnsi="Segoe UI" w:cs="Segoe UI"/>
          <w:color w:val="24292E"/>
          <w:sz w:val="24"/>
        </w:rPr>
        <w:t> - column-oriented distributed datastore, inspired by BigTable.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1" w:history="1">
        <w:r w:rsidRPr="001F7D44">
          <w:rPr>
            <w:rStyle w:val="Hyperlink"/>
            <w:rFonts w:ascii="Segoe UI" w:hAnsi="Segoe UI" w:cs="Segoe UI"/>
            <w:color w:val="0366D6"/>
            <w:sz w:val="24"/>
          </w:rPr>
          <w:t>Baidu Tera</w:t>
        </w:r>
      </w:hyperlink>
      <w:r w:rsidRPr="001F7D44">
        <w:rPr>
          <w:rFonts w:ascii="Segoe UI" w:hAnsi="Segoe UI" w:cs="Segoe UI"/>
          <w:color w:val="24292E"/>
          <w:sz w:val="24"/>
        </w:rPr>
        <w:t> - an Internet-scale database, inspired by BigTable.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2" w:history="1">
        <w:r w:rsidRPr="001F7D44">
          <w:rPr>
            <w:rStyle w:val="Hyperlink"/>
            <w:rFonts w:ascii="Segoe UI" w:hAnsi="Segoe UI" w:cs="Segoe UI"/>
            <w:color w:val="0366D6"/>
            <w:sz w:val="24"/>
          </w:rPr>
          <w:t>Facebook HydraBase</w:t>
        </w:r>
      </w:hyperlink>
      <w:r w:rsidRPr="001F7D44">
        <w:rPr>
          <w:rFonts w:ascii="Segoe UI" w:hAnsi="Segoe UI" w:cs="Segoe UI"/>
          <w:color w:val="24292E"/>
          <w:sz w:val="24"/>
        </w:rPr>
        <w:t> - evolution of HBase made by Facebook.</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3" w:history="1">
        <w:r w:rsidRPr="001F7D44">
          <w:rPr>
            <w:rStyle w:val="Hyperlink"/>
            <w:rFonts w:ascii="Segoe UI" w:hAnsi="Segoe UI" w:cs="Segoe UI"/>
            <w:color w:val="0366D6"/>
            <w:sz w:val="24"/>
          </w:rPr>
          <w:t>Google BigTable</w:t>
        </w:r>
      </w:hyperlink>
      <w:r w:rsidRPr="001F7D44">
        <w:rPr>
          <w:rFonts w:ascii="Segoe UI" w:hAnsi="Segoe UI" w:cs="Segoe UI"/>
          <w:color w:val="24292E"/>
          <w:sz w:val="24"/>
        </w:rPr>
        <w:t> - column-oriented distributed datastore.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4" w:history="1">
        <w:r w:rsidRPr="001F7D44">
          <w:rPr>
            <w:rStyle w:val="Hyperlink"/>
            <w:rFonts w:ascii="Segoe UI" w:hAnsi="Segoe UI" w:cs="Segoe UI"/>
            <w:color w:val="0366D6"/>
            <w:sz w:val="24"/>
          </w:rPr>
          <w:t>Google Cloud Datastore</w:t>
        </w:r>
      </w:hyperlink>
      <w:r w:rsidRPr="001F7D44">
        <w:rPr>
          <w:rFonts w:ascii="Segoe UI" w:hAnsi="Segoe UI" w:cs="Segoe UI"/>
          <w:color w:val="24292E"/>
          <w:sz w:val="24"/>
        </w:rPr>
        <w:t> - is a fully managed, schemaless database for storing non-relational data over BigTable.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5" w:history="1">
        <w:r w:rsidRPr="001F7D44">
          <w:rPr>
            <w:rStyle w:val="Hyperlink"/>
            <w:rFonts w:ascii="Segoe UI" w:hAnsi="Segoe UI" w:cs="Segoe UI"/>
            <w:color w:val="0366D6"/>
            <w:sz w:val="24"/>
          </w:rPr>
          <w:t>Hypertable</w:t>
        </w:r>
      </w:hyperlink>
      <w:r w:rsidRPr="001F7D44">
        <w:rPr>
          <w:rFonts w:ascii="Segoe UI" w:hAnsi="Segoe UI" w:cs="Segoe UI"/>
          <w:color w:val="24292E"/>
          <w:sz w:val="24"/>
        </w:rPr>
        <w:t> - column-oriented distributed datastore, inspired by BigTable.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6" w:history="1">
        <w:r w:rsidRPr="001F7D44">
          <w:rPr>
            <w:rStyle w:val="Hyperlink"/>
            <w:rFonts w:ascii="Segoe UI" w:hAnsi="Segoe UI" w:cs="Segoe UI"/>
            <w:color w:val="0366D6"/>
            <w:sz w:val="24"/>
          </w:rPr>
          <w:t>InfiniDB</w:t>
        </w:r>
      </w:hyperlink>
      <w:r w:rsidRPr="001F7D44">
        <w:rPr>
          <w:rFonts w:ascii="Segoe UI" w:hAnsi="Segoe UI" w:cs="Segoe UI"/>
          <w:color w:val="24292E"/>
          <w:sz w:val="24"/>
        </w:rPr>
        <w:t> - is accessed through a MySQL interface and use massive parallel processing to parallelize queries.</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7" w:history="1">
        <w:r w:rsidRPr="001F7D44">
          <w:rPr>
            <w:rStyle w:val="Hyperlink"/>
            <w:rFonts w:ascii="Segoe UI" w:hAnsi="Segoe UI" w:cs="Segoe UI"/>
            <w:color w:val="0366D6"/>
            <w:sz w:val="24"/>
          </w:rPr>
          <w:t>Tephra</w:t>
        </w:r>
      </w:hyperlink>
      <w:r w:rsidRPr="001F7D44">
        <w:rPr>
          <w:rFonts w:ascii="Segoe UI" w:hAnsi="Segoe UI" w:cs="Segoe UI"/>
          <w:color w:val="24292E"/>
          <w:sz w:val="24"/>
        </w:rPr>
        <w:t> - Transactions for HBase.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8" w:history="1">
        <w:r w:rsidRPr="001F7D44">
          <w:rPr>
            <w:rStyle w:val="Hyperlink"/>
            <w:rFonts w:ascii="Segoe UI" w:hAnsi="Segoe UI" w:cs="Segoe UI"/>
            <w:color w:val="0366D6"/>
            <w:sz w:val="24"/>
          </w:rPr>
          <w:t>Twitter Manhattan</w:t>
        </w:r>
      </w:hyperlink>
      <w:r w:rsidRPr="001F7D44">
        <w:rPr>
          <w:rFonts w:ascii="Segoe UI" w:hAnsi="Segoe UI" w:cs="Segoe UI"/>
          <w:color w:val="24292E"/>
          <w:sz w:val="24"/>
        </w:rPr>
        <w:t> - real-time, multi-tenant distributed database for Twitter scale.</w:t>
      </w:r>
    </w:p>
    <w:p w:rsidR="00EE0A87" w:rsidRPr="001F7D44" w:rsidRDefault="00EE0A87" w:rsidP="00322184">
      <w:pPr>
        <w:numPr>
          <w:ilvl w:val="0"/>
          <w:numId w:val="256"/>
        </w:numPr>
        <w:spacing w:before="60" w:after="100" w:afterAutospacing="1" w:line="240" w:lineRule="auto"/>
        <w:rPr>
          <w:rFonts w:ascii="Segoe UI" w:hAnsi="Segoe UI" w:cs="Segoe UI"/>
          <w:color w:val="24292E"/>
          <w:sz w:val="24"/>
        </w:rPr>
      </w:pPr>
      <w:hyperlink r:id="rId4609" w:history="1">
        <w:r w:rsidRPr="001F7D44">
          <w:rPr>
            <w:rStyle w:val="Hyperlink"/>
            <w:rFonts w:ascii="Segoe UI" w:hAnsi="Segoe UI" w:cs="Segoe UI"/>
            <w:color w:val="0366D6"/>
            <w:sz w:val="24"/>
          </w:rPr>
          <w:t>ScyllaDB</w:t>
        </w:r>
      </w:hyperlink>
      <w:r w:rsidRPr="001F7D44">
        <w:rPr>
          <w:rFonts w:ascii="Segoe UI" w:hAnsi="Segoe UI" w:cs="Segoe UI"/>
          <w:color w:val="24292E"/>
          <w:sz w:val="24"/>
        </w:rPr>
        <w:t> - column-oriented distributed datastore written in C++, totally compatible with Apache Cassandra.</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Key-value Data Model</w:t>
      </w:r>
    </w:p>
    <w:p w:rsidR="00EE0A87" w:rsidRPr="001F7D44" w:rsidRDefault="00EE0A87" w:rsidP="00322184">
      <w:pPr>
        <w:numPr>
          <w:ilvl w:val="0"/>
          <w:numId w:val="257"/>
        </w:numPr>
        <w:spacing w:before="100" w:beforeAutospacing="1" w:after="100" w:afterAutospacing="1" w:line="240" w:lineRule="auto"/>
        <w:rPr>
          <w:rFonts w:ascii="Segoe UI" w:hAnsi="Segoe UI" w:cs="Segoe UI"/>
          <w:color w:val="24292E"/>
          <w:sz w:val="24"/>
        </w:rPr>
      </w:pPr>
      <w:hyperlink r:id="rId4610" w:history="1">
        <w:r w:rsidRPr="001F7D44">
          <w:rPr>
            <w:rStyle w:val="Hyperlink"/>
            <w:rFonts w:ascii="Segoe UI" w:hAnsi="Segoe UI" w:cs="Segoe UI"/>
            <w:color w:val="0366D6"/>
            <w:sz w:val="24"/>
          </w:rPr>
          <w:t>Aerospike</w:t>
        </w:r>
      </w:hyperlink>
      <w:r w:rsidRPr="001F7D44">
        <w:rPr>
          <w:rFonts w:ascii="Segoe UI" w:hAnsi="Segoe UI" w:cs="Segoe UI"/>
          <w:color w:val="24292E"/>
          <w:sz w:val="24"/>
        </w:rPr>
        <w:t> - NoSQL flash-optimized, in-memory. Open source and "Server code in 'C' (not Java or Erlang) precisely tuned to avoid context switching and memory copies."</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1" w:history="1">
        <w:r w:rsidRPr="001F7D44">
          <w:rPr>
            <w:rStyle w:val="Hyperlink"/>
            <w:rFonts w:ascii="Segoe UI" w:hAnsi="Segoe UI" w:cs="Segoe UI"/>
            <w:color w:val="0366D6"/>
            <w:sz w:val="24"/>
          </w:rPr>
          <w:t>Amazon DynamoDB</w:t>
        </w:r>
      </w:hyperlink>
      <w:r w:rsidRPr="001F7D44">
        <w:rPr>
          <w:rFonts w:ascii="Segoe UI" w:hAnsi="Segoe UI" w:cs="Segoe UI"/>
          <w:color w:val="24292E"/>
          <w:sz w:val="24"/>
        </w:rPr>
        <w:t> - distributed key/value store, implementation of Dynamo paper.</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2" w:history="1">
        <w:r w:rsidRPr="001F7D44">
          <w:rPr>
            <w:rStyle w:val="Hyperlink"/>
            <w:rFonts w:ascii="Segoe UI" w:hAnsi="Segoe UI" w:cs="Segoe UI"/>
            <w:color w:val="0366D6"/>
            <w:sz w:val="24"/>
          </w:rPr>
          <w:t>Badger</w:t>
        </w:r>
      </w:hyperlink>
      <w:r w:rsidRPr="001F7D44">
        <w:rPr>
          <w:rFonts w:ascii="Segoe UI" w:hAnsi="Segoe UI" w:cs="Segoe UI"/>
          <w:color w:val="24292E"/>
          <w:sz w:val="24"/>
        </w:rPr>
        <w:t> - a fast, simple, efficient, and persistent key-value store written natively in Go.</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3" w:history="1">
        <w:r w:rsidRPr="001F7D44">
          <w:rPr>
            <w:rStyle w:val="Hyperlink"/>
            <w:rFonts w:ascii="Segoe UI" w:hAnsi="Segoe UI" w:cs="Segoe UI"/>
            <w:color w:val="0366D6"/>
            <w:sz w:val="24"/>
          </w:rPr>
          <w:t>Bolt</w:t>
        </w:r>
      </w:hyperlink>
      <w:r w:rsidRPr="001F7D44">
        <w:rPr>
          <w:rFonts w:ascii="Segoe UI" w:hAnsi="Segoe UI" w:cs="Segoe UI"/>
          <w:color w:val="24292E"/>
          <w:sz w:val="24"/>
        </w:rPr>
        <w:t> - an embedded key-value database for Go.</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4" w:history="1">
        <w:r w:rsidRPr="001F7D44">
          <w:rPr>
            <w:rStyle w:val="Hyperlink"/>
            <w:rFonts w:ascii="Segoe UI" w:hAnsi="Segoe UI" w:cs="Segoe UI"/>
            <w:color w:val="0366D6"/>
            <w:sz w:val="24"/>
          </w:rPr>
          <w:t>BTDB</w:t>
        </w:r>
      </w:hyperlink>
      <w:r w:rsidRPr="001F7D44">
        <w:rPr>
          <w:rFonts w:ascii="Segoe UI" w:hAnsi="Segoe UI" w:cs="Segoe UI"/>
          <w:color w:val="24292E"/>
          <w:sz w:val="24"/>
        </w:rPr>
        <w:t> - Key Value Database in .Net with Object DB Layer, RPC, dynamic IL and much more</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5" w:history="1">
        <w:r w:rsidRPr="001F7D44">
          <w:rPr>
            <w:rStyle w:val="Hyperlink"/>
            <w:rFonts w:ascii="Segoe UI" w:hAnsi="Segoe UI" w:cs="Segoe UI"/>
            <w:color w:val="0366D6"/>
            <w:sz w:val="24"/>
          </w:rPr>
          <w:t>BuntDB</w:t>
        </w:r>
      </w:hyperlink>
      <w:r w:rsidRPr="001F7D44">
        <w:rPr>
          <w:rFonts w:ascii="Segoe UI" w:hAnsi="Segoe UI" w:cs="Segoe UI"/>
          <w:color w:val="24292E"/>
          <w:sz w:val="24"/>
        </w:rPr>
        <w:t> - a fast, embeddable, in-memory key/value database for Go with custom indexing and geospatial support.</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6" w:history="1">
        <w:r w:rsidRPr="001F7D44">
          <w:rPr>
            <w:rStyle w:val="Hyperlink"/>
            <w:rFonts w:ascii="Segoe UI" w:hAnsi="Segoe UI" w:cs="Segoe UI"/>
            <w:color w:val="0366D6"/>
            <w:sz w:val="24"/>
          </w:rPr>
          <w:t>Edis</w:t>
        </w:r>
      </w:hyperlink>
      <w:r w:rsidRPr="001F7D44">
        <w:rPr>
          <w:rFonts w:ascii="Segoe UI" w:hAnsi="Segoe UI" w:cs="Segoe UI"/>
          <w:color w:val="24292E"/>
          <w:sz w:val="24"/>
        </w:rPr>
        <w:t> - is a protocol-compatible Server replacement for Redis.</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7" w:history="1">
        <w:r w:rsidRPr="001F7D44">
          <w:rPr>
            <w:rStyle w:val="Hyperlink"/>
            <w:rFonts w:ascii="Segoe UI" w:hAnsi="Segoe UI" w:cs="Segoe UI"/>
            <w:color w:val="0366D6"/>
            <w:sz w:val="24"/>
          </w:rPr>
          <w:t>ElephantDB</w:t>
        </w:r>
      </w:hyperlink>
      <w:r w:rsidRPr="001F7D44">
        <w:rPr>
          <w:rFonts w:ascii="Segoe UI" w:hAnsi="Segoe UI" w:cs="Segoe UI"/>
          <w:color w:val="24292E"/>
          <w:sz w:val="24"/>
        </w:rPr>
        <w:t> - Distributed database specialized in exporting data from Hadoop.</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8" w:history="1">
        <w:r w:rsidRPr="001F7D44">
          <w:rPr>
            <w:rStyle w:val="Hyperlink"/>
            <w:rFonts w:ascii="Segoe UI" w:hAnsi="Segoe UI" w:cs="Segoe UI"/>
            <w:color w:val="0366D6"/>
            <w:sz w:val="24"/>
          </w:rPr>
          <w:t>EventStore</w:t>
        </w:r>
      </w:hyperlink>
      <w:r w:rsidRPr="001F7D44">
        <w:rPr>
          <w:rFonts w:ascii="Segoe UI" w:hAnsi="Segoe UI" w:cs="Segoe UI"/>
          <w:color w:val="24292E"/>
          <w:sz w:val="24"/>
        </w:rPr>
        <w:t> - distributed time series database.</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19" w:history="1">
        <w:r w:rsidRPr="001F7D44">
          <w:rPr>
            <w:rStyle w:val="Hyperlink"/>
            <w:rFonts w:ascii="Segoe UI" w:hAnsi="Segoe UI" w:cs="Segoe UI"/>
            <w:color w:val="0366D6"/>
            <w:sz w:val="24"/>
          </w:rPr>
          <w:t>GridDB</w:t>
        </w:r>
      </w:hyperlink>
      <w:r w:rsidRPr="001F7D44">
        <w:rPr>
          <w:rFonts w:ascii="Segoe UI" w:hAnsi="Segoe UI" w:cs="Segoe UI"/>
          <w:color w:val="24292E"/>
          <w:sz w:val="24"/>
        </w:rPr>
        <w:t> - suitable for sensor data stored in a timeseries.</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0" w:history="1">
        <w:r w:rsidRPr="001F7D44">
          <w:rPr>
            <w:rStyle w:val="Hyperlink"/>
            <w:rFonts w:ascii="Segoe UI" w:hAnsi="Segoe UI" w:cs="Segoe UI"/>
            <w:color w:val="0366D6"/>
            <w:sz w:val="24"/>
          </w:rPr>
          <w:t>HyperDex</w:t>
        </w:r>
      </w:hyperlink>
      <w:r w:rsidRPr="001F7D44">
        <w:rPr>
          <w:rFonts w:ascii="Segoe UI" w:hAnsi="Segoe UI" w:cs="Segoe UI"/>
          <w:color w:val="24292E"/>
          <w:sz w:val="24"/>
        </w:rPr>
        <w:t> - a scalable, next generation key-value and document store with a wide array of features, including consistency, fault tolerance and high performance.</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1" w:history="1">
        <w:r w:rsidRPr="001F7D44">
          <w:rPr>
            <w:rStyle w:val="Hyperlink"/>
            <w:rFonts w:ascii="Segoe UI" w:hAnsi="Segoe UI" w:cs="Segoe UI"/>
            <w:color w:val="0366D6"/>
            <w:sz w:val="24"/>
          </w:rPr>
          <w:t>LinkedIn Krati</w:t>
        </w:r>
      </w:hyperlink>
      <w:r w:rsidRPr="001F7D44">
        <w:rPr>
          <w:rFonts w:ascii="Segoe UI" w:hAnsi="Segoe UI" w:cs="Segoe UI"/>
          <w:color w:val="24292E"/>
          <w:sz w:val="24"/>
        </w:rPr>
        <w:t> - is a simple persistent data store with very low latency and high throughput.</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2" w:history="1">
        <w:r w:rsidRPr="001F7D44">
          <w:rPr>
            <w:rStyle w:val="Hyperlink"/>
            <w:rFonts w:ascii="Segoe UI" w:hAnsi="Segoe UI" w:cs="Segoe UI"/>
            <w:color w:val="0366D6"/>
            <w:sz w:val="24"/>
          </w:rPr>
          <w:t>Linkedin Voldemort</w:t>
        </w:r>
      </w:hyperlink>
      <w:r w:rsidRPr="001F7D44">
        <w:rPr>
          <w:rFonts w:ascii="Segoe UI" w:hAnsi="Segoe UI" w:cs="Segoe UI"/>
          <w:color w:val="24292E"/>
          <w:sz w:val="24"/>
        </w:rPr>
        <w:t> - distributed key/value storage system.</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3" w:history="1">
        <w:r w:rsidRPr="001F7D44">
          <w:rPr>
            <w:rStyle w:val="Hyperlink"/>
            <w:rFonts w:ascii="Segoe UI" w:hAnsi="Segoe UI" w:cs="Segoe UI"/>
            <w:color w:val="0366D6"/>
            <w:sz w:val="24"/>
          </w:rPr>
          <w:t>Oracle NoSQL Database</w:t>
        </w:r>
      </w:hyperlink>
      <w:r w:rsidRPr="001F7D44">
        <w:rPr>
          <w:rFonts w:ascii="Segoe UI" w:hAnsi="Segoe UI" w:cs="Segoe UI"/>
          <w:color w:val="24292E"/>
          <w:sz w:val="24"/>
        </w:rPr>
        <w:t> - distributed key-value database by Oracle Corporation.</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4" w:history="1">
        <w:r w:rsidRPr="001F7D44">
          <w:rPr>
            <w:rStyle w:val="Hyperlink"/>
            <w:rFonts w:ascii="Segoe UI" w:hAnsi="Segoe UI" w:cs="Segoe UI"/>
            <w:color w:val="0366D6"/>
            <w:sz w:val="24"/>
          </w:rPr>
          <w:t>Redis</w:t>
        </w:r>
      </w:hyperlink>
      <w:r w:rsidRPr="001F7D44">
        <w:rPr>
          <w:rFonts w:ascii="Segoe UI" w:hAnsi="Segoe UI" w:cs="Segoe UI"/>
          <w:color w:val="24292E"/>
          <w:sz w:val="24"/>
        </w:rPr>
        <w:t> - in memory key value datastore.</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5" w:history="1">
        <w:r w:rsidRPr="001F7D44">
          <w:rPr>
            <w:rStyle w:val="Hyperlink"/>
            <w:rFonts w:ascii="Segoe UI" w:hAnsi="Segoe UI" w:cs="Segoe UI"/>
            <w:color w:val="0366D6"/>
            <w:sz w:val="24"/>
          </w:rPr>
          <w:t>Riak</w:t>
        </w:r>
      </w:hyperlink>
      <w:r w:rsidRPr="001F7D44">
        <w:rPr>
          <w:rFonts w:ascii="Segoe UI" w:hAnsi="Segoe UI" w:cs="Segoe UI"/>
          <w:color w:val="24292E"/>
          <w:sz w:val="24"/>
        </w:rPr>
        <w:t> - a decentralized datastore.</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6" w:history="1">
        <w:r w:rsidRPr="001F7D44">
          <w:rPr>
            <w:rStyle w:val="Hyperlink"/>
            <w:rFonts w:ascii="Segoe UI" w:hAnsi="Segoe UI" w:cs="Segoe UI"/>
            <w:color w:val="0366D6"/>
            <w:sz w:val="24"/>
          </w:rPr>
          <w:t>Storehaus</w:t>
        </w:r>
      </w:hyperlink>
      <w:r w:rsidRPr="001F7D44">
        <w:rPr>
          <w:rFonts w:ascii="Segoe UI" w:hAnsi="Segoe UI" w:cs="Segoe UI"/>
          <w:color w:val="24292E"/>
          <w:sz w:val="24"/>
        </w:rPr>
        <w:t> - library to work with asynchronous key value stores, by Twitter.</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7" w:history="1">
        <w:r w:rsidRPr="001F7D44">
          <w:rPr>
            <w:rStyle w:val="Hyperlink"/>
            <w:rFonts w:ascii="Segoe UI" w:hAnsi="Segoe UI" w:cs="Segoe UI"/>
            <w:color w:val="0366D6"/>
            <w:sz w:val="24"/>
          </w:rPr>
          <w:t>SummitDB</w:t>
        </w:r>
      </w:hyperlink>
      <w:r w:rsidRPr="001F7D44">
        <w:rPr>
          <w:rFonts w:ascii="Segoe UI" w:hAnsi="Segoe UI" w:cs="Segoe UI"/>
          <w:color w:val="24292E"/>
          <w:sz w:val="24"/>
        </w:rPr>
        <w:t> - an in-memory, NoSQL key/value database, with disk persistance and using the Raft consensus algorithm.</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8" w:history="1">
        <w:r w:rsidRPr="001F7D44">
          <w:rPr>
            <w:rStyle w:val="Hyperlink"/>
            <w:rFonts w:ascii="Segoe UI" w:hAnsi="Segoe UI" w:cs="Segoe UI"/>
            <w:color w:val="0366D6"/>
            <w:sz w:val="24"/>
          </w:rPr>
          <w:t>Tarantool</w:t>
        </w:r>
      </w:hyperlink>
      <w:r w:rsidRPr="001F7D44">
        <w:rPr>
          <w:rFonts w:ascii="Segoe UI" w:hAnsi="Segoe UI" w:cs="Segoe UI"/>
          <w:color w:val="24292E"/>
          <w:sz w:val="24"/>
        </w:rPr>
        <w:t> - an efficient NoSQL database and a Lua application server.</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29" w:history="1">
        <w:r w:rsidRPr="001F7D44">
          <w:rPr>
            <w:rStyle w:val="Hyperlink"/>
            <w:rFonts w:ascii="Segoe UI" w:hAnsi="Segoe UI" w:cs="Segoe UI"/>
            <w:color w:val="0366D6"/>
            <w:sz w:val="24"/>
          </w:rPr>
          <w:t>TiKV</w:t>
        </w:r>
      </w:hyperlink>
      <w:r w:rsidRPr="001F7D44">
        <w:rPr>
          <w:rFonts w:ascii="Segoe UI" w:hAnsi="Segoe UI" w:cs="Segoe UI"/>
          <w:color w:val="24292E"/>
          <w:sz w:val="24"/>
        </w:rPr>
        <w:t> - a distributed key-value database powered by Rust and inspired by Google Spanner and HBase.</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30" w:history="1">
        <w:r w:rsidRPr="001F7D44">
          <w:rPr>
            <w:rStyle w:val="Hyperlink"/>
            <w:rFonts w:ascii="Segoe UI" w:hAnsi="Segoe UI" w:cs="Segoe UI"/>
            <w:color w:val="0366D6"/>
            <w:sz w:val="24"/>
          </w:rPr>
          <w:t>Tile38</w:t>
        </w:r>
      </w:hyperlink>
      <w:r w:rsidRPr="001F7D44">
        <w:rPr>
          <w:rFonts w:ascii="Segoe UI" w:hAnsi="Segoe UI" w:cs="Segoe UI"/>
          <w:color w:val="24292E"/>
          <w:sz w:val="24"/>
        </w:rPr>
        <w:t> - a geolocation data store, spatial index, and realtime geofence, supporting a variety of object types including latitude/longitude points, bounding boxes, XYZ tiles, Geohashes, and GeoJSON</w:t>
      </w:r>
    </w:p>
    <w:p w:rsidR="00EE0A87" w:rsidRPr="001F7D44" w:rsidRDefault="00EE0A87" w:rsidP="00322184">
      <w:pPr>
        <w:numPr>
          <w:ilvl w:val="0"/>
          <w:numId w:val="257"/>
        </w:numPr>
        <w:spacing w:before="60" w:after="100" w:afterAutospacing="1" w:line="240" w:lineRule="auto"/>
        <w:rPr>
          <w:rFonts w:ascii="Segoe UI" w:hAnsi="Segoe UI" w:cs="Segoe UI"/>
          <w:color w:val="24292E"/>
          <w:sz w:val="24"/>
        </w:rPr>
      </w:pPr>
      <w:hyperlink r:id="rId4631" w:history="1">
        <w:r w:rsidRPr="001F7D44">
          <w:rPr>
            <w:rStyle w:val="Hyperlink"/>
            <w:rFonts w:ascii="Segoe UI" w:hAnsi="Segoe UI" w:cs="Segoe UI"/>
            <w:color w:val="0366D6"/>
            <w:sz w:val="24"/>
          </w:rPr>
          <w:t>TreodeDB</w:t>
        </w:r>
      </w:hyperlink>
      <w:r w:rsidRPr="001F7D44">
        <w:rPr>
          <w:rFonts w:ascii="Segoe UI" w:hAnsi="Segoe UI" w:cs="Segoe UI"/>
          <w:color w:val="24292E"/>
          <w:sz w:val="24"/>
        </w:rPr>
        <w:t> - key-value store that's replicated and sharded and provides atomic multirow writes.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Graph Data Model</w:t>
      </w:r>
    </w:p>
    <w:p w:rsidR="00EE0A87" w:rsidRPr="001F7D44" w:rsidRDefault="00EE0A87" w:rsidP="00322184">
      <w:pPr>
        <w:numPr>
          <w:ilvl w:val="0"/>
          <w:numId w:val="258"/>
        </w:numPr>
        <w:spacing w:before="100" w:beforeAutospacing="1" w:after="100" w:afterAutospacing="1" w:line="240" w:lineRule="auto"/>
        <w:rPr>
          <w:rFonts w:ascii="Segoe UI" w:hAnsi="Segoe UI" w:cs="Segoe UI"/>
          <w:color w:val="24292E"/>
          <w:sz w:val="24"/>
        </w:rPr>
      </w:pPr>
      <w:hyperlink r:id="rId4632" w:history="1">
        <w:r w:rsidRPr="001F7D44">
          <w:rPr>
            <w:rStyle w:val="Hyperlink"/>
            <w:rFonts w:ascii="Segoe UI" w:hAnsi="Segoe UI" w:cs="Segoe UI"/>
            <w:color w:val="0366D6"/>
            <w:sz w:val="24"/>
          </w:rPr>
          <w:t>AgensGraph</w:t>
        </w:r>
      </w:hyperlink>
      <w:r w:rsidRPr="001F7D44">
        <w:rPr>
          <w:rFonts w:ascii="Segoe UI" w:hAnsi="Segoe UI" w:cs="Segoe UI"/>
          <w:color w:val="24292E"/>
          <w:sz w:val="24"/>
        </w:rPr>
        <w:t> - a new generation multi-model graph database for the modern complex data environment.</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3" w:history="1">
        <w:r w:rsidRPr="001F7D44">
          <w:rPr>
            <w:rStyle w:val="Hyperlink"/>
            <w:rFonts w:ascii="Segoe UI" w:hAnsi="Segoe UI" w:cs="Segoe UI"/>
            <w:color w:val="0366D6"/>
            <w:sz w:val="24"/>
          </w:rPr>
          <w:t>Apache Giraph</w:t>
        </w:r>
      </w:hyperlink>
      <w:r w:rsidRPr="001F7D44">
        <w:rPr>
          <w:rFonts w:ascii="Segoe UI" w:hAnsi="Segoe UI" w:cs="Segoe UI"/>
          <w:color w:val="24292E"/>
          <w:sz w:val="24"/>
        </w:rPr>
        <w:t> - implementation of Pregel, based on Hadoop.</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4" w:history="1">
        <w:r w:rsidRPr="001F7D44">
          <w:rPr>
            <w:rStyle w:val="Hyperlink"/>
            <w:rFonts w:ascii="Segoe UI" w:hAnsi="Segoe UI" w:cs="Segoe UI"/>
            <w:color w:val="0366D6"/>
            <w:sz w:val="24"/>
          </w:rPr>
          <w:t>Apache Spark Bagel</w:t>
        </w:r>
      </w:hyperlink>
      <w:r w:rsidRPr="001F7D44">
        <w:rPr>
          <w:rFonts w:ascii="Segoe UI" w:hAnsi="Segoe UI" w:cs="Segoe UI"/>
          <w:color w:val="24292E"/>
          <w:sz w:val="24"/>
        </w:rPr>
        <w:t> - implementation of Pregel, part of Spark.</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5" w:history="1">
        <w:r w:rsidRPr="001F7D44">
          <w:rPr>
            <w:rStyle w:val="Hyperlink"/>
            <w:rFonts w:ascii="Segoe UI" w:hAnsi="Segoe UI" w:cs="Segoe UI"/>
            <w:color w:val="0366D6"/>
            <w:sz w:val="24"/>
          </w:rPr>
          <w:t>ArangoDB</w:t>
        </w:r>
      </w:hyperlink>
      <w:r w:rsidRPr="001F7D44">
        <w:rPr>
          <w:rFonts w:ascii="Segoe UI" w:hAnsi="Segoe UI" w:cs="Segoe UI"/>
          <w:color w:val="24292E"/>
          <w:sz w:val="24"/>
        </w:rPr>
        <w:t> - multi model distributed database.</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6" w:history="1">
        <w:r w:rsidRPr="001F7D44">
          <w:rPr>
            <w:rStyle w:val="Hyperlink"/>
            <w:rFonts w:ascii="Segoe UI" w:hAnsi="Segoe UI" w:cs="Segoe UI"/>
            <w:color w:val="0366D6"/>
            <w:sz w:val="24"/>
          </w:rPr>
          <w:t>DGraph</w:t>
        </w:r>
      </w:hyperlink>
      <w:r w:rsidRPr="001F7D44">
        <w:rPr>
          <w:rFonts w:ascii="Segoe UI" w:hAnsi="Segoe UI" w:cs="Segoe UI"/>
          <w:color w:val="24292E"/>
          <w:sz w:val="24"/>
        </w:rPr>
        <w:t> - A scalable, distributed, low latency, high throughput graph database aimed at providing Google production level scale and throughput, with low enough latency to be serving real time user queries, over terabytes of structured data.</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7" w:history="1">
        <w:r w:rsidRPr="001F7D44">
          <w:rPr>
            <w:rStyle w:val="Hyperlink"/>
            <w:rFonts w:ascii="Segoe UI" w:hAnsi="Segoe UI" w:cs="Segoe UI"/>
            <w:color w:val="0366D6"/>
            <w:sz w:val="24"/>
          </w:rPr>
          <w:t>EliasDB</w:t>
        </w:r>
      </w:hyperlink>
      <w:r w:rsidRPr="001F7D44">
        <w:rPr>
          <w:rFonts w:ascii="Segoe UI" w:hAnsi="Segoe UI" w:cs="Segoe UI"/>
          <w:color w:val="24292E"/>
          <w:sz w:val="24"/>
        </w:rPr>
        <w:t> - a lightweight graph based database that does not require any third-party libraries.</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8" w:history="1">
        <w:r w:rsidRPr="001F7D44">
          <w:rPr>
            <w:rStyle w:val="Hyperlink"/>
            <w:rFonts w:ascii="Segoe UI" w:hAnsi="Segoe UI" w:cs="Segoe UI"/>
            <w:color w:val="0366D6"/>
            <w:sz w:val="24"/>
          </w:rPr>
          <w:t>Facebook TAO</w:t>
        </w:r>
      </w:hyperlink>
      <w:r w:rsidRPr="001F7D44">
        <w:rPr>
          <w:rFonts w:ascii="Segoe UI" w:hAnsi="Segoe UI" w:cs="Segoe UI"/>
          <w:color w:val="24292E"/>
          <w:sz w:val="24"/>
        </w:rPr>
        <w:t> - TAO is the distributed data store that is widely used at facebook to store and serve the social graph.</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39" w:history="1">
        <w:r w:rsidRPr="001F7D44">
          <w:rPr>
            <w:rStyle w:val="Hyperlink"/>
            <w:rFonts w:ascii="Segoe UI" w:hAnsi="Segoe UI" w:cs="Segoe UI"/>
            <w:color w:val="0366D6"/>
            <w:sz w:val="24"/>
          </w:rPr>
          <w:t>GCHQ Gaffer</w:t>
        </w:r>
      </w:hyperlink>
      <w:r w:rsidRPr="001F7D44">
        <w:rPr>
          <w:rFonts w:ascii="Segoe UI" w:hAnsi="Segoe UI" w:cs="Segoe UI"/>
          <w:color w:val="24292E"/>
          <w:sz w:val="24"/>
        </w:rPr>
        <w:t> - Gaffer by GCHQ is a framework that makes it easy to store large-scale graphs in which the nodes and edges have statistics.</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0" w:history="1">
        <w:r w:rsidRPr="001F7D44">
          <w:rPr>
            <w:rStyle w:val="Hyperlink"/>
            <w:rFonts w:ascii="Segoe UI" w:hAnsi="Segoe UI" w:cs="Segoe UI"/>
            <w:color w:val="0366D6"/>
            <w:sz w:val="24"/>
          </w:rPr>
          <w:t>Google Cayley</w:t>
        </w:r>
      </w:hyperlink>
      <w:r w:rsidRPr="001F7D44">
        <w:rPr>
          <w:rFonts w:ascii="Segoe UI" w:hAnsi="Segoe UI" w:cs="Segoe UI"/>
          <w:color w:val="24292E"/>
          <w:sz w:val="24"/>
        </w:rPr>
        <w:t> - open-source graph database.</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1" w:history="1">
        <w:r w:rsidRPr="001F7D44">
          <w:rPr>
            <w:rStyle w:val="Hyperlink"/>
            <w:rFonts w:ascii="Segoe UI" w:hAnsi="Segoe UI" w:cs="Segoe UI"/>
            <w:color w:val="0366D6"/>
            <w:sz w:val="24"/>
          </w:rPr>
          <w:t>Google Pregel</w:t>
        </w:r>
      </w:hyperlink>
      <w:r w:rsidRPr="001F7D44">
        <w:rPr>
          <w:rFonts w:ascii="Segoe UI" w:hAnsi="Segoe UI" w:cs="Segoe UI"/>
          <w:color w:val="24292E"/>
          <w:sz w:val="24"/>
        </w:rPr>
        <w:t> - graph processing framework.</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2" w:history="1">
        <w:r w:rsidRPr="001F7D44">
          <w:rPr>
            <w:rStyle w:val="Hyperlink"/>
            <w:rFonts w:ascii="Segoe UI" w:hAnsi="Segoe UI" w:cs="Segoe UI"/>
            <w:color w:val="0366D6"/>
            <w:sz w:val="24"/>
          </w:rPr>
          <w:t>GraphLab PowerGraph</w:t>
        </w:r>
      </w:hyperlink>
      <w:r w:rsidRPr="001F7D44">
        <w:rPr>
          <w:rFonts w:ascii="Segoe UI" w:hAnsi="Segoe UI" w:cs="Segoe UI"/>
          <w:color w:val="24292E"/>
          <w:sz w:val="24"/>
        </w:rPr>
        <w:t> - a core C++ GraphLab API and a collection of high-performance machine learning and data mining toolkits built on top of the GraphLab API.</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3" w:history="1">
        <w:r w:rsidRPr="001F7D44">
          <w:rPr>
            <w:rStyle w:val="Hyperlink"/>
            <w:rFonts w:ascii="Segoe UI" w:hAnsi="Segoe UI" w:cs="Segoe UI"/>
            <w:color w:val="0366D6"/>
            <w:sz w:val="24"/>
          </w:rPr>
          <w:t>GraphX</w:t>
        </w:r>
      </w:hyperlink>
      <w:r w:rsidRPr="001F7D44">
        <w:rPr>
          <w:rFonts w:ascii="Segoe UI" w:hAnsi="Segoe UI" w:cs="Segoe UI"/>
          <w:color w:val="24292E"/>
          <w:sz w:val="24"/>
        </w:rPr>
        <w:t> - resilient Distributed Graph System on Spark.</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4" w:history="1">
        <w:r w:rsidRPr="001F7D44">
          <w:rPr>
            <w:rStyle w:val="Hyperlink"/>
            <w:rFonts w:ascii="Segoe UI" w:hAnsi="Segoe UI" w:cs="Segoe UI"/>
            <w:color w:val="0366D6"/>
            <w:sz w:val="24"/>
          </w:rPr>
          <w:t>Gremlin</w:t>
        </w:r>
      </w:hyperlink>
      <w:r w:rsidRPr="001F7D44">
        <w:rPr>
          <w:rFonts w:ascii="Segoe UI" w:hAnsi="Segoe UI" w:cs="Segoe UI"/>
          <w:color w:val="24292E"/>
          <w:sz w:val="24"/>
        </w:rPr>
        <w:t> - graph traversal Language.</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5" w:history="1">
        <w:r w:rsidRPr="001F7D44">
          <w:rPr>
            <w:rStyle w:val="Hyperlink"/>
            <w:rFonts w:ascii="Segoe UI" w:hAnsi="Segoe UI" w:cs="Segoe UI"/>
            <w:color w:val="0366D6"/>
            <w:sz w:val="24"/>
          </w:rPr>
          <w:t>Infovore</w:t>
        </w:r>
      </w:hyperlink>
      <w:r w:rsidRPr="001F7D44">
        <w:rPr>
          <w:rFonts w:ascii="Segoe UI" w:hAnsi="Segoe UI" w:cs="Segoe UI"/>
          <w:color w:val="24292E"/>
          <w:sz w:val="24"/>
        </w:rPr>
        <w:t> - RDF-centric Map/Reduce framework.</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6" w:history="1">
        <w:r w:rsidRPr="001F7D44">
          <w:rPr>
            <w:rStyle w:val="Hyperlink"/>
            <w:rFonts w:ascii="Segoe UI" w:hAnsi="Segoe UI" w:cs="Segoe UI"/>
            <w:color w:val="0366D6"/>
            <w:sz w:val="24"/>
          </w:rPr>
          <w:t>Intel GraphBuilder</w:t>
        </w:r>
      </w:hyperlink>
      <w:r w:rsidRPr="001F7D44">
        <w:rPr>
          <w:rFonts w:ascii="Segoe UI" w:hAnsi="Segoe UI" w:cs="Segoe UI"/>
          <w:color w:val="24292E"/>
          <w:sz w:val="24"/>
        </w:rPr>
        <w:t> - tools to construct large-scale graphs on top of Hadoop.</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7" w:history="1">
        <w:r w:rsidRPr="001F7D44">
          <w:rPr>
            <w:rStyle w:val="Hyperlink"/>
            <w:rFonts w:ascii="Segoe UI" w:hAnsi="Segoe UI" w:cs="Segoe UI"/>
            <w:color w:val="0366D6"/>
            <w:sz w:val="24"/>
          </w:rPr>
          <w:t>MapGraph</w:t>
        </w:r>
      </w:hyperlink>
      <w:r w:rsidRPr="001F7D44">
        <w:rPr>
          <w:rFonts w:ascii="Segoe UI" w:hAnsi="Segoe UI" w:cs="Segoe UI"/>
          <w:color w:val="24292E"/>
          <w:sz w:val="24"/>
        </w:rPr>
        <w:t> - Massively Parallel Graph processing on GPUs.</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8" w:history="1">
        <w:r w:rsidRPr="001F7D44">
          <w:rPr>
            <w:rStyle w:val="Hyperlink"/>
            <w:rFonts w:ascii="Segoe UI" w:hAnsi="Segoe UI" w:cs="Segoe UI"/>
            <w:color w:val="0366D6"/>
            <w:sz w:val="24"/>
          </w:rPr>
          <w:t>Neo4j</w:t>
        </w:r>
      </w:hyperlink>
      <w:r w:rsidRPr="001F7D44">
        <w:rPr>
          <w:rFonts w:ascii="Segoe UI" w:hAnsi="Segoe UI" w:cs="Segoe UI"/>
          <w:color w:val="24292E"/>
          <w:sz w:val="24"/>
        </w:rPr>
        <w:t> - graph database writting entirely in Java.</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49" w:history="1">
        <w:r w:rsidRPr="001F7D44">
          <w:rPr>
            <w:rStyle w:val="Hyperlink"/>
            <w:rFonts w:ascii="Segoe UI" w:hAnsi="Segoe UI" w:cs="Segoe UI"/>
            <w:color w:val="0366D6"/>
            <w:sz w:val="24"/>
          </w:rPr>
          <w:t>OrientDB</w:t>
        </w:r>
      </w:hyperlink>
      <w:r w:rsidRPr="001F7D44">
        <w:rPr>
          <w:rFonts w:ascii="Segoe UI" w:hAnsi="Segoe UI" w:cs="Segoe UI"/>
          <w:color w:val="24292E"/>
          <w:sz w:val="24"/>
        </w:rPr>
        <w:t> - document and graph database.</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50" w:history="1">
        <w:r w:rsidRPr="001F7D44">
          <w:rPr>
            <w:rStyle w:val="Hyperlink"/>
            <w:rFonts w:ascii="Segoe UI" w:hAnsi="Segoe UI" w:cs="Segoe UI"/>
            <w:color w:val="0366D6"/>
            <w:sz w:val="24"/>
          </w:rPr>
          <w:t>Phoebus</w:t>
        </w:r>
      </w:hyperlink>
      <w:r w:rsidRPr="001F7D44">
        <w:rPr>
          <w:rFonts w:ascii="Segoe UI" w:hAnsi="Segoe UI" w:cs="Segoe UI"/>
          <w:color w:val="24292E"/>
          <w:sz w:val="24"/>
        </w:rPr>
        <w:t> - framework for large scale graph processing.</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51" w:history="1">
        <w:r w:rsidRPr="001F7D44">
          <w:rPr>
            <w:rStyle w:val="Hyperlink"/>
            <w:rFonts w:ascii="Segoe UI" w:hAnsi="Segoe UI" w:cs="Segoe UI"/>
            <w:color w:val="0366D6"/>
            <w:sz w:val="24"/>
          </w:rPr>
          <w:t>Titan</w:t>
        </w:r>
      </w:hyperlink>
      <w:r w:rsidRPr="001F7D44">
        <w:rPr>
          <w:rFonts w:ascii="Segoe UI" w:hAnsi="Segoe UI" w:cs="Segoe UI"/>
          <w:color w:val="24292E"/>
          <w:sz w:val="24"/>
        </w:rPr>
        <w:t> - distributed graph database, built over Cassandra.</w:t>
      </w:r>
    </w:p>
    <w:p w:rsidR="00EE0A87" w:rsidRPr="001F7D44" w:rsidRDefault="00EE0A87" w:rsidP="00322184">
      <w:pPr>
        <w:numPr>
          <w:ilvl w:val="0"/>
          <w:numId w:val="258"/>
        </w:numPr>
        <w:spacing w:before="60" w:after="100" w:afterAutospacing="1" w:line="240" w:lineRule="auto"/>
        <w:rPr>
          <w:rFonts w:ascii="Segoe UI" w:hAnsi="Segoe UI" w:cs="Segoe UI"/>
          <w:color w:val="24292E"/>
          <w:sz w:val="24"/>
        </w:rPr>
      </w:pPr>
      <w:hyperlink r:id="rId4652" w:history="1">
        <w:r w:rsidRPr="001F7D44">
          <w:rPr>
            <w:rStyle w:val="Hyperlink"/>
            <w:rFonts w:ascii="Segoe UI" w:hAnsi="Segoe UI" w:cs="Segoe UI"/>
            <w:color w:val="0366D6"/>
            <w:sz w:val="24"/>
          </w:rPr>
          <w:t>Twitter FlockDB</w:t>
        </w:r>
      </w:hyperlink>
      <w:r w:rsidRPr="001F7D44">
        <w:rPr>
          <w:rFonts w:ascii="Segoe UI" w:hAnsi="Segoe UI" w:cs="Segoe UI"/>
          <w:color w:val="24292E"/>
          <w:sz w:val="24"/>
        </w:rPr>
        <w:t> - distributed graph database.</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Columnar Databases</w:t>
      </w:r>
    </w:p>
    <w:p w:rsidR="00EE0A87" w:rsidRPr="001F7D44" w:rsidRDefault="00EE0A87" w:rsidP="00EE0A87">
      <w:pPr>
        <w:pStyle w:val="NormalWeb"/>
        <w:spacing w:before="0" w:beforeAutospacing="0" w:after="240" w:afterAutospacing="0"/>
        <w:rPr>
          <w:rFonts w:ascii="Segoe UI" w:hAnsi="Segoe UI" w:cs="Segoe UI"/>
          <w:color w:val="24292E"/>
          <w:sz w:val="26"/>
        </w:rPr>
      </w:pPr>
      <w:r w:rsidRPr="001F7D44">
        <w:rPr>
          <w:rStyle w:val="Strong"/>
          <w:rFonts w:ascii="Segoe UI" w:hAnsi="Segoe UI" w:cs="Segoe UI"/>
          <w:color w:val="24292E"/>
          <w:sz w:val="26"/>
        </w:rPr>
        <w:t>Note</w:t>
      </w:r>
      <w:r w:rsidRPr="001F7D44">
        <w:rPr>
          <w:rFonts w:ascii="Segoe UI" w:hAnsi="Segoe UI" w:cs="Segoe UI"/>
          <w:color w:val="24292E"/>
          <w:sz w:val="26"/>
        </w:rPr>
        <w:t> please read the note on </w:t>
      </w:r>
      <w:hyperlink r:id="rId4653" w:anchor="key-map-data-model" w:history="1">
        <w:r w:rsidRPr="001F7D44">
          <w:rPr>
            <w:rStyle w:val="Hyperlink"/>
            <w:rFonts w:ascii="Segoe UI" w:hAnsi="Segoe UI" w:cs="Segoe UI"/>
            <w:color w:val="0366D6"/>
            <w:sz w:val="26"/>
          </w:rPr>
          <w:t>Key-Map Data Model</w:t>
        </w:r>
      </w:hyperlink>
      <w:r w:rsidRPr="001F7D44">
        <w:rPr>
          <w:rFonts w:ascii="Segoe UI" w:hAnsi="Segoe UI" w:cs="Segoe UI"/>
          <w:color w:val="24292E"/>
          <w:sz w:val="26"/>
        </w:rPr>
        <w:t> section.</w:t>
      </w:r>
    </w:p>
    <w:p w:rsidR="00EE0A87" w:rsidRPr="001F7D44" w:rsidRDefault="00EE0A87" w:rsidP="00322184">
      <w:pPr>
        <w:numPr>
          <w:ilvl w:val="0"/>
          <w:numId w:val="259"/>
        </w:numPr>
        <w:spacing w:before="100" w:beforeAutospacing="1" w:after="100" w:afterAutospacing="1" w:line="240" w:lineRule="auto"/>
        <w:rPr>
          <w:rFonts w:ascii="Segoe UI" w:hAnsi="Segoe UI" w:cs="Segoe UI"/>
          <w:color w:val="24292E"/>
          <w:sz w:val="24"/>
        </w:rPr>
      </w:pPr>
      <w:hyperlink r:id="rId4654" w:history="1">
        <w:r w:rsidRPr="001F7D44">
          <w:rPr>
            <w:rStyle w:val="Hyperlink"/>
            <w:rFonts w:ascii="Segoe UI" w:hAnsi="Segoe UI" w:cs="Segoe UI"/>
            <w:color w:val="0366D6"/>
            <w:sz w:val="24"/>
          </w:rPr>
          <w:t>Columnar Storage</w:t>
        </w:r>
      </w:hyperlink>
      <w:r w:rsidRPr="001F7D44">
        <w:rPr>
          <w:rFonts w:ascii="Segoe UI" w:hAnsi="Segoe UI" w:cs="Segoe UI"/>
          <w:color w:val="24292E"/>
          <w:sz w:val="24"/>
        </w:rPr>
        <w:t> - an explanation of what columnar storage is and when you might want it.</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55" w:history="1">
        <w:r w:rsidRPr="001F7D44">
          <w:rPr>
            <w:rStyle w:val="Hyperlink"/>
            <w:rFonts w:ascii="Segoe UI" w:hAnsi="Segoe UI" w:cs="Segoe UI"/>
            <w:color w:val="0366D6"/>
            <w:sz w:val="24"/>
          </w:rPr>
          <w:t>Actian Vector</w:t>
        </w:r>
      </w:hyperlink>
      <w:r w:rsidRPr="001F7D44">
        <w:rPr>
          <w:rFonts w:ascii="Segoe UI" w:hAnsi="Segoe UI" w:cs="Segoe UI"/>
          <w:color w:val="24292E"/>
          <w:sz w:val="24"/>
        </w:rPr>
        <w:t> - column-oriented analytic database.</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56" w:history="1">
        <w:r w:rsidRPr="001F7D44">
          <w:rPr>
            <w:rStyle w:val="Hyperlink"/>
            <w:rFonts w:ascii="Segoe UI" w:hAnsi="Segoe UI" w:cs="Segoe UI"/>
            <w:color w:val="0366D6"/>
            <w:sz w:val="24"/>
          </w:rPr>
          <w:t>C-Store</w:t>
        </w:r>
      </w:hyperlink>
      <w:r w:rsidRPr="001F7D44">
        <w:rPr>
          <w:rFonts w:ascii="Segoe UI" w:hAnsi="Segoe UI" w:cs="Segoe UI"/>
          <w:color w:val="24292E"/>
          <w:sz w:val="24"/>
        </w:rPr>
        <w:t> - column oriented DBMS.</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57" w:history="1">
        <w:r w:rsidRPr="001F7D44">
          <w:rPr>
            <w:rStyle w:val="Hyperlink"/>
            <w:rFonts w:ascii="Segoe UI" w:hAnsi="Segoe UI" w:cs="Segoe UI"/>
            <w:color w:val="0366D6"/>
            <w:sz w:val="24"/>
          </w:rPr>
          <w:t>ClickHouse</w:t>
        </w:r>
      </w:hyperlink>
      <w:r w:rsidRPr="001F7D44">
        <w:rPr>
          <w:rFonts w:ascii="Segoe UI" w:hAnsi="Segoe UI" w:cs="Segoe UI"/>
          <w:color w:val="24292E"/>
          <w:sz w:val="24"/>
        </w:rPr>
        <w:t> - an open-source column-oriented database management system that allows generating analytical data reports in real time.</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58" w:history="1">
        <w:r w:rsidRPr="001F7D44">
          <w:rPr>
            <w:rStyle w:val="Hyperlink"/>
            <w:rFonts w:ascii="Segoe UI" w:hAnsi="Segoe UI" w:cs="Segoe UI"/>
            <w:color w:val="0366D6"/>
            <w:sz w:val="24"/>
          </w:rPr>
          <w:t>EventQL</w:t>
        </w:r>
      </w:hyperlink>
      <w:r w:rsidRPr="001F7D44">
        <w:rPr>
          <w:rFonts w:ascii="Segoe UI" w:hAnsi="Segoe UI" w:cs="Segoe UI"/>
          <w:color w:val="24292E"/>
          <w:sz w:val="24"/>
        </w:rPr>
        <w:t> - a distributed, column-oriented database built for large-scale event collection and analytics.</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59" w:history="1">
        <w:r w:rsidRPr="001F7D44">
          <w:rPr>
            <w:rStyle w:val="Hyperlink"/>
            <w:rFonts w:ascii="Segoe UI" w:hAnsi="Segoe UI" w:cs="Segoe UI"/>
            <w:color w:val="0366D6"/>
            <w:sz w:val="24"/>
          </w:rPr>
          <w:t>MonetDB</w:t>
        </w:r>
      </w:hyperlink>
      <w:r w:rsidRPr="001F7D44">
        <w:rPr>
          <w:rFonts w:ascii="Segoe UI" w:hAnsi="Segoe UI" w:cs="Segoe UI"/>
          <w:color w:val="24292E"/>
          <w:sz w:val="24"/>
        </w:rPr>
        <w:t> - column store database.</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0" w:history="1">
        <w:r w:rsidRPr="001F7D44">
          <w:rPr>
            <w:rStyle w:val="Hyperlink"/>
            <w:rFonts w:ascii="Segoe UI" w:hAnsi="Segoe UI" w:cs="Segoe UI"/>
            <w:color w:val="0366D6"/>
            <w:sz w:val="24"/>
          </w:rPr>
          <w:t>Parquet</w:t>
        </w:r>
      </w:hyperlink>
      <w:r w:rsidRPr="001F7D44">
        <w:rPr>
          <w:rFonts w:ascii="Segoe UI" w:hAnsi="Segoe UI" w:cs="Segoe UI"/>
          <w:color w:val="24292E"/>
          <w:sz w:val="24"/>
        </w:rPr>
        <w:t> - columnar storage format for Hadoop.</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1" w:history="1">
        <w:r w:rsidRPr="001F7D44">
          <w:rPr>
            <w:rStyle w:val="Hyperlink"/>
            <w:rFonts w:ascii="Segoe UI" w:hAnsi="Segoe UI" w:cs="Segoe UI"/>
            <w:color w:val="0366D6"/>
            <w:sz w:val="24"/>
          </w:rPr>
          <w:t>Pivotal Greenplum</w:t>
        </w:r>
      </w:hyperlink>
      <w:r w:rsidRPr="001F7D44">
        <w:rPr>
          <w:rFonts w:ascii="Segoe UI" w:hAnsi="Segoe UI" w:cs="Segoe UI"/>
          <w:color w:val="24292E"/>
          <w:sz w:val="24"/>
        </w:rPr>
        <w:t> - purpose-built, dedicated analytic data warehouse that offers a columnar engine as well as a traditional row-based one.</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2" w:history="1">
        <w:r w:rsidRPr="001F7D44">
          <w:rPr>
            <w:rStyle w:val="Hyperlink"/>
            <w:rFonts w:ascii="Segoe UI" w:hAnsi="Segoe UI" w:cs="Segoe UI"/>
            <w:color w:val="0366D6"/>
            <w:sz w:val="24"/>
          </w:rPr>
          <w:t>Vertica</w:t>
        </w:r>
      </w:hyperlink>
      <w:r w:rsidRPr="001F7D44">
        <w:rPr>
          <w:rFonts w:ascii="Segoe UI" w:hAnsi="Segoe UI" w:cs="Segoe UI"/>
          <w:color w:val="24292E"/>
          <w:sz w:val="24"/>
        </w:rPr>
        <w:t> - is designed to manage large, fast-growing volumes of data and provide very fast query performance when used for data warehouses.</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3" w:history="1">
        <w:r w:rsidRPr="001F7D44">
          <w:rPr>
            <w:rStyle w:val="Hyperlink"/>
            <w:rFonts w:ascii="Segoe UI" w:hAnsi="Segoe UI" w:cs="Segoe UI"/>
            <w:color w:val="0366D6"/>
            <w:sz w:val="24"/>
          </w:rPr>
          <w:t>SQream DB</w:t>
        </w:r>
      </w:hyperlink>
      <w:r w:rsidRPr="001F7D44">
        <w:rPr>
          <w:rFonts w:ascii="Segoe UI" w:hAnsi="Segoe UI" w:cs="Segoe UI"/>
          <w:color w:val="24292E"/>
          <w:sz w:val="24"/>
        </w:rPr>
        <w:t> - A GPU powered big data database, designed for analytics and data warehousing, with ANSI-92 compliant SQL, suitable for data sets from 10TB to 1PB.</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4" w:history="1">
        <w:r w:rsidRPr="001F7D44">
          <w:rPr>
            <w:rStyle w:val="Hyperlink"/>
            <w:rFonts w:ascii="Segoe UI" w:hAnsi="Segoe UI" w:cs="Segoe UI"/>
            <w:color w:val="0366D6"/>
            <w:sz w:val="24"/>
          </w:rPr>
          <w:t>Google BigQuery</w:t>
        </w:r>
      </w:hyperlink>
      <w:r w:rsidRPr="001F7D44">
        <w:rPr>
          <w:rFonts w:ascii="Segoe UI" w:hAnsi="Segoe UI" w:cs="Segoe UI"/>
          <w:color w:val="24292E"/>
          <w:sz w:val="24"/>
        </w:rPr>
        <w:t> Google's cloud offering backed by their pioneering work on Dremel.</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5" w:history="1">
        <w:r w:rsidRPr="001F7D44">
          <w:rPr>
            <w:rStyle w:val="Hyperlink"/>
            <w:rFonts w:ascii="Segoe UI" w:hAnsi="Segoe UI" w:cs="Segoe UI"/>
            <w:color w:val="0366D6"/>
            <w:sz w:val="24"/>
          </w:rPr>
          <w:t>Amazon Redshift</w:t>
        </w:r>
      </w:hyperlink>
      <w:r w:rsidRPr="001F7D44">
        <w:rPr>
          <w:rFonts w:ascii="Segoe UI" w:hAnsi="Segoe UI" w:cs="Segoe UI"/>
          <w:color w:val="24292E"/>
          <w:sz w:val="24"/>
        </w:rPr>
        <w:t> Amazon's cloud offering, also based on a columnar datastore backend.</w:t>
      </w:r>
    </w:p>
    <w:p w:rsidR="00EE0A87" w:rsidRPr="001F7D44" w:rsidRDefault="00EE0A87" w:rsidP="00322184">
      <w:pPr>
        <w:numPr>
          <w:ilvl w:val="0"/>
          <w:numId w:val="259"/>
        </w:numPr>
        <w:spacing w:before="60" w:after="100" w:afterAutospacing="1" w:line="240" w:lineRule="auto"/>
        <w:rPr>
          <w:rFonts w:ascii="Segoe UI" w:hAnsi="Segoe UI" w:cs="Segoe UI"/>
          <w:color w:val="24292E"/>
          <w:sz w:val="24"/>
        </w:rPr>
      </w:pPr>
      <w:hyperlink r:id="rId4666" w:history="1">
        <w:r w:rsidRPr="001F7D44">
          <w:rPr>
            <w:rStyle w:val="Hyperlink"/>
            <w:rFonts w:ascii="Segoe UI" w:hAnsi="Segoe UI" w:cs="Segoe UI"/>
            <w:color w:val="0366D6"/>
            <w:sz w:val="24"/>
          </w:rPr>
          <w:t>IndexR</w:t>
        </w:r>
      </w:hyperlink>
      <w:r w:rsidRPr="001F7D44">
        <w:rPr>
          <w:rFonts w:ascii="Segoe UI" w:hAnsi="Segoe UI" w:cs="Segoe UI"/>
          <w:color w:val="24292E"/>
          <w:sz w:val="24"/>
        </w:rPr>
        <w:t> an open-source columnar storage format for fast &amp; realtime analytic with big data.</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NewSQL Databases</w:t>
      </w:r>
    </w:p>
    <w:p w:rsidR="00EE0A87" w:rsidRPr="001F7D44" w:rsidRDefault="00EE0A87" w:rsidP="00F526AB">
      <w:pPr>
        <w:numPr>
          <w:ilvl w:val="0"/>
          <w:numId w:val="260"/>
        </w:numPr>
        <w:spacing w:before="100" w:beforeAutospacing="1" w:after="100" w:afterAutospacing="1" w:line="240" w:lineRule="auto"/>
        <w:rPr>
          <w:rFonts w:ascii="Segoe UI" w:hAnsi="Segoe UI" w:cs="Segoe UI"/>
          <w:color w:val="24292E"/>
          <w:sz w:val="24"/>
        </w:rPr>
      </w:pPr>
      <w:hyperlink r:id="rId4667" w:history="1">
        <w:r w:rsidRPr="001F7D44">
          <w:rPr>
            <w:rStyle w:val="Hyperlink"/>
            <w:rFonts w:ascii="Segoe UI" w:hAnsi="Segoe UI" w:cs="Segoe UI"/>
            <w:color w:val="0366D6"/>
            <w:sz w:val="24"/>
          </w:rPr>
          <w:t>Actian Ingres</w:t>
        </w:r>
      </w:hyperlink>
      <w:r w:rsidRPr="001F7D44">
        <w:rPr>
          <w:rFonts w:ascii="Segoe UI" w:hAnsi="Segoe UI" w:cs="Segoe UI"/>
          <w:color w:val="24292E"/>
          <w:sz w:val="24"/>
        </w:rPr>
        <w:t> - commercially supported, open-source SQL relational database management system.</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68" w:history="1">
        <w:r w:rsidRPr="001F7D44">
          <w:rPr>
            <w:rStyle w:val="Hyperlink"/>
            <w:rFonts w:ascii="Segoe UI" w:hAnsi="Segoe UI" w:cs="Segoe UI"/>
            <w:color w:val="0366D6"/>
            <w:sz w:val="24"/>
          </w:rPr>
          <w:t>Amazon RedShift</w:t>
        </w:r>
      </w:hyperlink>
      <w:r w:rsidRPr="001F7D44">
        <w:rPr>
          <w:rFonts w:ascii="Segoe UI" w:hAnsi="Segoe UI" w:cs="Segoe UI"/>
          <w:color w:val="24292E"/>
          <w:sz w:val="24"/>
        </w:rPr>
        <w:t> - data warehouse service, based on PostgreSQL.</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69" w:history="1">
        <w:r w:rsidRPr="001F7D44">
          <w:rPr>
            <w:rStyle w:val="Hyperlink"/>
            <w:rFonts w:ascii="Segoe UI" w:hAnsi="Segoe UI" w:cs="Segoe UI"/>
            <w:color w:val="0366D6"/>
            <w:sz w:val="24"/>
          </w:rPr>
          <w:t>BayesDB</w:t>
        </w:r>
      </w:hyperlink>
      <w:r w:rsidRPr="001F7D44">
        <w:rPr>
          <w:rFonts w:ascii="Segoe UI" w:hAnsi="Segoe UI" w:cs="Segoe UI"/>
          <w:color w:val="24292E"/>
          <w:sz w:val="24"/>
        </w:rPr>
        <w:t> - statistic oriented SQL database.</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0" w:history="1">
        <w:r w:rsidRPr="001F7D44">
          <w:rPr>
            <w:rStyle w:val="Hyperlink"/>
            <w:rFonts w:ascii="Segoe UI" w:hAnsi="Segoe UI" w:cs="Segoe UI"/>
            <w:color w:val="0366D6"/>
            <w:sz w:val="24"/>
          </w:rPr>
          <w:t>Bedrock</w:t>
        </w:r>
      </w:hyperlink>
      <w:r w:rsidRPr="001F7D44">
        <w:rPr>
          <w:rFonts w:ascii="Segoe UI" w:hAnsi="Segoe UI" w:cs="Segoe UI"/>
          <w:color w:val="24292E"/>
          <w:sz w:val="24"/>
        </w:rPr>
        <w:t> - a simple, modular, networked and distributed transaction layer built atop SQLite.</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1" w:history="1">
        <w:r w:rsidRPr="001F7D44">
          <w:rPr>
            <w:rStyle w:val="Hyperlink"/>
            <w:rFonts w:ascii="Segoe UI" w:hAnsi="Segoe UI" w:cs="Segoe UI"/>
            <w:color w:val="0366D6"/>
            <w:sz w:val="24"/>
          </w:rPr>
          <w:t>CitusDB</w:t>
        </w:r>
      </w:hyperlink>
      <w:r w:rsidRPr="001F7D44">
        <w:rPr>
          <w:rFonts w:ascii="Segoe UI" w:hAnsi="Segoe UI" w:cs="Segoe UI"/>
          <w:color w:val="24292E"/>
          <w:sz w:val="24"/>
        </w:rPr>
        <w:t> - scales out PostgreSQL through sharding and replication.</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2" w:history="1">
        <w:r w:rsidRPr="001F7D44">
          <w:rPr>
            <w:rStyle w:val="Hyperlink"/>
            <w:rFonts w:ascii="Segoe UI" w:hAnsi="Segoe UI" w:cs="Segoe UI"/>
            <w:color w:val="0366D6"/>
            <w:sz w:val="24"/>
          </w:rPr>
          <w:t>Cockroach</w:t>
        </w:r>
      </w:hyperlink>
      <w:r w:rsidRPr="001F7D44">
        <w:rPr>
          <w:rFonts w:ascii="Segoe UI" w:hAnsi="Segoe UI" w:cs="Segoe UI"/>
          <w:color w:val="24292E"/>
          <w:sz w:val="24"/>
        </w:rPr>
        <w:t> - Scalable, Geo-Replicated, Transactional Datastore.</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3" w:history="1">
        <w:r w:rsidRPr="001F7D44">
          <w:rPr>
            <w:rStyle w:val="Hyperlink"/>
            <w:rFonts w:ascii="Segoe UI" w:hAnsi="Segoe UI" w:cs="Segoe UI"/>
            <w:color w:val="0366D6"/>
            <w:sz w:val="24"/>
          </w:rPr>
          <w:t>Comdb2</w:t>
        </w:r>
      </w:hyperlink>
      <w:r w:rsidRPr="001F7D44">
        <w:rPr>
          <w:rFonts w:ascii="Segoe UI" w:hAnsi="Segoe UI" w:cs="Segoe UI"/>
          <w:color w:val="24292E"/>
          <w:sz w:val="24"/>
        </w:rPr>
        <w:t> - a clustered RDBMS built on optimistic concurrency control techniques.</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4" w:history="1">
        <w:r w:rsidRPr="001F7D44">
          <w:rPr>
            <w:rStyle w:val="Hyperlink"/>
            <w:rFonts w:ascii="Segoe UI" w:hAnsi="Segoe UI" w:cs="Segoe UI"/>
            <w:color w:val="0366D6"/>
            <w:sz w:val="24"/>
          </w:rPr>
          <w:t>Datomic</w:t>
        </w:r>
      </w:hyperlink>
      <w:r w:rsidRPr="001F7D44">
        <w:rPr>
          <w:rFonts w:ascii="Segoe UI" w:hAnsi="Segoe UI" w:cs="Segoe UI"/>
          <w:color w:val="24292E"/>
          <w:sz w:val="24"/>
        </w:rPr>
        <w:t> - distributed database designed to enable scalable, flexible and intelligent applications.</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5" w:history="1">
        <w:r w:rsidRPr="001F7D44">
          <w:rPr>
            <w:rStyle w:val="Hyperlink"/>
            <w:rFonts w:ascii="Segoe UI" w:hAnsi="Segoe UI" w:cs="Segoe UI"/>
            <w:color w:val="0366D6"/>
            <w:sz w:val="24"/>
          </w:rPr>
          <w:t>FoundationDB</w:t>
        </w:r>
      </w:hyperlink>
      <w:r w:rsidRPr="001F7D44">
        <w:rPr>
          <w:rFonts w:ascii="Segoe UI" w:hAnsi="Segoe UI" w:cs="Segoe UI"/>
          <w:color w:val="24292E"/>
          <w:sz w:val="24"/>
        </w:rPr>
        <w:t> - distributed database, inspired by F1.</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6" w:history="1">
        <w:r w:rsidRPr="001F7D44">
          <w:rPr>
            <w:rStyle w:val="Hyperlink"/>
            <w:rFonts w:ascii="Segoe UI" w:hAnsi="Segoe UI" w:cs="Segoe UI"/>
            <w:color w:val="0366D6"/>
            <w:sz w:val="24"/>
          </w:rPr>
          <w:t>Google F1</w:t>
        </w:r>
      </w:hyperlink>
      <w:r w:rsidRPr="001F7D44">
        <w:rPr>
          <w:rFonts w:ascii="Segoe UI" w:hAnsi="Segoe UI" w:cs="Segoe UI"/>
          <w:color w:val="24292E"/>
          <w:sz w:val="24"/>
        </w:rPr>
        <w:t> - distributed SQL database built on Spanner.</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7" w:history="1">
        <w:r w:rsidRPr="001F7D44">
          <w:rPr>
            <w:rStyle w:val="Hyperlink"/>
            <w:rFonts w:ascii="Segoe UI" w:hAnsi="Segoe UI" w:cs="Segoe UI"/>
            <w:color w:val="0366D6"/>
            <w:sz w:val="24"/>
          </w:rPr>
          <w:t>Google Spanner</w:t>
        </w:r>
      </w:hyperlink>
      <w:r w:rsidRPr="001F7D44">
        <w:rPr>
          <w:rFonts w:ascii="Segoe UI" w:hAnsi="Segoe UI" w:cs="Segoe UI"/>
          <w:color w:val="24292E"/>
          <w:sz w:val="24"/>
        </w:rPr>
        <w:t> - globally distributed semi-relational database.</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8" w:history="1">
        <w:r w:rsidRPr="001F7D44">
          <w:rPr>
            <w:rStyle w:val="Hyperlink"/>
            <w:rFonts w:ascii="Segoe UI" w:hAnsi="Segoe UI" w:cs="Segoe UI"/>
            <w:color w:val="0366D6"/>
            <w:sz w:val="24"/>
          </w:rPr>
          <w:t>H-Store</w:t>
        </w:r>
      </w:hyperlink>
      <w:r w:rsidRPr="001F7D44">
        <w:rPr>
          <w:rFonts w:ascii="Segoe UI" w:hAnsi="Segoe UI" w:cs="Segoe UI"/>
          <w:color w:val="24292E"/>
          <w:sz w:val="24"/>
        </w:rPr>
        <w:t> - is an experimental main-memory, parallel database management system that is optimized for on-line transaction processing (OLTP) applications.</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79" w:history="1">
        <w:r w:rsidRPr="001F7D44">
          <w:rPr>
            <w:rStyle w:val="Hyperlink"/>
            <w:rFonts w:ascii="Segoe UI" w:hAnsi="Segoe UI" w:cs="Segoe UI"/>
            <w:color w:val="0366D6"/>
            <w:sz w:val="24"/>
          </w:rPr>
          <w:t>Haeinsa</w:t>
        </w:r>
      </w:hyperlink>
      <w:r w:rsidRPr="001F7D44">
        <w:rPr>
          <w:rFonts w:ascii="Segoe UI" w:hAnsi="Segoe UI" w:cs="Segoe UI"/>
          <w:color w:val="24292E"/>
          <w:sz w:val="24"/>
        </w:rPr>
        <w:t> - linearly scalable multi-row, multi-table transaction library for HBase based on Percolator.</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0" w:history="1">
        <w:r w:rsidRPr="001F7D44">
          <w:rPr>
            <w:rStyle w:val="Hyperlink"/>
            <w:rFonts w:ascii="Segoe UI" w:hAnsi="Segoe UI" w:cs="Segoe UI"/>
            <w:color w:val="0366D6"/>
            <w:sz w:val="24"/>
          </w:rPr>
          <w:t>HandlerSocket</w:t>
        </w:r>
      </w:hyperlink>
      <w:r w:rsidRPr="001F7D44">
        <w:rPr>
          <w:rFonts w:ascii="Segoe UI" w:hAnsi="Segoe UI" w:cs="Segoe UI"/>
          <w:color w:val="24292E"/>
          <w:sz w:val="24"/>
        </w:rPr>
        <w:t> - NoSQL plugin for MySQL/MariaDB.</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1" w:history="1">
        <w:r w:rsidRPr="001F7D44">
          <w:rPr>
            <w:rStyle w:val="Hyperlink"/>
            <w:rFonts w:ascii="Segoe UI" w:hAnsi="Segoe UI" w:cs="Segoe UI"/>
            <w:color w:val="0366D6"/>
            <w:sz w:val="24"/>
          </w:rPr>
          <w:t>InfiniSQL</w:t>
        </w:r>
      </w:hyperlink>
      <w:r w:rsidRPr="001F7D44">
        <w:rPr>
          <w:rFonts w:ascii="Segoe UI" w:hAnsi="Segoe UI" w:cs="Segoe UI"/>
          <w:color w:val="24292E"/>
          <w:sz w:val="24"/>
        </w:rPr>
        <w:t> - infinity scalable RDBMS.</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2" w:history="1">
        <w:r w:rsidRPr="001F7D44">
          <w:rPr>
            <w:rStyle w:val="Hyperlink"/>
            <w:rFonts w:ascii="Segoe UI" w:hAnsi="Segoe UI" w:cs="Segoe UI"/>
            <w:color w:val="0366D6"/>
            <w:sz w:val="24"/>
          </w:rPr>
          <w:t>MemSQL</w:t>
        </w:r>
      </w:hyperlink>
      <w:r w:rsidRPr="001F7D44">
        <w:rPr>
          <w:rFonts w:ascii="Segoe UI" w:hAnsi="Segoe UI" w:cs="Segoe UI"/>
          <w:color w:val="24292E"/>
          <w:sz w:val="24"/>
        </w:rPr>
        <w:t> - in memory SQL database witho optimized columnar storage on flash.</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3" w:history="1">
        <w:r w:rsidRPr="001F7D44">
          <w:rPr>
            <w:rStyle w:val="Hyperlink"/>
            <w:rFonts w:ascii="Segoe UI" w:hAnsi="Segoe UI" w:cs="Segoe UI"/>
            <w:color w:val="0366D6"/>
            <w:sz w:val="24"/>
          </w:rPr>
          <w:t>NuoDB</w:t>
        </w:r>
      </w:hyperlink>
      <w:r w:rsidRPr="001F7D44">
        <w:rPr>
          <w:rFonts w:ascii="Segoe UI" w:hAnsi="Segoe UI" w:cs="Segoe UI"/>
          <w:color w:val="24292E"/>
          <w:sz w:val="24"/>
        </w:rPr>
        <w:t> - SQL/ACID compliant distributed database.</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4" w:history="1">
        <w:r w:rsidRPr="001F7D44">
          <w:rPr>
            <w:rStyle w:val="Hyperlink"/>
            <w:rFonts w:ascii="Segoe UI" w:hAnsi="Segoe UI" w:cs="Segoe UI"/>
            <w:color w:val="0366D6"/>
            <w:sz w:val="24"/>
          </w:rPr>
          <w:t>Oracle TimesTen in-Memory Database</w:t>
        </w:r>
      </w:hyperlink>
      <w:r w:rsidRPr="001F7D44">
        <w:rPr>
          <w:rFonts w:ascii="Segoe UI" w:hAnsi="Segoe UI" w:cs="Segoe UI"/>
          <w:color w:val="24292E"/>
          <w:sz w:val="24"/>
        </w:rPr>
        <w:t> - in-memory, relational database management system with persistence and recoverability.</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5" w:history="1">
        <w:r w:rsidRPr="001F7D44">
          <w:rPr>
            <w:rStyle w:val="Hyperlink"/>
            <w:rFonts w:ascii="Segoe UI" w:hAnsi="Segoe UI" w:cs="Segoe UI"/>
            <w:color w:val="0366D6"/>
            <w:sz w:val="24"/>
          </w:rPr>
          <w:t>Pivotal GemFire XD</w:t>
        </w:r>
      </w:hyperlink>
      <w:r w:rsidRPr="001F7D44">
        <w:rPr>
          <w:rFonts w:ascii="Segoe UI" w:hAnsi="Segoe UI" w:cs="Segoe UI"/>
          <w:color w:val="24292E"/>
          <w:sz w:val="24"/>
        </w:rPr>
        <w:t> - Low-latency, in-memory, distributed SQL data store. Provides SQL interface to in-memory table data, persistable in HDFS.</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6" w:history="1">
        <w:r w:rsidRPr="001F7D44">
          <w:rPr>
            <w:rStyle w:val="Hyperlink"/>
            <w:rFonts w:ascii="Segoe UI" w:hAnsi="Segoe UI" w:cs="Segoe UI"/>
            <w:color w:val="0366D6"/>
            <w:sz w:val="24"/>
          </w:rPr>
          <w:t>SAP HANA</w:t>
        </w:r>
      </w:hyperlink>
      <w:r w:rsidRPr="001F7D44">
        <w:rPr>
          <w:rFonts w:ascii="Segoe UI" w:hAnsi="Segoe UI" w:cs="Segoe UI"/>
          <w:color w:val="24292E"/>
          <w:sz w:val="24"/>
        </w:rPr>
        <w:t> - is an in-memory, column-oriented, relational database management system.</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7" w:history="1">
        <w:r w:rsidRPr="001F7D44">
          <w:rPr>
            <w:rStyle w:val="Hyperlink"/>
            <w:rFonts w:ascii="Segoe UI" w:hAnsi="Segoe UI" w:cs="Segoe UI"/>
            <w:color w:val="0366D6"/>
            <w:sz w:val="24"/>
          </w:rPr>
          <w:t>SenseiDB</w:t>
        </w:r>
      </w:hyperlink>
      <w:r w:rsidRPr="001F7D44">
        <w:rPr>
          <w:rFonts w:ascii="Segoe UI" w:hAnsi="Segoe UI" w:cs="Segoe UI"/>
          <w:color w:val="24292E"/>
          <w:sz w:val="24"/>
        </w:rPr>
        <w:t> - distributed, realtime, semi-structured database.</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8" w:history="1">
        <w:r w:rsidRPr="001F7D44">
          <w:rPr>
            <w:rStyle w:val="Hyperlink"/>
            <w:rFonts w:ascii="Segoe UI" w:hAnsi="Segoe UI" w:cs="Segoe UI"/>
            <w:color w:val="0366D6"/>
            <w:sz w:val="24"/>
          </w:rPr>
          <w:t>Sky</w:t>
        </w:r>
      </w:hyperlink>
      <w:r w:rsidRPr="001F7D44">
        <w:rPr>
          <w:rFonts w:ascii="Segoe UI" w:hAnsi="Segoe UI" w:cs="Segoe UI"/>
          <w:color w:val="24292E"/>
          <w:sz w:val="24"/>
        </w:rPr>
        <w:t> - database used for flexible, high performance analysis of behavioral data.</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89" w:history="1">
        <w:r w:rsidRPr="001F7D44">
          <w:rPr>
            <w:rStyle w:val="Hyperlink"/>
            <w:rFonts w:ascii="Segoe UI" w:hAnsi="Segoe UI" w:cs="Segoe UI"/>
            <w:color w:val="0366D6"/>
            <w:sz w:val="24"/>
          </w:rPr>
          <w:t>SymmetricDS</w:t>
        </w:r>
      </w:hyperlink>
      <w:r w:rsidRPr="001F7D44">
        <w:rPr>
          <w:rFonts w:ascii="Segoe UI" w:hAnsi="Segoe UI" w:cs="Segoe UI"/>
          <w:color w:val="24292E"/>
          <w:sz w:val="24"/>
        </w:rPr>
        <w:t> - open source software for both file and database synchronization.</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90" w:history="1">
        <w:r w:rsidRPr="001F7D44">
          <w:rPr>
            <w:rStyle w:val="Hyperlink"/>
            <w:rFonts w:ascii="Segoe UI" w:hAnsi="Segoe UI" w:cs="Segoe UI"/>
            <w:color w:val="0366D6"/>
            <w:sz w:val="24"/>
          </w:rPr>
          <w:t>Map-D</w:t>
        </w:r>
      </w:hyperlink>
      <w:r w:rsidRPr="001F7D44">
        <w:rPr>
          <w:rFonts w:ascii="Segoe UI" w:hAnsi="Segoe UI" w:cs="Segoe UI"/>
          <w:color w:val="24292E"/>
          <w:sz w:val="24"/>
        </w:rPr>
        <w:t> - GPU in-memory database, big data analysis and visualization platform</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91" w:history="1">
        <w:r w:rsidRPr="001F7D44">
          <w:rPr>
            <w:rStyle w:val="Hyperlink"/>
            <w:rFonts w:ascii="Segoe UI" w:hAnsi="Segoe UI" w:cs="Segoe UI"/>
            <w:color w:val="0366D6"/>
            <w:sz w:val="24"/>
          </w:rPr>
          <w:t>TiDB</w:t>
        </w:r>
      </w:hyperlink>
      <w:r w:rsidRPr="001F7D44">
        <w:rPr>
          <w:rFonts w:ascii="Segoe UI" w:hAnsi="Segoe UI" w:cs="Segoe UI"/>
          <w:color w:val="24292E"/>
          <w:sz w:val="24"/>
        </w:rPr>
        <w:t> - TiDB is a distributed SQL database. Inspired by the design of Google F1.</w:t>
      </w:r>
    </w:p>
    <w:p w:rsidR="00EE0A87" w:rsidRPr="001F7D44" w:rsidRDefault="00EE0A87" w:rsidP="00322184">
      <w:pPr>
        <w:numPr>
          <w:ilvl w:val="0"/>
          <w:numId w:val="260"/>
        </w:numPr>
        <w:spacing w:before="60" w:after="100" w:afterAutospacing="1" w:line="240" w:lineRule="auto"/>
        <w:rPr>
          <w:rFonts w:ascii="Segoe UI" w:hAnsi="Segoe UI" w:cs="Segoe UI"/>
          <w:color w:val="24292E"/>
          <w:sz w:val="24"/>
        </w:rPr>
      </w:pPr>
      <w:hyperlink r:id="rId4692" w:history="1">
        <w:r w:rsidRPr="001F7D44">
          <w:rPr>
            <w:rStyle w:val="Hyperlink"/>
            <w:rFonts w:ascii="Segoe UI" w:hAnsi="Segoe UI" w:cs="Segoe UI"/>
            <w:color w:val="0366D6"/>
            <w:sz w:val="24"/>
          </w:rPr>
          <w:t>VoltDB</w:t>
        </w:r>
      </w:hyperlink>
      <w:r w:rsidRPr="001F7D44">
        <w:rPr>
          <w:rFonts w:ascii="Segoe UI" w:hAnsi="Segoe UI" w:cs="Segoe UI"/>
          <w:color w:val="24292E"/>
          <w:sz w:val="24"/>
        </w:rPr>
        <w:t> - claims to be fastest in-memory database</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Time-Series Databases</w:t>
      </w:r>
    </w:p>
    <w:p w:rsidR="00EE0A87" w:rsidRPr="001F7D44" w:rsidRDefault="00EE0A87" w:rsidP="00322184">
      <w:pPr>
        <w:numPr>
          <w:ilvl w:val="0"/>
          <w:numId w:val="261"/>
        </w:numPr>
        <w:spacing w:before="100" w:beforeAutospacing="1" w:after="100" w:afterAutospacing="1" w:line="240" w:lineRule="auto"/>
        <w:rPr>
          <w:rFonts w:ascii="Segoe UI" w:hAnsi="Segoe UI" w:cs="Segoe UI"/>
          <w:color w:val="24292E"/>
          <w:sz w:val="24"/>
        </w:rPr>
      </w:pPr>
      <w:hyperlink r:id="rId4693" w:history="1">
        <w:r w:rsidRPr="001F7D44">
          <w:rPr>
            <w:rStyle w:val="Hyperlink"/>
            <w:rFonts w:ascii="Segoe UI" w:hAnsi="Segoe UI" w:cs="Segoe UI"/>
            <w:color w:val="0366D6"/>
            <w:sz w:val="24"/>
          </w:rPr>
          <w:t>Axibase Time Series Database</w:t>
        </w:r>
      </w:hyperlink>
      <w:r w:rsidRPr="001F7D44">
        <w:rPr>
          <w:rFonts w:ascii="Segoe UI" w:hAnsi="Segoe UI" w:cs="Segoe UI"/>
          <w:color w:val="24292E"/>
          <w:sz w:val="24"/>
        </w:rPr>
        <w:t> - distributed time series database on top of HBase. Includes built-in Rule Engine, data forecasting and visualization.</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694" w:history="1">
        <w:r w:rsidRPr="001F7D44">
          <w:rPr>
            <w:rStyle w:val="Hyperlink"/>
            <w:rFonts w:ascii="Segoe UI" w:hAnsi="Segoe UI" w:cs="Segoe UI"/>
            <w:color w:val="0366D6"/>
            <w:sz w:val="24"/>
          </w:rPr>
          <w:t>Chronix</w:t>
        </w:r>
      </w:hyperlink>
      <w:r w:rsidRPr="001F7D44">
        <w:rPr>
          <w:rFonts w:ascii="Segoe UI" w:hAnsi="Segoe UI" w:cs="Segoe UI"/>
          <w:color w:val="24292E"/>
          <w:sz w:val="24"/>
        </w:rPr>
        <w:t> - a time series storage built to store time series highly compressed and for fast access times.</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695" w:history="1">
        <w:r w:rsidRPr="001F7D44">
          <w:rPr>
            <w:rStyle w:val="Hyperlink"/>
            <w:rFonts w:ascii="Segoe UI" w:hAnsi="Segoe UI" w:cs="Segoe UI"/>
            <w:color w:val="0366D6"/>
            <w:sz w:val="24"/>
          </w:rPr>
          <w:t>Cube</w:t>
        </w:r>
      </w:hyperlink>
      <w:r w:rsidRPr="001F7D44">
        <w:rPr>
          <w:rFonts w:ascii="Segoe UI" w:hAnsi="Segoe UI" w:cs="Segoe UI"/>
          <w:color w:val="24292E"/>
          <w:sz w:val="24"/>
        </w:rPr>
        <w:t> - uses MongoDB to store time series data.</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696" w:anchor="!/index" w:history="1">
        <w:r w:rsidRPr="001F7D44">
          <w:rPr>
            <w:rStyle w:val="Hyperlink"/>
            <w:rFonts w:ascii="Segoe UI" w:hAnsi="Segoe UI" w:cs="Segoe UI"/>
            <w:color w:val="0366D6"/>
            <w:sz w:val="24"/>
          </w:rPr>
          <w:t>Heroic</w:t>
        </w:r>
      </w:hyperlink>
      <w:r w:rsidRPr="001F7D44">
        <w:rPr>
          <w:rFonts w:ascii="Segoe UI" w:hAnsi="Segoe UI" w:cs="Segoe UI"/>
          <w:color w:val="24292E"/>
          <w:sz w:val="24"/>
        </w:rPr>
        <w:t> - is a scalable time series database based on Cassandra and Elasticsearch.</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697" w:history="1">
        <w:r w:rsidRPr="001F7D44">
          <w:rPr>
            <w:rStyle w:val="Hyperlink"/>
            <w:rFonts w:ascii="Segoe UI" w:hAnsi="Segoe UI" w:cs="Segoe UI"/>
            <w:color w:val="0366D6"/>
            <w:sz w:val="24"/>
          </w:rPr>
          <w:t>InfluxDB</w:t>
        </w:r>
      </w:hyperlink>
      <w:r w:rsidRPr="001F7D44">
        <w:rPr>
          <w:rFonts w:ascii="Segoe UI" w:hAnsi="Segoe UI" w:cs="Segoe UI"/>
          <w:color w:val="24292E"/>
          <w:sz w:val="24"/>
        </w:rPr>
        <w:t> - distributed time series database.</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698" w:history="1">
        <w:r w:rsidRPr="001F7D44">
          <w:rPr>
            <w:rStyle w:val="Hyperlink"/>
            <w:rFonts w:ascii="Segoe UI" w:hAnsi="Segoe UI" w:cs="Segoe UI"/>
            <w:color w:val="0366D6"/>
            <w:sz w:val="24"/>
          </w:rPr>
          <w:t>Kairosdb</w:t>
        </w:r>
      </w:hyperlink>
      <w:r w:rsidRPr="001F7D44">
        <w:rPr>
          <w:rFonts w:ascii="Segoe UI" w:hAnsi="Segoe UI" w:cs="Segoe UI"/>
          <w:color w:val="24292E"/>
          <w:sz w:val="24"/>
        </w:rPr>
        <w:t> - similar to OpenTSDB but allows for Cassandra.</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699" w:history="1">
        <w:r w:rsidRPr="001F7D44">
          <w:rPr>
            <w:rStyle w:val="Hyperlink"/>
            <w:rFonts w:ascii="Segoe UI" w:hAnsi="Segoe UI" w:cs="Segoe UI"/>
            <w:color w:val="0366D6"/>
            <w:sz w:val="24"/>
          </w:rPr>
          <w:t>Newts</w:t>
        </w:r>
      </w:hyperlink>
      <w:r w:rsidRPr="001F7D44">
        <w:rPr>
          <w:rFonts w:ascii="Segoe UI" w:hAnsi="Segoe UI" w:cs="Segoe UI"/>
          <w:color w:val="24292E"/>
          <w:sz w:val="24"/>
        </w:rPr>
        <w:t> - a time series database based on Apache Cassandra.</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0" w:history="1">
        <w:r w:rsidRPr="001F7D44">
          <w:rPr>
            <w:rStyle w:val="Hyperlink"/>
            <w:rFonts w:ascii="Segoe UI" w:hAnsi="Segoe UI" w:cs="Segoe UI"/>
            <w:color w:val="0366D6"/>
            <w:sz w:val="24"/>
          </w:rPr>
          <w:t>OpenTSDB</w:t>
        </w:r>
      </w:hyperlink>
      <w:r w:rsidRPr="001F7D44">
        <w:rPr>
          <w:rFonts w:ascii="Segoe UI" w:hAnsi="Segoe UI" w:cs="Segoe UI"/>
          <w:color w:val="24292E"/>
          <w:sz w:val="24"/>
        </w:rPr>
        <w:t> - distributed time series database on top of HBase.</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1" w:history="1">
        <w:r w:rsidRPr="001F7D44">
          <w:rPr>
            <w:rStyle w:val="Hyperlink"/>
            <w:rFonts w:ascii="Segoe UI" w:hAnsi="Segoe UI" w:cs="Segoe UI"/>
            <w:color w:val="0366D6"/>
            <w:sz w:val="24"/>
          </w:rPr>
          <w:t>Prometheus</w:t>
        </w:r>
      </w:hyperlink>
      <w:r w:rsidRPr="001F7D44">
        <w:rPr>
          <w:rFonts w:ascii="Segoe UI" w:hAnsi="Segoe UI" w:cs="Segoe UI"/>
          <w:color w:val="24292E"/>
          <w:sz w:val="24"/>
        </w:rPr>
        <w:t> - a time series database and service monitoring system.</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2" w:history="1">
        <w:r w:rsidRPr="001F7D44">
          <w:rPr>
            <w:rStyle w:val="Hyperlink"/>
            <w:rFonts w:ascii="Segoe UI" w:hAnsi="Segoe UI" w:cs="Segoe UI"/>
            <w:color w:val="0366D6"/>
            <w:sz w:val="24"/>
          </w:rPr>
          <w:t>Beringei</w:t>
        </w:r>
      </w:hyperlink>
      <w:r w:rsidRPr="001F7D44">
        <w:rPr>
          <w:rFonts w:ascii="Segoe UI" w:hAnsi="Segoe UI" w:cs="Segoe UI"/>
          <w:color w:val="24292E"/>
          <w:sz w:val="24"/>
        </w:rPr>
        <w:t> - Facebook's in-memory time-series database.</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3" w:history="1">
        <w:r w:rsidRPr="001F7D44">
          <w:rPr>
            <w:rStyle w:val="Hyperlink"/>
            <w:rFonts w:ascii="Segoe UI" w:hAnsi="Segoe UI" w:cs="Segoe UI"/>
            <w:color w:val="0366D6"/>
            <w:sz w:val="24"/>
          </w:rPr>
          <w:t>TrailDB</w:t>
        </w:r>
      </w:hyperlink>
      <w:r w:rsidRPr="001F7D44">
        <w:rPr>
          <w:rFonts w:ascii="Segoe UI" w:hAnsi="Segoe UI" w:cs="Segoe UI"/>
          <w:color w:val="24292E"/>
          <w:sz w:val="24"/>
        </w:rPr>
        <w:t> - an efficient tool for storing and querying series of events.</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4" w:history="1">
        <w:r w:rsidRPr="001F7D44">
          <w:rPr>
            <w:rStyle w:val="Hyperlink"/>
            <w:rFonts w:ascii="Segoe UI" w:hAnsi="Segoe UI" w:cs="Segoe UI"/>
            <w:color w:val="0366D6"/>
            <w:sz w:val="24"/>
          </w:rPr>
          <w:t>Druid</w:t>
        </w:r>
      </w:hyperlink>
      <w:r w:rsidRPr="001F7D44">
        <w:rPr>
          <w:rFonts w:ascii="Segoe UI" w:hAnsi="Segoe UI" w:cs="Segoe UI"/>
          <w:color w:val="24292E"/>
          <w:sz w:val="24"/>
        </w:rPr>
        <w:t> Column oriented distributed data store ideal for powering interactive applications</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5" w:history="1">
        <w:r w:rsidRPr="001F7D44">
          <w:rPr>
            <w:rStyle w:val="Hyperlink"/>
            <w:rFonts w:ascii="Segoe UI" w:hAnsi="Segoe UI" w:cs="Segoe UI"/>
            <w:color w:val="0366D6"/>
            <w:sz w:val="24"/>
          </w:rPr>
          <w:t>Riak-TS</w:t>
        </w:r>
      </w:hyperlink>
      <w:r w:rsidRPr="001F7D44">
        <w:rPr>
          <w:rFonts w:ascii="Segoe UI" w:hAnsi="Segoe UI" w:cs="Segoe UI"/>
          <w:color w:val="24292E"/>
          <w:sz w:val="24"/>
        </w:rPr>
        <w:t> Riak TS is the only enterprise-grade NoSQL time series database optimized specifically for IoT and Time Series data.</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6" w:history="1">
        <w:r w:rsidRPr="001F7D44">
          <w:rPr>
            <w:rStyle w:val="Hyperlink"/>
            <w:rFonts w:ascii="Segoe UI" w:hAnsi="Segoe UI" w:cs="Segoe UI"/>
            <w:color w:val="0366D6"/>
            <w:sz w:val="24"/>
          </w:rPr>
          <w:t>Akumuli</w:t>
        </w:r>
      </w:hyperlink>
      <w:r w:rsidRPr="001F7D44">
        <w:rPr>
          <w:rFonts w:ascii="Segoe UI" w:hAnsi="Segoe UI" w:cs="Segoe UI"/>
          <w:color w:val="24292E"/>
          <w:sz w:val="24"/>
        </w:rPr>
        <w:t> Akumuli is a numeric time-series database. It can be used to capture, store and process time-series data in real-time. The word "akumuli" can be translated from esperanto as "accumulate".</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7" w:history="1">
        <w:r w:rsidRPr="001F7D44">
          <w:rPr>
            <w:rStyle w:val="Hyperlink"/>
            <w:rFonts w:ascii="Segoe UI" w:hAnsi="Segoe UI" w:cs="Segoe UI"/>
            <w:color w:val="0366D6"/>
            <w:sz w:val="24"/>
          </w:rPr>
          <w:t>Rhombus</w:t>
        </w:r>
      </w:hyperlink>
      <w:r w:rsidRPr="001F7D44">
        <w:rPr>
          <w:rFonts w:ascii="Segoe UI" w:hAnsi="Segoe UI" w:cs="Segoe UI"/>
          <w:color w:val="24292E"/>
          <w:sz w:val="24"/>
        </w:rPr>
        <w:t> A time-series object store for Cassandra that handles all the complexity of building wide row indexes.</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8" w:history="1">
        <w:r w:rsidRPr="001F7D44">
          <w:rPr>
            <w:rStyle w:val="Hyperlink"/>
            <w:rFonts w:ascii="Segoe UI" w:hAnsi="Segoe UI" w:cs="Segoe UI"/>
            <w:color w:val="0366D6"/>
            <w:sz w:val="24"/>
          </w:rPr>
          <w:t>Dalmatiner DB</w:t>
        </w:r>
      </w:hyperlink>
      <w:r w:rsidRPr="001F7D44">
        <w:rPr>
          <w:rFonts w:ascii="Segoe UI" w:hAnsi="Segoe UI" w:cs="Segoe UI"/>
          <w:color w:val="24292E"/>
          <w:sz w:val="24"/>
        </w:rPr>
        <w:t> Fast distributed metrics database</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09" w:history="1">
        <w:r w:rsidRPr="001F7D44">
          <w:rPr>
            <w:rStyle w:val="Hyperlink"/>
            <w:rFonts w:ascii="Segoe UI" w:hAnsi="Segoe UI" w:cs="Segoe UI"/>
            <w:color w:val="0366D6"/>
            <w:sz w:val="24"/>
          </w:rPr>
          <w:t>Blueflood</w:t>
        </w:r>
      </w:hyperlink>
      <w:r w:rsidRPr="001F7D44">
        <w:rPr>
          <w:rFonts w:ascii="Segoe UI" w:hAnsi="Segoe UI" w:cs="Segoe UI"/>
          <w:color w:val="24292E"/>
          <w:sz w:val="24"/>
        </w:rPr>
        <w:t> A distributed system designed to ingest and process time series data</w:t>
      </w:r>
    </w:p>
    <w:p w:rsidR="00EE0A87" w:rsidRPr="001F7D44" w:rsidRDefault="00EE0A87" w:rsidP="00322184">
      <w:pPr>
        <w:numPr>
          <w:ilvl w:val="0"/>
          <w:numId w:val="261"/>
        </w:numPr>
        <w:spacing w:before="60" w:after="100" w:afterAutospacing="1" w:line="240" w:lineRule="auto"/>
        <w:rPr>
          <w:rFonts w:ascii="Segoe UI" w:hAnsi="Segoe UI" w:cs="Segoe UI"/>
          <w:color w:val="24292E"/>
          <w:sz w:val="24"/>
        </w:rPr>
      </w:pPr>
      <w:hyperlink r:id="rId4710" w:history="1">
        <w:r w:rsidRPr="001F7D44">
          <w:rPr>
            <w:rStyle w:val="Hyperlink"/>
            <w:rFonts w:ascii="Segoe UI" w:hAnsi="Segoe UI" w:cs="Segoe UI"/>
            <w:color w:val="0366D6"/>
            <w:sz w:val="24"/>
          </w:rPr>
          <w:t>Timely</w:t>
        </w:r>
      </w:hyperlink>
      <w:r w:rsidRPr="001F7D44">
        <w:rPr>
          <w:rFonts w:ascii="Segoe UI" w:hAnsi="Segoe UI" w:cs="Segoe UI"/>
          <w:color w:val="24292E"/>
          <w:sz w:val="24"/>
        </w:rPr>
        <w:t> Timely is a time series database application that provides secure access to time series data based on Accumulo and Grafana.</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SQL-like processing</w:t>
      </w:r>
    </w:p>
    <w:p w:rsidR="00EE0A87" w:rsidRPr="001F7D44" w:rsidRDefault="00EE0A87" w:rsidP="00322184">
      <w:pPr>
        <w:numPr>
          <w:ilvl w:val="0"/>
          <w:numId w:val="262"/>
        </w:numPr>
        <w:spacing w:before="100" w:beforeAutospacing="1" w:after="100" w:afterAutospacing="1" w:line="240" w:lineRule="auto"/>
        <w:rPr>
          <w:rFonts w:ascii="Segoe UI" w:hAnsi="Segoe UI" w:cs="Segoe UI"/>
          <w:color w:val="24292E"/>
          <w:sz w:val="24"/>
        </w:rPr>
      </w:pPr>
      <w:hyperlink r:id="rId4711" w:history="1">
        <w:r w:rsidRPr="001F7D44">
          <w:rPr>
            <w:rStyle w:val="Hyperlink"/>
            <w:rFonts w:ascii="Segoe UI" w:hAnsi="Segoe UI" w:cs="Segoe UI"/>
            <w:color w:val="0366D6"/>
            <w:sz w:val="24"/>
          </w:rPr>
          <w:t>Actian SQL for Hadoop</w:t>
        </w:r>
      </w:hyperlink>
      <w:r w:rsidRPr="001F7D44">
        <w:rPr>
          <w:rFonts w:ascii="Segoe UI" w:hAnsi="Segoe UI" w:cs="Segoe UI"/>
          <w:color w:val="24292E"/>
          <w:sz w:val="24"/>
        </w:rPr>
        <w:t> - high performance interactive SQL access to all Hadoop data.</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2" w:history="1">
        <w:r w:rsidRPr="001F7D44">
          <w:rPr>
            <w:rStyle w:val="Hyperlink"/>
            <w:rFonts w:ascii="Segoe UI" w:hAnsi="Segoe UI" w:cs="Segoe UI"/>
            <w:color w:val="0366D6"/>
            <w:sz w:val="24"/>
          </w:rPr>
          <w:t>Apache Drill</w:t>
        </w:r>
      </w:hyperlink>
      <w:r w:rsidRPr="001F7D44">
        <w:rPr>
          <w:rFonts w:ascii="Segoe UI" w:hAnsi="Segoe UI" w:cs="Segoe UI"/>
          <w:color w:val="24292E"/>
          <w:sz w:val="24"/>
        </w:rPr>
        <w:t> - framework for interactive analysis, inspired by Dremel.</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3" w:history="1">
        <w:r w:rsidRPr="001F7D44">
          <w:rPr>
            <w:rStyle w:val="Hyperlink"/>
            <w:rFonts w:ascii="Segoe UI" w:hAnsi="Segoe UI" w:cs="Segoe UI"/>
            <w:color w:val="0366D6"/>
            <w:sz w:val="24"/>
          </w:rPr>
          <w:t>Apache HCatalog</w:t>
        </w:r>
      </w:hyperlink>
      <w:r w:rsidRPr="001F7D44">
        <w:rPr>
          <w:rFonts w:ascii="Segoe UI" w:hAnsi="Segoe UI" w:cs="Segoe UI"/>
          <w:color w:val="24292E"/>
          <w:sz w:val="24"/>
        </w:rPr>
        <w:t> - table and storage management layer for Hadoop.</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4" w:history="1">
        <w:r w:rsidRPr="001F7D44">
          <w:rPr>
            <w:rStyle w:val="Hyperlink"/>
            <w:rFonts w:ascii="Segoe UI" w:hAnsi="Segoe UI" w:cs="Segoe UI"/>
            <w:color w:val="0366D6"/>
            <w:sz w:val="24"/>
          </w:rPr>
          <w:t>Apache Hive</w:t>
        </w:r>
      </w:hyperlink>
      <w:r w:rsidRPr="001F7D44">
        <w:rPr>
          <w:rFonts w:ascii="Segoe UI" w:hAnsi="Segoe UI" w:cs="Segoe UI"/>
          <w:color w:val="24292E"/>
          <w:sz w:val="24"/>
        </w:rPr>
        <w:t> - SQL-like data warehouse system for Hadoop.</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5" w:history="1">
        <w:r w:rsidRPr="001F7D44">
          <w:rPr>
            <w:rStyle w:val="Hyperlink"/>
            <w:rFonts w:ascii="Segoe UI" w:hAnsi="Segoe UI" w:cs="Segoe UI"/>
            <w:color w:val="0366D6"/>
            <w:sz w:val="24"/>
          </w:rPr>
          <w:t>Apache Calcite</w:t>
        </w:r>
      </w:hyperlink>
      <w:r w:rsidRPr="001F7D44">
        <w:rPr>
          <w:rFonts w:ascii="Segoe UI" w:hAnsi="Segoe UI" w:cs="Segoe UI"/>
          <w:color w:val="24292E"/>
          <w:sz w:val="24"/>
        </w:rPr>
        <w:t> - framework that allows efficient translation of queries involving heterogeneous and federated data.</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6" w:history="1">
        <w:r w:rsidRPr="001F7D44">
          <w:rPr>
            <w:rStyle w:val="Hyperlink"/>
            <w:rFonts w:ascii="Segoe UI" w:hAnsi="Segoe UI" w:cs="Segoe UI"/>
            <w:color w:val="0366D6"/>
            <w:sz w:val="24"/>
          </w:rPr>
          <w:t>Apache Phoenix</w:t>
        </w:r>
      </w:hyperlink>
      <w:r w:rsidRPr="001F7D44">
        <w:rPr>
          <w:rFonts w:ascii="Segoe UI" w:hAnsi="Segoe UI" w:cs="Segoe UI"/>
          <w:color w:val="24292E"/>
          <w:sz w:val="24"/>
        </w:rPr>
        <w:t> - SQL skin over HBase.</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7" w:history="1">
        <w:r w:rsidRPr="001F7D44">
          <w:rPr>
            <w:rStyle w:val="Hyperlink"/>
            <w:rFonts w:ascii="Segoe UI" w:hAnsi="Segoe UI" w:cs="Segoe UI"/>
            <w:color w:val="0366D6"/>
            <w:sz w:val="24"/>
          </w:rPr>
          <w:t>Cloudera Impala</w:t>
        </w:r>
      </w:hyperlink>
      <w:r w:rsidRPr="001F7D44">
        <w:rPr>
          <w:rFonts w:ascii="Segoe UI" w:hAnsi="Segoe UI" w:cs="Segoe UI"/>
          <w:color w:val="24292E"/>
          <w:sz w:val="24"/>
        </w:rPr>
        <w:t> - framework for interactive analysis, Inspired by Dremel.</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8" w:history="1">
        <w:r w:rsidRPr="001F7D44">
          <w:rPr>
            <w:rStyle w:val="Hyperlink"/>
            <w:rFonts w:ascii="Segoe UI" w:hAnsi="Segoe UI" w:cs="Segoe UI"/>
            <w:color w:val="0366D6"/>
            <w:sz w:val="24"/>
          </w:rPr>
          <w:t>Concurrent Lingual</w:t>
        </w:r>
      </w:hyperlink>
      <w:r w:rsidRPr="001F7D44">
        <w:rPr>
          <w:rFonts w:ascii="Segoe UI" w:hAnsi="Segoe UI" w:cs="Segoe UI"/>
          <w:color w:val="24292E"/>
          <w:sz w:val="24"/>
        </w:rPr>
        <w:t> - SQL-like query language for Cascading.</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19" w:history="1">
        <w:r w:rsidRPr="001F7D44">
          <w:rPr>
            <w:rStyle w:val="Hyperlink"/>
            <w:rFonts w:ascii="Segoe UI" w:hAnsi="Segoe UI" w:cs="Segoe UI"/>
            <w:color w:val="0366D6"/>
            <w:sz w:val="24"/>
          </w:rPr>
          <w:t>Datasalt Splout SQL</w:t>
        </w:r>
      </w:hyperlink>
      <w:r w:rsidRPr="001F7D44">
        <w:rPr>
          <w:rFonts w:ascii="Segoe UI" w:hAnsi="Segoe UI" w:cs="Segoe UI"/>
          <w:color w:val="24292E"/>
          <w:sz w:val="24"/>
        </w:rPr>
        <w:t> - full SQL query engine for big datasets.</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0" w:history="1">
        <w:r w:rsidRPr="001F7D44">
          <w:rPr>
            <w:rStyle w:val="Hyperlink"/>
            <w:rFonts w:ascii="Segoe UI" w:hAnsi="Segoe UI" w:cs="Segoe UI"/>
            <w:color w:val="0366D6"/>
            <w:sz w:val="24"/>
          </w:rPr>
          <w:t>Facebook PrestoDB</w:t>
        </w:r>
      </w:hyperlink>
      <w:r w:rsidRPr="001F7D44">
        <w:rPr>
          <w:rFonts w:ascii="Segoe UI" w:hAnsi="Segoe UI" w:cs="Segoe UI"/>
          <w:color w:val="24292E"/>
          <w:sz w:val="24"/>
        </w:rPr>
        <w:t> - distributed SQL query engine.</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1" w:history="1">
        <w:r w:rsidRPr="001F7D44">
          <w:rPr>
            <w:rStyle w:val="Hyperlink"/>
            <w:rFonts w:ascii="Segoe UI" w:hAnsi="Segoe UI" w:cs="Segoe UI"/>
            <w:color w:val="0366D6"/>
            <w:sz w:val="24"/>
          </w:rPr>
          <w:t>Google BigQuery</w:t>
        </w:r>
      </w:hyperlink>
      <w:r w:rsidRPr="001F7D44">
        <w:rPr>
          <w:rFonts w:ascii="Segoe UI" w:hAnsi="Segoe UI" w:cs="Segoe UI"/>
          <w:color w:val="24292E"/>
          <w:sz w:val="24"/>
        </w:rPr>
        <w:t> - framework for interactive analysis, implementation of Dremel.</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2" w:history="1">
        <w:r w:rsidRPr="001F7D44">
          <w:rPr>
            <w:rStyle w:val="Hyperlink"/>
            <w:rFonts w:ascii="Segoe UI" w:hAnsi="Segoe UI" w:cs="Segoe UI"/>
            <w:color w:val="0366D6"/>
            <w:sz w:val="24"/>
          </w:rPr>
          <w:t>PipelineDB</w:t>
        </w:r>
      </w:hyperlink>
      <w:r w:rsidRPr="001F7D44">
        <w:rPr>
          <w:rFonts w:ascii="Segoe UI" w:hAnsi="Segoe UI" w:cs="Segoe UI"/>
          <w:color w:val="24292E"/>
          <w:sz w:val="24"/>
        </w:rPr>
        <w:t> - an open-source relational database that runs SQL queries continuously on streams, incrementally storing results in tables.</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3" w:history="1">
        <w:r w:rsidRPr="001F7D44">
          <w:rPr>
            <w:rStyle w:val="Hyperlink"/>
            <w:rFonts w:ascii="Segoe UI" w:hAnsi="Segoe UI" w:cs="Segoe UI"/>
            <w:color w:val="0366D6"/>
            <w:sz w:val="24"/>
          </w:rPr>
          <w:t>Pivotal HDB</w:t>
        </w:r>
      </w:hyperlink>
      <w:r w:rsidRPr="001F7D44">
        <w:rPr>
          <w:rFonts w:ascii="Segoe UI" w:hAnsi="Segoe UI" w:cs="Segoe UI"/>
          <w:color w:val="24292E"/>
          <w:sz w:val="24"/>
        </w:rPr>
        <w:t> - SQL-like data warehouse system for Hadoop.</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4" w:history="1">
        <w:r w:rsidRPr="001F7D44">
          <w:rPr>
            <w:rStyle w:val="Hyperlink"/>
            <w:rFonts w:ascii="Segoe UI" w:hAnsi="Segoe UI" w:cs="Segoe UI"/>
            <w:color w:val="0366D6"/>
            <w:sz w:val="24"/>
          </w:rPr>
          <w:t>RainstorDB</w:t>
        </w:r>
      </w:hyperlink>
      <w:r w:rsidRPr="001F7D44">
        <w:rPr>
          <w:rFonts w:ascii="Segoe UI" w:hAnsi="Segoe UI" w:cs="Segoe UI"/>
          <w:color w:val="24292E"/>
          <w:sz w:val="24"/>
        </w:rPr>
        <w:t> - database for storing petabyte-scale volumes of structured and semi-structured data.</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5" w:history="1">
        <w:r w:rsidRPr="001F7D44">
          <w:rPr>
            <w:rStyle w:val="Hyperlink"/>
            <w:rFonts w:ascii="Segoe UI" w:hAnsi="Segoe UI" w:cs="Segoe UI"/>
            <w:color w:val="0366D6"/>
            <w:sz w:val="24"/>
          </w:rPr>
          <w:t>Spark Catalyst</w:t>
        </w:r>
      </w:hyperlink>
      <w:r w:rsidRPr="001F7D44">
        <w:rPr>
          <w:rFonts w:ascii="Segoe UI" w:hAnsi="Segoe UI" w:cs="Segoe UI"/>
          <w:color w:val="24292E"/>
          <w:sz w:val="24"/>
        </w:rPr>
        <w:t> - is a Query Optimization Framework for Spark and Shark.</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6" w:history="1">
        <w:r w:rsidRPr="001F7D44">
          <w:rPr>
            <w:rStyle w:val="Hyperlink"/>
            <w:rFonts w:ascii="Segoe UI" w:hAnsi="Segoe UI" w:cs="Segoe UI"/>
            <w:color w:val="0366D6"/>
            <w:sz w:val="24"/>
          </w:rPr>
          <w:t>SparkSQL</w:t>
        </w:r>
      </w:hyperlink>
      <w:r w:rsidRPr="001F7D44">
        <w:rPr>
          <w:rFonts w:ascii="Segoe UI" w:hAnsi="Segoe UI" w:cs="Segoe UI"/>
          <w:color w:val="24292E"/>
          <w:sz w:val="24"/>
        </w:rPr>
        <w:t> - Manipulating Structured Data Using Spark.</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7" w:history="1">
        <w:r w:rsidRPr="001F7D44">
          <w:rPr>
            <w:rStyle w:val="Hyperlink"/>
            <w:rFonts w:ascii="Segoe UI" w:hAnsi="Segoe UI" w:cs="Segoe UI"/>
            <w:color w:val="0366D6"/>
            <w:sz w:val="24"/>
          </w:rPr>
          <w:t>Splice Machine</w:t>
        </w:r>
      </w:hyperlink>
      <w:r w:rsidRPr="001F7D44">
        <w:rPr>
          <w:rFonts w:ascii="Segoe UI" w:hAnsi="Segoe UI" w:cs="Segoe UI"/>
          <w:color w:val="24292E"/>
          <w:sz w:val="24"/>
        </w:rPr>
        <w:t> - a full-featured SQL-on-Hadoop RDBMS with ACID transactions.</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8" w:history="1">
        <w:r w:rsidRPr="001F7D44">
          <w:rPr>
            <w:rStyle w:val="Hyperlink"/>
            <w:rFonts w:ascii="Segoe UI" w:hAnsi="Segoe UI" w:cs="Segoe UI"/>
            <w:color w:val="0366D6"/>
            <w:sz w:val="24"/>
          </w:rPr>
          <w:t>Stinger</w:t>
        </w:r>
      </w:hyperlink>
      <w:r w:rsidRPr="001F7D44">
        <w:rPr>
          <w:rFonts w:ascii="Segoe UI" w:hAnsi="Segoe UI" w:cs="Segoe UI"/>
          <w:color w:val="24292E"/>
          <w:sz w:val="24"/>
        </w:rPr>
        <w:t> - interactive query for Hive.</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29" w:history="1">
        <w:r w:rsidRPr="001F7D44">
          <w:rPr>
            <w:rStyle w:val="Hyperlink"/>
            <w:rFonts w:ascii="Segoe UI" w:hAnsi="Segoe UI" w:cs="Segoe UI"/>
            <w:color w:val="0366D6"/>
            <w:sz w:val="24"/>
          </w:rPr>
          <w:t>Tajo</w:t>
        </w:r>
      </w:hyperlink>
      <w:r w:rsidRPr="001F7D44">
        <w:rPr>
          <w:rFonts w:ascii="Segoe UI" w:hAnsi="Segoe UI" w:cs="Segoe UI"/>
          <w:color w:val="24292E"/>
          <w:sz w:val="24"/>
        </w:rPr>
        <w:t> - distributed data warehouse system on Hadoop.</w:t>
      </w:r>
    </w:p>
    <w:p w:rsidR="00EE0A87" w:rsidRPr="001F7D44" w:rsidRDefault="00EE0A87" w:rsidP="00322184">
      <w:pPr>
        <w:numPr>
          <w:ilvl w:val="0"/>
          <w:numId w:val="262"/>
        </w:numPr>
        <w:spacing w:before="60" w:after="100" w:afterAutospacing="1" w:line="240" w:lineRule="auto"/>
        <w:rPr>
          <w:rFonts w:ascii="Segoe UI" w:hAnsi="Segoe UI" w:cs="Segoe UI"/>
          <w:color w:val="24292E"/>
          <w:sz w:val="24"/>
        </w:rPr>
      </w:pPr>
      <w:hyperlink r:id="rId4730" w:history="1">
        <w:r w:rsidRPr="001F7D44">
          <w:rPr>
            <w:rStyle w:val="Hyperlink"/>
            <w:rFonts w:ascii="Segoe UI" w:hAnsi="Segoe UI" w:cs="Segoe UI"/>
            <w:color w:val="0366D6"/>
            <w:sz w:val="24"/>
          </w:rPr>
          <w:t>Trafodion</w:t>
        </w:r>
      </w:hyperlink>
      <w:r w:rsidRPr="001F7D44">
        <w:rPr>
          <w:rFonts w:ascii="Segoe UI" w:hAnsi="Segoe UI" w:cs="Segoe UI"/>
          <w:color w:val="24292E"/>
          <w:sz w:val="24"/>
        </w:rPr>
        <w:t> - enterprise-class SQL-on-HBase solution targeting big data transactional or operational workloads.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Data Ingestion</w:t>
      </w:r>
    </w:p>
    <w:p w:rsidR="00EE0A87" w:rsidRPr="001F7D44" w:rsidRDefault="00EE0A87" w:rsidP="00322184">
      <w:pPr>
        <w:numPr>
          <w:ilvl w:val="0"/>
          <w:numId w:val="263"/>
        </w:numPr>
        <w:spacing w:before="100" w:beforeAutospacing="1" w:after="100" w:afterAutospacing="1" w:line="240" w:lineRule="auto"/>
        <w:rPr>
          <w:rFonts w:ascii="Segoe UI" w:hAnsi="Segoe UI" w:cs="Segoe UI"/>
          <w:color w:val="24292E"/>
          <w:sz w:val="24"/>
        </w:rPr>
      </w:pPr>
      <w:hyperlink r:id="rId4731" w:history="1">
        <w:r w:rsidRPr="001F7D44">
          <w:rPr>
            <w:rStyle w:val="Hyperlink"/>
            <w:rFonts w:ascii="Segoe UI" w:hAnsi="Segoe UI" w:cs="Segoe UI"/>
            <w:color w:val="0366D6"/>
            <w:sz w:val="24"/>
          </w:rPr>
          <w:t>Amazon Kinesis</w:t>
        </w:r>
      </w:hyperlink>
      <w:r w:rsidRPr="001F7D44">
        <w:rPr>
          <w:rFonts w:ascii="Segoe UI" w:hAnsi="Segoe UI" w:cs="Segoe UI"/>
          <w:color w:val="24292E"/>
          <w:sz w:val="24"/>
        </w:rPr>
        <w:t> - real-time processing of streaming data at massive scale.</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2" w:history="1">
        <w:r w:rsidRPr="001F7D44">
          <w:rPr>
            <w:rStyle w:val="Hyperlink"/>
            <w:rFonts w:ascii="Segoe UI" w:hAnsi="Segoe UI" w:cs="Segoe UI"/>
            <w:color w:val="0366D6"/>
            <w:sz w:val="24"/>
          </w:rPr>
          <w:t>Apache Chukwa</w:t>
        </w:r>
      </w:hyperlink>
      <w:r w:rsidRPr="001F7D44">
        <w:rPr>
          <w:rFonts w:ascii="Segoe UI" w:hAnsi="Segoe UI" w:cs="Segoe UI"/>
          <w:color w:val="24292E"/>
          <w:sz w:val="24"/>
        </w:rPr>
        <w:t> - data collection system.</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3" w:history="1">
        <w:r w:rsidRPr="001F7D44">
          <w:rPr>
            <w:rStyle w:val="Hyperlink"/>
            <w:rFonts w:ascii="Segoe UI" w:hAnsi="Segoe UI" w:cs="Segoe UI"/>
            <w:color w:val="0366D6"/>
            <w:sz w:val="24"/>
          </w:rPr>
          <w:t>Apache Flume</w:t>
        </w:r>
      </w:hyperlink>
      <w:r w:rsidRPr="001F7D44">
        <w:rPr>
          <w:rFonts w:ascii="Segoe UI" w:hAnsi="Segoe UI" w:cs="Segoe UI"/>
          <w:color w:val="24292E"/>
          <w:sz w:val="24"/>
        </w:rPr>
        <w:t> - service to manage large amount of log data.</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4" w:history="1">
        <w:r w:rsidRPr="001F7D44">
          <w:rPr>
            <w:rStyle w:val="Hyperlink"/>
            <w:rFonts w:ascii="Segoe UI" w:hAnsi="Segoe UI" w:cs="Segoe UI"/>
            <w:color w:val="0366D6"/>
            <w:sz w:val="24"/>
          </w:rPr>
          <w:t>Apache Kafka</w:t>
        </w:r>
      </w:hyperlink>
      <w:r w:rsidRPr="001F7D44">
        <w:rPr>
          <w:rFonts w:ascii="Segoe UI" w:hAnsi="Segoe UI" w:cs="Segoe UI"/>
          <w:color w:val="24292E"/>
          <w:sz w:val="24"/>
        </w:rPr>
        <w:t> - distributed publish-subscribe messaging system.</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5" w:history="1">
        <w:r w:rsidRPr="001F7D44">
          <w:rPr>
            <w:rStyle w:val="Hyperlink"/>
            <w:rFonts w:ascii="Segoe UI" w:hAnsi="Segoe UI" w:cs="Segoe UI"/>
            <w:color w:val="0366D6"/>
            <w:sz w:val="24"/>
          </w:rPr>
          <w:t>Apache Sqoop</w:t>
        </w:r>
      </w:hyperlink>
      <w:r w:rsidRPr="001F7D44">
        <w:rPr>
          <w:rFonts w:ascii="Segoe UI" w:hAnsi="Segoe UI" w:cs="Segoe UI"/>
          <w:color w:val="24292E"/>
          <w:sz w:val="24"/>
        </w:rPr>
        <w:t> - tool to transfer data between Hadoop and a structured datastore.</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6" w:history="1">
        <w:r w:rsidRPr="001F7D44">
          <w:rPr>
            <w:rStyle w:val="Hyperlink"/>
            <w:rFonts w:ascii="Segoe UI" w:hAnsi="Segoe UI" w:cs="Segoe UI"/>
            <w:color w:val="0366D6"/>
            <w:sz w:val="24"/>
          </w:rPr>
          <w:t>Cloudera Morphlines</w:t>
        </w:r>
      </w:hyperlink>
      <w:r w:rsidRPr="001F7D44">
        <w:rPr>
          <w:rFonts w:ascii="Segoe UI" w:hAnsi="Segoe UI" w:cs="Segoe UI"/>
          <w:color w:val="24292E"/>
          <w:sz w:val="24"/>
        </w:rPr>
        <w:t> - framework that help ETL to Solr, HBase and HDFS.</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7" w:history="1">
        <w:r w:rsidRPr="001F7D44">
          <w:rPr>
            <w:rStyle w:val="Hyperlink"/>
            <w:rFonts w:ascii="Segoe UI" w:hAnsi="Segoe UI" w:cs="Segoe UI"/>
            <w:color w:val="0366D6"/>
            <w:sz w:val="24"/>
          </w:rPr>
          <w:t>Embulk</w:t>
        </w:r>
      </w:hyperlink>
      <w:r w:rsidRPr="001F7D44">
        <w:rPr>
          <w:rFonts w:ascii="Segoe UI" w:hAnsi="Segoe UI" w:cs="Segoe UI"/>
          <w:color w:val="24292E"/>
          <w:sz w:val="24"/>
        </w:rPr>
        <w:t> - open-source bulk data loader that helps data transfer between various databases, storages, file formats, and cloud services.</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8" w:history="1">
        <w:r w:rsidRPr="001F7D44">
          <w:rPr>
            <w:rStyle w:val="Hyperlink"/>
            <w:rFonts w:ascii="Segoe UI" w:hAnsi="Segoe UI" w:cs="Segoe UI"/>
            <w:color w:val="0366D6"/>
            <w:sz w:val="24"/>
          </w:rPr>
          <w:t>Facebook Scribe</w:t>
        </w:r>
      </w:hyperlink>
      <w:r w:rsidRPr="001F7D44">
        <w:rPr>
          <w:rFonts w:ascii="Segoe UI" w:hAnsi="Segoe UI" w:cs="Segoe UI"/>
          <w:color w:val="24292E"/>
          <w:sz w:val="24"/>
        </w:rPr>
        <w:t> - streamed log data aggregator.</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39" w:history="1">
        <w:r w:rsidRPr="001F7D44">
          <w:rPr>
            <w:rStyle w:val="Hyperlink"/>
            <w:rFonts w:ascii="Segoe UI" w:hAnsi="Segoe UI" w:cs="Segoe UI"/>
            <w:color w:val="0366D6"/>
            <w:sz w:val="24"/>
          </w:rPr>
          <w:t>Fluentd</w:t>
        </w:r>
      </w:hyperlink>
      <w:r w:rsidRPr="001F7D44">
        <w:rPr>
          <w:rFonts w:ascii="Segoe UI" w:hAnsi="Segoe UI" w:cs="Segoe UI"/>
          <w:color w:val="24292E"/>
          <w:sz w:val="24"/>
        </w:rPr>
        <w:t> - tool to collect events and logs.</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0" w:history="1">
        <w:r w:rsidRPr="001F7D44">
          <w:rPr>
            <w:rStyle w:val="Hyperlink"/>
            <w:rFonts w:ascii="Segoe UI" w:hAnsi="Segoe UI" w:cs="Segoe UI"/>
            <w:color w:val="0366D6"/>
            <w:sz w:val="24"/>
          </w:rPr>
          <w:t>Google Photon</w:t>
        </w:r>
      </w:hyperlink>
      <w:r w:rsidRPr="001F7D44">
        <w:rPr>
          <w:rFonts w:ascii="Segoe UI" w:hAnsi="Segoe UI" w:cs="Segoe UI"/>
          <w:color w:val="24292E"/>
          <w:sz w:val="24"/>
        </w:rPr>
        <w:t> - geographically distributed system for joining multiple continuously flowing streams of data in real-time with high scalability and low latency.</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1" w:history="1">
        <w:r w:rsidRPr="001F7D44">
          <w:rPr>
            <w:rStyle w:val="Hyperlink"/>
            <w:rFonts w:ascii="Segoe UI" w:hAnsi="Segoe UI" w:cs="Segoe UI"/>
            <w:color w:val="0366D6"/>
            <w:sz w:val="24"/>
          </w:rPr>
          <w:t>Heka</w:t>
        </w:r>
      </w:hyperlink>
      <w:r w:rsidRPr="001F7D44">
        <w:rPr>
          <w:rFonts w:ascii="Segoe UI" w:hAnsi="Segoe UI" w:cs="Segoe UI"/>
          <w:color w:val="24292E"/>
          <w:sz w:val="24"/>
        </w:rPr>
        <w:t> - open source stream processing software system.</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2" w:history="1">
        <w:r w:rsidRPr="001F7D44">
          <w:rPr>
            <w:rStyle w:val="Hyperlink"/>
            <w:rFonts w:ascii="Segoe UI" w:hAnsi="Segoe UI" w:cs="Segoe UI"/>
            <w:color w:val="0366D6"/>
            <w:sz w:val="24"/>
          </w:rPr>
          <w:t>HIHO</w:t>
        </w:r>
      </w:hyperlink>
      <w:r w:rsidRPr="001F7D44">
        <w:rPr>
          <w:rFonts w:ascii="Segoe UI" w:hAnsi="Segoe UI" w:cs="Segoe UI"/>
          <w:color w:val="24292E"/>
          <w:sz w:val="24"/>
        </w:rPr>
        <w:t> - framework for connecting disparate data sources with Hadoop.</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3" w:history="1">
        <w:r w:rsidRPr="001F7D44">
          <w:rPr>
            <w:rStyle w:val="Hyperlink"/>
            <w:rFonts w:ascii="Segoe UI" w:hAnsi="Segoe UI" w:cs="Segoe UI"/>
            <w:color w:val="0366D6"/>
            <w:sz w:val="24"/>
          </w:rPr>
          <w:t>Kestrel</w:t>
        </w:r>
      </w:hyperlink>
      <w:r w:rsidRPr="001F7D44">
        <w:rPr>
          <w:rFonts w:ascii="Segoe UI" w:hAnsi="Segoe UI" w:cs="Segoe UI"/>
          <w:color w:val="24292E"/>
          <w:sz w:val="24"/>
        </w:rPr>
        <w:t> - distributed message queue system.</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4" w:history="1">
        <w:r w:rsidRPr="001F7D44">
          <w:rPr>
            <w:rStyle w:val="Hyperlink"/>
            <w:rFonts w:ascii="Segoe UI" w:hAnsi="Segoe UI" w:cs="Segoe UI"/>
            <w:color w:val="0366D6"/>
            <w:sz w:val="24"/>
          </w:rPr>
          <w:t>LinkedIn Databus</w:t>
        </w:r>
      </w:hyperlink>
      <w:r w:rsidRPr="001F7D44">
        <w:rPr>
          <w:rFonts w:ascii="Segoe UI" w:hAnsi="Segoe UI" w:cs="Segoe UI"/>
          <w:color w:val="24292E"/>
          <w:sz w:val="24"/>
        </w:rPr>
        <w:t> - stream of change capture events for a database.</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5" w:history="1">
        <w:r w:rsidRPr="001F7D44">
          <w:rPr>
            <w:rStyle w:val="Hyperlink"/>
            <w:rFonts w:ascii="Segoe UI" w:hAnsi="Segoe UI" w:cs="Segoe UI"/>
            <w:color w:val="0366D6"/>
            <w:sz w:val="24"/>
          </w:rPr>
          <w:t>LinkedIn Kamikaze</w:t>
        </w:r>
      </w:hyperlink>
      <w:r w:rsidRPr="001F7D44">
        <w:rPr>
          <w:rFonts w:ascii="Segoe UI" w:hAnsi="Segoe UI" w:cs="Segoe UI"/>
          <w:color w:val="24292E"/>
          <w:sz w:val="24"/>
        </w:rPr>
        <w:t> - utility package for compressing sorted integer arrays.</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6" w:history="1">
        <w:r w:rsidRPr="001F7D44">
          <w:rPr>
            <w:rStyle w:val="Hyperlink"/>
            <w:rFonts w:ascii="Segoe UI" w:hAnsi="Segoe UI" w:cs="Segoe UI"/>
            <w:color w:val="0366D6"/>
            <w:sz w:val="24"/>
          </w:rPr>
          <w:t>LinkedIn White Elephant</w:t>
        </w:r>
      </w:hyperlink>
      <w:r w:rsidRPr="001F7D44">
        <w:rPr>
          <w:rFonts w:ascii="Segoe UI" w:hAnsi="Segoe UI" w:cs="Segoe UI"/>
          <w:color w:val="24292E"/>
          <w:sz w:val="24"/>
        </w:rPr>
        <w:t> - log aggregator and dashboard.</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7" w:history="1">
        <w:r w:rsidRPr="001F7D44">
          <w:rPr>
            <w:rStyle w:val="Hyperlink"/>
            <w:rFonts w:ascii="Segoe UI" w:hAnsi="Segoe UI" w:cs="Segoe UI"/>
            <w:color w:val="0366D6"/>
            <w:sz w:val="24"/>
          </w:rPr>
          <w:t>Logstash</w:t>
        </w:r>
      </w:hyperlink>
      <w:r w:rsidRPr="001F7D44">
        <w:rPr>
          <w:rFonts w:ascii="Segoe UI" w:hAnsi="Segoe UI" w:cs="Segoe UI"/>
          <w:color w:val="24292E"/>
          <w:sz w:val="24"/>
        </w:rPr>
        <w:t> - a tool for managing events and logs.</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8" w:history="1">
        <w:r w:rsidRPr="001F7D44">
          <w:rPr>
            <w:rStyle w:val="Hyperlink"/>
            <w:rFonts w:ascii="Segoe UI" w:hAnsi="Segoe UI" w:cs="Segoe UI"/>
            <w:color w:val="0366D6"/>
            <w:sz w:val="24"/>
          </w:rPr>
          <w:t>Netflix Suro</w:t>
        </w:r>
      </w:hyperlink>
      <w:r w:rsidRPr="001F7D44">
        <w:rPr>
          <w:rFonts w:ascii="Segoe UI" w:hAnsi="Segoe UI" w:cs="Segoe UI"/>
          <w:color w:val="24292E"/>
          <w:sz w:val="24"/>
        </w:rPr>
        <w:t> - log agregattor like Storm and Samza based on Chukwa.</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49" w:history="1">
        <w:r w:rsidRPr="001F7D44">
          <w:rPr>
            <w:rStyle w:val="Hyperlink"/>
            <w:rFonts w:ascii="Segoe UI" w:hAnsi="Segoe UI" w:cs="Segoe UI"/>
            <w:color w:val="0366D6"/>
            <w:sz w:val="24"/>
          </w:rPr>
          <w:t>Pinterest Secor</w:t>
        </w:r>
      </w:hyperlink>
      <w:r w:rsidRPr="001F7D44">
        <w:rPr>
          <w:rFonts w:ascii="Segoe UI" w:hAnsi="Segoe UI" w:cs="Segoe UI"/>
          <w:color w:val="24292E"/>
          <w:sz w:val="24"/>
        </w:rPr>
        <w:t> - is a service implementing Kafka log persistance.</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50" w:history="1">
        <w:r w:rsidRPr="001F7D44">
          <w:rPr>
            <w:rStyle w:val="Hyperlink"/>
            <w:rFonts w:ascii="Segoe UI" w:hAnsi="Segoe UI" w:cs="Segoe UI"/>
            <w:color w:val="0366D6"/>
            <w:sz w:val="24"/>
          </w:rPr>
          <w:t>Linkedin Gobblin</w:t>
        </w:r>
      </w:hyperlink>
      <w:r w:rsidRPr="001F7D44">
        <w:rPr>
          <w:rFonts w:ascii="Segoe UI" w:hAnsi="Segoe UI" w:cs="Segoe UI"/>
          <w:color w:val="24292E"/>
          <w:sz w:val="24"/>
        </w:rPr>
        <w:t> - linkedin's universal data ingestion framework.</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51" w:history="1">
        <w:r w:rsidRPr="001F7D44">
          <w:rPr>
            <w:rStyle w:val="Hyperlink"/>
            <w:rFonts w:ascii="Segoe UI" w:hAnsi="Segoe UI" w:cs="Segoe UI"/>
            <w:color w:val="0366D6"/>
            <w:sz w:val="24"/>
          </w:rPr>
          <w:t>Skizze</w:t>
        </w:r>
      </w:hyperlink>
      <w:r w:rsidRPr="001F7D44">
        <w:rPr>
          <w:rFonts w:ascii="Segoe UI" w:hAnsi="Segoe UI" w:cs="Segoe UI"/>
          <w:color w:val="24292E"/>
          <w:sz w:val="24"/>
        </w:rPr>
        <w:t> - sketch data store to deal with all problems around counting and sketching using probabilistic data-structures.</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52" w:history="1">
        <w:r w:rsidRPr="001F7D44">
          <w:rPr>
            <w:rStyle w:val="Hyperlink"/>
            <w:rFonts w:ascii="Segoe UI" w:hAnsi="Segoe UI" w:cs="Segoe UI"/>
            <w:color w:val="0366D6"/>
            <w:sz w:val="24"/>
          </w:rPr>
          <w:t>StreamSets Data Collector</w:t>
        </w:r>
      </w:hyperlink>
      <w:r w:rsidRPr="001F7D44">
        <w:rPr>
          <w:rFonts w:ascii="Segoe UI" w:hAnsi="Segoe UI" w:cs="Segoe UI"/>
          <w:color w:val="24292E"/>
          <w:sz w:val="24"/>
        </w:rPr>
        <w:t> - continuous big data ingest infrastructure with a simple to use IDE.</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53" w:history="1">
        <w:r w:rsidRPr="001F7D44">
          <w:rPr>
            <w:rStyle w:val="Hyperlink"/>
            <w:rFonts w:ascii="Segoe UI" w:hAnsi="Segoe UI" w:cs="Segoe UI"/>
            <w:color w:val="0366D6"/>
            <w:sz w:val="24"/>
          </w:rPr>
          <w:t>Yahoo Pulsar</w:t>
        </w:r>
      </w:hyperlink>
      <w:r w:rsidRPr="001F7D44">
        <w:rPr>
          <w:rFonts w:ascii="Segoe UI" w:hAnsi="Segoe UI" w:cs="Segoe UI"/>
          <w:color w:val="24292E"/>
          <w:sz w:val="24"/>
        </w:rPr>
        <w:t> - a distributed pub-sub messaging platform with a very flexible messaging model and an intuitive client API.</w:t>
      </w:r>
    </w:p>
    <w:p w:rsidR="00EE0A87" w:rsidRPr="001F7D44" w:rsidRDefault="00EE0A87" w:rsidP="00322184">
      <w:pPr>
        <w:numPr>
          <w:ilvl w:val="0"/>
          <w:numId w:val="263"/>
        </w:numPr>
        <w:spacing w:before="60" w:after="100" w:afterAutospacing="1" w:line="240" w:lineRule="auto"/>
        <w:rPr>
          <w:rFonts w:ascii="Segoe UI" w:hAnsi="Segoe UI" w:cs="Segoe UI"/>
          <w:color w:val="24292E"/>
          <w:sz w:val="24"/>
        </w:rPr>
      </w:pPr>
      <w:hyperlink r:id="rId4754" w:history="1">
        <w:r w:rsidRPr="001F7D44">
          <w:rPr>
            <w:rStyle w:val="Hyperlink"/>
            <w:rFonts w:ascii="Segoe UI" w:hAnsi="Segoe UI" w:cs="Segoe UI"/>
            <w:color w:val="0366D6"/>
            <w:sz w:val="24"/>
          </w:rPr>
          <w:t>Alooma</w:t>
        </w:r>
      </w:hyperlink>
      <w:r w:rsidRPr="001F7D44">
        <w:rPr>
          <w:rFonts w:ascii="Segoe UI" w:hAnsi="Segoe UI" w:cs="Segoe UI"/>
          <w:color w:val="24292E"/>
          <w:sz w:val="24"/>
        </w:rPr>
        <w:t> - data pipeline as a service enabling moving data sources such as MySQL into data warehouses.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Service Programming</w:t>
      </w:r>
    </w:p>
    <w:p w:rsidR="00EE0A87" w:rsidRPr="001F7D44" w:rsidRDefault="00EE0A87" w:rsidP="00322184">
      <w:pPr>
        <w:numPr>
          <w:ilvl w:val="0"/>
          <w:numId w:val="264"/>
        </w:numPr>
        <w:spacing w:before="100" w:beforeAutospacing="1" w:after="100" w:afterAutospacing="1" w:line="240" w:lineRule="auto"/>
        <w:rPr>
          <w:rFonts w:ascii="Segoe UI" w:hAnsi="Segoe UI" w:cs="Segoe UI"/>
          <w:color w:val="24292E"/>
          <w:sz w:val="24"/>
        </w:rPr>
      </w:pPr>
      <w:hyperlink r:id="rId4755" w:history="1">
        <w:r w:rsidRPr="001F7D44">
          <w:rPr>
            <w:rStyle w:val="Hyperlink"/>
            <w:rFonts w:ascii="Segoe UI" w:hAnsi="Segoe UI" w:cs="Segoe UI"/>
            <w:color w:val="0366D6"/>
            <w:sz w:val="24"/>
          </w:rPr>
          <w:t>Akka Toolkit</w:t>
        </w:r>
      </w:hyperlink>
      <w:r w:rsidRPr="001F7D44">
        <w:rPr>
          <w:rFonts w:ascii="Segoe UI" w:hAnsi="Segoe UI" w:cs="Segoe UI"/>
          <w:color w:val="24292E"/>
          <w:sz w:val="24"/>
        </w:rPr>
        <w:t> - runtime for distributed, and fault tolerant event-driven applications on the JVM.</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56" w:history="1">
        <w:r w:rsidRPr="001F7D44">
          <w:rPr>
            <w:rStyle w:val="Hyperlink"/>
            <w:rFonts w:ascii="Segoe UI" w:hAnsi="Segoe UI" w:cs="Segoe UI"/>
            <w:color w:val="0366D6"/>
            <w:sz w:val="24"/>
          </w:rPr>
          <w:t>Apache Avro</w:t>
        </w:r>
      </w:hyperlink>
      <w:r w:rsidRPr="001F7D44">
        <w:rPr>
          <w:rFonts w:ascii="Segoe UI" w:hAnsi="Segoe UI" w:cs="Segoe UI"/>
          <w:color w:val="24292E"/>
          <w:sz w:val="24"/>
        </w:rPr>
        <w:t> - data serialization system.</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57" w:history="1">
        <w:r w:rsidRPr="001F7D44">
          <w:rPr>
            <w:rStyle w:val="Hyperlink"/>
            <w:rFonts w:ascii="Segoe UI" w:hAnsi="Segoe UI" w:cs="Segoe UI"/>
            <w:color w:val="0366D6"/>
            <w:sz w:val="24"/>
          </w:rPr>
          <w:t>Apache Curator</w:t>
        </w:r>
      </w:hyperlink>
      <w:r w:rsidRPr="001F7D44">
        <w:rPr>
          <w:rFonts w:ascii="Segoe UI" w:hAnsi="Segoe UI" w:cs="Segoe UI"/>
          <w:color w:val="24292E"/>
          <w:sz w:val="24"/>
        </w:rPr>
        <w:t> - Java libaries for Apache ZooKeeper.</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58" w:history="1">
        <w:r w:rsidRPr="001F7D44">
          <w:rPr>
            <w:rStyle w:val="Hyperlink"/>
            <w:rFonts w:ascii="Segoe UI" w:hAnsi="Segoe UI" w:cs="Segoe UI"/>
            <w:color w:val="0366D6"/>
            <w:sz w:val="24"/>
          </w:rPr>
          <w:t>Apache Karaf</w:t>
        </w:r>
      </w:hyperlink>
      <w:r w:rsidRPr="001F7D44">
        <w:rPr>
          <w:rFonts w:ascii="Segoe UI" w:hAnsi="Segoe UI" w:cs="Segoe UI"/>
          <w:color w:val="24292E"/>
          <w:sz w:val="24"/>
        </w:rPr>
        <w:t> - OSGi runtime that runs on top of any OSGi framework.</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59" w:history="1">
        <w:r w:rsidRPr="001F7D44">
          <w:rPr>
            <w:rStyle w:val="Hyperlink"/>
            <w:rFonts w:ascii="Segoe UI" w:hAnsi="Segoe UI" w:cs="Segoe UI"/>
            <w:color w:val="0366D6"/>
            <w:sz w:val="24"/>
          </w:rPr>
          <w:t>Apache Thrift</w:t>
        </w:r>
      </w:hyperlink>
      <w:r w:rsidRPr="001F7D44">
        <w:rPr>
          <w:rFonts w:ascii="Segoe UI" w:hAnsi="Segoe UI" w:cs="Segoe UI"/>
          <w:color w:val="24292E"/>
          <w:sz w:val="24"/>
        </w:rPr>
        <w:t> - framework to build binary protocols.</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0" w:history="1">
        <w:r w:rsidRPr="001F7D44">
          <w:rPr>
            <w:rStyle w:val="Hyperlink"/>
            <w:rFonts w:ascii="Segoe UI" w:hAnsi="Segoe UI" w:cs="Segoe UI"/>
            <w:color w:val="0366D6"/>
            <w:sz w:val="24"/>
          </w:rPr>
          <w:t>Apache Zookeeper</w:t>
        </w:r>
      </w:hyperlink>
      <w:r w:rsidRPr="001F7D44">
        <w:rPr>
          <w:rFonts w:ascii="Segoe UI" w:hAnsi="Segoe UI" w:cs="Segoe UI"/>
          <w:color w:val="24292E"/>
          <w:sz w:val="24"/>
        </w:rPr>
        <w:t> - centralized service for process management.</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1" w:history="1">
        <w:r w:rsidRPr="001F7D44">
          <w:rPr>
            <w:rStyle w:val="Hyperlink"/>
            <w:rFonts w:ascii="Segoe UI" w:hAnsi="Segoe UI" w:cs="Segoe UI"/>
            <w:color w:val="0366D6"/>
            <w:sz w:val="24"/>
          </w:rPr>
          <w:t>Google Chubby</w:t>
        </w:r>
      </w:hyperlink>
      <w:r w:rsidRPr="001F7D44">
        <w:rPr>
          <w:rFonts w:ascii="Segoe UI" w:hAnsi="Segoe UI" w:cs="Segoe UI"/>
          <w:color w:val="24292E"/>
          <w:sz w:val="24"/>
        </w:rPr>
        <w:t> - a lock service for loosely-coupled distributed systems.</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2" w:history="1">
        <w:r w:rsidRPr="001F7D44">
          <w:rPr>
            <w:rStyle w:val="Hyperlink"/>
            <w:rFonts w:ascii="Segoe UI" w:hAnsi="Segoe UI" w:cs="Segoe UI"/>
            <w:color w:val="0366D6"/>
            <w:sz w:val="24"/>
          </w:rPr>
          <w:t>Hydrosphere Mist</w:t>
        </w:r>
      </w:hyperlink>
      <w:r w:rsidRPr="001F7D44">
        <w:rPr>
          <w:rFonts w:ascii="Segoe UI" w:hAnsi="Segoe UI" w:cs="Segoe UI"/>
          <w:color w:val="24292E"/>
          <w:sz w:val="24"/>
        </w:rPr>
        <w:t> - a service for exposing Apache Spark analytics jobs and machine learning models as realtime, batch or reactive web services.</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3" w:history="1">
        <w:r w:rsidRPr="001F7D44">
          <w:rPr>
            <w:rStyle w:val="Hyperlink"/>
            <w:rFonts w:ascii="Segoe UI" w:hAnsi="Segoe UI" w:cs="Segoe UI"/>
            <w:color w:val="0366D6"/>
            <w:sz w:val="24"/>
          </w:rPr>
          <w:t>Linkedin Norbert</w:t>
        </w:r>
      </w:hyperlink>
      <w:r w:rsidRPr="001F7D44">
        <w:rPr>
          <w:rFonts w:ascii="Segoe UI" w:hAnsi="Segoe UI" w:cs="Segoe UI"/>
          <w:color w:val="24292E"/>
          <w:sz w:val="24"/>
        </w:rPr>
        <w:t> - cluster manager.</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4" w:history="1">
        <w:r w:rsidRPr="001F7D44">
          <w:rPr>
            <w:rStyle w:val="Hyperlink"/>
            <w:rFonts w:ascii="Segoe UI" w:hAnsi="Segoe UI" w:cs="Segoe UI"/>
            <w:color w:val="0366D6"/>
            <w:sz w:val="24"/>
          </w:rPr>
          <w:t>OpenMPI</w:t>
        </w:r>
      </w:hyperlink>
      <w:r w:rsidRPr="001F7D44">
        <w:rPr>
          <w:rFonts w:ascii="Segoe UI" w:hAnsi="Segoe UI" w:cs="Segoe UI"/>
          <w:color w:val="24292E"/>
          <w:sz w:val="24"/>
        </w:rPr>
        <w:t> - message passing framework.</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5" w:history="1">
        <w:r w:rsidRPr="001F7D44">
          <w:rPr>
            <w:rStyle w:val="Hyperlink"/>
            <w:rFonts w:ascii="Segoe UI" w:hAnsi="Segoe UI" w:cs="Segoe UI"/>
            <w:color w:val="0366D6"/>
            <w:sz w:val="24"/>
          </w:rPr>
          <w:t>Serf</w:t>
        </w:r>
      </w:hyperlink>
      <w:r w:rsidRPr="001F7D44">
        <w:rPr>
          <w:rFonts w:ascii="Segoe UI" w:hAnsi="Segoe UI" w:cs="Segoe UI"/>
          <w:color w:val="24292E"/>
          <w:sz w:val="24"/>
        </w:rPr>
        <w:t> - decentralized solution for service discovery and orchestration.</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6" w:history="1">
        <w:r w:rsidRPr="001F7D44">
          <w:rPr>
            <w:rStyle w:val="Hyperlink"/>
            <w:rFonts w:ascii="Segoe UI" w:hAnsi="Segoe UI" w:cs="Segoe UI"/>
            <w:color w:val="0366D6"/>
            <w:sz w:val="24"/>
          </w:rPr>
          <w:t>Spotify Luigi</w:t>
        </w:r>
      </w:hyperlink>
      <w:r w:rsidRPr="001F7D44">
        <w:rPr>
          <w:rFonts w:ascii="Segoe UI" w:hAnsi="Segoe UI" w:cs="Segoe UI"/>
          <w:color w:val="24292E"/>
          <w:sz w:val="24"/>
        </w:rPr>
        <w:t> - a Python package for building complex pipelines of batch jobs. It handles dependency resolution, workflow management, visualization, handling failures, command line integration, and much more.</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7" w:history="1">
        <w:r w:rsidRPr="001F7D44">
          <w:rPr>
            <w:rStyle w:val="Hyperlink"/>
            <w:rFonts w:ascii="Segoe UI" w:hAnsi="Segoe UI" w:cs="Segoe UI"/>
            <w:color w:val="0366D6"/>
            <w:sz w:val="24"/>
          </w:rPr>
          <w:t>Spring XD</w:t>
        </w:r>
      </w:hyperlink>
      <w:r w:rsidRPr="001F7D44">
        <w:rPr>
          <w:rFonts w:ascii="Segoe UI" w:hAnsi="Segoe UI" w:cs="Segoe UI"/>
          <w:color w:val="24292E"/>
          <w:sz w:val="24"/>
        </w:rPr>
        <w:t> - distributed and extensible system for data ingestion, real time analytics, batch processing, and data export.</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8" w:history="1">
        <w:r w:rsidRPr="001F7D44">
          <w:rPr>
            <w:rStyle w:val="Hyperlink"/>
            <w:rFonts w:ascii="Segoe UI" w:hAnsi="Segoe UI" w:cs="Segoe UI"/>
            <w:color w:val="0366D6"/>
            <w:sz w:val="24"/>
          </w:rPr>
          <w:t>Twitter Elephant Bird</w:t>
        </w:r>
      </w:hyperlink>
      <w:r w:rsidRPr="001F7D44">
        <w:rPr>
          <w:rFonts w:ascii="Segoe UI" w:hAnsi="Segoe UI" w:cs="Segoe UI"/>
          <w:color w:val="24292E"/>
          <w:sz w:val="24"/>
        </w:rPr>
        <w:t> - libraries for working with LZOP-compressed data.</w:t>
      </w:r>
    </w:p>
    <w:p w:rsidR="00EE0A87" w:rsidRPr="001F7D44" w:rsidRDefault="00EE0A87" w:rsidP="00322184">
      <w:pPr>
        <w:numPr>
          <w:ilvl w:val="0"/>
          <w:numId w:val="264"/>
        </w:numPr>
        <w:spacing w:before="60" w:after="100" w:afterAutospacing="1" w:line="240" w:lineRule="auto"/>
        <w:rPr>
          <w:rFonts w:ascii="Segoe UI" w:hAnsi="Segoe UI" w:cs="Segoe UI"/>
          <w:color w:val="24292E"/>
          <w:sz w:val="24"/>
        </w:rPr>
      </w:pPr>
      <w:hyperlink r:id="rId4769" w:history="1">
        <w:r w:rsidRPr="001F7D44">
          <w:rPr>
            <w:rStyle w:val="Hyperlink"/>
            <w:rFonts w:ascii="Segoe UI" w:hAnsi="Segoe UI" w:cs="Segoe UI"/>
            <w:color w:val="0366D6"/>
            <w:sz w:val="24"/>
          </w:rPr>
          <w:t>Twitter Finagle</w:t>
        </w:r>
      </w:hyperlink>
      <w:r w:rsidRPr="001F7D44">
        <w:rPr>
          <w:rFonts w:ascii="Segoe UI" w:hAnsi="Segoe UI" w:cs="Segoe UI"/>
          <w:color w:val="24292E"/>
          <w:sz w:val="24"/>
        </w:rPr>
        <w:t> - asynchronous network stack for the JVM.</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Scheduling</w:t>
      </w:r>
    </w:p>
    <w:p w:rsidR="00EE0A87" w:rsidRPr="001F7D44" w:rsidRDefault="00EE0A87" w:rsidP="00322184">
      <w:pPr>
        <w:numPr>
          <w:ilvl w:val="0"/>
          <w:numId w:val="265"/>
        </w:numPr>
        <w:spacing w:before="100" w:beforeAutospacing="1" w:after="100" w:afterAutospacing="1" w:line="240" w:lineRule="auto"/>
        <w:rPr>
          <w:rFonts w:ascii="Segoe UI" w:hAnsi="Segoe UI" w:cs="Segoe UI"/>
          <w:color w:val="24292E"/>
          <w:sz w:val="24"/>
        </w:rPr>
      </w:pPr>
      <w:hyperlink r:id="rId4770" w:history="1">
        <w:r w:rsidRPr="001F7D44">
          <w:rPr>
            <w:rStyle w:val="Hyperlink"/>
            <w:rFonts w:ascii="Segoe UI" w:hAnsi="Segoe UI" w:cs="Segoe UI"/>
            <w:color w:val="0366D6"/>
            <w:sz w:val="24"/>
          </w:rPr>
          <w:t>Apache Airflow</w:t>
        </w:r>
      </w:hyperlink>
      <w:r w:rsidRPr="001F7D44">
        <w:rPr>
          <w:rFonts w:ascii="Segoe UI" w:hAnsi="Segoe UI" w:cs="Segoe UI"/>
          <w:color w:val="24292E"/>
          <w:sz w:val="24"/>
        </w:rPr>
        <w:t> - a platform to programmatically author, schedule and monitor workflows.</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1" w:history="1">
        <w:r w:rsidRPr="001F7D44">
          <w:rPr>
            <w:rStyle w:val="Hyperlink"/>
            <w:rFonts w:ascii="Segoe UI" w:hAnsi="Segoe UI" w:cs="Segoe UI"/>
            <w:color w:val="0366D6"/>
            <w:sz w:val="24"/>
          </w:rPr>
          <w:t>Apache Aurora</w:t>
        </w:r>
      </w:hyperlink>
      <w:r w:rsidRPr="001F7D44">
        <w:rPr>
          <w:rFonts w:ascii="Segoe UI" w:hAnsi="Segoe UI" w:cs="Segoe UI"/>
          <w:color w:val="24292E"/>
          <w:sz w:val="24"/>
        </w:rPr>
        <w:t> - is a service scheduler that runs on top of Apache Mesos.</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2" w:history="1">
        <w:r w:rsidRPr="001F7D44">
          <w:rPr>
            <w:rStyle w:val="Hyperlink"/>
            <w:rFonts w:ascii="Segoe UI" w:hAnsi="Segoe UI" w:cs="Segoe UI"/>
            <w:color w:val="0366D6"/>
            <w:sz w:val="24"/>
          </w:rPr>
          <w:t>Apache Falcon</w:t>
        </w:r>
      </w:hyperlink>
      <w:r w:rsidRPr="001F7D44">
        <w:rPr>
          <w:rFonts w:ascii="Segoe UI" w:hAnsi="Segoe UI" w:cs="Segoe UI"/>
          <w:color w:val="24292E"/>
          <w:sz w:val="24"/>
        </w:rPr>
        <w:t> - data management framework.</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3" w:history="1">
        <w:r w:rsidRPr="001F7D44">
          <w:rPr>
            <w:rStyle w:val="Hyperlink"/>
            <w:rFonts w:ascii="Segoe UI" w:hAnsi="Segoe UI" w:cs="Segoe UI"/>
            <w:color w:val="0366D6"/>
            <w:sz w:val="24"/>
          </w:rPr>
          <w:t>Apache Oozie</w:t>
        </w:r>
      </w:hyperlink>
      <w:r w:rsidRPr="001F7D44">
        <w:rPr>
          <w:rFonts w:ascii="Segoe UI" w:hAnsi="Segoe UI" w:cs="Segoe UI"/>
          <w:color w:val="24292E"/>
          <w:sz w:val="24"/>
        </w:rPr>
        <w:t> - workflow job scheduler.</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4" w:history="1">
        <w:r w:rsidRPr="001F7D44">
          <w:rPr>
            <w:rStyle w:val="Hyperlink"/>
            <w:rFonts w:ascii="Segoe UI" w:hAnsi="Segoe UI" w:cs="Segoe UI"/>
            <w:color w:val="0366D6"/>
            <w:sz w:val="24"/>
          </w:rPr>
          <w:t>Azure Data Factory</w:t>
        </w:r>
      </w:hyperlink>
      <w:r w:rsidRPr="001F7D44">
        <w:rPr>
          <w:rFonts w:ascii="Segoe UI" w:hAnsi="Segoe UI" w:cs="Segoe UI"/>
          <w:color w:val="24292E"/>
          <w:sz w:val="24"/>
        </w:rPr>
        <w:t> - cloud-based pipeline orchestration for on-prem, cloud and HDInsight</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5" w:history="1">
        <w:r w:rsidRPr="001F7D44">
          <w:rPr>
            <w:rStyle w:val="Hyperlink"/>
            <w:rFonts w:ascii="Segoe UI" w:hAnsi="Segoe UI" w:cs="Segoe UI"/>
            <w:color w:val="0366D6"/>
            <w:sz w:val="24"/>
          </w:rPr>
          <w:t>Chronos</w:t>
        </w:r>
      </w:hyperlink>
      <w:r w:rsidRPr="001F7D44">
        <w:rPr>
          <w:rFonts w:ascii="Segoe UI" w:hAnsi="Segoe UI" w:cs="Segoe UI"/>
          <w:color w:val="24292E"/>
          <w:sz w:val="24"/>
        </w:rPr>
        <w:t> - distributed and fault-tolerant scheduler.</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6" w:history="1">
        <w:r w:rsidRPr="001F7D44">
          <w:rPr>
            <w:rStyle w:val="Hyperlink"/>
            <w:rFonts w:ascii="Segoe UI" w:hAnsi="Segoe UI" w:cs="Segoe UI"/>
            <w:color w:val="0366D6"/>
            <w:sz w:val="24"/>
          </w:rPr>
          <w:t>Linkedin Azkaban</w:t>
        </w:r>
      </w:hyperlink>
      <w:r w:rsidRPr="001F7D44">
        <w:rPr>
          <w:rFonts w:ascii="Segoe UI" w:hAnsi="Segoe UI" w:cs="Segoe UI"/>
          <w:color w:val="24292E"/>
          <w:sz w:val="24"/>
        </w:rPr>
        <w:t> - batch workflow job scheduler.</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7" w:history="1">
        <w:r w:rsidRPr="001F7D44">
          <w:rPr>
            <w:rStyle w:val="Hyperlink"/>
            <w:rFonts w:ascii="Segoe UI" w:hAnsi="Segoe UI" w:cs="Segoe UI"/>
            <w:color w:val="0366D6"/>
            <w:sz w:val="24"/>
          </w:rPr>
          <w:t>Schedoscope</w:t>
        </w:r>
      </w:hyperlink>
      <w:r w:rsidRPr="001F7D44">
        <w:rPr>
          <w:rFonts w:ascii="Segoe UI" w:hAnsi="Segoe UI" w:cs="Segoe UI"/>
          <w:color w:val="24292E"/>
          <w:sz w:val="24"/>
        </w:rPr>
        <w:t> - Scala DSL for agile scheduling of Hadoop jobs.</w:t>
      </w:r>
    </w:p>
    <w:p w:rsidR="00EE0A87" w:rsidRPr="001F7D44" w:rsidRDefault="00EE0A87" w:rsidP="00322184">
      <w:pPr>
        <w:numPr>
          <w:ilvl w:val="0"/>
          <w:numId w:val="265"/>
        </w:numPr>
        <w:spacing w:before="60" w:after="100" w:afterAutospacing="1" w:line="240" w:lineRule="auto"/>
        <w:rPr>
          <w:rFonts w:ascii="Segoe UI" w:hAnsi="Segoe UI" w:cs="Segoe UI"/>
          <w:color w:val="24292E"/>
          <w:sz w:val="24"/>
        </w:rPr>
      </w:pPr>
      <w:hyperlink r:id="rId4778" w:history="1">
        <w:r w:rsidRPr="001F7D44">
          <w:rPr>
            <w:rStyle w:val="Hyperlink"/>
            <w:rFonts w:ascii="Segoe UI" w:hAnsi="Segoe UI" w:cs="Segoe UI"/>
            <w:color w:val="0366D6"/>
            <w:sz w:val="24"/>
          </w:rPr>
          <w:t>Sparrow</w:t>
        </w:r>
      </w:hyperlink>
      <w:r w:rsidRPr="001F7D44">
        <w:rPr>
          <w:rFonts w:ascii="Segoe UI" w:hAnsi="Segoe UI" w:cs="Segoe UI"/>
          <w:color w:val="24292E"/>
          <w:sz w:val="24"/>
        </w:rPr>
        <w:t> - scheduling platform.</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Machine Learning</w:t>
      </w:r>
    </w:p>
    <w:p w:rsidR="00EE0A87" w:rsidRPr="001F7D44" w:rsidRDefault="00EE0A87" w:rsidP="00322184">
      <w:pPr>
        <w:numPr>
          <w:ilvl w:val="0"/>
          <w:numId w:val="266"/>
        </w:numPr>
        <w:spacing w:before="100" w:beforeAutospacing="1" w:after="100" w:afterAutospacing="1" w:line="240" w:lineRule="auto"/>
        <w:rPr>
          <w:rFonts w:ascii="Segoe UI" w:hAnsi="Segoe UI" w:cs="Segoe UI"/>
          <w:color w:val="24292E"/>
          <w:sz w:val="24"/>
        </w:rPr>
      </w:pPr>
      <w:hyperlink r:id="rId4779" w:history="1">
        <w:r w:rsidRPr="001F7D44">
          <w:rPr>
            <w:rStyle w:val="Hyperlink"/>
            <w:rFonts w:ascii="Segoe UI" w:hAnsi="Segoe UI" w:cs="Segoe UI"/>
            <w:color w:val="0366D6"/>
            <w:sz w:val="24"/>
          </w:rPr>
          <w:t>Azure ML Studio</w:t>
        </w:r>
      </w:hyperlink>
      <w:r w:rsidRPr="001F7D44">
        <w:rPr>
          <w:rFonts w:ascii="Segoe UI" w:hAnsi="Segoe UI" w:cs="Segoe UI"/>
          <w:color w:val="24292E"/>
          <w:sz w:val="24"/>
        </w:rPr>
        <w:t> - Cloud-based AzureML, R, Python Machine Learning platform</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0" w:history="1">
        <w:r w:rsidRPr="001F7D44">
          <w:rPr>
            <w:rStyle w:val="Hyperlink"/>
            <w:rFonts w:ascii="Segoe UI" w:hAnsi="Segoe UI" w:cs="Segoe UI"/>
            <w:color w:val="0366D6"/>
            <w:sz w:val="24"/>
          </w:rPr>
          <w:t>brain</w:t>
        </w:r>
      </w:hyperlink>
      <w:r w:rsidRPr="001F7D44">
        <w:rPr>
          <w:rFonts w:ascii="Segoe UI" w:hAnsi="Segoe UI" w:cs="Segoe UI"/>
          <w:color w:val="24292E"/>
          <w:sz w:val="24"/>
        </w:rPr>
        <w:t> - Neural networks in JavaScript.</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1" w:history="1">
        <w:r w:rsidRPr="001F7D44">
          <w:rPr>
            <w:rStyle w:val="Hyperlink"/>
            <w:rFonts w:ascii="Segoe UI" w:hAnsi="Segoe UI" w:cs="Segoe UI"/>
            <w:color w:val="0366D6"/>
            <w:sz w:val="24"/>
          </w:rPr>
          <w:t>Cloudera Oryx</w:t>
        </w:r>
      </w:hyperlink>
      <w:r w:rsidRPr="001F7D44">
        <w:rPr>
          <w:rFonts w:ascii="Segoe UI" w:hAnsi="Segoe UI" w:cs="Segoe UI"/>
          <w:color w:val="24292E"/>
          <w:sz w:val="24"/>
        </w:rPr>
        <w:t> - real-time large-scale machine learning.</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2" w:history="1">
        <w:r w:rsidRPr="001F7D44">
          <w:rPr>
            <w:rStyle w:val="Hyperlink"/>
            <w:rFonts w:ascii="Segoe UI" w:hAnsi="Segoe UI" w:cs="Segoe UI"/>
            <w:color w:val="0366D6"/>
            <w:sz w:val="24"/>
          </w:rPr>
          <w:t>Concurrent Pattern</w:t>
        </w:r>
      </w:hyperlink>
      <w:r w:rsidRPr="001F7D44">
        <w:rPr>
          <w:rFonts w:ascii="Segoe UI" w:hAnsi="Segoe UI" w:cs="Segoe UI"/>
          <w:color w:val="24292E"/>
          <w:sz w:val="24"/>
        </w:rPr>
        <w:t> - machine learning library for Cascading.</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3" w:history="1">
        <w:r w:rsidRPr="001F7D44">
          <w:rPr>
            <w:rStyle w:val="Hyperlink"/>
            <w:rFonts w:ascii="Segoe UI" w:hAnsi="Segoe UI" w:cs="Segoe UI"/>
            <w:color w:val="0366D6"/>
            <w:sz w:val="24"/>
          </w:rPr>
          <w:t>convnetjs</w:t>
        </w:r>
      </w:hyperlink>
      <w:r w:rsidRPr="001F7D44">
        <w:rPr>
          <w:rFonts w:ascii="Segoe UI" w:hAnsi="Segoe UI" w:cs="Segoe UI"/>
          <w:color w:val="24292E"/>
          <w:sz w:val="24"/>
        </w:rPr>
        <w:t> - Deep Learning in Javascript. Train Convolutional Neural Networks (or ordinary ones) in your browser.</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4" w:history="1">
        <w:r w:rsidRPr="001F7D44">
          <w:rPr>
            <w:rStyle w:val="Hyperlink"/>
            <w:rFonts w:ascii="Segoe UI" w:hAnsi="Segoe UI" w:cs="Segoe UI"/>
            <w:color w:val="0366D6"/>
            <w:sz w:val="24"/>
          </w:rPr>
          <w:t>DataVec</w:t>
        </w:r>
      </w:hyperlink>
      <w:r w:rsidRPr="001F7D44">
        <w:rPr>
          <w:rFonts w:ascii="Segoe UI" w:hAnsi="Segoe UI" w:cs="Segoe UI"/>
          <w:color w:val="24292E"/>
          <w:sz w:val="24"/>
        </w:rPr>
        <w:t> - A vectorization and data preprocessing library for deep learning in Java and Scala. Part of the Deeplearning4j ecosystem.</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5" w:history="1">
        <w:r w:rsidRPr="001F7D44">
          <w:rPr>
            <w:rStyle w:val="Hyperlink"/>
            <w:rFonts w:ascii="Segoe UI" w:hAnsi="Segoe UI" w:cs="Segoe UI"/>
            <w:color w:val="0366D6"/>
            <w:sz w:val="24"/>
          </w:rPr>
          <w:t>Deeplearning4j</w:t>
        </w:r>
      </w:hyperlink>
      <w:r w:rsidRPr="001F7D44">
        <w:rPr>
          <w:rFonts w:ascii="Segoe UI" w:hAnsi="Segoe UI" w:cs="Segoe UI"/>
          <w:color w:val="24292E"/>
          <w:sz w:val="24"/>
        </w:rPr>
        <w:t> - Fast, open deep learning for the JVM (Java, Scala, Clojure). A neural network configuration layer powered by a C++ library. Uses Spark and Hadoop to train nets on multiple GPUs and CPUs.</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6" w:history="1">
        <w:r w:rsidRPr="001F7D44">
          <w:rPr>
            <w:rStyle w:val="Hyperlink"/>
            <w:rFonts w:ascii="Segoe UI" w:hAnsi="Segoe UI" w:cs="Segoe UI"/>
            <w:color w:val="0366D6"/>
            <w:sz w:val="24"/>
          </w:rPr>
          <w:t>Decider</w:t>
        </w:r>
      </w:hyperlink>
      <w:r w:rsidRPr="001F7D44">
        <w:rPr>
          <w:rFonts w:ascii="Segoe UI" w:hAnsi="Segoe UI" w:cs="Segoe UI"/>
          <w:color w:val="24292E"/>
          <w:sz w:val="24"/>
        </w:rPr>
        <w:t> - Flexible and Extensible Machine Learning in Ruby.</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7" w:history="1">
        <w:r w:rsidRPr="001F7D44">
          <w:rPr>
            <w:rStyle w:val="Hyperlink"/>
            <w:rFonts w:ascii="Segoe UI" w:hAnsi="Segoe UI" w:cs="Segoe UI"/>
            <w:color w:val="0366D6"/>
            <w:sz w:val="24"/>
          </w:rPr>
          <w:t>ENCOG</w:t>
        </w:r>
      </w:hyperlink>
      <w:r w:rsidRPr="001F7D44">
        <w:rPr>
          <w:rFonts w:ascii="Segoe UI" w:hAnsi="Segoe UI" w:cs="Segoe UI"/>
          <w:color w:val="24292E"/>
          <w:sz w:val="24"/>
        </w:rPr>
        <w:t> - machine learning framework that supports a variety of advanced algorithms, as well as support classes to normalize and process data.</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8" w:history="1">
        <w:r w:rsidRPr="001F7D44">
          <w:rPr>
            <w:rStyle w:val="Hyperlink"/>
            <w:rFonts w:ascii="Segoe UI" w:hAnsi="Segoe UI" w:cs="Segoe UI"/>
            <w:color w:val="0366D6"/>
            <w:sz w:val="24"/>
          </w:rPr>
          <w:t>etcML</w:t>
        </w:r>
      </w:hyperlink>
      <w:r w:rsidRPr="001F7D44">
        <w:rPr>
          <w:rFonts w:ascii="Segoe UI" w:hAnsi="Segoe UI" w:cs="Segoe UI"/>
          <w:color w:val="24292E"/>
          <w:sz w:val="24"/>
        </w:rPr>
        <w:t> - text classification with machine learning.</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89" w:history="1">
        <w:r w:rsidRPr="001F7D44">
          <w:rPr>
            <w:rStyle w:val="Hyperlink"/>
            <w:rFonts w:ascii="Segoe UI" w:hAnsi="Segoe UI" w:cs="Segoe UI"/>
            <w:color w:val="0366D6"/>
            <w:sz w:val="24"/>
          </w:rPr>
          <w:t>Etsy Conjecture</w:t>
        </w:r>
      </w:hyperlink>
      <w:r w:rsidRPr="001F7D44">
        <w:rPr>
          <w:rFonts w:ascii="Segoe UI" w:hAnsi="Segoe UI" w:cs="Segoe UI"/>
          <w:color w:val="24292E"/>
          <w:sz w:val="24"/>
        </w:rPr>
        <w:t> - scalable Machine Learning in Scalding.</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0" w:history="1">
        <w:r w:rsidRPr="001F7D44">
          <w:rPr>
            <w:rStyle w:val="Hyperlink"/>
            <w:rFonts w:ascii="Segoe UI" w:hAnsi="Segoe UI" w:cs="Segoe UI"/>
            <w:color w:val="0366D6"/>
            <w:sz w:val="24"/>
          </w:rPr>
          <w:t>GraphLab Create</w:t>
        </w:r>
      </w:hyperlink>
      <w:r w:rsidRPr="001F7D44">
        <w:rPr>
          <w:rFonts w:ascii="Segoe UI" w:hAnsi="Segoe UI" w:cs="Segoe UI"/>
          <w:color w:val="24292E"/>
          <w:sz w:val="24"/>
        </w:rPr>
        <w:t> - A machine learning platform in Python with a broad collection of ML toolkits, data engineering, and deployment tools.</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1" w:history="1">
        <w:r w:rsidRPr="001F7D44">
          <w:rPr>
            <w:rStyle w:val="Hyperlink"/>
            <w:rFonts w:ascii="Segoe UI" w:hAnsi="Segoe UI" w:cs="Segoe UI"/>
            <w:color w:val="0366D6"/>
            <w:sz w:val="24"/>
          </w:rPr>
          <w:t>H2O</w:t>
        </w:r>
      </w:hyperlink>
      <w:r w:rsidRPr="001F7D44">
        <w:rPr>
          <w:rFonts w:ascii="Segoe UI" w:hAnsi="Segoe UI" w:cs="Segoe UI"/>
          <w:color w:val="24292E"/>
          <w:sz w:val="24"/>
        </w:rPr>
        <w:t> - statistical, machine learning and math runtime with Hadoop. R and Python.</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2" w:history="1">
        <w:r w:rsidRPr="001F7D44">
          <w:rPr>
            <w:rStyle w:val="Hyperlink"/>
            <w:rFonts w:ascii="Segoe UI" w:hAnsi="Segoe UI" w:cs="Segoe UI"/>
            <w:color w:val="0366D6"/>
            <w:sz w:val="24"/>
          </w:rPr>
          <w:t>Keras</w:t>
        </w:r>
      </w:hyperlink>
      <w:r w:rsidRPr="001F7D44">
        <w:rPr>
          <w:rFonts w:ascii="Segoe UI" w:hAnsi="Segoe UI" w:cs="Segoe UI"/>
          <w:color w:val="24292E"/>
          <w:sz w:val="24"/>
        </w:rPr>
        <w:t> - An intuitive neural net API inspired by Torch that runs atop Theano and Tensorflow.</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3" w:history="1">
        <w:r w:rsidRPr="001F7D44">
          <w:rPr>
            <w:rStyle w:val="Hyperlink"/>
            <w:rFonts w:ascii="Segoe UI" w:hAnsi="Segoe UI" w:cs="Segoe UI"/>
            <w:color w:val="0366D6"/>
            <w:sz w:val="24"/>
          </w:rPr>
          <w:t>Mahout</w:t>
        </w:r>
      </w:hyperlink>
      <w:r w:rsidRPr="001F7D44">
        <w:rPr>
          <w:rFonts w:ascii="Segoe UI" w:hAnsi="Segoe UI" w:cs="Segoe UI"/>
          <w:color w:val="24292E"/>
          <w:sz w:val="24"/>
        </w:rPr>
        <w:t> - An Apache-backed machine learning library for Hadoop.</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4" w:history="1">
        <w:r w:rsidRPr="001F7D44">
          <w:rPr>
            <w:rStyle w:val="Hyperlink"/>
            <w:rFonts w:ascii="Segoe UI" w:hAnsi="Segoe UI" w:cs="Segoe UI"/>
            <w:color w:val="0366D6"/>
            <w:sz w:val="24"/>
          </w:rPr>
          <w:t>MLbase</w:t>
        </w:r>
      </w:hyperlink>
      <w:r w:rsidRPr="001F7D44">
        <w:rPr>
          <w:rFonts w:ascii="Segoe UI" w:hAnsi="Segoe UI" w:cs="Segoe UI"/>
          <w:color w:val="24292E"/>
          <w:sz w:val="24"/>
        </w:rPr>
        <w:t> - distributed machine learning libraries for the BDAS stack.</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5" w:history="1">
        <w:r w:rsidRPr="001F7D44">
          <w:rPr>
            <w:rStyle w:val="Hyperlink"/>
            <w:rFonts w:ascii="Segoe UI" w:hAnsi="Segoe UI" w:cs="Segoe UI"/>
            <w:color w:val="0366D6"/>
            <w:sz w:val="24"/>
          </w:rPr>
          <w:t>MLPNeuralNet</w:t>
        </w:r>
      </w:hyperlink>
      <w:r w:rsidRPr="001F7D44">
        <w:rPr>
          <w:rFonts w:ascii="Segoe UI" w:hAnsi="Segoe UI" w:cs="Segoe UI"/>
          <w:color w:val="24292E"/>
          <w:sz w:val="24"/>
        </w:rPr>
        <w:t> - Fast multilayer perceptron neural network library for iOS and Mac OS X.</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6" w:history="1">
        <w:r w:rsidRPr="001F7D44">
          <w:rPr>
            <w:rStyle w:val="Hyperlink"/>
            <w:rFonts w:ascii="Segoe UI" w:hAnsi="Segoe UI" w:cs="Segoe UI"/>
            <w:color w:val="0366D6"/>
            <w:sz w:val="24"/>
          </w:rPr>
          <w:t>MOA</w:t>
        </w:r>
      </w:hyperlink>
      <w:r w:rsidRPr="001F7D44">
        <w:rPr>
          <w:rFonts w:ascii="Segoe UI" w:hAnsi="Segoe UI" w:cs="Segoe UI"/>
          <w:color w:val="24292E"/>
          <w:sz w:val="24"/>
        </w:rPr>
        <w:t xml:space="preserve"> - MOA performs big data stream mining in real time, and </w:t>
      </w:r>
      <w:proofErr w:type="gramStart"/>
      <w:r w:rsidRPr="001F7D44">
        <w:rPr>
          <w:rFonts w:ascii="Segoe UI" w:hAnsi="Segoe UI" w:cs="Segoe UI"/>
          <w:color w:val="24292E"/>
          <w:sz w:val="24"/>
        </w:rPr>
        <w:t>large scale</w:t>
      </w:r>
      <w:proofErr w:type="gramEnd"/>
      <w:r w:rsidRPr="001F7D44">
        <w:rPr>
          <w:rFonts w:ascii="Segoe UI" w:hAnsi="Segoe UI" w:cs="Segoe UI"/>
          <w:color w:val="24292E"/>
          <w:sz w:val="24"/>
        </w:rPr>
        <w:t xml:space="preserve"> machine learning.</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7" w:history="1">
        <w:r w:rsidRPr="001F7D44">
          <w:rPr>
            <w:rStyle w:val="Hyperlink"/>
            <w:rFonts w:ascii="Segoe UI" w:hAnsi="Segoe UI" w:cs="Segoe UI"/>
            <w:color w:val="0366D6"/>
            <w:sz w:val="24"/>
          </w:rPr>
          <w:t>MonkeyLearn</w:t>
        </w:r>
      </w:hyperlink>
      <w:r w:rsidRPr="001F7D44">
        <w:rPr>
          <w:rFonts w:ascii="Segoe UI" w:hAnsi="Segoe UI" w:cs="Segoe UI"/>
          <w:color w:val="24292E"/>
          <w:sz w:val="24"/>
        </w:rPr>
        <w:t> - Text mining made easy. Extract and classify data from text.</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8" w:history="1">
        <w:r w:rsidRPr="001F7D44">
          <w:rPr>
            <w:rStyle w:val="Hyperlink"/>
            <w:rFonts w:ascii="Segoe UI" w:hAnsi="Segoe UI" w:cs="Segoe UI"/>
            <w:color w:val="0366D6"/>
            <w:sz w:val="24"/>
          </w:rPr>
          <w:t>ND4J</w:t>
        </w:r>
      </w:hyperlink>
      <w:r w:rsidRPr="001F7D44">
        <w:rPr>
          <w:rFonts w:ascii="Segoe UI" w:hAnsi="Segoe UI" w:cs="Segoe UI"/>
          <w:color w:val="24292E"/>
          <w:sz w:val="24"/>
        </w:rPr>
        <w:t> - A matrix library for the JVM. Numpy for Java.</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799" w:history="1">
        <w:r w:rsidRPr="001F7D44">
          <w:rPr>
            <w:rStyle w:val="Hyperlink"/>
            <w:rFonts w:ascii="Segoe UI" w:hAnsi="Segoe UI" w:cs="Segoe UI"/>
            <w:color w:val="0366D6"/>
            <w:sz w:val="24"/>
          </w:rPr>
          <w:t>nupic</w:t>
        </w:r>
      </w:hyperlink>
      <w:r w:rsidRPr="001F7D44">
        <w:rPr>
          <w:rFonts w:ascii="Segoe UI" w:hAnsi="Segoe UI" w:cs="Segoe UI"/>
          <w:color w:val="24292E"/>
          <w:sz w:val="24"/>
        </w:rPr>
        <w:t> - Numenta Platform for Intelligent Computing: a brain-inspired machine intelligence platform, and biologically accurate neural network based on cortical learning algorithms.</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0" w:history="1">
        <w:r w:rsidRPr="001F7D44">
          <w:rPr>
            <w:rStyle w:val="Hyperlink"/>
            <w:rFonts w:ascii="Segoe UI" w:hAnsi="Segoe UI" w:cs="Segoe UI"/>
            <w:color w:val="0366D6"/>
            <w:sz w:val="24"/>
          </w:rPr>
          <w:t>PredictionIO</w:t>
        </w:r>
      </w:hyperlink>
      <w:r w:rsidRPr="001F7D44">
        <w:rPr>
          <w:rFonts w:ascii="Segoe UI" w:hAnsi="Segoe UI" w:cs="Segoe UI"/>
          <w:color w:val="24292E"/>
          <w:sz w:val="24"/>
        </w:rPr>
        <w:t> - machine learning server buit on Hadoop, Mahout and Cascading.</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1" w:history="1">
        <w:r w:rsidRPr="001F7D44">
          <w:rPr>
            <w:rStyle w:val="Hyperlink"/>
            <w:rFonts w:ascii="Segoe UI" w:hAnsi="Segoe UI" w:cs="Segoe UI"/>
            <w:color w:val="0366D6"/>
            <w:sz w:val="24"/>
          </w:rPr>
          <w:t>RL4J</w:t>
        </w:r>
      </w:hyperlink>
      <w:r w:rsidRPr="001F7D44">
        <w:rPr>
          <w:rFonts w:ascii="Segoe UI" w:hAnsi="Segoe UI" w:cs="Segoe UI"/>
          <w:color w:val="24292E"/>
          <w:sz w:val="24"/>
        </w:rPr>
        <w:t> - Reinforcement learning for Java and Scala. Includes Deep-Q learning and A3C algorithms, and integrates with Open AI's Gym. Runs in the Deeplearning4j ecosystem.</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2" w:history="1">
        <w:r w:rsidRPr="001F7D44">
          <w:rPr>
            <w:rStyle w:val="Hyperlink"/>
            <w:rFonts w:ascii="Segoe UI" w:hAnsi="Segoe UI" w:cs="Segoe UI"/>
            <w:color w:val="0366D6"/>
            <w:sz w:val="24"/>
          </w:rPr>
          <w:t>SAMOA</w:t>
        </w:r>
      </w:hyperlink>
      <w:r w:rsidRPr="001F7D44">
        <w:rPr>
          <w:rFonts w:ascii="Segoe UI" w:hAnsi="Segoe UI" w:cs="Segoe UI"/>
          <w:color w:val="24292E"/>
          <w:sz w:val="24"/>
        </w:rPr>
        <w:t> - distributed streaming machine learning framework.</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3" w:history="1">
        <w:r w:rsidRPr="001F7D44">
          <w:rPr>
            <w:rStyle w:val="Hyperlink"/>
            <w:rFonts w:ascii="Segoe UI" w:hAnsi="Segoe UI" w:cs="Segoe UI"/>
            <w:color w:val="0366D6"/>
            <w:sz w:val="24"/>
          </w:rPr>
          <w:t>scikit-learn</w:t>
        </w:r>
      </w:hyperlink>
      <w:r w:rsidRPr="001F7D44">
        <w:rPr>
          <w:rFonts w:ascii="Segoe UI" w:hAnsi="Segoe UI" w:cs="Segoe UI"/>
          <w:color w:val="24292E"/>
          <w:sz w:val="24"/>
        </w:rPr>
        <w:t> - scikit-learn: machine learning in Python.</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4" w:history="1">
        <w:r w:rsidRPr="001F7D44">
          <w:rPr>
            <w:rStyle w:val="Hyperlink"/>
            <w:rFonts w:ascii="Segoe UI" w:hAnsi="Segoe UI" w:cs="Segoe UI"/>
            <w:color w:val="0366D6"/>
            <w:sz w:val="24"/>
          </w:rPr>
          <w:t>Spark MLlib</w:t>
        </w:r>
      </w:hyperlink>
      <w:r w:rsidRPr="001F7D44">
        <w:rPr>
          <w:rFonts w:ascii="Segoe UI" w:hAnsi="Segoe UI" w:cs="Segoe UI"/>
          <w:color w:val="24292E"/>
          <w:sz w:val="24"/>
        </w:rPr>
        <w:t> - a Spark implementation of some common machine learning (ML) functionality.</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5" w:history="1">
        <w:r w:rsidRPr="001F7D44">
          <w:rPr>
            <w:rStyle w:val="Hyperlink"/>
            <w:rFonts w:ascii="Segoe UI" w:hAnsi="Segoe UI" w:cs="Segoe UI"/>
            <w:color w:val="0366D6"/>
            <w:sz w:val="24"/>
          </w:rPr>
          <w:t>Sibyl</w:t>
        </w:r>
      </w:hyperlink>
      <w:r w:rsidRPr="001F7D44">
        <w:rPr>
          <w:rFonts w:ascii="Segoe UI" w:hAnsi="Segoe UI" w:cs="Segoe UI"/>
          <w:color w:val="24292E"/>
          <w:sz w:val="24"/>
        </w:rPr>
        <w:t> - System for Large Scale Machine Learning at Google.</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6" w:history="1">
        <w:r w:rsidRPr="001F7D44">
          <w:rPr>
            <w:rStyle w:val="Hyperlink"/>
            <w:rFonts w:ascii="Segoe UI" w:hAnsi="Segoe UI" w:cs="Segoe UI"/>
            <w:color w:val="0366D6"/>
            <w:sz w:val="24"/>
          </w:rPr>
          <w:t>TensorFlow</w:t>
        </w:r>
      </w:hyperlink>
      <w:r w:rsidRPr="001F7D44">
        <w:rPr>
          <w:rFonts w:ascii="Segoe UI" w:hAnsi="Segoe UI" w:cs="Segoe UI"/>
          <w:color w:val="24292E"/>
          <w:sz w:val="24"/>
        </w:rPr>
        <w:t> - Library from Google for machine learning using data flow graphs.</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7" w:history="1">
        <w:r w:rsidRPr="001F7D44">
          <w:rPr>
            <w:rStyle w:val="Hyperlink"/>
            <w:rFonts w:ascii="Segoe UI" w:hAnsi="Segoe UI" w:cs="Segoe UI"/>
            <w:color w:val="0366D6"/>
            <w:sz w:val="24"/>
          </w:rPr>
          <w:t>Theano</w:t>
        </w:r>
      </w:hyperlink>
      <w:r w:rsidRPr="001F7D44">
        <w:rPr>
          <w:rFonts w:ascii="Segoe UI" w:hAnsi="Segoe UI" w:cs="Segoe UI"/>
          <w:color w:val="24292E"/>
          <w:sz w:val="24"/>
        </w:rPr>
        <w:t> - A Python-focused machine learning library supported by the University of Montreal.</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8" w:history="1">
        <w:r w:rsidRPr="001F7D44">
          <w:rPr>
            <w:rStyle w:val="Hyperlink"/>
            <w:rFonts w:ascii="Segoe UI" w:hAnsi="Segoe UI" w:cs="Segoe UI"/>
            <w:color w:val="0366D6"/>
            <w:sz w:val="24"/>
          </w:rPr>
          <w:t>Torch</w:t>
        </w:r>
      </w:hyperlink>
      <w:r w:rsidRPr="001F7D44">
        <w:rPr>
          <w:rFonts w:ascii="Segoe UI" w:hAnsi="Segoe UI" w:cs="Segoe UI"/>
          <w:color w:val="24292E"/>
          <w:sz w:val="24"/>
        </w:rPr>
        <w:t> - A deep learning library with a Lua API, supported by NYU and Facebook.</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09" w:history="1">
        <w:r w:rsidRPr="001F7D44">
          <w:rPr>
            <w:rStyle w:val="Hyperlink"/>
            <w:rFonts w:ascii="Segoe UI" w:hAnsi="Segoe UI" w:cs="Segoe UI"/>
            <w:color w:val="0366D6"/>
            <w:sz w:val="24"/>
          </w:rPr>
          <w:t>Velox</w:t>
        </w:r>
      </w:hyperlink>
      <w:r w:rsidRPr="001F7D44">
        <w:rPr>
          <w:rFonts w:ascii="Segoe UI" w:hAnsi="Segoe UI" w:cs="Segoe UI"/>
          <w:color w:val="24292E"/>
          <w:sz w:val="24"/>
        </w:rPr>
        <w:t> - System for serving machine learning predictions.</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10" w:history="1">
        <w:r w:rsidRPr="001F7D44">
          <w:rPr>
            <w:rStyle w:val="Hyperlink"/>
            <w:rFonts w:ascii="Segoe UI" w:hAnsi="Segoe UI" w:cs="Segoe UI"/>
            <w:color w:val="0366D6"/>
            <w:sz w:val="24"/>
          </w:rPr>
          <w:t>Vowpal Wabbit</w:t>
        </w:r>
      </w:hyperlink>
      <w:r w:rsidRPr="001F7D44">
        <w:rPr>
          <w:rFonts w:ascii="Segoe UI" w:hAnsi="Segoe UI" w:cs="Segoe UI"/>
          <w:color w:val="24292E"/>
          <w:sz w:val="24"/>
        </w:rPr>
        <w:t> - learning system sponsored by Microsoft and Yahoo!.</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11" w:history="1">
        <w:r w:rsidRPr="001F7D44">
          <w:rPr>
            <w:rStyle w:val="Hyperlink"/>
            <w:rFonts w:ascii="Segoe UI" w:hAnsi="Segoe UI" w:cs="Segoe UI"/>
            <w:color w:val="0366D6"/>
            <w:sz w:val="24"/>
          </w:rPr>
          <w:t>WEKA</w:t>
        </w:r>
      </w:hyperlink>
      <w:r w:rsidRPr="001F7D44">
        <w:rPr>
          <w:rFonts w:ascii="Segoe UI" w:hAnsi="Segoe UI" w:cs="Segoe UI"/>
          <w:color w:val="24292E"/>
          <w:sz w:val="24"/>
        </w:rPr>
        <w:t> - suite of machine learning software.</w:t>
      </w:r>
    </w:p>
    <w:p w:rsidR="00EE0A87" w:rsidRPr="001F7D44" w:rsidRDefault="00EE0A87" w:rsidP="00322184">
      <w:pPr>
        <w:numPr>
          <w:ilvl w:val="0"/>
          <w:numId w:val="266"/>
        </w:numPr>
        <w:spacing w:before="60" w:after="100" w:afterAutospacing="1" w:line="240" w:lineRule="auto"/>
        <w:rPr>
          <w:rFonts w:ascii="Segoe UI" w:hAnsi="Segoe UI" w:cs="Segoe UI"/>
          <w:color w:val="24292E"/>
          <w:sz w:val="24"/>
        </w:rPr>
      </w:pPr>
      <w:hyperlink r:id="rId4812" w:history="1">
        <w:r w:rsidRPr="001F7D44">
          <w:rPr>
            <w:rStyle w:val="Hyperlink"/>
            <w:rFonts w:ascii="Segoe UI" w:hAnsi="Segoe UI" w:cs="Segoe UI"/>
            <w:color w:val="0366D6"/>
            <w:sz w:val="24"/>
          </w:rPr>
          <w:t>BidMach</w:t>
        </w:r>
      </w:hyperlink>
      <w:r w:rsidRPr="001F7D44">
        <w:rPr>
          <w:rFonts w:ascii="Segoe UI" w:hAnsi="Segoe UI" w:cs="Segoe UI"/>
          <w:color w:val="24292E"/>
          <w:sz w:val="24"/>
        </w:rPr>
        <w:t> - CPU and GPU-accelerated Machine Learning Library.</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Benchmarking</w:t>
      </w:r>
    </w:p>
    <w:p w:rsidR="00EE0A87" w:rsidRPr="001F7D44" w:rsidRDefault="00EE0A87" w:rsidP="00322184">
      <w:pPr>
        <w:numPr>
          <w:ilvl w:val="0"/>
          <w:numId w:val="267"/>
        </w:numPr>
        <w:spacing w:before="100" w:beforeAutospacing="1" w:after="100" w:afterAutospacing="1" w:line="240" w:lineRule="auto"/>
        <w:rPr>
          <w:rFonts w:ascii="Segoe UI" w:hAnsi="Segoe UI" w:cs="Segoe UI"/>
          <w:color w:val="24292E"/>
          <w:sz w:val="24"/>
        </w:rPr>
      </w:pPr>
      <w:hyperlink r:id="rId4813" w:history="1">
        <w:r w:rsidRPr="001F7D44">
          <w:rPr>
            <w:rStyle w:val="Hyperlink"/>
            <w:rFonts w:ascii="Segoe UI" w:hAnsi="Segoe UI" w:cs="Segoe UI"/>
            <w:color w:val="0366D6"/>
            <w:sz w:val="24"/>
          </w:rPr>
          <w:t>Apache Hadoop Benchmarking</w:t>
        </w:r>
      </w:hyperlink>
      <w:r w:rsidRPr="001F7D44">
        <w:rPr>
          <w:rFonts w:ascii="Segoe UI" w:hAnsi="Segoe UI" w:cs="Segoe UI"/>
          <w:color w:val="24292E"/>
          <w:sz w:val="24"/>
        </w:rPr>
        <w:t> - micro-benchmarks for testing Hadoop performances.</w:t>
      </w:r>
    </w:p>
    <w:p w:rsidR="00EE0A87" w:rsidRPr="001F7D44" w:rsidRDefault="00EE0A87" w:rsidP="00322184">
      <w:pPr>
        <w:numPr>
          <w:ilvl w:val="0"/>
          <w:numId w:val="267"/>
        </w:numPr>
        <w:spacing w:before="60" w:after="100" w:afterAutospacing="1" w:line="240" w:lineRule="auto"/>
        <w:rPr>
          <w:rFonts w:ascii="Segoe UI" w:hAnsi="Segoe UI" w:cs="Segoe UI"/>
          <w:color w:val="24292E"/>
          <w:sz w:val="24"/>
        </w:rPr>
      </w:pPr>
      <w:hyperlink r:id="rId4814" w:history="1">
        <w:r w:rsidRPr="001F7D44">
          <w:rPr>
            <w:rStyle w:val="Hyperlink"/>
            <w:rFonts w:ascii="Segoe UI" w:hAnsi="Segoe UI" w:cs="Segoe UI"/>
            <w:color w:val="0366D6"/>
            <w:sz w:val="24"/>
          </w:rPr>
          <w:t>Berkeley SWIM Benchmark</w:t>
        </w:r>
      </w:hyperlink>
      <w:r w:rsidRPr="001F7D44">
        <w:rPr>
          <w:rFonts w:ascii="Segoe UI" w:hAnsi="Segoe UI" w:cs="Segoe UI"/>
          <w:color w:val="24292E"/>
          <w:sz w:val="24"/>
        </w:rPr>
        <w:t> - real-world big data workload benchmark.</w:t>
      </w:r>
    </w:p>
    <w:p w:rsidR="00EE0A87" w:rsidRPr="001F7D44" w:rsidRDefault="00EE0A87" w:rsidP="00322184">
      <w:pPr>
        <w:numPr>
          <w:ilvl w:val="0"/>
          <w:numId w:val="267"/>
        </w:numPr>
        <w:spacing w:before="60" w:after="100" w:afterAutospacing="1" w:line="240" w:lineRule="auto"/>
        <w:rPr>
          <w:rFonts w:ascii="Segoe UI" w:hAnsi="Segoe UI" w:cs="Segoe UI"/>
          <w:color w:val="24292E"/>
          <w:sz w:val="24"/>
        </w:rPr>
      </w:pPr>
      <w:hyperlink r:id="rId4815" w:history="1">
        <w:r w:rsidRPr="001F7D44">
          <w:rPr>
            <w:rStyle w:val="Hyperlink"/>
            <w:rFonts w:ascii="Segoe UI" w:hAnsi="Segoe UI" w:cs="Segoe UI"/>
            <w:color w:val="0366D6"/>
            <w:sz w:val="24"/>
          </w:rPr>
          <w:t>Intel HiBench</w:t>
        </w:r>
      </w:hyperlink>
      <w:r w:rsidRPr="001F7D44">
        <w:rPr>
          <w:rFonts w:ascii="Segoe UI" w:hAnsi="Segoe UI" w:cs="Segoe UI"/>
          <w:color w:val="24292E"/>
          <w:sz w:val="24"/>
        </w:rPr>
        <w:t> - a Hadoop benchmark suite.</w:t>
      </w:r>
    </w:p>
    <w:p w:rsidR="00EE0A87" w:rsidRPr="001F7D44" w:rsidRDefault="00EE0A87" w:rsidP="00322184">
      <w:pPr>
        <w:numPr>
          <w:ilvl w:val="0"/>
          <w:numId w:val="267"/>
        </w:numPr>
        <w:spacing w:before="60" w:after="100" w:afterAutospacing="1" w:line="240" w:lineRule="auto"/>
        <w:rPr>
          <w:rFonts w:ascii="Segoe UI" w:hAnsi="Segoe UI" w:cs="Segoe UI"/>
          <w:color w:val="24292E"/>
          <w:sz w:val="24"/>
        </w:rPr>
      </w:pPr>
      <w:hyperlink r:id="rId4816" w:history="1">
        <w:r w:rsidRPr="001F7D44">
          <w:rPr>
            <w:rStyle w:val="Hyperlink"/>
            <w:rFonts w:ascii="Segoe UI" w:hAnsi="Segoe UI" w:cs="Segoe UI"/>
            <w:color w:val="0366D6"/>
            <w:sz w:val="24"/>
          </w:rPr>
          <w:t>PUMA Benchmarking</w:t>
        </w:r>
      </w:hyperlink>
      <w:r w:rsidRPr="001F7D44">
        <w:rPr>
          <w:rFonts w:ascii="Segoe UI" w:hAnsi="Segoe UI" w:cs="Segoe UI"/>
          <w:color w:val="24292E"/>
          <w:sz w:val="24"/>
        </w:rPr>
        <w:t> - benchmark suite for MapReduce applications.</w:t>
      </w:r>
    </w:p>
    <w:p w:rsidR="00EE0A87" w:rsidRPr="001F7D44" w:rsidRDefault="00EE0A87" w:rsidP="00322184">
      <w:pPr>
        <w:numPr>
          <w:ilvl w:val="0"/>
          <w:numId w:val="267"/>
        </w:numPr>
        <w:spacing w:before="60" w:after="100" w:afterAutospacing="1" w:line="240" w:lineRule="auto"/>
        <w:rPr>
          <w:rFonts w:ascii="Segoe UI" w:hAnsi="Segoe UI" w:cs="Segoe UI"/>
          <w:color w:val="24292E"/>
          <w:sz w:val="24"/>
        </w:rPr>
      </w:pPr>
      <w:hyperlink r:id="rId4817" w:history="1">
        <w:r w:rsidRPr="001F7D44">
          <w:rPr>
            <w:rStyle w:val="Hyperlink"/>
            <w:rFonts w:ascii="Segoe UI" w:hAnsi="Segoe UI" w:cs="Segoe UI"/>
            <w:color w:val="0366D6"/>
            <w:sz w:val="24"/>
          </w:rPr>
          <w:t>Yahoo Gridmix3</w:t>
        </w:r>
      </w:hyperlink>
      <w:r w:rsidRPr="001F7D44">
        <w:rPr>
          <w:rFonts w:ascii="Segoe UI" w:hAnsi="Segoe UI" w:cs="Segoe UI"/>
          <w:color w:val="24292E"/>
          <w:sz w:val="24"/>
        </w:rPr>
        <w:t> - Hadoop cluster benchmarking from Yahoo engineer team.</w:t>
      </w:r>
    </w:p>
    <w:p w:rsidR="00EE0A87" w:rsidRPr="001F7D44" w:rsidRDefault="00EE0A87" w:rsidP="00322184">
      <w:pPr>
        <w:numPr>
          <w:ilvl w:val="0"/>
          <w:numId w:val="267"/>
        </w:numPr>
        <w:spacing w:before="60" w:after="100" w:afterAutospacing="1" w:line="240" w:lineRule="auto"/>
        <w:rPr>
          <w:rFonts w:ascii="Segoe UI" w:hAnsi="Segoe UI" w:cs="Segoe UI"/>
          <w:color w:val="24292E"/>
          <w:sz w:val="24"/>
        </w:rPr>
      </w:pPr>
      <w:hyperlink r:id="rId4818" w:history="1">
        <w:r w:rsidRPr="001F7D44">
          <w:rPr>
            <w:rStyle w:val="Hyperlink"/>
            <w:rFonts w:ascii="Segoe UI" w:hAnsi="Segoe UI" w:cs="Segoe UI"/>
            <w:color w:val="0366D6"/>
            <w:sz w:val="24"/>
          </w:rPr>
          <w:t>Deeplearning4j Benchmarks</w:t>
        </w:r>
      </w:hyperlink>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Security</w:t>
      </w:r>
    </w:p>
    <w:p w:rsidR="00EE0A87" w:rsidRPr="001F7D44" w:rsidRDefault="00EE0A87" w:rsidP="00322184">
      <w:pPr>
        <w:numPr>
          <w:ilvl w:val="0"/>
          <w:numId w:val="268"/>
        </w:numPr>
        <w:spacing w:before="100" w:beforeAutospacing="1" w:after="100" w:afterAutospacing="1" w:line="240" w:lineRule="auto"/>
        <w:rPr>
          <w:rFonts w:ascii="Segoe UI" w:hAnsi="Segoe UI" w:cs="Segoe UI"/>
          <w:color w:val="24292E"/>
          <w:sz w:val="24"/>
        </w:rPr>
      </w:pPr>
      <w:hyperlink r:id="rId4819" w:history="1">
        <w:r w:rsidRPr="001F7D44">
          <w:rPr>
            <w:rStyle w:val="Hyperlink"/>
            <w:rFonts w:ascii="Segoe UI" w:hAnsi="Segoe UI" w:cs="Segoe UI"/>
            <w:color w:val="0366D6"/>
            <w:sz w:val="24"/>
          </w:rPr>
          <w:t>Apache Ranger</w:t>
        </w:r>
      </w:hyperlink>
      <w:r w:rsidRPr="001F7D44">
        <w:rPr>
          <w:rFonts w:ascii="Segoe UI" w:hAnsi="Segoe UI" w:cs="Segoe UI"/>
          <w:color w:val="24292E"/>
          <w:sz w:val="24"/>
        </w:rPr>
        <w:t> - Central security admin &amp; fine-grained authorization for Hadoop</w:t>
      </w:r>
    </w:p>
    <w:p w:rsidR="00EE0A87" w:rsidRPr="001F7D44" w:rsidRDefault="00EE0A87" w:rsidP="00322184">
      <w:pPr>
        <w:numPr>
          <w:ilvl w:val="0"/>
          <w:numId w:val="268"/>
        </w:numPr>
        <w:spacing w:before="60" w:after="100" w:afterAutospacing="1" w:line="240" w:lineRule="auto"/>
        <w:rPr>
          <w:rFonts w:ascii="Segoe UI" w:hAnsi="Segoe UI" w:cs="Segoe UI"/>
          <w:color w:val="24292E"/>
          <w:sz w:val="24"/>
        </w:rPr>
      </w:pPr>
      <w:hyperlink r:id="rId4820" w:history="1">
        <w:r w:rsidRPr="001F7D44">
          <w:rPr>
            <w:rStyle w:val="Hyperlink"/>
            <w:rFonts w:ascii="Segoe UI" w:hAnsi="Segoe UI" w:cs="Segoe UI"/>
            <w:color w:val="0366D6"/>
            <w:sz w:val="24"/>
          </w:rPr>
          <w:t>Apache Eagle</w:t>
        </w:r>
      </w:hyperlink>
      <w:r w:rsidRPr="001F7D44">
        <w:rPr>
          <w:rFonts w:ascii="Segoe UI" w:hAnsi="Segoe UI" w:cs="Segoe UI"/>
          <w:color w:val="24292E"/>
          <w:sz w:val="24"/>
        </w:rPr>
        <w:t> - real time monitoring solution</w:t>
      </w:r>
    </w:p>
    <w:p w:rsidR="00EE0A87" w:rsidRPr="001F7D44" w:rsidRDefault="00EE0A87" w:rsidP="00322184">
      <w:pPr>
        <w:numPr>
          <w:ilvl w:val="0"/>
          <w:numId w:val="268"/>
        </w:numPr>
        <w:spacing w:before="60" w:after="100" w:afterAutospacing="1" w:line="240" w:lineRule="auto"/>
        <w:rPr>
          <w:rFonts w:ascii="Segoe UI" w:hAnsi="Segoe UI" w:cs="Segoe UI"/>
          <w:color w:val="24292E"/>
          <w:sz w:val="24"/>
        </w:rPr>
      </w:pPr>
      <w:hyperlink r:id="rId4821" w:history="1">
        <w:r w:rsidRPr="001F7D44">
          <w:rPr>
            <w:rStyle w:val="Hyperlink"/>
            <w:rFonts w:ascii="Segoe UI" w:hAnsi="Segoe UI" w:cs="Segoe UI"/>
            <w:color w:val="0366D6"/>
            <w:sz w:val="24"/>
          </w:rPr>
          <w:t>Apache Knox Gateway</w:t>
        </w:r>
      </w:hyperlink>
      <w:r w:rsidRPr="001F7D44">
        <w:rPr>
          <w:rFonts w:ascii="Segoe UI" w:hAnsi="Segoe UI" w:cs="Segoe UI"/>
          <w:color w:val="24292E"/>
          <w:sz w:val="24"/>
        </w:rPr>
        <w:t> - single point of secure access for Hadoop clusters.</w:t>
      </w:r>
    </w:p>
    <w:p w:rsidR="00EE0A87" w:rsidRPr="001F7D44" w:rsidRDefault="00EE0A87" w:rsidP="00322184">
      <w:pPr>
        <w:numPr>
          <w:ilvl w:val="0"/>
          <w:numId w:val="268"/>
        </w:numPr>
        <w:spacing w:before="60" w:after="100" w:afterAutospacing="1" w:line="240" w:lineRule="auto"/>
        <w:rPr>
          <w:rFonts w:ascii="Segoe UI" w:hAnsi="Segoe UI" w:cs="Segoe UI"/>
          <w:color w:val="24292E"/>
          <w:sz w:val="24"/>
        </w:rPr>
      </w:pPr>
      <w:hyperlink r:id="rId4822" w:history="1">
        <w:r w:rsidRPr="001F7D44">
          <w:rPr>
            <w:rStyle w:val="Hyperlink"/>
            <w:rFonts w:ascii="Segoe UI" w:hAnsi="Segoe UI" w:cs="Segoe UI"/>
            <w:color w:val="0366D6"/>
            <w:sz w:val="24"/>
          </w:rPr>
          <w:t>Apache Sentry</w:t>
        </w:r>
      </w:hyperlink>
      <w:r w:rsidRPr="001F7D44">
        <w:rPr>
          <w:rFonts w:ascii="Segoe UI" w:hAnsi="Segoe UI" w:cs="Segoe UI"/>
          <w:color w:val="24292E"/>
          <w:sz w:val="24"/>
        </w:rPr>
        <w:t> - security module for data stored in Hadoop.</w:t>
      </w:r>
    </w:p>
    <w:p w:rsidR="00EE0A87" w:rsidRPr="001F7D44" w:rsidRDefault="00EE0A87" w:rsidP="00322184">
      <w:pPr>
        <w:numPr>
          <w:ilvl w:val="0"/>
          <w:numId w:val="268"/>
        </w:numPr>
        <w:spacing w:before="60" w:after="100" w:afterAutospacing="1" w:line="240" w:lineRule="auto"/>
        <w:rPr>
          <w:rFonts w:ascii="Segoe UI" w:hAnsi="Segoe UI" w:cs="Segoe UI"/>
          <w:color w:val="24292E"/>
          <w:sz w:val="24"/>
        </w:rPr>
      </w:pPr>
      <w:hyperlink r:id="rId4823" w:history="1">
        <w:r w:rsidRPr="001F7D44">
          <w:rPr>
            <w:rStyle w:val="Hyperlink"/>
            <w:rFonts w:ascii="Segoe UI" w:hAnsi="Segoe UI" w:cs="Segoe UI"/>
            <w:color w:val="0366D6"/>
            <w:sz w:val="24"/>
          </w:rPr>
          <w:t>BDA</w:t>
        </w:r>
      </w:hyperlink>
      <w:r w:rsidRPr="001F7D44">
        <w:rPr>
          <w:rFonts w:ascii="Segoe UI" w:hAnsi="Segoe UI" w:cs="Segoe UI"/>
          <w:color w:val="24292E"/>
          <w:sz w:val="24"/>
        </w:rPr>
        <w:t> - The vulnerability detector for Hadoop and Spark</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System Deployment</w:t>
      </w:r>
    </w:p>
    <w:p w:rsidR="00EE0A87" w:rsidRPr="001F7D44" w:rsidRDefault="00EE0A87" w:rsidP="00322184">
      <w:pPr>
        <w:numPr>
          <w:ilvl w:val="0"/>
          <w:numId w:val="269"/>
        </w:numPr>
        <w:spacing w:before="100" w:beforeAutospacing="1" w:after="100" w:afterAutospacing="1" w:line="240" w:lineRule="auto"/>
        <w:rPr>
          <w:rFonts w:ascii="Segoe UI" w:hAnsi="Segoe UI" w:cs="Segoe UI"/>
          <w:color w:val="24292E"/>
          <w:sz w:val="24"/>
        </w:rPr>
      </w:pPr>
      <w:hyperlink r:id="rId4824" w:history="1">
        <w:r w:rsidRPr="001F7D44">
          <w:rPr>
            <w:rStyle w:val="Hyperlink"/>
            <w:rFonts w:ascii="Segoe UI" w:hAnsi="Segoe UI" w:cs="Segoe UI"/>
            <w:color w:val="0366D6"/>
            <w:sz w:val="24"/>
          </w:rPr>
          <w:t>Apache Ambari</w:t>
        </w:r>
      </w:hyperlink>
      <w:r w:rsidRPr="001F7D44">
        <w:rPr>
          <w:rFonts w:ascii="Segoe UI" w:hAnsi="Segoe UI" w:cs="Segoe UI"/>
          <w:color w:val="24292E"/>
          <w:sz w:val="24"/>
        </w:rPr>
        <w:t> - operational framework for Hadoop mangement.</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25" w:history="1">
        <w:r w:rsidRPr="001F7D44">
          <w:rPr>
            <w:rStyle w:val="Hyperlink"/>
            <w:rFonts w:ascii="Segoe UI" w:hAnsi="Segoe UI" w:cs="Segoe UI"/>
            <w:color w:val="0366D6"/>
            <w:sz w:val="24"/>
          </w:rPr>
          <w:t>Apache Bigtop</w:t>
        </w:r>
      </w:hyperlink>
      <w:r w:rsidRPr="001F7D44">
        <w:rPr>
          <w:rFonts w:ascii="Segoe UI" w:hAnsi="Segoe UI" w:cs="Segoe UI"/>
          <w:color w:val="24292E"/>
          <w:sz w:val="24"/>
        </w:rPr>
        <w:t> - system deployment framework for the Hadoop ecosystem.</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26" w:history="1">
        <w:r w:rsidRPr="001F7D44">
          <w:rPr>
            <w:rStyle w:val="Hyperlink"/>
            <w:rFonts w:ascii="Segoe UI" w:hAnsi="Segoe UI" w:cs="Segoe UI"/>
            <w:color w:val="0366D6"/>
            <w:sz w:val="24"/>
          </w:rPr>
          <w:t>Apache Helix</w:t>
        </w:r>
      </w:hyperlink>
      <w:r w:rsidRPr="001F7D44">
        <w:rPr>
          <w:rFonts w:ascii="Segoe UI" w:hAnsi="Segoe UI" w:cs="Segoe UI"/>
          <w:color w:val="24292E"/>
          <w:sz w:val="24"/>
        </w:rPr>
        <w:t> - cluster management framework.</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27" w:history="1">
        <w:r w:rsidRPr="001F7D44">
          <w:rPr>
            <w:rStyle w:val="Hyperlink"/>
            <w:rFonts w:ascii="Segoe UI" w:hAnsi="Segoe UI" w:cs="Segoe UI"/>
            <w:color w:val="0366D6"/>
            <w:sz w:val="24"/>
          </w:rPr>
          <w:t>Apache Mesos</w:t>
        </w:r>
      </w:hyperlink>
      <w:r w:rsidRPr="001F7D44">
        <w:rPr>
          <w:rFonts w:ascii="Segoe UI" w:hAnsi="Segoe UI" w:cs="Segoe UI"/>
          <w:color w:val="24292E"/>
          <w:sz w:val="24"/>
        </w:rPr>
        <w:t> - cluster manager.</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28" w:history="1">
        <w:r w:rsidRPr="001F7D44">
          <w:rPr>
            <w:rStyle w:val="Hyperlink"/>
            <w:rFonts w:ascii="Segoe UI" w:hAnsi="Segoe UI" w:cs="Segoe UI"/>
            <w:color w:val="0366D6"/>
            <w:sz w:val="24"/>
          </w:rPr>
          <w:t>Apache Slider</w:t>
        </w:r>
      </w:hyperlink>
      <w:r w:rsidRPr="001F7D44">
        <w:rPr>
          <w:rFonts w:ascii="Segoe UI" w:hAnsi="Segoe UI" w:cs="Segoe UI"/>
          <w:color w:val="24292E"/>
          <w:sz w:val="24"/>
        </w:rPr>
        <w:t> - is a YARN application to deploy existing distributed applications on YARN.</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29" w:history="1">
        <w:r w:rsidRPr="001F7D44">
          <w:rPr>
            <w:rStyle w:val="Hyperlink"/>
            <w:rFonts w:ascii="Segoe UI" w:hAnsi="Segoe UI" w:cs="Segoe UI"/>
            <w:color w:val="0366D6"/>
            <w:sz w:val="24"/>
          </w:rPr>
          <w:t>Apache Whirr</w:t>
        </w:r>
      </w:hyperlink>
      <w:r w:rsidRPr="001F7D44">
        <w:rPr>
          <w:rFonts w:ascii="Segoe UI" w:hAnsi="Segoe UI" w:cs="Segoe UI"/>
          <w:color w:val="24292E"/>
          <w:sz w:val="24"/>
        </w:rPr>
        <w:t> - set of libraries for running cloud services.</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0" w:history="1">
        <w:r w:rsidRPr="001F7D44">
          <w:rPr>
            <w:rStyle w:val="Hyperlink"/>
            <w:rFonts w:ascii="Segoe UI" w:hAnsi="Segoe UI" w:cs="Segoe UI"/>
            <w:color w:val="0366D6"/>
            <w:sz w:val="24"/>
          </w:rPr>
          <w:t>Apache YARN</w:t>
        </w:r>
      </w:hyperlink>
      <w:r w:rsidRPr="001F7D44">
        <w:rPr>
          <w:rFonts w:ascii="Segoe UI" w:hAnsi="Segoe UI" w:cs="Segoe UI"/>
          <w:color w:val="24292E"/>
          <w:sz w:val="24"/>
        </w:rPr>
        <w:t> - Cluster manager.</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1" w:history="1">
        <w:r w:rsidRPr="001F7D44">
          <w:rPr>
            <w:rStyle w:val="Hyperlink"/>
            <w:rFonts w:ascii="Segoe UI" w:hAnsi="Segoe UI" w:cs="Segoe UI"/>
            <w:color w:val="0366D6"/>
            <w:sz w:val="24"/>
          </w:rPr>
          <w:t>Brooklyn</w:t>
        </w:r>
      </w:hyperlink>
      <w:r w:rsidRPr="001F7D44">
        <w:rPr>
          <w:rFonts w:ascii="Segoe UI" w:hAnsi="Segoe UI" w:cs="Segoe UI"/>
          <w:color w:val="24292E"/>
          <w:sz w:val="24"/>
        </w:rPr>
        <w:t> - library that simplifies application deployment and management.</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2" w:history="1">
        <w:r w:rsidRPr="001F7D44">
          <w:rPr>
            <w:rStyle w:val="Hyperlink"/>
            <w:rFonts w:ascii="Segoe UI" w:hAnsi="Segoe UI" w:cs="Segoe UI"/>
            <w:color w:val="0366D6"/>
            <w:sz w:val="24"/>
          </w:rPr>
          <w:t>Buildoop</w:t>
        </w:r>
      </w:hyperlink>
      <w:r w:rsidRPr="001F7D44">
        <w:rPr>
          <w:rFonts w:ascii="Segoe UI" w:hAnsi="Segoe UI" w:cs="Segoe UI"/>
          <w:color w:val="24292E"/>
          <w:sz w:val="24"/>
        </w:rPr>
        <w:t> - Similar to Apache BigTop based on Groovy language.</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3" w:history="1">
        <w:r w:rsidRPr="001F7D44">
          <w:rPr>
            <w:rStyle w:val="Hyperlink"/>
            <w:rFonts w:ascii="Segoe UI" w:hAnsi="Segoe UI" w:cs="Segoe UI"/>
            <w:color w:val="0366D6"/>
            <w:sz w:val="24"/>
          </w:rPr>
          <w:t>Cloudera HUE</w:t>
        </w:r>
      </w:hyperlink>
      <w:r w:rsidRPr="001F7D44">
        <w:rPr>
          <w:rFonts w:ascii="Segoe UI" w:hAnsi="Segoe UI" w:cs="Segoe UI"/>
          <w:color w:val="24292E"/>
          <w:sz w:val="24"/>
        </w:rPr>
        <w:t> - web application for interacting with Hadoop.</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4" w:history="1">
        <w:r w:rsidRPr="001F7D44">
          <w:rPr>
            <w:rStyle w:val="Hyperlink"/>
            <w:rFonts w:ascii="Segoe UI" w:hAnsi="Segoe UI" w:cs="Segoe UI"/>
            <w:color w:val="0366D6"/>
            <w:sz w:val="24"/>
          </w:rPr>
          <w:t>Facebook Prism</w:t>
        </w:r>
      </w:hyperlink>
      <w:r w:rsidRPr="001F7D44">
        <w:rPr>
          <w:rFonts w:ascii="Segoe UI" w:hAnsi="Segoe UI" w:cs="Segoe UI"/>
          <w:color w:val="24292E"/>
          <w:sz w:val="24"/>
        </w:rPr>
        <w:t> - multi datacenters replication system.</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5" w:history="1">
        <w:r w:rsidRPr="001F7D44">
          <w:rPr>
            <w:rStyle w:val="Hyperlink"/>
            <w:rFonts w:ascii="Segoe UI" w:hAnsi="Segoe UI" w:cs="Segoe UI"/>
            <w:color w:val="0366D6"/>
            <w:sz w:val="24"/>
          </w:rPr>
          <w:t>Google Borg</w:t>
        </w:r>
      </w:hyperlink>
      <w:r w:rsidRPr="001F7D44">
        <w:rPr>
          <w:rFonts w:ascii="Segoe UI" w:hAnsi="Segoe UI" w:cs="Segoe UI"/>
          <w:color w:val="24292E"/>
          <w:sz w:val="24"/>
        </w:rPr>
        <w:t> - job scheduling and monitoring system.</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6" w:history="1">
        <w:r w:rsidRPr="001F7D44">
          <w:rPr>
            <w:rStyle w:val="Hyperlink"/>
            <w:rFonts w:ascii="Segoe UI" w:hAnsi="Segoe UI" w:cs="Segoe UI"/>
            <w:color w:val="0366D6"/>
            <w:sz w:val="24"/>
          </w:rPr>
          <w:t>Google Omega</w:t>
        </w:r>
      </w:hyperlink>
      <w:r w:rsidRPr="001F7D44">
        <w:rPr>
          <w:rFonts w:ascii="Segoe UI" w:hAnsi="Segoe UI" w:cs="Segoe UI"/>
          <w:color w:val="24292E"/>
          <w:sz w:val="24"/>
        </w:rPr>
        <w:t> - job scheduling and monitoring system.</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7" w:history="1">
        <w:r w:rsidRPr="001F7D44">
          <w:rPr>
            <w:rStyle w:val="Hyperlink"/>
            <w:rFonts w:ascii="Segoe UI" w:hAnsi="Segoe UI" w:cs="Segoe UI"/>
            <w:color w:val="0366D6"/>
            <w:sz w:val="24"/>
          </w:rPr>
          <w:t>Hortonworks HOYA</w:t>
        </w:r>
      </w:hyperlink>
      <w:r w:rsidRPr="001F7D44">
        <w:rPr>
          <w:rFonts w:ascii="Segoe UI" w:hAnsi="Segoe UI" w:cs="Segoe UI"/>
          <w:color w:val="24292E"/>
          <w:sz w:val="24"/>
        </w:rPr>
        <w:t> - application that can deploy HBase cluster on YARN.</w:t>
      </w:r>
    </w:p>
    <w:p w:rsidR="00EE0A87" w:rsidRPr="001F7D44" w:rsidRDefault="00EE0A87" w:rsidP="00322184">
      <w:pPr>
        <w:numPr>
          <w:ilvl w:val="0"/>
          <w:numId w:val="269"/>
        </w:numPr>
        <w:spacing w:before="60" w:after="100" w:afterAutospacing="1" w:line="240" w:lineRule="auto"/>
        <w:rPr>
          <w:rFonts w:ascii="Segoe UI" w:hAnsi="Segoe UI" w:cs="Segoe UI"/>
          <w:color w:val="24292E"/>
          <w:sz w:val="24"/>
        </w:rPr>
      </w:pPr>
      <w:hyperlink r:id="rId4838" w:history="1">
        <w:r w:rsidRPr="001F7D44">
          <w:rPr>
            <w:rStyle w:val="Hyperlink"/>
            <w:rFonts w:ascii="Segoe UI" w:hAnsi="Segoe UI" w:cs="Segoe UI"/>
            <w:color w:val="0366D6"/>
            <w:sz w:val="24"/>
          </w:rPr>
          <w:t>Marathon</w:t>
        </w:r>
      </w:hyperlink>
      <w:r w:rsidRPr="001F7D44">
        <w:rPr>
          <w:rFonts w:ascii="Segoe UI" w:hAnsi="Segoe UI" w:cs="Segoe UI"/>
          <w:color w:val="24292E"/>
          <w:sz w:val="24"/>
        </w:rPr>
        <w:t> - Mesos framework for long-running services.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Applications</w:t>
      </w:r>
    </w:p>
    <w:p w:rsidR="00EE0A87" w:rsidRPr="001F7D44" w:rsidRDefault="00EE0A87" w:rsidP="00322184">
      <w:pPr>
        <w:numPr>
          <w:ilvl w:val="0"/>
          <w:numId w:val="270"/>
        </w:numPr>
        <w:spacing w:before="100" w:beforeAutospacing="1" w:after="100" w:afterAutospacing="1" w:line="240" w:lineRule="auto"/>
        <w:rPr>
          <w:rFonts w:ascii="Segoe UI" w:hAnsi="Segoe UI" w:cs="Segoe UI"/>
          <w:color w:val="24292E"/>
          <w:sz w:val="24"/>
        </w:rPr>
      </w:pPr>
      <w:hyperlink r:id="rId4839" w:history="1">
        <w:r w:rsidRPr="001F7D44">
          <w:rPr>
            <w:rStyle w:val="Hyperlink"/>
            <w:rFonts w:ascii="Segoe UI" w:hAnsi="Segoe UI" w:cs="Segoe UI"/>
            <w:color w:val="0366D6"/>
            <w:sz w:val="24"/>
          </w:rPr>
          <w:t>411</w:t>
        </w:r>
      </w:hyperlink>
      <w:r w:rsidRPr="001F7D44">
        <w:rPr>
          <w:rFonts w:ascii="Segoe UI" w:hAnsi="Segoe UI" w:cs="Segoe UI"/>
          <w:color w:val="24292E"/>
          <w:sz w:val="24"/>
        </w:rPr>
        <w:t xml:space="preserve"> - </w:t>
      </w:r>
      <w:proofErr w:type="gramStart"/>
      <w:r w:rsidRPr="001F7D44">
        <w:rPr>
          <w:rFonts w:ascii="Segoe UI" w:hAnsi="Segoe UI" w:cs="Segoe UI"/>
          <w:color w:val="24292E"/>
          <w:sz w:val="24"/>
        </w:rPr>
        <w:t>an</w:t>
      </w:r>
      <w:proofErr w:type="gramEnd"/>
      <w:r w:rsidRPr="001F7D44">
        <w:rPr>
          <w:rFonts w:ascii="Segoe UI" w:hAnsi="Segoe UI" w:cs="Segoe UI"/>
          <w:color w:val="24292E"/>
          <w:sz w:val="24"/>
        </w:rPr>
        <w:t xml:space="preserve"> web application for alert management resulting from scheduled searches into Elasticsearch.</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0" w:history="1">
        <w:r w:rsidRPr="001F7D44">
          <w:rPr>
            <w:rStyle w:val="Hyperlink"/>
            <w:rFonts w:ascii="Segoe UI" w:hAnsi="Segoe UI" w:cs="Segoe UI"/>
            <w:color w:val="0366D6"/>
            <w:sz w:val="24"/>
          </w:rPr>
          <w:t>Adobe spindle</w:t>
        </w:r>
      </w:hyperlink>
      <w:r w:rsidRPr="001F7D44">
        <w:rPr>
          <w:rFonts w:ascii="Segoe UI" w:hAnsi="Segoe UI" w:cs="Segoe UI"/>
          <w:color w:val="24292E"/>
          <w:sz w:val="24"/>
        </w:rPr>
        <w:t> - Next-generation web analytics processing with Scala, Spark, and Parquet.</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1" w:history="1">
        <w:r w:rsidRPr="001F7D44">
          <w:rPr>
            <w:rStyle w:val="Hyperlink"/>
            <w:rFonts w:ascii="Segoe UI" w:hAnsi="Segoe UI" w:cs="Segoe UI"/>
            <w:color w:val="0366D6"/>
            <w:sz w:val="24"/>
          </w:rPr>
          <w:t>Apache Kiji</w:t>
        </w:r>
      </w:hyperlink>
      <w:r w:rsidRPr="001F7D44">
        <w:rPr>
          <w:rFonts w:ascii="Segoe UI" w:hAnsi="Segoe UI" w:cs="Segoe UI"/>
          <w:color w:val="24292E"/>
          <w:sz w:val="24"/>
        </w:rPr>
        <w:t> - framework to collect and analyze data in real-time, based on HBase.</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2" w:history="1">
        <w:r w:rsidRPr="001F7D44">
          <w:rPr>
            <w:rStyle w:val="Hyperlink"/>
            <w:rFonts w:ascii="Segoe UI" w:hAnsi="Segoe UI" w:cs="Segoe UI"/>
            <w:color w:val="0366D6"/>
            <w:sz w:val="24"/>
          </w:rPr>
          <w:t>Apache Metron</w:t>
        </w:r>
      </w:hyperlink>
      <w:r w:rsidRPr="001F7D44">
        <w:rPr>
          <w:rFonts w:ascii="Segoe UI" w:hAnsi="Segoe UI" w:cs="Segoe UI"/>
          <w:color w:val="24292E"/>
          <w:sz w:val="24"/>
        </w:rPr>
        <w:t> - a platform that integrates a variety of open source big data technologies in order to offer a centralized tool for security monitoring and analysis.</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3" w:history="1">
        <w:r w:rsidRPr="001F7D44">
          <w:rPr>
            <w:rStyle w:val="Hyperlink"/>
            <w:rFonts w:ascii="Segoe UI" w:hAnsi="Segoe UI" w:cs="Segoe UI"/>
            <w:color w:val="0366D6"/>
            <w:sz w:val="24"/>
          </w:rPr>
          <w:t>Apache Nutch</w:t>
        </w:r>
      </w:hyperlink>
      <w:r w:rsidRPr="001F7D44">
        <w:rPr>
          <w:rFonts w:ascii="Segoe UI" w:hAnsi="Segoe UI" w:cs="Segoe UI"/>
          <w:color w:val="24292E"/>
          <w:sz w:val="24"/>
        </w:rPr>
        <w:t> - open source web crawler.</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4" w:history="1">
        <w:r w:rsidRPr="001F7D44">
          <w:rPr>
            <w:rStyle w:val="Hyperlink"/>
            <w:rFonts w:ascii="Segoe UI" w:hAnsi="Segoe UI" w:cs="Segoe UI"/>
            <w:color w:val="0366D6"/>
            <w:sz w:val="24"/>
          </w:rPr>
          <w:t>Apache OODT</w:t>
        </w:r>
      </w:hyperlink>
      <w:r w:rsidRPr="001F7D44">
        <w:rPr>
          <w:rFonts w:ascii="Segoe UI" w:hAnsi="Segoe UI" w:cs="Segoe UI"/>
          <w:color w:val="24292E"/>
          <w:sz w:val="24"/>
        </w:rPr>
        <w:t> - capturing, processing and sharing of data for NASA's scientific archives.</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5" w:history="1">
        <w:r w:rsidRPr="001F7D44">
          <w:rPr>
            <w:rStyle w:val="Hyperlink"/>
            <w:rFonts w:ascii="Segoe UI" w:hAnsi="Segoe UI" w:cs="Segoe UI"/>
            <w:color w:val="0366D6"/>
            <w:sz w:val="24"/>
          </w:rPr>
          <w:t>Apache Tika</w:t>
        </w:r>
      </w:hyperlink>
      <w:r w:rsidRPr="001F7D44">
        <w:rPr>
          <w:rFonts w:ascii="Segoe UI" w:hAnsi="Segoe UI" w:cs="Segoe UI"/>
          <w:color w:val="24292E"/>
          <w:sz w:val="24"/>
        </w:rPr>
        <w:t> - content analysis toolkit.</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6" w:history="1">
        <w:r w:rsidRPr="001F7D44">
          <w:rPr>
            <w:rStyle w:val="Hyperlink"/>
            <w:rFonts w:ascii="Segoe UI" w:hAnsi="Segoe UI" w:cs="Segoe UI"/>
            <w:color w:val="0366D6"/>
            <w:sz w:val="24"/>
          </w:rPr>
          <w:t>Argus</w:t>
        </w:r>
      </w:hyperlink>
      <w:r w:rsidRPr="001F7D44">
        <w:rPr>
          <w:rFonts w:ascii="Segoe UI" w:hAnsi="Segoe UI" w:cs="Segoe UI"/>
          <w:color w:val="24292E"/>
          <w:sz w:val="24"/>
        </w:rPr>
        <w:t> - Time series monitoring and alerting platform.</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7" w:history="1">
        <w:r w:rsidRPr="001F7D44">
          <w:rPr>
            <w:rStyle w:val="Hyperlink"/>
            <w:rFonts w:ascii="Segoe UI" w:hAnsi="Segoe UI" w:cs="Segoe UI"/>
            <w:color w:val="0366D6"/>
            <w:sz w:val="24"/>
          </w:rPr>
          <w:t>Atlas</w:t>
        </w:r>
      </w:hyperlink>
      <w:r w:rsidRPr="001F7D44">
        <w:rPr>
          <w:rFonts w:ascii="Segoe UI" w:hAnsi="Segoe UI" w:cs="Segoe UI"/>
          <w:color w:val="24292E"/>
          <w:sz w:val="24"/>
        </w:rPr>
        <w:t> - a backend for managing dimensional time series data.</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8" w:history="1">
        <w:r w:rsidRPr="001F7D44">
          <w:rPr>
            <w:rStyle w:val="Hyperlink"/>
            <w:rFonts w:ascii="Segoe UI" w:hAnsi="Segoe UI" w:cs="Segoe UI"/>
            <w:color w:val="0366D6"/>
            <w:sz w:val="24"/>
          </w:rPr>
          <w:t>Countly</w:t>
        </w:r>
      </w:hyperlink>
      <w:r w:rsidRPr="001F7D44">
        <w:rPr>
          <w:rFonts w:ascii="Segoe UI" w:hAnsi="Segoe UI" w:cs="Segoe UI"/>
          <w:color w:val="24292E"/>
          <w:sz w:val="24"/>
        </w:rPr>
        <w:t> - open source mobile and web analytics platform, based on Node.js &amp; MongoDB.</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49" w:history="1">
        <w:r w:rsidRPr="001F7D44">
          <w:rPr>
            <w:rStyle w:val="Hyperlink"/>
            <w:rFonts w:ascii="Segoe UI" w:hAnsi="Segoe UI" w:cs="Segoe UI"/>
            <w:color w:val="0366D6"/>
            <w:sz w:val="24"/>
          </w:rPr>
          <w:t>Domino</w:t>
        </w:r>
      </w:hyperlink>
      <w:r w:rsidRPr="001F7D44">
        <w:rPr>
          <w:rFonts w:ascii="Segoe UI" w:hAnsi="Segoe UI" w:cs="Segoe UI"/>
          <w:color w:val="24292E"/>
          <w:sz w:val="24"/>
        </w:rPr>
        <w:t> - Run, scale, share, and deploy models — without any infrastructure.</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0" w:history="1">
        <w:r w:rsidRPr="001F7D44">
          <w:rPr>
            <w:rStyle w:val="Hyperlink"/>
            <w:rFonts w:ascii="Segoe UI" w:hAnsi="Segoe UI" w:cs="Segoe UI"/>
            <w:color w:val="0366D6"/>
            <w:sz w:val="24"/>
          </w:rPr>
          <w:t>Eclipse BIRT</w:t>
        </w:r>
      </w:hyperlink>
      <w:r w:rsidRPr="001F7D44">
        <w:rPr>
          <w:rFonts w:ascii="Segoe UI" w:hAnsi="Segoe UI" w:cs="Segoe UI"/>
          <w:color w:val="24292E"/>
          <w:sz w:val="24"/>
        </w:rPr>
        <w:t> - Eclipse-based reporting system.</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1" w:history="1">
        <w:r w:rsidRPr="001F7D44">
          <w:rPr>
            <w:rStyle w:val="Hyperlink"/>
            <w:rFonts w:ascii="Segoe UI" w:hAnsi="Segoe UI" w:cs="Segoe UI"/>
            <w:color w:val="0366D6"/>
            <w:sz w:val="24"/>
          </w:rPr>
          <w:t>ElastAert</w:t>
        </w:r>
      </w:hyperlink>
      <w:r w:rsidRPr="001F7D44">
        <w:rPr>
          <w:rFonts w:ascii="Segoe UI" w:hAnsi="Segoe UI" w:cs="Segoe UI"/>
          <w:color w:val="24292E"/>
          <w:sz w:val="24"/>
        </w:rPr>
        <w:t> - ElastAlert is a simple framework for alerting on anomalies, spikes, or other patterns of interest from data in ElasticSearch.</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2" w:history="1">
        <w:r w:rsidRPr="001F7D44">
          <w:rPr>
            <w:rStyle w:val="Hyperlink"/>
            <w:rFonts w:ascii="Segoe UI" w:hAnsi="Segoe UI" w:cs="Segoe UI"/>
            <w:color w:val="0366D6"/>
            <w:sz w:val="24"/>
          </w:rPr>
          <w:t>Eventhub</w:t>
        </w:r>
      </w:hyperlink>
      <w:r w:rsidRPr="001F7D44">
        <w:rPr>
          <w:rFonts w:ascii="Segoe UI" w:hAnsi="Segoe UI" w:cs="Segoe UI"/>
          <w:color w:val="24292E"/>
          <w:sz w:val="24"/>
        </w:rPr>
        <w:t> - open source event analytics platform.</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3" w:history="1">
        <w:r w:rsidRPr="001F7D44">
          <w:rPr>
            <w:rStyle w:val="Hyperlink"/>
            <w:rFonts w:ascii="Segoe UI" w:hAnsi="Segoe UI" w:cs="Segoe UI"/>
            <w:color w:val="0366D6"/>
            <w:sz w:val="24"/>
          </w:rPr>
          <w:t>Hermes</w:t>
        </w:r>
      </w:hyperlink>
      <w:r w:rsidRPr="001F7D44">
        <w:rPr>
          <w:rFonts w:ascii="Segoe UI" w:hAnsi="Segoe UI" w:cs="Segoe UI"/>
          <w:color w:val="24292E"/>
          <w:sz w:val="24"/>
        </w:rPr>
        <w:t> - asynchronous message broker built on top of Kafka.</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4" w:history="1">
        <w:r w:rsidRPr="001F7D44">
          <w:rPr>
            <w:rStyle w:val="Hyperlink"/>
            <w:rFonts w:ascii="Segoe UI" w:hAnsi="Segoe UI" w:cs="Segoe UI"/>
            <w:color w:val="0366D6"/>
            <w:sz w:val="24"/>
          </w:rPr>
          <w:t>HIPI Library</w:t>
        </w:r>
      </w:hyperlink>
      <w:r w:rsidRPr="001F7D44">
        <w:rPr>
          <w:rFonts w:ascii="Segoe UI" w:hAnsi="Segoe UI" w:cs="Segoe UI"/>
          <w:color w:val="24292E"/>
          <w:sz w:val="24"/>
        </w:rPr>
        <w:t> - API for performing image processing tasks on Hadoop's MapReduce.</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5" w:history="1">
        <w:r w:rsidRPr="001F7D44">
          <w:rPr>
            <w:rStyle w:val="Hyperlink"/>
            <w:rFonts w:ascii="Segoe UI" w:hAnsi="Segoe UI" w:cs="Segoe UI"/>
            <w:color w:val="0366D6"/>
            <w:sz w:val="24"/>
          </w:rPr>
          <w:t>Hunk</w:t>
        </w:r>
      </w:hyperlink>
      <w:r w:rsidRPr="001F7D44">
        <w:rPr>
          <w:rFonts w:ascii="Segoe UI" w:hAnsi="Segoe UI" w:cs="Segoe UI"/>
          <w:color w:val="24292E"/>
          <w:sz w:val="24"/>
        </w:rPr>
        <w:t> - Splunk analytics for Hadoop.</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6" w:history="1">
        <w:r w:rsidRPr="001F7D44">
          <w:rPr>
            <w:rStyle w:val="Hyperlink"/>
            <w:rFonts w:ascii="Segoe UI" w:hAnsi="Segoe UI" w:cs="Segoe UI"/>
            <w:color w:val="0366D6"/>
            <w:sz w:val="24"/>
          </w:rPr>
          <w:t>Imhotep</w:t>
        </w:r>
      </w:hyperlink>
      <w:r w:rsidRPr="001F7D44">
        <w:rPr>
          <w:rFonts w:ascii="Segoe UI" w:hAnsi="Segoe UI" w:cs="Segoe UI"/>
          <w:color w:val="24292E"/>
          <w:sz w:val="24"/>
        </w:rPr>
        <w:t> - Large scale analytics platform by indeed.</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7" w:history="1">
        <w:r w:rsidRPr="001F7D44">
          <w:rPr>
            <w:rStyle w:val="Hyperlink"/>
            <w:rFonts w:ascii="Segoe UI" w:hAnsi="Segoe UI" w:cs="Segoe UI"/>
            <w:color w:val="0366D6"/>
            <w:sz w:val="24"/>
          </w:rPr>
          <w:t>MADlib</w:t>
        </w:r>
      </w:hyperlink>
      <w:r w:rsidRPr="001F7D44">
        <w:rPr>
          <w:rFonts w:ascii="Segoe UI" w:hAnsi="Segoe UI" w:cs="Segoe UI"/>
          <w:color w:val="24292E"/>
          <w:sz w:val="24"/>
        </w:rPr>
        <w:t> - data-processing library of an RDBMS to analyze data.</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8" w:history="1">
        <w:r w:rsidRPr="001F7D44">
          <w:rPr>
            <w:rStyle w:val="Hyperlink"/>
            <w:rFonts w:ascii="Segoe UI" w:hAnsi="Segoe UI" w:cs="Segoe UI"/>
            <w:color w:val="0366D6"/>
            <w:sz w:val="24"/>
          </w:rPr>
          <w:t>Kapacitor</w:t>
        </w:r>
      </w:hyperlink>
      <w:r w:rsidRPr="001F7D44">
        <w:rPr>
          <w:rFonts w:ascii="Segoe UI" w:hAnsi="Segoe UI" w:cs="Segoe UI"/>
          <w:color w:val="24292E"/>
          <w:sz w:val="24"/>
        </w:rPr>
        <w:t> - an open source framework for processing, monitoring, and alerting on time series data.</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59" w:history="1">
        <w:r w:rsidRPr="001F7D44">
          <w:rPr>
            <w:rStyle w:val="Hyperlink"/>
            <w:rFonts w:ascii="Segoe UI" w:hAnsi="Segoe UI" w:cs="Segoe UI"/>
            <w:color w:val="0366D6"/>
            <w:sz w:val="24"/>
          </w:rPr>
          <w:t>Kylin</w:t>
        </w:r>
      </w:hyperlink>
      <w:r w:rsidRPr="001F7D44">
        <w:rPr>
          <w:rFonts w:ascii="Segoe UI" w:hAnsi="Segoe UI" w:cs="Segoe UI"/>
          <w:color w:val="24292E"/>
          <w:sz w:val="24"/>
        </w:rPr>
        <w:t> - open source Distributed Analytics Engine from eBay.</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0" w:history="1">
        <w:r w:rsidRPr="001F7D44">
          <w:rPr>
            <w:rStyle w:val="Hyperlink"/>
            <w:rFonts w:ascii="Segoe UI" w:hAnsi="Segoe UI" w:cs="Segoe UI"/>
            <w:color w:val="0366D6"/>
            <w:sz w:val="24"/>
          </w:rPr>
          <w:t>PivotalR</w:t>
        </w:r>
      </w:hyperlink>
      <w:r w:rsidRPr="001F7D44">
        <w:rPr>
          <w:rFonts w:ascii="Segoe UI" w:hAnsi="Segoe UI" w:cs="Segoe UI"/>
          <w:color w:val="24292E"/>
          <w:sz w:val="24"/>
        </w:rPr>
        <w:t> - R on Pivotal HD / HAWQ and PostgreSQL.</w:t>
      </w:r>
    </w:p>
    <w:p w:rsidR="00EE0A87" w:rsidRPr="001F7D44" w:rsidRDefault="00EE0A87" w:rsidP="00F526AB">
      <w:pPr>
        <w:numPr>
          <w:ilvl w:val="0"/>
          <w:numId w:val="270"/>
        </w:numPr>
        <w:spacing w:before="60" w:after="100" w:afterAutospacing="1" w:line="240" w:lineRule="auto"/>
        <w:rPr>
          <w:rFonts w:ascii="Segoe UI" w:hAnsi="Segoe UI" w:cs="Segoe UI"/>
          <w:color w:val="24292E"/>
          <w:sz w:val="24"/>
        </w:rPr>
      </w:pPr>
      <w:hyperlink r:id="rId4861" w:history="1">
        <w:r w:rsidRPr="001F7D44">
          <w:rPr>
            <w:rStyle w:val="Hyperlink"/>
            <w:rFonts w:ascii="Segoe UI" w:hAnsi="Segoe UI" w:cs="Segoe UI"/>
            <w:color w:val="0366D6"/>
            <w:sz w:val="24"/>
          </w:rPr>
          <w:t>Rakam</w:t>
        </w:r>
      </w:hyperlink>
      <w:r w:rsidRPr="001F7D44">
        <w:rPr>
          <w:rFonts w:ascii="Segoe UI" w:hAnsi="Segoe UI" w:cs="Segoe UI"/>
          <w:color w:val="24292E"/>
          <w:sz w:val="24"/>
        </w:rPr>
        <w:t> - open-source real-time custom analytics platform powered by Postgresql, Kinesis and PrestoDB.</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2" w:history="1">
        <w:r w:rsidRPr="001F7D44">
          <w:rPr>
            <w:rStyle w:val="Hyperlink"/>
            <w:rFonts w:ascii="Segoe UI" w:hAnsi="Segoe UI" w:cs="Segoe UI"/>
            <w:color w:val="0366D6"/>
            <w:sz w:val="24"/>
          </w:rPr>
          <w:t>Qubole</w:t>
        </w:r>
      </w:hyperlink>
      <w:r w:rsidRPr="001F7D44">
        <w:rPr>
          <w:rFonts w:ascii="Segoe UI" w:hAnsi="Segoe UI" w:cs="Segoe UI"/>
          <w:color w:val="24292E"/>
          <w:sz w:val="24"/>
        </w:rPr>
        <w:t> - auto-scaling Hadoop cluster, built-in data connectors.</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3" w:history="1">
        <w:r w:rsidRPr="001F7D44">
          <w:rPr>
            <w:rStyle w:val="Hyperlink"/>
            <w:rFonts w:ascii="Segoe UI" w:hAnsi="Segoe UI" w:cs="Segoe UI"/>
            <w:color w:val="0366D6"/>
            <w:sz w:val="24"/>
          </w:rPr>
          <w:t>Sense</w:t>
        </w:r>
      </w:hyperlink>
      <w:r w:rsidRPr="001F7D44">
        <w:rPr>
          <w:rFonts w:ascii="Segoe UI" w:hAnsi="Segoe UI" w:cs="Segoe UI"/>
          <w:color w:val="24292E"/>
          <w:sz w:val="24"/>
        </w:rPr>
        <w:t> - Cloud Platform for Data Science and Big Data Analytics.</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4" w:history="1">
        <w:r w:rsidRPr="001F7D44">
          <w:rPr>
            <w:rStyle w:val="Hyperlink"/>
            <w:rFonts w:ascii="Segoe UI" w:hAnsi="Segoe UI" w:cs="Segoe UI"/>
            <w:color w:val="0366D6"/>
            <w:sz w:val="24"/>
          </w:rPr>
          <w:t>SnappyData</w:t>
        </w:r>
      </w:hyperlink>
      <w:r w:rsidRPr="001F7D44">
        <w:rPr>
          <w:rFonts w:ascii="Segoe UI" w:hAnsi="Segoe UI" w:cs="Segoe UI"/>
          <w:color w:val="24292E"/>
          <w:sz w:val="24"/>
        </w:rPr>
        <w:t> - a distributed in-memory data store for real-time operational analytics, delivering stream analytics, OLTP (online transaction processing) and OLAP (online analytical processing) built on Spark in a single integrated cluster.</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5" w:history="1">
        <w:r w:rsidRPr="001F7D44">
          <w:rPr>
            <w:rStyle w:val="Hyperlink"/>
            <w:rFonts w:ascii="Segoe UI" w:hAnsi="Segoe UI" w:cs="Segoe UI"/>
            <w:color w:val="0366D6"/>
            <w:sz w:val="24"/>
          </w:rPr>
          <w:t>Snowplow</w:t>
        </w:r>
      </w:hyperlink>
      <w:r w:rsidRPr="001F7D44">
        <w:rPr>
          <w:rFonts w:ascii="Segoe UI" w:hAnsi="Segoe UI" w:cs="Segoe UI"/>
          <w:color w:val="24292E"/>
          <w:sz w:val="24"/>
        </w:rPr>
        <w:t> - enterprise-strength web and event analytics, powered by Hadoop, Kinesis, Redshift and Postgres.</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6" w:history="1">
        <w:r w:rsidRPr="001F7D44">
          <w:rPr>
            <w:rStyle w:val="Hyperlink"/>
            <w:rFonts w:ascii="Segoe UI" w:hAnsi="Segoe UI" w:cs="Segoe UI"/>
            <w:color w:val="0366D6"/>
            <w:sz w:val="24"/>
          </w:rPr>
          <w:t>SparkR</w:t>
        </w:r>
      </w:hyperlink>
      <w:r w:rsidRPr="001F7D44">
        <w:rPr>
          <w:rFonts w:ascii="Segoe UI" w:hAnsi="Segoe UI" w:cs="Segoe UI"/>
          <w:color w:val="24292E"/>
          <w:sz w:val="24"/>
        </w:rPr>
        <w:t> - R frontend for Spark.</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7" w:history="1">
        <w:r w:rsidRPr="001F7D44">
          <w:rPr>
            <w:rStyle w:val="Hyperlink"/>
            <w:rFonts w:ascii="Segoe UI" w:hAnsi="Segoe UI" w:cs="Segoe UI"/>
            <w:color w:val="0366D6"/>
            <w:sz w:val="24"/>
          </w:rPr>
          <w:t>Splunk</w:t>
        </w:r>
      </w:hyperlink>
      <w:r w:rsidRPr="001F7D44">
        <w:rPr>
          <w:rFonts w:ascii="Segoe UI" w:hAnsi="Segoe UI" w:cs="Segoe UI"/>
          <w:color w:val="24292E"/>
          <w:sz w:val="24"/>
        </w:rPr>
        <w:t> - analyzer for machine-generated data.</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8" w:history="1">
        <w:r w:rsidRPr="001F7D44">
          <w:rPr>
            <w:rStyle w:val="Hyperlink"/>
            <w:rFonts w:ascii="Segoe UI" w:hAnsi="Segoe UI" w:cs="Segoe UI"/>
            <w:color w:val="0366D6"/>
            <w:sz w:val="24"/>
          </w:rPr>
          <w:t>Sumo Logic</w:t>
        </w:r>
      </w:hyperlink>
      <w:r w:rsidRPr="001F7D44">
        <w:rPr>
          <w:rFonts w:ascii="Segoe UI" w:hAnsi="Segoe UI" w:cs="Segoe UI"/>
          <w:color w:val="24292E"/>
          <w:sz w:val="24"/>
        </w:rPr>
        <w:t> - cloud based analyzer for machine-generated data.</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69" w:history="1">
        <w:r w:rsidRPr="001F7D44">
          <w:rPr>
            <w:rStyle w:val="Hyperlink"/>
            <w:rFonts w:ascii="Segoe UI" w:hAnsi="Segoe UI" w:cs="Segoe UI"/>
            <w:color w:val="0366D6"/>
            <w:sz w:val="24"/>
          </w:rPr>
          <w:t>Talend</w:t>
        </w:r>
      </w:hyperlink>
      <w:r w:rsidRPr="001F7D44">
        <w:rPr>
          <w:rFonts w:ascii="Segoe UI" w:hAnsi="Segoe UI" w:cs="Segoe UI"/>
          <w:color w:val="24292E"/>
          <w:sz w:val="24"/>
        </w:rPr>
        <w:t> - unified open source environment for YARN, Hadoop, HBASE, Hive, HCatalog &amp; Pig.</w:t>
      </w:r>
    </w:p>
    <w:p w:rsidR="00EE0A87" w:rsidRPr="001F7D44" w:rsidRDefault="00EE0A87" w:rsidP="00322184">
      <w:pPr>
        <w:numPr>
          <w:ilvl w:val="0"/>
          <w:numId w:val="270"/>
        </w:numPr>
        <w:spacing w:before="60" w:after="100" w:afterAutospacing="1" w:line="240" w:lineRule="auto"/>
        <w:rPr>
          <w:rFonts w:ascii="Segoe UI" w:hAnsi="Segoe UI" w:cs="Segoe UI"/>
          <w:color w:val="24292E"/>
          <w:sz w:val="24"/>
        </w:rPr>
      </w:pPr>
      <w:hyperlink r:id="rId4870" w:history="1">
        <w:r w:rsidRPr="001F7D44">
          <w:rPr>
            <w:rStyle w:val="Hyperlink"/>
            <w:rFonts w:ascii="Segoe UI" w:hAnsi="Segoe UI" w:cs="Segoe UI"/>
            <w:color w:val="0366D6"/>
            <w:sz w:val="24"/>
          </w:rPr>
          <w:t>Warp</w:t>
        </w:r>
      </w:hyperlink>
      <w:r w:rsidRPr="001F7D44">
        <w:rPr>
          <w:rFonts w:ascii="Segoe UI" w:hAnsi="Segoe UI" w:cs="Segoe UI"/>
          <w:color w:val="24292E"/>
          <w:sz w:val="24"/>
        </w:rPr>
        <w:t> - query by example tool for big data (OS X app)</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Search engine and framework</w:t>
      </w:r>
    </w:p>
    <w:p w:rsidR="00EE0A87" w:rsidRPr="001F7D44" w:rsidRDefault="00EE0A87" w:rsidP="00322184">
      <w:pPr>
        <w:numPr>
          <w:ilvl w:val="0"/>
          <w:numId w:val="271"/>
        </w:numPr>
        <w:spacing w:before="100" w:beforeAutospacing="1" w:after="100" w:afterAutospacing="1" w:line="240" w:lineRule="auto"/>
        <w:rPr>
          <w:rFonts w:ascii="Segoe UI" w:hAnsi="Segoe UI" w:cs="Segoe UI"/>
          <w:color w:val="24292E"/>
          <w:sz w:val="24"/>
        </w:rPr>
      </w:pPr>
      <w:hyperlink r:id="rId4871" w:history="1">
        <w:r w:rsidRPr="001F7D44">
          <w:rPr>
            <w:rStyle w:val="Hyperlink"/>
            <w:rFonts w:ascii="Segoe UI" w:hAnsi="Segoe UI" w:cs="Segoe UI"/>
            <w:color w:val="0366D6"/>
            <w:sz w:val="24"/>
          </w:rPr>
          <w:t>Apache Lucene</w:t>
        </w:r>
      </w:hyperlink>
      <w:r w:rsidRPr="001F7D44">
        <w:rPr>
          <w:rFonts w:ascii="Segoe UI" w:hAnsi="Segoe UI" w:cs="Segoe UI"/>
          <w:color w:val="24292E"/>
          <w:sz w:val="24"/>
        </w:rPr>
        <w:t> - Search engine library.</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2" w:history="1">
        <w:r w:rsidRPr="001F7D44">
          <w:rPr>
            <w:rStyle w:val="Hyperlink"/>
            <w:rFonts w:ascii="Segoe UI" w:hAnsi="Segoe UI" w:cs="Segoe UI"/>
            <w:color w:val="0366D6"/>
            <w:sz w:val="24"/>
          </w:rPr>
          <w:t>Apache Solr</w:t>
        </w:r>
      </w:hyperlink>
      <w:r w:rsidRPr="001F7D44">
        <w:rPr>
          <w:rFonts w:ascii="Segoe UI" w:hAnsi="Segoe UI" w:cs="Segoe UI"/>
          <w:color w:val="24292E"/>
          <w:sz w:val="24"/>
        </w:rPr>
        <w:t> - Search platform for Apache Lucene.</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3" w:history="1">
        <w:r w:rsidRPr="001F7D44">
          <w:rPr>
            <w:rStyle w:val="Hyperlink"/>
            <w:rFonts w:ascii="Segoe UI" w:hAnsi="Segoe UI" w:cs="Segoe UI"/>
            <w:color w:val="0366D6"/>
            <w:sz w:val="24"/>
          </w:rPr>
          <w:t>Elassandra</w:t>
        </w:r>
      </w:hyperlink>
      <w:r w:rsidRPr="001F7D44">
        <w:rPr>
          <w:rFonts w:ascii="Segoe UI" w:hAnsi="Segoe UI" w:cs="Segoe UI"/>
          <w:color w:val="24292E"/>
          <w:sz w:val="24"/>
        </w:rPr>
        <w:t> - is a fork of Elasticsearch modified to run on top of Apache Cassandra in a scalable and resilient peer-to-peer architecture.</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4" w:history="1">
        <w:r w:rsidRPr="001F7D44">
          <w:rPr>
            <w:rStyle w:val="Hyperlink"/>
            <w:rFonts w:ascii="Segoe UI" w:hAnsi="Segoe UI" w:cs="Segoe UI"/>
            <w:color w:val="0366D6"/>
            <w:sz w:val="24"/>
          </w:rPr>
          <w:t>ElasticSearch</w:t>
        </w:r>
      </w:hyperlink>
      <w:r w:rsidRPr="001F7D44">
        <w:rPr>
          <w:rFonts w:ascii="Segoe UI" w:hAnsi="Segoe UI" w:cs="Segoe UI"/>
          <w:color w:val="24292E"/>
          <w:sz w:val="24"/>
        </w:rPr>
        <w:t> - Search and analytics engine based on Apache Lucene.</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5" w:history="1">
        <w:r w:rsidRPr="001F7D44">
          <w:rPr>
            <w:rStyle w:val="Hyperlink"/>
            <w:rFonts w:ascii="Segoe UI" w:hAnsi="Segoe UI" w:cs="Segoe UI"/>
            <w:color w:val="0366D6"/>
            <w:sz w:val="24"/>
          </w:rPr>
          <w:t>Enigma.io</w:t>
        </w:r>
      </w:hyperlink>
      <w:r w:rsidRPr="001F7D44">
        <w:rPr>
          <w:rFonts w:ascii="Segoe UI" w:hAnsi="Segoe UI" w:cs="Segoe UI"/>
          <w:color w:val="24292E"/>
          <w:sz w:val="24"/>
        </w:rPr>
        <w:t> – Freemium robust web application for exploring, filtering, analyzing, searching and exporting massive datasets scraped from across the Web.</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6" w:history="1">
        <w:r w:rsidRPr="001F7D44">
          <w:rPr>
            <w:rStyle w:val="Hyperlink"/>
            <w:rFonts w:ascii="Segoe UI" w:hAnsi="Segoe UI" w:cs="Segoe UI"/>
            <w:color w:val="0366D6"/>
            <w:sz w:val="24"/>
          </w:rPr>
          <w:t>Facebook Unicorn</w:t>
        </w:r>
      </w:hyperlink>
      <w:r w:rsidRPr="001F7D44">
        <w:rPr>
          <w:rFonts w:ascii="Segoe UI" w:hAnsi="Segoe UI" w:cs="Segoe UI"/>
          <w:color w:val="24292E"/>
          <w:sz w:val="24"/>
        </w:rPr>
        <w:t> - social graph search platform.</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7" w:history="1">
        <w:r w:rsidRPr="001F7D44">
          <w:rPr>
            <w:rStyle w:val="Hyperlink"/>
            <w:rFonts w:ascii="Segoe UI" w:hAnsi="Segoe UI" w:cs="Segoe UI"/>
            <w:color w:val="0366D6"/>
            <w:sz w:val="24"/>
          </w:rPr>
          <w:t>Google Caffeine</w:t>
        </w:r>
      </w:hyperlink>
      <w:r w:rsidRPr="001F7D44">
        <w:rPr>
          <w:rFonts w:ascii="Segoe UI" w:hAnsi="Segoe UI" w:cs="Segoe UI"/>
          <w:color w:val="24292E"/>
          <w:sz w:val="24"/>
        </w:rPr>
        <w:t> - continuous indexing system.</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8" w:history="1">
        <w:r w:rsidRPr="001F7D44">
          <w:rPr>
            <w:rStyle w:val="Hyperlink"/>
            <w:rFonts w:ascii="Segoe UI" w:hAnsi="Segoe UI" w:cs="Segoe UI"/>
            <w:color w:val="0366D6"/>
            <w:sz w:val="24"/>
          </w:rPr>
          <w:t>Google Percolator</w:t>
        </w:r>
      </w:hyperlink>
      <w:r w:rsidRPr="001F7D44">
        <w:rPr>
          <w:rFonts w:ascii="Segoe UI" w:hAnsi="Segoe UI" w:cs="Segoe UI"/>
          <w:color w:val="24292E"/>
          <w:sz w:val="24"/>
        </w:rPr>
        <w:t> - continuous indexing system.</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79" w:history="1">
        <w:r w:rsidRPr="001F7D44">
          <w:rPr>
            <w:rStyle w:val="Hyperlink"/>
            <w:rFonts w:ascii="Segoe UI" w:hAnsi="Segoe UI" w:cs="Segoe UI"/>
            <w:color w:val="0366D6"/>
            <w:sz w:val="24"/>
          </w:rPr>
          <w:t>TeraGoogle</w:t>
        </w:r>
      </w:hyperlink>
      <w:r w:rsidRPr="001F7D44">
        <w:rPr>
          <w:rFonts w:ascii="Segoe UI" w:hAnsi="Segoe UI" w:cs="Segoe UI"/>
          <w:color w:val="24292E"/>
          <w:sz w:val="24"/>
        </w:rPr>
        <w:t> - large search index.</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0" w:history="1">
        <w:r w:rsidRPr="001F7D44">
          <w:rPr>
            <w:rStyle w:val="Hyperlink"/>
            <w:rFonts w:ascii="Segoe UI" w:hAnsi="Segoe UI" w:cs="Segoe UI"/>
            <w:color w:val="0366D6"/>
            <w:sz w:val="24"/>
          </w:rPr>
          <w:t>HBase Coprocessor</w:t>
        </w:r>
      </w:hyperlink>
      <w:r w:rsidRPr="001F7D44">
        <w:rPr>
          <w:rFonts w:ascii="Segoe UI" w:hAnsi="Segoe UI" w:cs="Segoe UI"/>
          <w:color w:val="24292E"/>
          <w:sz w:val="24"/>
        </w:rPr>
        <w:t> - implementation of Percolator, part of HBase.</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1" w:history="1">
        <w:r w:rsidRPr="001F7D44">
          <w:rPr>
            <w:rStyle w:val="Hyperlink"/>
            <w:rFonts w:ascii="Segoe UI" w:hAnsi="Segoe UI" w:cs="Segoe UI"/>
            <w:color w:val="0366D6"/>
            <w:sz w:val="24"/>
          </w:rPr>
          <w:t>Lily HBase Indexer</w:t>
        </w:r>
      </w:hyperlink>
      <w:r w:rsidRPr="001F7D44">
        <w:rPr>
          <w:rFonts w:ascii="Segoe UI" w:hAnsi="Segoe UI" w:cs="Segoe UI"/>
          <w:color w:val="24292E"/>
          <w:sz w:val="24"/>
        </w:rPr>
        <w:t> - quickly and easily search for any content stored in HBase.</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2" w:history="1">
        <w:r w:rsidRPr="001F7D44">
          <w:rPr>
            <w:rStyle w:val="Hyperlink"/>
            <w:rFonts w:ascii="Segoe UI" w:hAnsi="Segoe UI" w:cs="Segoe UI"/>
            <w:color w:val="0366D6"/>
            <w:sz w:val="24"/>
          </w:rPr>
          <w:t>LinkedIn Bobo</w:t>
        </w:r>
      </w:hyperlink>
      <w:r w:rsidRPr="001F7D44">
        <w:rPr>
          <w:rFonts w:ascii="Segoe UI" w:hAnsi="Segoe UI" w:cs="Segoe UI"/>
          <w:color w:val="24292E"/>
          <w:sz w:val="24"/>
        </w:rPr>
        <w:t> - is a Faceted Search implementation written purely in Java, an extension to Apache Lucene.</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3" w:history="1">
        <w:r w:rsidRPr="001F7D44">
          <w:rPr>
            <w:rStyle w:val="Hyperlink"/>
            <w:rFonts w:ascii="Segoe UI" w:hAnsi="Segoe UI" w:cs="Segoe UI"/>
            <w:color w:val="0366D6"/>
            <w:sz w:val="24"/>
          </w:rPr>
          <w:t>LinkedIn Cleo</w:t>
        </w:r>
      </w:hyperlink>
      <w:r w:rsidRPr="001F7D44">
        <w:rPr>
          <w:rFonts w:ascii="Segoe UI" w:hAnsi="Segoe UI" w:cs="Segoe UI"/>
          <w:color w:val="24292E"/>
          <w:sz w:val="24"/>
        </w:rPr>
        <w:t> - is a flexible software library for enabling rapid development of partial, out-of-order and real-time typeahead search.</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4" w:history="1">
        <w:r w:rsidRPr="001F7D44">
          <w:rPr>
            <w:rStyle w:val="Hyperlink"/>
            <w:rFonts w:ascii="Segoe UI" w:hAnsi="Segoe UI" w:cs="Segoe UI"/>
            <w:color w:val="0366D6"/>
            <w:sz w:val="24"/>
          </w:rPr>
          <w:t>LinkedIn Galene</w:t>
        </w:r>
      </w:hyperlink>
      <w:r w:rsidRPr="001F7D44">
        <w:rPr>
          <w:rFonts w:ascii="Segoe UI" w:hAnsi="Segoe UI" w:cs="Segoe UI"/>
          <w:color w:val="24292E"/>
          <w:sz w:val="24"/>
        </w:rPr>
        <w:t> - search architecture at LinkedIn.</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5" w:history="1">
        <w:r w:rsidRPr="001F7D44">
          <w:rPr>
            <w:rStyle w:val="Hyperlink"/>
            <w:rFonts w:ascii="Segoe UI" w:hAnsi="Segoe UI" w:cs="Segoe UI"/>
            <w:color w:val="0366D6"/>
            <w:sz w:val="24"/>
          </w:rPr>
          <w:t>LinkedIn Zoie</w:t>
        </w:r>
      </w:hyperlink>
      <w:r w:rsidRPr="001F7D44">
        <w:rPr>
          <w:rFonts w:ascii="Segoe UI" w:hAnsi="Segoe UI" w:cs="Segoe UI"/>
          <w:color w:val="24292E"/>
          <w:sz w:val="24"/>
        </w:rPr>
        <w:t> - is a realtime search/indexing system written in Java.</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6" w:history="1">
        <w:r w:rsidRPr="001F7D44">
          <w:rPr>
            <w:rStyle w:val="Hyperlink"/>
            <w:rFonts w:ascii="Segoe UI" w:hAnsi="Segoe UI" w:cs="Segoe UI"/>
            <w:color w:val="0366D6"/>
            <w:sz w:val="24"/>
          </w:rPr>
          <w:t>MG4J</w:t>
        </w:r>
      </w:hyperlink>
      <w:r w:rsidRPr="001F7D44">
        <w:rPr>
          <w:rFonts w:ascii="Segoe UI" w:hAnsi="Segoe UI" w:cs="Segoe UI"/>
          <w:color w:val="24292E"/>
          <w:sz w:val="24"/>
        </w:rPr>
        <w:t> - MG4J (Managing Gigabytes for Java) is a full-text search engine for large document collections written in Java. It is highly customisable, high-performance and provides state-of-the-art features and new research algorithms.</w:t>
      </w:r>
    </w:p>
    <w:p w:rsidR="00EE0A87" w:rsidRPr="001F7D44" w:rsidRDefault="00EE0A87" w:rsidP="00322184">
      <w:pPr>
        <w:numPr>
          <w:ilvl w:val="0"/>
          <w:numId w:val="271"/>
        </w:numPr>
        <w:spacing w:before="60" w:after="100" w:afterAutospacing="1" w:line="240" w:lineRule="auto"/>
        <w:rPr>
          <w:rFonts w:ascii="Segoe UI" w:hAnsi="Segoe UI" w:cs="Segoe UI"/>
          <w:color w:val="24292E"/>
          <w:sz w:val="24"/>
        </w:rPr>
      </w:pPr>
      <w:hyperlink r:id="rId4887" w:history="1">
        <w:r w:rsidRPr="001F7D44">
          <w:rPr>
            <w:rStyle w:val="Hyperlink"/>
            <w:rFonts w:ascii="Segoe UI" w:hAnsi="Segoe UI" w:cs="Segoe UI"/>
            <w:color w:val="0366D6"/>
            <w:sz w:val="24"/>
          </w:rPr>
          <w:t>Sphinx Search Server</w:t>
        </w:r>
      </w:hyperlink>
      <w:r w:rsidRPr="001F7D44">
        <w:rPr>
          <w:rFonts w:ascii="Segoe UI" w:hAnsi="Segoe UI" w:cs="Segoe UI"/>
          <w:color w:val="24292E"/>
          <w:sz w:val="24"/>
        </w:rPr>
        <w:t> - fulltext search engine.</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MySQL forks and evolutions</w:t>
      </w:r>
    </w:p>
    <w:p w:rsidR="00EE0A87" w:rsidRPr="001F7D44" w:rsidRDefault="00EE0A87" w:rsidP="00322184">
      <w:pPr>
        <w:numPr>
          <w:ilvl w:val="0"/>
          <w:numId w:val="272"/>
        </w:numPr>
        <w:spacing w:before="100" w:beforeAutospacing="1" w:after="100" w:afterAutospacing="1" w:line="240" w:lineRule="auto"/>
        <w:rPr>
          <w:rFonts w:ascii="Segoe UI" w:hAnsi="Segoe UI" w:cs="Segoe UI"/>
          <w:color w:val="24292E"/>
          <w:sz w:val="24"/>
        </w:rPr>
      </w:pPr>
      <w:hyperlink r:id="rId4888" w:history="1">
        <w:r w:rsidRPr="001F7D44">
          <w:rPr>
            <w:rStyle w:val="Hyperlink"/>
            <w:rFonts w:ascii="Segoe UI" w:hAnsi="Segoe UI" w:cs="Segoe UI"/>
            <w:color w:val="0366D6"/>
            <w:sz w:val="24"/>
          </w:rPr>
          <w:t>Amazon RDS</w:t>
        </w:r>
      </w:hyperlink>
      <w:r w:rsidRPr="001F7D44">
        <w:rPr>
          <w:rFonts w:ascii="Segoe UI" w:hAnsi="Segoe UI" w:cs="Segoe UI"/>
          <w:color w:val="24292E"/>
          <w:sz w:val="24"/>
        </w:rPr>
        <w:t> - MySQL databases in Amazon's cloud.</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89" w:history="1">
        <w:r w:rsidRPr="001F7D44">
          <w:rPr>
            <w:rStyle w:val="Hyperlink"/>
            <w:rFonts w:ascii="Segoe UI" w:hAnsi="Segoe UI" w:cs="Segoe UI"/>
            <w:color w:val="0366D6"/>
            <w:sz w:val="24"/>
          </w:rPr>
          <w:t>Drizzle</w:t>
        </w:r>
      </w:hyperlink>
      <w:r w:rsidRPr="001F7D44">
        <w:rPr>
          <w:rFonts w:ascii="Segoe UI" w:hAnsi="Segoe UI" w:cs="Segoe UI"/>
          <w:color w:val="24292E"/>
          <w:sz w:val="24"/>
        </w:rPr>
        <w:t> - evolution of MySQL 6.0.</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0" w:history="1">
        <w:r w:rsidRPr="001F7D44">
          <w:rPr>
            <w:rStyle w:val="Hyperlink"/>
            <w:rFonts w:ascii="Segoe UI" w:hAnsi="Segoe UI" w:cs="Segoe UI"/>
            <w:color w:val="0366D6"/>
            <w:sz w:val="24"/>
          </w:rPr>
          <w:t>Google Cloud SQL</w:t>
        </w:r>
      </w:hyperlink>
      <w:r w:rsidRPr="001F7D44">
        <w:rPr>
          <w:rFonts w:ascii="Segoe UI" w:hAnsi="Segoe UI" w:cs="Segoe UI"/>
          <w:color w:val="24292E"/>
          <w:sz w:val="24"/>
        </w:rPr>
        <w:t> - MySQL databases in Google's cloud.</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1" w:history="1">
        <w:r w:rsidRPr="001F7D44">
          <w:rPr>
            <w:rStyle w:val="Hyperlink"/>
            <w:rFonts w:ascii="Segoe UI" w:hAnsi="Segoe UI" w:cs="Segoe UI"/>
            <w:color w:val="0366D6"/>
            <w:sz w:val="24"/>
          </w:rPr>
          <w:t>MariaDB</w:t>
        </w:r>
      </w:hyperlink>
      <w:r w:rsidRPr="001F7D44">
        <w:rPr>
          <w:rFonts w:ascii="Segoe UI" w:hAnsi="Segoe UI" w:cs="Segoe UI"/>
          <w:color w:val="24292E"/>
          <w:sz w:val="24"/>
        </w:rPr>
        <w:t> - enhanced, drop-in replacement for MySQL.</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2" w:history="1">
        <w:r w:rsidRPr="001F7D44">
          <w:rPr>
            <w:rStyle w:val="Hyperlink"/>
            <w:rFonts w:ascii="Segoe UI" w:hAnsi="Segoe UI" w:cs="Segoe UI"/>
            <w:color w:val="0366D6"/>
            <w:sz w:val="24"/>
          </w:rPr>
          <w:t>MySQL Cluster</w:t>
        </w:r>
      </w:hyperlink>
      <w:r w:rsidRPr="001F7D44">
        <w:rPr>
          <w:rFonts w:ascii="Segoe UI" w:hAnsi="Segoe UI" w:cs="Segoe UI"/>
          <w:color w:val="24292E"/>
          <w:sz w:val="24"/>
        </w:rPr>
        <w:t> - MySQL implementation using NDB Cluster storage engine.</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3" w:history="1">
        <w:r w:rsidRPr="001F7D44">
          <w:rPr>
            <w:rStyle w:val="Hyperlink"/>
            <w:rFonts w:ascii="Segoe UI" w:hAnsi="Segoe UI" w:cs="Segoe UI"/>
            <w:color w:val="0366D6"/>
            <w:sz w:val="24"/>
          </w:rPr>
          <w:t>Percona Server</w:t>
        </w:r>
      </w:hyperlink>
      <w:r w:rsidRPr="001F7D44">
        <w:rPr>
          <w:rFonts w:ascii="Segoe UI" w:hAnsi="Segoe UI" w:cs="Segoe UI"/>
          <w:color w:val="24292E"/>
          <w:sz w:val="24"/>
        </w:rPr>
        <w:t> - enhanced, drop-in replacement for MySQL.</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4" w:history="1">
        <w:r w:rsidRPr="001F7D44">
          <w:rPr>
            <w:rStyle w:val="Hyperlink"/>
            <w:rFonts w:ascii="Segoe UI" w:hAnsi="Segoe UI" w:cs="Segoe UI"/>
            <w:color w:val="0366D6"/>
            <w:sz w:val="24"/>
          </w:rPr>
          <w:t>ProxySQL</w:t>
        </w:r>
      </w:hyperlink>
      <w:r w:rsidRPr="001F7D44">
        <w:rPr>
          <w:rFonts w:ascii="Segoe UI" w:hAnsi="Segoe UI" w:cs="Segoe UI"/>
          <w:color w:val="24292E"/>
          <w:sz w:val="24"/>
        </w:rPr>
        <w:t> - High Performance Proxy for MySQL.</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5" w:history="1">
        <w:r w:rsidRPr="001F7D44">
          <w:rPr>
            <w:rStyle w:val="Hyperlink"/>
            <w:rFonts w:ascii="Segoe UI" w:hAnsi="Segoe UI" w:cs="Segoe UI"/>
            <w:color w:val="0366D6"/>
            <w:sz w:val="24"/>
          </w:rPr>
          <w:t>TokuDB</w:t>
        </w:r>
      </w:hyperlink>
      <w:r w:rsidRPr="001F7D44">
        <w:rPr>
          <w:rFonts w:ascii="Segoe UI" w:hAnsi="Segoe UI" w:cs="Segoe UI"/>
          <w:color w:val="24292E"/>
          <w:sz w:val="24"/>
        </w:rPr>
        <w:t> - TokuDB is a storage engine for MySQL and MariaDB.</w:t>
      </w:r>
    </w:p>
    <w:p w:rsidR="00EE0A87" w:rsidRPr="001F7D44" w:rsidRDefault="00EE0A87" w:rsidP="00322184">
      <w:pPr>
        <w:numPr>
          <w:ilvl w:val="0"/>
          <w:numId w:val="272"/>
        </w:numPr>
        <w:spacing w:before="60" w:after="100" w:afterAutospacing="1" w:line="240" w:lineRule="auto"/>
        <w:rPr>
          <w:rFonts w:ascii="Segoe UI" w:hAnsi="Segoe UI" w:cs="Segoe UI"/>
          <w:color w:val="24292E"/>
          <w:sz w:val="24"/>
        </w:rPr>
      </w:pPr>
      <w:hyperlink r:id="rId4896" w:history="1">
        <w:r w:rsidRPr="001F7D44">
          <w:rPr>
            <w:rStyle w:val="Hyperlink"/>
            <w:rFonts w:ascii="Segoe UI" w:hAnsi="Segoe UI" w:cs="Segoe UI"/>
            <w:color w:val="0366D6"/>
            <w:sz w:val="24"/>
          </w:rPr>
          <w:t>WebScaleSQL</w:t>
        </w:r>
      </w:hyperlink>
      <w:r w:rsidRPr="001F7D44">
        <w:rPr>
          <w:rFonts w:ascii="Segoe UI" w:hAnsi="Segoe UI" w:cs="Segoe UI"/>
          <w:color w:val="24292E"/>
          <w:sz w:val="24"/>
        </w:rPr>
        <w:t> - is a collaboration among engineers from several companies that face similar challenges in running MySQL at scale.</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PostgreSQL forks and evolutions</w:t>
      </w:r>
    </w:p>
    <w:p w:rsidR="00EE0A87" w:rsidRPr="001F7D44" w:rsidRDefault="00EE0A87" w:rsidP="00322184">
      <w:pPr>
        <w:numPr>
          <w:ilvl w:val="0"/>
          <w:numId w:val="273"/>
        </w:numPr>
        <w:spacing w:before="100" w:beforeAutospacing="1" w:after="100" w:afterAutospacing="1" w:line="240" w:lineRule="auto"/>
        <w:rPr>
          <w:rFonts w:ascii="Segoe UI" w:hAnsi="Segoe UI" w:cs="Segoe UI"/>
          <w:color w:val="24292E"/>
          <w:sz w:val="24"/>
        </w:rPr>
      </w:pPr>
      <w:hyperlink r:id="rId4897" w:history="1">
        <w:r w:rsidRPr="001F7D44">
          <w:rPr>
            <w:rStyle w:val="Hyperlink"/>
            <w:rFonts w:ascii="Segoe UI" w:hAnsi="Segoe UI" w:cs="Segoe UI"/>
            <w:color w:val="0366D6"/>
            <w:sz w:val="24"/>
          </w:rPr>
          <w:t>HadoopDB</w:t>
        </w:r>
      </w:hyperlink>
      <w:r w:rsidRPr="001F7D44">
        <w:rPr>
          <w:rFonts w:ascii="Segoe UI" w:hAnsi="Segoe UI" w:cs="Segoe UI"/>
          <w:color w:val="24292E"/>
          <w:sz w:val="24"/>
        </w:rPr>
        <w:t> - hybrid of MapReduce and DBMS.</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898" w:history="1">
        <w:r w:rsidRPr="001F7D44">
          <w:rPr>
            <w:rStyle w:val="Hyperlink"/>
            <w:rFonts w:ascii="Segoe UI" w:hAnsi="Segoe UI" w:cs="Segoe UI"/>
            <w:color w:val="0366D6"/>
            <w:sz w:val="24"/>
          </w:rPr>
          <w:t>IBM Netezza</w:t>
        </w:r>
      </w:hyperlink>
      <w:r w:rsidRPr="001F7D44">
        <w:rPr>
          <w:rFonts w:ascii="Segoe UI" w:hAnsi="Segoe UI" w:cs="Segoe UI"/>
          <w:color w:val="24292E"/>
          <w:sz w:val="24"/>
        </w:rPr>
        <w:t> - high-performance data warehouse appliances.</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899" w:history="1">
        <w:r w:rsidRPr="001F7D44">
          <w:rPr>
            <w:rStyle w:val="Hyperlink"/>
            <w:rFonts w:ascii="Segoe UI" w:hAnsi="Segoe UI" w:cs="Segoe UI"/>
            <w:color w:val="0366D6"/>
            <w:sz w:val="24"/>
          </w:rPr>
          <w:t>Postgres-XL</w:t>
        </w:r>
      </w:hyperlink>
      <w:r w:rsidRPr="001F7D44">
        <w:rPr>
          <w:rFonts w:ascii="Segoe UI" w:hAnsi="Segoe UI" w:cs="Segoe UI"/>
          <w:color w:val="24292E"/>
          <w:sz w:val="24"/>
        </w:rPr>
        <w:t> - Scalable Open Source PostgreSQL-based Database Cluster.</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900" w:history="1">
        <w:r w:rsidRPr="001F7D44">
          <w:rPr>
            <w:rStyle w:val="Hyperlink"/>
            <w:rFonts w:ascii="Segoe UI" w:hAnsi="Segoe UI" w:cs="Segoe UI"/>
            <w:color w:val="0366D6"/>
            <w:sz w:val="24"/>
          </w:rPr>
          <w:t>RecDB</w:t>
        </w:r>
      </w:hyperlink>
      <w:r w:rsidRPr="001F7D44">
        <w:rPr>
          <w:rFonts w:ascii="Segoe UI" w:hAnsi="Segoe UI" w:cs="Segoe UI"/>
          <w:color w:val="24292E"/>
          <w:sz w:val="24"/>
        </w:rPr>
        <w:t> - Open Source Recommendation Engine Built Entirely Inside PostgreSQL.</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901" w:history="1">
        <w:r w:rsidRPr="001F7D44">
          <w:rPr>
            <w:rStyle w:val="Hyperlink"/>
            <w:rFonts w:ascii="Segoe UI" w:hAnsi="Segoe UI" w:cs="Segoe UI"/>
            <w:color w:val="0366D6"/>
            <w:sz w:val="24"/>
          </w:rPr>
          <w:t>Stado</w:t>
        </w:r>
      </w:hyperlink>
      <w:r w:rsidRPr="001F7D44">
        <w:rPr>
          <w:rFonts w:ascii="Segoe UI" w:hAnsi="Segoe UI" w:cs="Segoe UI"/>
          <w:color w:val="24292E"/>
          <w:sz w:val="24"/>
        </w:rPr>
        <w:t> - open source MPP database system solely targeted at data warehousing and data mart applications.</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902" w:history="1">
        <w:r w:rsidRPr="001F7D44">
          <w:rPr>
            <w:rStyle w:val="Hyperlink"/>
            <w:rFonts w:ascii="Segoe UI" w:hAnsi="Segoe UI" w:cs="Segoe UI"/>
            <w:color w:val="0366D6"/>
            <w:sz w:val="24"/>
          </w:rPr>
          <w:t>Yahoo Everest</w:t>
        </w:r>
      </w:hyperlink>
      <w:r w:rsidRPr="001F7D44">
        <w:rPr>
          <w:rFonts w:ascii="Segoe UI" w:hAnsi="Segoe UI" w:cs="Segoe UI"/>
          <w:color w:val="24292E"/>
          <w:sz w:val="24"/>
        </w:rPr>
        <w:t> - multi-peta-byte database / MPP derived by PostgreSQL.</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903" w:history="1">
        <w:r w:rsidRPr="001F7D44">
          <w:rPr>
            <w:rStyle w:val="Hyperlink"/>
            <w:rFonts w:ascii="Segoe UI" w:hAnsi="Segoe UI" w:cs="Segoe UI"/>
            <w:color w:val="0366D6"/>
            <w:sz w:val="24"/>
          </w:rPr>
          <w:t>TimescaleDB</w:t>
        </w:r>
      </w:hyperlink>
      <w:r w:rsidRPr="001F7D44">
        <w:rPr>
          <w:rFonts w:ascii="Segoe UI" w:hAnsi="Segoe UI" w:cs="Segoe UI"/>
          <w:color w:val="24292E"/>
          <w:sz w:val="24"/>
        </w:rPr>
        <w:t> - An open-source time-series database optimized for fast ingest and complex queries</w:t>
      </w:r>
    </w:p>
    <w:p w:rsidR="00EE0A87" w:rsidRPr="001F7D44" w:rsidRDefault="00EE0A87" w:rsidP="00322184">
      <w:pPr>
        <w:numPr>
          <w:ilvl w:val="0"/>
          <w:numId w:val="273"/>
        </w:numPr>
        <w:spacing w:before="60" w:after="100" w:afterAutospacing="1" w:line="240" w:lineRule="auto"/>
        <w:rPr>
          <w:rFonts w:ascii="Segoe UI" w:hAnsi="Segoe UI" w:cs="Segoe UI"/>
          <w:color w:val="24292E"/>
          <w:sz w:val="24"/>
        </w:rPr>
      </w:pPr>
      <w:hyperlink r:id="rId4904" w:history="1">
        <w:r w:rsidRPr="001F7D44">
          <w:rPr>
            <w:rStyle w:val="Hyperlink"/>
            <w:rFonts w:ascii="Segoe UI" w:hAnsi="Segoe UI" w:cs="Segoe UI"/>
            <w:color w:val="0366D6"/>
            <w:sz w:val="24"/>
          </w:rPr>
          <w:t>PipelineDB</w:t>
        </w:r>
      </w:hyperlink>
      <w:r w:rsidRPr="001F7D44">
        <w:rPr>
          <w:rFonts w:ascii="Segoe UI" w:hAnsi="Segoe UI" w:cs="Segoe UI"/>
          <w:color w:val="24292E"/>
          <w:sz w:val="24"/>
        </w:rPr>
        <w:t> - The Streaming SQL Database. An open-source relational database that runs SQL queries continuously on streams, incrementally storing results in tables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Memcached forks and evolutions</w:t>
      </w:r>
    </w:p>
    <w:p w:rsidR="00EE0A87" w:rsidRPr="001F7D44" w:rsidRDefault="00EE0A87" w:rsidP="00322184">
      <w:pPr>
        <w:numPr>
          <w:ilvl w:val="0"/>
          <w:numId w:val="274"/>
        </w:numPr>
        <w:spacing w:before="100" w:beforeAutospacing="1" w:after="100" w:afterAutospacing="1" w:line="240" w:lineRule="auto"/>
        <w:rPr>
          <w:rFonts w:ascii="Segoe UI" w:hAnsi="Segoe UI" w:cs="Segoe UI"/>
          <w:color w:val="24292E"/>
          <w:sz w:val="24"/>
        </w:rPr>
      </w:pPr>
      <w:hyperlink r:id="rId4905" w:history="1">
        <w:r w:rsidRPr="001F7D44">
          <w:rPr>
            <w:rStyle w:val="Hyperlink"/>
            <w:rFonts w:ascii="Segoe UI" w:hAnsi="Segoe UI" w:cs="Segoe UI"/>
            <w:color w:val="0366D6"/>
            <w:sz w:val="24"/>
          </w:rPr>
          <w:t>Facebook McDipper</w:t>
        </w:r>
      </w:hyperlink>
      <w:r w:rsidRPr="001F7D44">
        <w:rPr>
          <w:rFonts w:ascii="Segoe UI" w:hAnsi="Segoe UI" w:cs="Segoe UI"/>
          <w:color w:val="24292E"/>
          <w:sz w:val="24"/>
        </w:rPr>
        <w:t> - key/value cache for flash storage.</w:t>
      </w:r>
    </w:p>
    <w:p w:rsidR="00EE0A87" w:rsidRPr="001F7D44" w:rsidRDefault="00EE0A87" w:rsidP="00322184">
      <w:pPr>
        <w:numPr>
          <w:ilvl w:val="0"/>
          <w:numId w:val="274"/>
        </w:numPr>
        <w:spacing w:before="60" w:after="100" w:afterAutospacing="1" w:line="240" w:lineRule="auto"/>
        <w:rPr>
          <w:rFonts w:ascii="Segoe UI" w:hAnsi="Segoe UI" w:cs="Segoe UI"/>
          <w:color w:val="24292E"/>
          <w:sz w:val="24"/>
        </w:rPr>
      </w:pPr>
      <w:hyperlink r:id="rId4906" w:history="1">
        <w:r w:rsidRPr="001F7D44">
          <w:rPr>
            <w:rStyle w:val="Hyperlink"/>
            <w:rFonts w:ascii="Segoe UI" w:hAnsi="Segoe UI" w:cs="Segoe UI"/>
            <w:color w:val="0366D6"/>
            <w:sz w:val="24"/>
          </w:rPr>
          <w:t>Facebook Memcached</w:t>
        </w:r>
      </w:hyperlink>
      <w:r w:rsidRPr="001F7D44">
        <w:rPr>
          <w:rFonts w:ascii="Segoe UI" w:hAnsi="Segoe UI" w:cs="Segoe UI"/>
          <w:color w:val="24292E"/>
          <w:sz w:val="24"/>
        </w:rPr>
        <w:t> - fork of Memcache.</w:t>
      </w:r>
    </w:p>
    <w:p w:rsidR="00EE0A87" w:rsidRPr="001F7D44" w:rsidRDefault="00EE0A87" w:rsidP="00322184">
      <w:pPr>
        <w:numPr>
          <w:ilvl w:val="0"/>
          <w:numId w:val="274"/>
        </w:numPr>
        <w:spacing w:before="60" w:after="100" w:afterAutospacing="1" w:line="240" w:lineRule="auto"/>
        <w:rPr>
          <w:rFonts w:ascii="Segoe UI" w:hAnsi="Segoe UI" w:cs="Segoe UI"/>
          <w:color w:val="24292E"/>
          <w:sz w:val="24"/>
        </w:rPr>
      </w:pPr>
      <w:hyperlink r:id="rId4907" w:history="1">
        <w:r w:rsidRPr="001F7D44">
          <w:rPr>
            <w:rStyle w:val="Hyperlink"/>
            <w:rFonts w:ascii="Segoe UI" w:hAnsi="Segoe UI" w:cs="Segoe UI"/>
            <w:color w:val="0366D6"/>
            <w:sz w:val="24"/>
          </w:rPr>
          <w:t>Twemproxy</w:t>
        </w:r>
      </w:hyperlink>
      <w:r w:rsidRPr="001F7D44">
        <w:rPr>
          <w:rFonts w:ascii="Segoe UI" w:hAnsi="Segoe UI" w:cs="Segoe UI"/>
          <w:color w:val="24292E"/>
          <w:sz w:val="24"/>
        </w:rPr>
        <w:t> - A fast, light-weight proxy for memcached and redis.</w:t>
      </w:r>
    </w:p>
    <w:p w:rsidR="00EE0A87" w:rsidRPr="001F7D44" w:rsidRDefault="00EE0A87" w:rsidP="00322184">
      <w:pPr>
        <w:numPr>
          <w:ilvl w:val="0"/>
          <w:numId w:val="274"/>
        </w:numPr>
        <w:spacing w:before="60" w:after="100" w:afterAutospacing="1" w:line="240" w:lineRule="auto"/>
        <w:rPr>
          <w:rFonts w:ascii="Segoe UI" w:hAnsi="Segoe UI" w:cs="Segoe UI"/>
          <w:color w:val="24292E"/>
          <w:sz w:val="24"/>
        </w:rPr>
      </w:pPr>
      <w:hyperlink r:id="rId4908" w:history="1">
        <w:r w:rsidRPr="001F7D44">
          <w:rPr>
            <w:rStyle w:val="Hyperlink"/>
            <w:rFonts w:ascii="Segoe UI" w:hAnsi="Segoe UI" w:cs="Segoe UI"/>
            <w:color w:val="0366D6"/>
            <w:sz w:val="24"/>
          </w:rPr>
          <w:t>Twitter Fatcache</w:t>
        </w:r>
      </w:hyperlink>
      <w:r w:rsidRPr="001F7D44">
        <w:rPr>
          <w:rFonts w:ascii="Segoe UI" w:hAnsi="Segoe UI" w:cs="Segoe UI"/>
          <w:color w:val="24292E"/>
          <w:sz w:val="24"/>
        </w:rPr>
        <w:t> - key/value cache for flash storage.</w:t>
      </w:r>
    </w:p>
    <w:p w:rsidR="00EE0A87" w:rsidRPr="001F7D44" w:rsidRDefault="00EE0A87" w:rsidP="00322184">
      <w:pPr>
        <w:numPr>
          <w:ilvl w:val="0"/>
          <w:numId w:val="274"/>
        </w:numPr>
        <w:spacing w:before="60" w:after="100" w:afterAutospacing="1" w:line="240" w:lineRule="auto"/>
        <w:rPr>
          <w:rFonts w:ascii="Segoe UI" w:hAnsi="Segoe UI" w:cs="Segoe UI"/>
          <w:color w:val="24292E"/>
          <w:sz w:val="24"/>
        </w:rPr>
      </w:pPr>
      <w:hyperlink r:id="rId4909" w:history="1">
        <w:r w:rsidRPr="001F7D44">
          <w:rPr>
            <w:rStyle w:val="Hyperlink"/>
            <w:rFonts w:ascii="Segoe UI" w:hAnsi="Segoe UI" w:cs="Segoe UI"/>
            <w:color w:val="0366D6"/>
            <w:sz w:val="24"/>
          </w:rPr>
          <w:t>Twitter Twemcache</w:t>
        </w:r>
      </w:hyperlink>
      <w:r w:rsidRPr="001F7D44">
        <w:rPr>
          <w:rFonts w:ascii="Segoe UI" w:hAnsi="Segoe UI" w:cs="Segoe UI"/>
          <w:color w:val="24292E"/>
          <w:sz w:val="24"/>
        </w:rPr>
        <w:t> - fork of Memcache.</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Embedded Databases</w:t>
      </w:r>
    </w:p>
    <w:p w:rsidR="00EE0A87" w:rsidRPr="001F7D44" w:rsidRDefault="00EE0A87" w:rsidP="00322184">
      <w:pPr>
        <w:numPr>
          <w:ilvl w:val="0"/>
          <w:numId w:val="275"/>
        </w:numPr>
        <w:spacing w:before="100" w:beforeAutospacing="1" w:after="100" w:afterAutospacing="1" w:line="240" w:lineRule="auto"/>
        <w:rPr>
          <w:rFonts w:ascii="Segoe UI" w:hAnsi="Segoe UI" w:cs="Segoe UI"/>
          <w:color w:val="24292E"/>
          <w:sz w:val="24"/>
        </w:rPr>
      </w:pPr>
      <w:hyperlink r:id="rId4910" w:history="1">
        <w:r w:rsidRPr="001F7D44">
          <w:rPr>
            <w:rStyle w:val="Hyperlink"/>
            <w:rFonts w:ascii="Segoe UI" w:hAnsi="Segoe UI" w:cs="Segoe UI"/>
            <w:color w:val="0366D6"/>
            <w:sz w:val="24"/>
          </w:rPr>
          <w:t>Actian PSQL</w:t>
        </w:r>
      </w:hyperlink>
      <w:r w:rsidRPr="001F7D44">
        <w:rPr>
          <w:rFonts w:ascii="Segoe UI" w:hAnsi="Segoe UI" w:cs="Segoe UI"/>
          <w:color w:val="24292E"/>
          <w:sz w:val="24"/>
        </w:rPr>
        <w:t> - ACID-compliant DBMS developed by Pervasive Software, optimized for embedding in applications.</w:t>
      </w:r>
    </w:p>
    <w:p w:rsidR="00EE0A87" w:rsidRPr="001F7D44" w:rsidRDefault="00EE0A87" w:rsidP="00322184">
      <w:pPr>
        <w:numPr>
          <w:ilvl w:val="0"/>
          <w:numId w:val="275"/>
        </w:numPr>
        <w:spacing w:before="60" w:after="100" w:afterAutospacing="1" w:line="240" w:lineRule="auto"/>
        <w:rPr>
          <w:rFonts w:ascii="Segoe UI" w:hAnsi="Segoe UI" w:cs="Segoe UI"/>
          <w:color w:val="24292E"/>
          <w:sz w:val="24"/>
        </w:rPr>
      </w:pPr>
      <w:hyperlink r:id="rId4911" w:history="1">
        <w:r w:rsidRPr="001F7D44">
          <w:rPr>
            <w:rStyle w:val="Hyperlink"/>
            <w:rFonts w:ascii="Segoe UI" w:hAnsi="Segoe UI" w:cs="Segoe UI"/>
            <w:color w:val="0366D6"/>
            <w:sz w:val="24"/>
          </w:rPr>
          <w:t>BerkeleyDB</w:t>
        </w:r>
      </w:hyperlink>
      <w:r w:rsidRPr="001F7D44">
        <w:rPr>
          <w:rFonts w:ascii="Segoe UI" w:hAnsi="Segoe UI" w:cs="Segoe UI"/>
          <w:color w:val="24292E"/>
          <w:sz w:val="24"/>
        </w:rPr>
        <w:t> - a software library that provides a high-performance embedded database for key/value data.</w:t>
      </w:r>
    </w:p>
    <w:p w:rsidR="00EE0A87" w:rsidRPr="001F7D44" w:rsidRDefault="00EE0A87" w:rsidP="00322184">
      <w:pPr>
        <w:numPr>
          <w:ilvl w:val="0"/>
          <w:numId w:val="275"/>
        </w:numPr>
        <w:spacing w:before="60" w:after="100" w:afterAutospacing="1" w:line="240" w:lineRule="auto"/>
        <w:rPr>
          <w:rFonts w:ascii="Segoe UI" w:hAnsi="Segoe UI" w:cs="Segoe UI"/>
          <w:color w:val="24292E"/>
          <w:sz w:val="24"/>
        </w:rPr>
      </w:pPr>
      <w:hyperlink r:id="rId4912" w:history="1">
        <w:r w:rsidRPr="001F7D44">
          <w:rPr>
            <w:rStyle w:val="Hyperlink"/>
            <w:rFonts w:ascii="Segoe UI" w:hAnsi="Segoe UI" w:cs="Segoe UI"/>
            <w:color w:val="0366D6"/>
            <w:sz w:val="24"/>
          </w:rPr>
          <w:t>HanoiDB</w:t>
        </w:r>
      </w:hyperlink>
      <w:r w:rsidRPr="001F7D44">
        <w:rPr>
          <w:rFonts w:ascii="Segoe UI" w:hAnsi="Segoe UI" w:cs="Segoe UI"/>
          <w:color w:val="24292E"/>
          <w:sz w:val="24"/>
        </w:rPr>
        <w:t> - Erlang LSM BTree Storage.</w:t>
      </w:r>
    </w:p>
    <w:p w:rsidR="00EE0A87" w:rsidRPr="001F7D44" w:rsidRDefault="00EE0A87" w:rsidP="00322184">
      <w:pPr>
        <w:numPr>
          <w:ilvl w:val="0"/>
          <w:numId w:val="275"/>
        </w:numPr>
        <w:spacing w:before="60" w:after="100" w:afterAutospacing="1" w:line="240" w:lineRule="auto"/>
        <w:rPr>
          <w:rFonts w:ascii="Segoe UI" w:hAnsi="Segoe UI" w:cs="Segoe UI"/>
          <w:color w:val="24292E"/>
          <w:sz w:val="24"/>
        </w:rPr>
      </w:pPr>
      <w:hyperlink r:id="rId4913" w:history="1">
        <w:r w:rsidRPr="001F7D44">
          <w:rPr>
            <w:rStyle w:val="Hyperlink"/>
            <w:rFonts w:ascii="Segoe UI" w:hAnsi="Segoe UI" w:cs="Segoe UI"/>
            <w:color w:val="0366D6"/>
            <w:sz w:val="24"/>
          </w:rPr>
          <w:t>LevelDB</w:t>
        </w:r>
      </w:hyperlink>
      <w:r w:rsidRPr="001F7D44">
        <w:rPr>
          <w:rFonts w:ascii="Segoe UI" w:hAnsi="Segoe UI" w:cs="Segoe UI"/>
          <w:color w:val="24292E"/>
          <w:sz w:val="24"/>
        </w:rPr>
        <w:t> - a fast key-value storage library written at Google that provides an ordered mapping from string keys to string values.</w:t>
      </w:r>
    </w:p>
    <w:p w:rsidR="00EE0A87" w:rsidRPr="001F7D44" w:rsidRDefault="00EE0A87" w:rsidP="00322184">
      <w:pPr>
        <w:numPr>
          <w:ilvl w:val="0"/>
          <w:numId w:val="275"/>
        </w:numPr>
        <w:spacing w:before="60" w:after="100" w:afterAutospacing="1" w:line="240" w:lineRule="auto"/>
        <w:rPr>
          <w:rFonts w:ascii="Segoe UI" w:hAnsi="Segoe UI" w:cs="Segoe UI"/>
          <w:color w:val="24292E"/>
          <w:sz w:val="24"/>
        </w:rPr>
      </w:pPr>
      <w:hyperlink r:id="rId4914" w:history="1">
        <w:r w:rsidRPr="001F7D44">
          <w:rPr>
            <w:rStyle w:val="Hyperlink"/>
            <w:rFonts w:ascii="Segoe UI" w:hAnsi="Segoe UI" w:cs="Segoe UI"/>
            <w:color w:val="0366D6"/>
            <w:sz w:val="24"/>
          </w:rPr>
          <w:t>LMDB</w:t>
        </w:r>
      </w:hyperlink>
      <w:r w:rsidRPr="001F7D44">
        <w:rPr>
          <w:rFonts w:ascii="Segoe UI" w:hAnsi="Segoe UI" w:cs="Segoe UI"/>
          <w:color w:val="24292E"/>
          <w:sz w:val="24"/>
        </w:rPr>
        <w:t> - ultra-fast, ultra-compact key-value embedded data store developed by Symas.</w:t>
      </w:r>
    </w:p>
    <w:p w:rsidR="00EE0A87" w:rsidRPr="001F7D44" w:rsidRDefault="00EE0A87" w:rsidP="00322184">
      <w:pPr>
        <w:numPr>
          <w:ilvl w:val="0"/>
          <w:numId w:val="275"/>
        </w:numPr>
        <w:spacing w:before="60" w:after="100" w:afterAutospacing="1" w:line="240" w:lineRule="auto"/>
        <w:rPr>
          <w:rFonts w:ascii="Segoe UI" w:hAnsi="Segoe UI" w:cs="Segoe UI"/>
          <w:color w:val="24292E"/>
          <w:sz w:val="24"/>
        </w:rPr>
      </w:pPr>
      <w:hyperlink r:id="rId4915" w:history="1">
        <w:r w:rsidRPr="001F7D44">
          <w:rPr>
            <w:rStyle w:val="Hyperlink"/>
            <w:rFonts w:ascii="Segoe UI" w:hAnsi="Segoe UI" w:cs="Segoe UI"/>
            <w:color w:val="0366D6"/>
            <w:sz w:val="24"/>
          </w:rPr>
          <w:t>RocksDB</w:t>
        </w:r>
      </w:hyperlink>
      <w:r w:rsidRPr="001F7D44">
        <w:rPr>
          <w:rFonts w:ascii="Segoe UI" w:hAnsi="Segoe UI" w:cs="Segoe UI"/>
          <w:color w:val="24292E"/>
          <w:sz w:val="24"/>
        </w:rPr>
        <w:t> - embeddable persistent key-value store for fast storage based on LevelDB.</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Business Intelligence</w:t>
      </w:r>
    </w:p>
    <w:p w:rsidR="00EE0A87" w:rsidRPr="001F7D44" w:rsidRDefault="00EE0A87" w:rsidP="00322184">
      <w:pPr>
        <w:numPr>
          <w:ilvl w:val="0"/>
          <w:numId w:val="276"/>
        </w:numPr>
        <w:spacing w:before="100" w:beforeAutospacing="1" w:after="100" w:afterAutospacing="1" w:line="240" w:lineRule="auto"/>
        <w:rPr>
          <w:rFonts w:ascii="Segoe UI" w:hAnsi="Segoe UI" w:cs="Segoe UI"/>
          <w:color w:val="24292E"/>
          <w:sz w:val="24"/>
        </w:rPr>
      </w:pPr>
      <w:hyperlink r:id="rId4916" w:history="1">
        <w:r w:rsidRPr="001F7D44">
          <w:rPr>
            <w:rStyle w:val="Hyperlink"/>
            <w:rFonts w:ascii="Segoe UI" w:hAnsi="Segoe UI" w:cs="Segoe UI"/>
            <w:color w:val="0366D6"/>
            <w:sz w:val="24"/>
          </w:rPr>
          <w:t>BIME Analytics</w:t>
        </w:r>
      </w:hyperlink>
      <w:r w:rsidRPr="001F7D44">
        <w:rPr>
          <w:rFonts w:ascii="Segoe UI" w:hAnsi="Segoe UI" w:cs="Segoe UI"/>
          <w:color w:val="24292E"/>
          <w:sz w:val="24"/>
        </w:rPr>
        <w:t> - business intelligence platform in the cloud.</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17" w:history="1">
        <w:r w:rsidRPr="001F7D44">
          <w:rPr>
            <w:rStyle w:val="Hyperlink"/>
            <w:rFonts w:ascii="Segoe UI" w:hAnsi="Segoe UI" w:cs="Segoe UI"/>
            <w:color w:val="0366D6"/>
            <w:sz w:val="24"/>
          </w:rPr>
          <w:t>Chartio</w:t>
        </w:r>
      </w:hyperlink>
      <w:r w:rsidRPr="001F7D44">
        <w:rPr>
          <w:rFonts w:ascii="Segoe UI" w:hAnsi="Segoe UI" w:cs="Segoe UI"/>
          <w:color w:val="24292E"/>
          <w:sz w:val="24"/>
        </w:rPr>
        <w:t> - lean business intelligence platform to visualize and explore your data.</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18" w:history="1">
        <w:r w:rsidRPr="001F7D44">
          <w:rPr>
            <w:rStyle w:val="Hyperlink"/>
            <w:rFonts w:ascii="Segoe UI" w:hAnsi="Segoe UI" w:cs="Segoe UI"/>
            <w:color w:val="0366D6"/>
            <w:sz w:val="24"/>
          </w:rPr>
          <w:t>datapine</w:t>
        </w:r>
      </w:hyperlink>
      <w:r w:rsidRPr="001F7D44">
        <w:rPr>
          <w:rFonts w:ascii="Segoe UI" w:hAnsi="Segoe UI" w:cs="Segoe UI"/>
          <w:color w:val="24292E"/>
          <w:sz w:val="24"/>
        </w:rPr>
        <w:t> - self-service business intelligence tool in the cloud.</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19" w:history="1">
        <w:r w:rsidRPr="001F7D44">
          <w:rPr>
            <w:rStyle w:val="Hyperlink"/>
            <w:rFonts w:ascii="Segoe UI" w:hAnsi="Segoe UI" w:cs="Segoe UI"/>
            <w:color w:val="0366D6"/>
            <w:sz w:val="24"/>
          </w:rPr>
          <w:t>GoodData</w:t>
        </w:r>
      </w:hyperlink>
      <w:r w:rsidRPr="001F7D44">
        <w:rPr>
          <w:rFonts w:ascii="Segoe UI" w:hAnsi="Segoe UI" w:cs="Segoe UI"/>
          <w:color w:val="24292E"/>
          <w:sz w:val="24"/>
        </w:rPr>
        <w:t> - platform for data products and embedded analytics.</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0" w:history="1">
        <w:r w:rsidRPr="001F7D44">
          <w:rPr>
            <w:rStyle w:val="Hyperlink"/>
            <w:rFonts w:ascii="Segoe UI" w:hAnsi="Segoe UI" w:cs="Segoe UI"/>
            <w:color w:val="0366D6"/>
            <w:sz w:val="24"/>
          </w:rPr>
          <w:t>Jaspersoft</w:t>
        </w:r>
      </w:hyperlink>
      <w:r w:rsidRPr="001F7D44">
        <w:rPr>
          <w:rFonts w:ascii="Segoe UI" w:hAnsi="Segoe UI" w:cs="Segoe UI"/>
          <w:color w:val="24292E"/>
          <w:sz w:val="24"/>
        </w:rPr>
        <w:t> - powerful business intelligence suite.</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1" w:history="1">
        <w:r w:rsidRPr="001F7D44">
          <w:rPr>
            <w:rStyle w:val="Hyperlink"/>
            <w:rFonts w:ascii="Segoe UI" w:hAnsi="Segoe UI" w:cs="Segoe UI"/>
            <w:color w:val="0366D6"/>
            <w:sz w:val="24"/>
          </w:rPr>
          <w:t>Jedox Palo</w:t>
        </w:r>
      </w:hyperlink>
      <w:r w:rsidRPr="001F7D44">
        <w:rPr>
          <w:rFonts w:ascii="Segoe UI" w:hAnsi="Segoe UI" w:cs="Segoe UI"/>
          <w:color w:val="24292E"/>
          <w:sz w:val="24"/>
        </w:rPr>
        <w:t> - customisable Business Intelligence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2" w:history="1">
        <w:r w:rsidRPr="001F7D44">
          <w:rPr>
            <w:rStyle w:val="Hyperlink"/>
            <w:rFonts w:ascii="Segoe UI" w:hAnsi="Segoe UI" w:cs="Segoe UI"/>
            <w:color w:val="0366D6"/>
            <w:sz w:val="24"/>
          </w:rPr>
          <w:t>Jethrodata</w:t>
        </w:r>
      </w:hyperlink>
      <w:r w:rsidRPr="001F7D44">
        <w:rPr>
          <w:rFonts w:ascii="Segoe UI" w:hAnsi="Segoe UI" w:cs="Segoe UI"/>
          <w:color w:val="24292E"/>
          <w:sz w:val="24"/>
        </w:rPr>
        <w:t> - Interactive Big Data Analytics.</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3" w:history="1">
        <w:r w:rsidRPr="001F7D44">
          <w:rPr>
            <w:rStyle w:val="Hyperlink"/>
            <w:rFonts w:ascii="Segoe UI" w:hAnsi="Segoe UI" w:cs="Segoe UI"/>
            <w:color w:val="0366D6"/>
            <w:sz w:val="24"/>
          </w:rPr>
          <w:t>Microsoft</w:t>
        </w:r>
      </w:hyperlink>
      <w:r w:rsidRPr="001F7D44">
        <w:rPr>
          <w:rFonts w:ascii="Segoe UI" w:hAnsi="Segoe UI" w:cs="Segoe UI"/>
          <w:color w:val="24292E"/>
          <w:sz w:val="24"/>
        </w:rPr>
        <w:t> - business intelligence software and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4" w:history="1">
        <w:r w:rsidRPr="001F7D44">
          <w:rPr>
            <w:rStyle w:val="Hyperlink"/>
            <w:rFonts w:ascii="Segoe UI" w:hAnsi="Segoe UI" w:cs="Segoe UI"/>
            <w:color w:val="0366D6"/>
            <w:sz w:val="24"/>
          </w:rPr>
          <w:t>Microstrategy</w:t>
        </w:r>
      </w:hyperlink>
      <w:r w:rsidRPr="001F7D44">
        <w:rPr>
          <w:rFonts w:ascii="Segoe UI" w:hAnsi="Segoe UI" w:cs="Segoe UI"/>
          <w:color w:val="24292E"/>
          <w:sz w:val="24"/>
        </w:rPr>
        <w:t> - software platforms for business intelligence, mobile intelligence, and network applications.</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5" w:history="1">
        <w:r w:rsidRPr="001F7D44">
          <w:rPr>
            <w:rStyle w:val="Hyperlink"/>
            <w:rFonts w:ascii="Segoe UI" w:hAnsi="Segoe UI" w:cs="Segoe UI"/>
            <w:color w:val="0366D6"/>
            <w:sz w:val="24"/>
          </w:rPr>
          <w:t>Pentaho</w:t>
        </w:r>
      </w:hyperlink>
      <w:r w:rsidRPr="001F7D44">
        <w:rPr>
          <w:rFonts w:ascii="Segoe UI" w:hAnsi="Segoe UI" w:cs="Segoe UI"/>
          <w:color w:val="24292E"/>
          <w:sz w:val="24"/>
        </w:rPr>
        <w:t> - business intelligence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6" w:history="1">
        <w:r w:rsidRPr="001F7D44">
          <w:rPr>
            <w:rStyle w:val="Hyperlink"/>
            <w:rFonts w:ascii="Segoe UI" w:hAnsi="Segoe UI" w:cs="Segoe UI"/>
            <w:color w:val="0366D6"/>
            <w:sz w:val="24"/>
          </w:rPr>
          <w:t>Qlik</w:t>
        </w:r>
      </w:hyperlink>
      <w:r w:rsidRPr="001F7D44">
        <w:rPr>
          <w:rFonts w:ascii="Segoe UI" w:hAnsi="Segoe UI" w:cs="Segoe UI"/>
          <w:color w:val="24292E"/>
          <w:sz w:val="24"/>
        </w:rPr>
        <w:t> - business intelligence and analytics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7" w:history="1">
        <w:r w:rsidRPr="001F7D44">
          <w:rPr>
            <w:rStyle w:val="Hyperlink"/>
            <w:rFonts w:ascii="Segoe UI" w:hAnsi="Segoe UI" w:cs="Segoe UI"/>
            <w:color w:val="0366D6"/>
            <w:sz w:val="24"/>
          </w:rPr>
          <w:t>Redash</w:t>
        </w:r>
      </w:hyperlink>
      <w:r w:rsidRPr="001F7D44">
        <w:rPr>
          <w:rFonts w:ascii="Segoe UI" w:hAnsi="Segoe UI" w:cs="Segoe UI"/>
          <w:color w:val="24292E"/>
          <w:sz w:val="24"/>
        </w:rPr>
        <w:t> - Open source business intelligence platform, supporting multiple data sources and planned queries.</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8" w:history="1">
        <w:r w:rsidRPr="001F7D44">
          <w:rPr>
            <w:rStyle w:val="Hyperlink"/>
            <w:rFonts w:ascii="Segoe UI" w:hAnsi="Segoe UI" w:cs="Segoe UI"/>
            <w:color w:val="0366D6"/>
            <w:sz w:val="24"/>
          </w:rPr>
          <w:t>Saiku</w:t>
        </w:r>
      </w:hyperlink>
      <w:r w:rsidRPr="001F7D44">
        <w:rPr>
          <w:rFonts w:ascii="Segoe UI" w:hAnsi="Segoe UI" w:cs="Segoe UI"/>
          <w:color w:val="24292E"/>
          <w:sz w:val="24"/>
        </w:rPr>
        <w:t> - open source analytics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29" w:history="1">
        <w:r w:rsidRPr="001F7D44">
          <w:rPr>
            <w:rStyle w:val="Hyperlink"/>
            <w:rFonts w:ascii="Segoe UI" w:hAnsi="Segoe UI" w:cs="Segoe UI"/>
            <w:color w:val="0366D6"/>
            <w:sz w:val="24"/>
          </w:rPr>
          <w:t>SpagoBI</w:t>
        </w:r>
      </w:hyperlink>
      <w:r w:rsidRPr="001F7D44">
        <w:rPr>
          <w:rFonts w:ascii="Segoe UI" w:hAnsi="Segoe UI" w:cs="Segoe UI"/>
          <w:color w:val="24292E"/>
          <w:sz w:val="24"/>
        </w:rPr>
        <w:t> - open source business intelligence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30" w:history="1">
        <w:r w:rsidRPr="001F7D44">
          <w:rPr>
            <w:rStyle w:val="Hyperlink"/>
            <w:rFonts w:ascii="Segoe UI" w:hAnsi="Segoe UI" w:cs="Segoe UI"/>
            <w:color w:val="0366D6"/>
            <w:sz w:val="24"/>
          </w:rPr>
          <w:t>Tableau</w:t>
        </w:r>
      </w:hyperlink>
      <w:r w:rsidRPr="001F7D44">
        <w:rPr>
          <w:rFonts w:ascii="Segoe UI" w:hAnsi="Segoe UI" w:cs="Segoe UI"/>
          <w:color w:val="24292E"/>
          <w:sz w:val="24"/>
        </w:rPr>
        <w:t> - business intelligence platform.</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31" w:history="1">
        <w:r w:rsidRPr="001F7D44">
          <w:rPr>
            <w:rStyle w:val="Hyperlink"/>
            <w:rFonts w:ascii="Segoe UI" w:hAnsi="Segoe UI" w:cs="Segoe UI"/>
            <w:color w:val="0366D6"/>
            <w:sz w:val="24"/>
          </w:rPr>
          <w:t>Zoomdata</w:t>
        </w:r>
      </w:hyperlink>
      <w:r w:rsidRPr="001F7D44">
        <w:rPr>
          <w:rFonts w:ascii="Segoe UI" w:hAnsi="Segoe UI" w:cs="Segoe UI"/>
          <w:color w:val="24292E"/>
          <w:sz w:val="24"/>
        </w:rPr>
        <w:t> - Big Data Analytics.</w:t>
      </w:r>
    </w:p>
    <w:p w:rsidR="00EE0A87" w:rsidRPr="001F7D44" w:rsidRDefault="00EE0A87" w:rsidP="00322184">
      <w:pPr>
        <w:numPr>
          <w:ilvl w:val="0"/>
          <w:numId w:val="276"/>
        </w:numPr>
        <w:spacing w:before="60" w:after="100" w:afterAutospacing="1" w:line="240" w:lineRule="auto"/>
        <w:rPr>
          <w:rFonts w:ascii="Segoe UI" w:hAnsi="Segoe UI" w:cs="Segoe UI"/>
          <w:color w:val="24292E"/>
          <w:sz w:val="24"/>
        </w:rPr>
      </w:pPr>
      <w:hyperlink r:id="rId4932" w:history="1">
        <w:r w:rsidRPr="001F7D44">
          <w:rPr>
            <w:rStyle w:val="Hyperlink"/>
            <w:rFonts w:ascii="Segoe UI" w:hAnsi="Segoe UI" w:cs="Segoe UI"/>
            <w:color w:val="0366D6"/>
            <w:sz w:val="24"/>
          </w:rPr>
          <w:t>Metabase</w:t>
        </w:r>
      </w:hyperlink>
      <w:r w:rsidRPr="001F7D44">
        <w:rPr>
          <w:rFonts w:ascii="Segoe UI" w:hAnsi="Segoe UI" w:cs="Segoe UI"/>
          <w:color w:val="24292E"/>
          <w:sz w:val="24"/>
        </w:rPr>
        <w:t> - The simplest, fastest way to get business intelligence and analytics to everyone in your company</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Data Visualization</w:t>
      </w:r>
    </w:p>
    <w:p w:rsidR="00EE0A87" w:rsidRPr="001F7D44" w:rsidRDefault="00EE0A87" w:rsidP="00322184">
      <w:pPr>
        <w:numPr>
          <w:ilvl w:val="0"/>
          <w:numId w:val="277"/>
        </w:numPr>
        <w:spacing w:before="100" w:beforeAutospacing="1" w:after="100" w:afterAutospacing="1" w:line="240" w:lineRule="auto"/>
        <w:rPr>
          <w:rFonts w:ascii="Segoe UI" w:hAnsi="Segoe UI" w:cs="Segoe UI"/>
          <w:color w:val="24292E"/>
          <w:sz w:val="24"/>
        </w:rPr>
      </w:pPr>
      <w:hyperlink r:id="rId4933" w:history="1">
        <w:r w:rsidRPr="001F7D44">
          <w:rPr>
            <w:rStyle w:val="Hyperlink"/>
            <w:rFonts w:ascii="Segoe UI" w:hAnsi="Segoe UI" w:cs="Segoe UI"/>
            <w:color w:val="0366D6"/>
            <w:sz w:val="24"/>
          </w:rPr>
          <w:t>Airpal</w:t>
        </w:r>
      </w:hyperlink>
      <w:r w:rsidRPr="001F7D44">
        <w:rPr>
          <w:rFonts w:ascii="Segoe UI" w:hAnsi="Segoe UI" w:cs="Segoe UI"/>
          <w:color w:val="24292E"/>
          <w:sz w:val="24"/>
        </w:rPr>
        <w:t> - Web UI for PrestoDB.</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34" w:history="1">
        <w:r w:rsidRPr="001F7D44">
          <w:rPr>
            <w:rStyle w:val="Hyperlink"/>
            <w:rFonts w:ascii="Segoe UI" w:hAnsi="Segoe UI" w:cs="Segoe UI"/>
            <w:color w:val="0366D6"/>
            <w:sz w:val="24"/>
          </w:rPr>
          <w:t>AnyChart</w:t>
        </w:r>
      </w:hyperlink>
      <w:r w:rsidRPr="001F7D44">
        <w:rPr>
          <w:rFonts w:ascii="Segoe UI" w:hAnsi="Segoe UI" w:cs="Segoe UI"/>
          <w:color w:val="24292E"/>
          <w:sz w:val="24"/>
        </w:rPr>
        <w:t> - fast, simple and flexible JavaScript (HTML5) charting library featuring pure JS API.</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35" w:history="1">
        <w:r w:rsidRPr="001F7D44">
          <w:rPr>
            <w:rStyle w:val="Hyperlink"/>
            <w:rFonts w:ascii="Segoe UI" w:hAnsi="Segoe UI" w:cs="Segoe UI"/>
            <w:color w:val="0366D6"/>
            <w:sz w:val="24"/>
          </w:rPr>
          <w:t>Arbor</w:t>
        </w:r>
      </w:hyperlink>
      <w:r w:rsidRPr="001F7D44">
        <w:rPr>
          <w:rFonts w:ascii="Segoe UI" w:hAnsi="Segoe UI" w:cs="Segoe UI"/>
          <w:color w:val="24292E"/>
          <w:sz w:val="24"/>
        </w:rPr>
        <w:t> - graph visualization library using web workers and jQuery.</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36" w:history="1">
        <w:r w:rsidRPr="001F7D44">
          <w:rPr>
            <w:rStyle w:val="Hyperlink"/>
            <w:rFonts w:ascii="Segoe UI" w:hAnsi="Segoe UI" w:cs="Segoe UI"/>
            <w:color w:val="0366D6"/>
            <w:sz w:val="24"/>
          </w:rPr>
          <w:t>Banana</w:t>
        </w:r>
      </w:hyperlink>
      <w:r w:rsidRPr="001F7D44">
        <w:rPr>
          <w:rFonts w:ascii="Segoe UI" w:hAnsi="Segoe UI" w:cs="Segoe UI"/>
          <w:color w:val="24292E"/>
          <w:sz w:val="24"/>
        </w:rPr>
        <w:t> - visualize logs and time-stamped data stored in Solr. Port of Kibana.</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37" w:history="1">
        <w:r w:rsidRPr="001F7D44">
          <w:rPr>
            <w:rStyle w:val="Hyperlink"/>
            <w:rFonts w:ascii="Segoe UI" w:hAnsi="Segoe UI" w:cs="Segoe UI"/>
            <w:color w:val="0366D6"/>
            <w:sz w:val="24"/>
          </w:rPr>
          <w:t>Bloomery</w:t>
        </w:r>
      </w:hyperlink>
      <w:r w:rsidRPr="001F7D44">
        <w:rPr>
          <w:rFonts w:ascii="Segoe UI" w:hAnsi="Segoe UI" w:cs="Segoe UI"/>
          <w:color w:val="24292E"/>
          <w:sz w:val="24"/>
        </w:rPr>
        <w:t> - Web UI for Impala.</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38" w:history="1">
        <w:r w:rsidRPr="001F7D44">
          <w:rPr>
            <w:rStyle w:val="Hyperlink"/>
            <w:rFonts w:ascii="Segoe UI" w:hAnsi="Segoe UI" w:cs="Segoe UI"/>
            <w:color w:val="0366D6"/>
            <w:sz w:val="24"/>
          </w:rPr>
          <w:t>Bokeh</w:t>
        </w:r>
      </w:hyperlink>
      <w:r w:rsidRPr="001F7D44">
        <w:rPr>
          <w:rFonts w:ascii="Segoe UI" w:hAnsi="Segoe UI" w:cs="Segoe UI"/>
          <w:color w:val="24292E"/>
          <w:sz w:val="24"/>
        </w:rPr>
        <w:t xml:space="preserve"> - A </w:t>
      </w:r>
      <w:proofErr w:type="gramStart"/>
      <w:r w:rsidRPr="001F7D44">
        <w:rPr>
          <w:rFonts w:ascii="Segoe UI" w:hAnsi="Segoe UI" w:cs="Segoe UI"/>
          <w:color w:val="24292E"/>
          <w:sz w:val="24"/>
        </w:rPr>
        <w:t>powerful</w:t>
      </w:r>
      <w:proofErr w:type="gramEnd"/>
      <w:r w:rsidRPr="001F7D44">
        <w:rPr>
          <w:rFonts w:ascii="Segoe UI" w:hAnsi="Segoe UI" w:cs="Segoe UI"/>
          <w:color w:val="24292E"/>
          <w:sz w:val="24"/>
        </w:rPr>
        <w:t xml:space="preserve"> Python interactive visualization library that targets modern web browsers for presentation, with the goal of providing elegant, concise construction of novel graphics in the style of D3.js, but also delivering this capability with high-performance interactivity over very large or streaming datasets.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39" w:history="1">
        <w:r w:rsidRPr="001F7D44">
          <w:rPr>
            <w:rStyle w:val="Hyperlink"/>
            <w:rFonts w:ascii="Segoe UI" w:hAnsi="Segoe UI" w:cs="Segoe UI"/>
            <w:color w:val="0366D6"/>
            <w:sz w:val="24"/>
          </w:rPr>
          <w:t>C3</w:t>
        </w:r>
      </w:hyperlink>
      <w:r w:rsidRPr="001F7D44">
        <w:rPr>
          <w:rFonts w:ascii="Segoe UI" w:hAnsi="Segoe UI" w:cs="Segoe UI"/>
          <w:color w:val="24292E"/>
          <w:sz w:val="24"/>
        </w:rPr>
        <w:t> - D3-based reusable chart library</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0" w:history="1">
        <w:r w:rsidRPr="001F7D44">
          <w:rPr>
            <w:rStyle w:val="Hyperlink"/>
            <w:rFonts w:ascii="Segoe UI" w:hAnsi="Segoe UI" w:cs="Segoe UI"/>
            <w:color w:val="0366D6"/>
            <w:sz w:val="24"/>
          </w:rPr>
          <w:t>CartoDB</w:t>
        </w:r>
      </w:hyperlink>
      <w:r w:rsidRPr="001F7D44">
        <w:rPr>
          <w:rFonts w:ascii="Segoe UI" w:hAnsi="Segoe UI" w:cs="Segoe UI"/>
          <w:color w:val="24292E"/>
          <w:sz w:val="24"/>
        </w:rPr>
        <w:t> - open-source or freemium hosting for geospatial databases with powerful front-end editing capabilities and a robust API.</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1" w:history="1">
        <w:r w:rsidRPr="001F7D44">
          <w:rPr>
            <w:rStyle w:val="Hyperlink"/>
            <w:rFonts w:ascii="Segoe UI" w:hAnsi="Segoe UI" w:cs="Segoe UI"/>
            <w:color w:val="0366D6"/>
            <w:sz w:val="24"/>
          </w:rPr>
          <w:t>chartd</w:t>
        </w:r>
      </w:hyperlink>
      <w:r w:rsidRPr="001F7D44">
        <w:rPr>
          <w:rFonts w:ascii="Segoe UI" w:hAnsi="Segoe UI" w:cs="Segoe UI"/>
          <w:color w:val="24292E"/>
          <w:sz w:val="24"/>
        </w:rPr>
        <w:t> - responsive, retina-compatible charts with just an img tag.</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2" w:history="1">
        <w:r w:rsidRPr="001F7D44">
          <w:rPr>
            <w:rStyle w:val="Hyperlink"/>
            <w:rFonts w:ascii="Segoe UI" w:hAnsi="Segoe UI" w:cs="Segoe UI"/>
            <w:color w:val="0366D6"/>
            <w:sz w:val="24"/>
          </w:rPr>
          <w:t>Chart.js</w:t>
        </w:r>
      </w:hyperlink>
      <w:r w:rsidRPr="001F7D44">
        <w:rPr>
          <w:rFonts w:ascii="Segoe UI" w:hAnsi="Segoe UI" w:cs="Segoe UI"/>
          <w:color w:val="24292E"/>
          <w:sz w:val="24"/>
        </w:rPr>
        <w:t> - open source HTML5 Charts visualizations.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3" w:history="1">
        <w:r w:rsidRPr="001F7D44">
          <w:rPr>
            <w:rStyle w:val="Hyperlink"/>
            <w:rFonts w:ascii="Segoe UI" w:hAnsi="Segoe UI" w:cs="Segoe UI"/>
            <w:color w:val="0366D6"/>
            <w:sz w:val="24"/>
          </w:rPr>
          <w:t>Chartist.js</w:t>
        </w:r>
      </w:hyperlink>
      <w:r w:rsidRPr="001F7D44">
        <w:rPr>
          <w:rFonts w:ascii="Segoe UI" w:hAnsi="Segoe UI" w:cs="Segoe UI"/>
          <w:color w:val="24292E"/>
          <w:sz w:val="24"/>
        </w:rPr>
        <w:t> - another open source HTML5 Charts visualization.</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4" w:history="1">
        <w:r w:rsidRPr="001F7D44">
          <w:rPr>
            <w:rStyle w:val="Hyperlink"/>
            <w:rFonts w:ascii="Segoe UI" w:hAnsi="Segoe UI" w:cs="Segoe UI"/>
            <w:color w:val="0366D6"/>
            <w:sz w:val="24"/>
          </w:rPr>
          <w:t>Crossfilter</w:t>
        </w:r>
      </w:hyperlink>
      <w:r w:rsidRPr="001F7D44">
        <w:rPr>
          <w:rFonts w:ascii="Segoe UI" w:hAnsi="Segoe UI" w:cs="Segoe UI"/>
          <w:color w:val="24292E"/>
          <w:sz w:val="24"/>
        </w:rPr>
        <w:t> - JavaScript library for exploring large multivariate datasets in the browser. Works well with dc.js and d3.js.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5" w:history="1">
        <w:r w:rsidRPr="001F7D44">
          <w:rPr>
            <w:rStyle w:val="Hyperlink"/>
            <w:rFonts w:ascii="Segoe UI" w:hAnsi="Segoe UI" w:cs="Segoe UI"/>
            <w:color w:val="0366D6"/>
            <w:sz w:val="24"/>
          </w:rPr>
          <w:t>Cubism</w:t>
        </w:r>
      </w:hyperlink>
      <w:r w:rsidRPr="001F7D44">
        <w:rPr>
          <w:rFonts w:ascii="Segoe UI" w:hAnsi="Segoe UI" w:cs="Segoe UI"/>
          <w:color w:val="24292E"/>
          <w:sz w:val="24"/>
        </w:rPr>
        <w:t> - JavaScript library for time series visualization.</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6" w:history="1">
        <w:r w:rsidRPr="001F7D44">
          <w:rPr>
            <w:rStyle w:val="Hyperlink"/>
            <w:rFonts w:ascii="Segoe UI" w:hAnsi="Segoe UI" w:cs="Segoe UI"/>
            <w:color w:val="0366D6"/>
            <w:sz w:val="24"/>
          </w:rPr>
          <w:t>Cytoscape</w:t>
        </w:r>
      </w:hyperlink>
      <w:r w:rsidRPr="001F7D44">
        <w:rPr>
          <w:rFonts w:ascii="Segoe UI" w:hAnsi="Segoe UI" w:cs="Segoe UI"/>
          <w:color w:val="24292E"/>
          <w:sz w:val="24"/>
        </w:rPr>
        <w:t> - JavaScript library for visualizing complex networks.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7" w:history="1">
        <w:r w:rsidRPr="001F7D44">
          <w:rPr>
            <w:rStyle w:val="Hyperlink"/>
            <w:rFonts w:ascii="Segoe UI" w:hAnsi="Segoe UI" w:cs="Segoe UI"/>
            <w:color w:val="0366D6"/>
            <w:sz w:val="24"/>
          </w:rPr>
          <w:t>DC.js</w:t>
        </w:r>
      </w:hyperlink>
      <w:r w:rsidRPr="001F7D44">
        <w:rPr>
          <w:rFonts w:ascii="Segoe UI" w:hAnsi="Segoe UI" w:cs="Segoe UI"/>
          <w:color w:val="24292E"/>
          <w:sz w:val="24"/>
        </w:rPr>
        <w:t> - Dimensional charting built to work natively with crossfilter rendered using d3.js. Excellent for connecting charts/additional metadata to hover events in D3.</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8" w:history="1">
        <w:r w:rsidRPr="001F7D44">
          <w:rPr>
            <w:rStyle w:val="Hyperlink"/>
            <w:rFonts w:ascii="Segoe UI" w:hAnsi="Segoe UI" w:cs="Segoe UI"/>
            <w:color w:val="0366D6"/>
            <w:sz w:val="24"/>
          </w:rPr>
          <w:t>D3</w:t>
        </w:r>
      </w:hyperlink>
      <w:r w:rsidRPr="001F7D44">
        <w:rPr>
          <w:rFonts w:ascii="Segoe UI" w:hAnsi="Segoe UI" w:cs="Segoe UI"/>
          <w:color w:val="24292E"/>
          <w:sz w:val="24"/>
        </w:rPr>
        <w:t> - javaScript library for manipulating documents.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49" w:history="1">
        <w:r w:rsidRPr="001F7D44">
          <w:rPr>
            <w:rStyle w:val="Hyperlink"/>
            <w:rFonts w:ascii="Segoe UI" w:hAnsi="Segoe UI" w:cs="Segoe UI"/>
            <w:color w:val="0366D6"/>
            <w:sz w:val="24"/>
          </w:rPr>
          <w:t>D</w:t>
        </w:r>
        <w:proofErr w:type="gramStart"/>
        <w:r w:rsidRPr="001F7D44">
          <w:rPr>
            <w:rStyle w:val="Hyperlink"/>
            <w:rFonts w:ascii="Segoe UI" w:hAnsi="Segoe UI" w:cs="Segoe UI"/>
            <w:color w:val="0366D6"/>
            <w:sz w:val="24"/>
          </w:rPr>
          <w:t>3.compose</w:t>
        </w:r>
        <w:proofErr w:type="gramEnd"/>
      </w:hyperlink>
      <w:r w:rsidRPr="001F7D44">
        <w:rPr>
          <w:rFonts w:ascii="Segoe UI" w:hAnsi="Segoe UI" w:cs="Segoe UI"/>
          <w:color w:val="24292E"/>
          <w:sz w:val="24"/>
        </w:rPr>
        <w:t> - Compose complex, data-driven visualizations from reusable charts and components.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0" w:history="1">
        <w:r w:rsidRPr="001F7D44">
          <w:rPr>
            <w:rStyle w:val="Hyperlink"/>
            <w:rFonts w:ascii="Segoe UI" w:hAnsi="Segoe UI" w:cs="Segoe UI"/>
            <w:color w:val="0366D6"/>
            <w:sz w:val="24"/>
          </w:rPr>
          <w:t>D3Plus</w:t>
        </w:r>
      </w:hyperlink>
      <w:r w:rsidRPr="001F7D44">
        <w:rPr>
          <w:rFonts w:ascii="Segoe UI" w:hAnsi="Segoe UI" w:cs="Segoe UI"/>
          <w:color w:val="24292E"/>
          <w:sz w:val="24"/>
        </w:rPr>
        <w:t> - A fairly robust set of reusable charts and styles for d3.js.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1" w:history="1">
        <w:r w:rsidRPr="001F7D44">
          <w:rPr>
            <w:rStyle w:val="Hyperlink"/>
            <w:rFonts w:ascii="Segoe UI" w:hAnsi="Segoe UI" w:cs="Segoe UI"/>
            <w:color w:val="0366D6"/>
            <w:sz w:val="24"/>
          </w:rPr>
          <w:t>Echarts</w:t>
        </w:r>
      </w:hyperlink>
      <w:r w:rsidRPr="001F7D44">
        <w:rPr>
          <w:rFonts w:ascii="Segoe UI" w:hAnsi="Segoe UI" w:cs="Segoe UI"/>
          <w:color w:val="24292E"/>
          <w:sz w:val="24"/>
        </w:rPr>
        <w:t> - Baidus enterprise charts.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2" w:history="1">
        <w:r w:rsidRPr="001F7D44">
          <w:rPr>
            <w:rStyle w:val="Hyperlink"/>
            <w:rFonts w:ascii="Segoe UI" w:hAnsi="Segoe UI" w:cs="Segoe UI"/>
            <w:color w:val="0366D6"/>
            <w:sz w:val="24"/>
          </w:rPr>
          <w:t>Envisionjs</w:t>
        </w:r>
      </w:hyperlink>
      <w:r w:rsidRPr="001F7D44">
        <w:rPr>
          <w:rFonts w:ascii="Segoe UI" w:hAnsi="Segoe UI" w:cs="Segoe UI"/>
          <w:color w:val="24292E"/>
          <w:sz w:val="24"/>
        </w:rPr>
        <w:t> - dynamic HTML5 visualization.</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3" w:history="1">
        <w:r w:rsidRPr="001F7D44">
          <w:rPr>
            <w:rStyle w:val="Hyperlink"/>
            <w:rFonts w:ascii="Segoe UI" w:hAnsi="Segoe UI" w:cs="Segoe UI"/>
            <w:color w:val="0366D6"/>
            <w:sz w:val="24"/>
          </w:rPr>
          <w:t>FnordMetric</w:t>
        </w:r>
      </w:hyperlink>
      <w:r w:rsidRPr="001F7D44">
        <w:rPr>
          <w:rFonts w:ascii="Segoe UI" w:hAnsi="Segoe UI" w:cs="Segoe UI"/>
          <w:color w:val="24292E"/>
          <w:sz w:val="24"/>
        </w:rPr>
        <w:t> - write SQL queries that return SVG charts rather than tables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4" w:history="1">
        <w:r w:rsidRPr="001F7D44">
          <w:rPr>
            <w:rStyle w:val="Hyperlink"/>
            <w:rFonts w:ascii="Segoe UI" w:hAnsi="Segoe UI" w:cs="Segoe UI"/>
            <w:color w:val="0366D6"/>
            <w:sz w:val="24"/>
          </w:rPr>
          <w:t>Freeboard</w:t>
        </w:r>
      </w:hyperlink>
      <w:r w:rsidRPr="001F7D44">
        <w:rPr>
          <w:rFonts w:ascii="Segoe UI" w:hAnsi="Segoe UI" w:cs="Segoe UI"/>
          <w:color w:val="24292E"/>
          <w:sz w:val="24"/>
        </w:rPr>
        <w:t> - pen source real-time dashboard builder for IOT and other web mashups.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5" w:history="1">
        <w:r w:rsidRPr="001F7D44">
          <w:rPr>
            <w:rStyle w:val="Hyperlink"/>
            <w:rFonts w:ascii="Segoe UI" w:hAnsi="Segoe UI" w:cs="Segoe UI"/>
            <w:color w:val="0366D6"/>
            <w:sz w:val="24"/>
          </w:rPr>
          <w:t>Gephi</w:t>
        </w:r>
      </w:hyperlink>
      <w:r w:rsidRPr="001F7D44">
        <w:rPr>
          <w:rFonts w:ascii="Segoe UI" w:hAnsi="Segoe UI" w:cs="Segoe UI"/>
          <w:color w:val="24292E"/>
          <w:sz w:val="24"/>
        </w:rPr>
        <w:t> - An award-winning open-source platform for visualizing and manipulating large graphs and network connections. It's like Photoshop, but for graphs. Available for Windows and Mac OS X.</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6" w:history="1">
        <w:r w:rsidRPr="001F7D44">
          <w:rPr>
            <w:rStyle w:val="Hyperlink"/>
            <w:rFonts w:ascii="Segoe UI" w:hAnsi="Segoe UI" w:cs="Segoe UI"/>
            <w:color w:val="0366D6"/>
            <w:sz w:val="24"/>
          </w:rPr>
          <w:t>Google Charts</w:t>
        </w:r>
      </w:hyperlink>
      <w:r w:rsidRPr="001F7D44">
        <w:rPr>
          <w:rFonts w:ascii="Segoe UI" w:hAnsi="Segoe UI" w:cs="Segoe UI"/>
          <w:color w:val="24292E"/>
          <w:sz w:val="24"/>
        </w:rPr>
        <w:t> - simple charting API.</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7" w:history="1">
        <w:r w:rsidRPr="001F7D44">
          <w:rPr>
            <w:rStyle w:val="Hyperlink"/>
            <w:rFonts w:ascii="Segoe UI" w:hAnsi="Segoe UI" w:cs="Segoe UI"/>
            <w:color w:val="0366D6"/>
            <w:sz w:val="24"/>
          </w:rPr>
          <w:t>Grafana</w:t>
        </w:r>
      </w:hyperlink>
      <w:r w:rsidRPr="001F7D44">
        <w:rPr>
          <w:rFonts w:ascii="Segoe UI" w:hAnsi="Segoe UI" w:cs="Segoe UI"/>
          <w:color w:val="24292E"/>
          <w:sz w:val="24"/>
        </w:rPr>
        <w:t> - graphite dashboard frontend, editor and graph composer.</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8" w:history="1">
        <w:r w:rsidRPr="001F7D44">
          <w:rPr>
            <w:rStyle w:val="Hyperlink"/>
            <w:rFonts w:ascii="Segoe UI" w:hAnsi="Segoe UI" w:cs="Segoe UI"/>
            <w:color w:val="0366D6"/>
            <w:sz w:val="24"/>
          </w:rPr>
          <w:t>Graphite</w:t>
        </w:r>
      </w:hyperlink>
      <w:r w:rsidRPr="001F7D44">
        <w:rPr>
          <w:rFonts w:ascii="Segoe UI" w:hAnsi="Segoe UI" w:cs="Segoe UI"/>
          <w:color w:val="24292E"/>
          <w:sz w:val="24"/>
        </w:rPr>
        <w:t> - scalable Realtime Graphing.</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59" w:history="1">
        <w:r w:rsidRPr="001F7D44">
          <w:rPr>
            <w:rStyle w:val="Hyperlink"/>
            <w:rFonts w:ascii="Segoe UI" w:hAnsi="Segoe UI" w:cs="Segoe UI"/>
            <w:color w:val="0366D6"/>
            <w:sz w:val="24"/>
          </w:rPr>
          <w:t>Highcharts</w:t>
        </w:r>
      </w:hyperlink>
      <w:r w:rsidRPr="001F7D44">
        <w:rPr>
          <w:rFonts w:ascii="Segoe UI" w:hAnsi="Segoe UI" w:cs="Segoe UI"/>
          <w:color w:val="24292E"/>
          <w:sz w:val="24"/>
        </w:rPr>
        <w:t> - simple and flexible charting API.</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0" w:history="1">
        <w:r w:rsidRPr="001F7D44">
          <w:rPr>
            <w:rStyle w:val="Hyperlink"/>
            <w:rFonts w:ascii="Segoe UI" w:hAnsi="Segoe UI" w:cs="Segoe UI"/>
            <w:color w:val="0366D6"/>
            <w:sz w:val="24"/>
          </w:rPr>
          <w:t>IPython</w:t>
        </w:r>
      </w:hyperlink>
      <w:r w:rsidRPr="001F7D44">
        <w:rPr>
          <w:rFonts w:ascii="Segoe UI" w:hAnsi="Segoe UI" w:cs="Segoe UI"/>
          <w:color w:val="24292E"/>
          <w:sz w:val="24"/>
        </w:rPr>
        <w:t> - provides a rich architecture for interactive computing.</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1" w:history="1">
        <w:r w:rsidRPr="001F7D44">
          <w:rPr>
            <w:rStyle w:val="Hyperlink"/>
            <w:rFonts w:ascii="Segoe UI" w:hAnsi="Segoe UI" w:cs="Segoe UI"/>
            <w:color w:val="0366D6"/>
            <w:sz w:val="24"/>
          </w:rPr>
          <w:t>Kibana</w:t>
        </w:r>
      </w:hyperlink>
      <w:r w:rsidRPr="001F7D44">
        <w:rPr>
          <w:rFonts w:ascii="Segoe UI" w:hAnsi="Segoe UI" w:cs="Segoe UI"/>
          <w:color w:val="24292E"/>
          <w:sz w:val="24"/>
        </w:rPr>
        <w:t> - visualize logs and time-stamped data</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2" w:history="1">
        <w:r w:rsidRPr="001F7D44">
          <w:rPr>
            <w:rStyle w:val="Hyperlink"/>
            <w:rFonts w:ascii="Segoe UI" w:hAnsi="Segoe UI" w:cs="Segoe UI"/>
            <w:color w:val="0366D6"/>
            <w:sz w:val="24"/>
          </w:rPr>
          <w:t>Lumify</w:t>
        </w:r>
      </w:hyperlink>
      <w:r w:rsidRPr="001F7D44">
        <w:rPr>
          <w:rFonts w:ascii="Segoe UI" w:hAnsi="Segoe UI" w:cs="Segoe UI"/>
          <w:color w:val="24292E"/>
          <w:sz w:val="24"/>
        </w:rPr>
        <w:t> - open source big data analysis and visualization platform</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3" w:history="1">
        <w:r w:rsidRPr="001F7D44">
          <w:rPr>
            <w:rStyle w:val="Hyperlink"/>
            <w:rFonts w:ascii="Segoe UI" w:hAnsi="Segoe UI" w:cs="Segoe UI"/>
            <w:color w:val="0366D6"/>
            <w:sz w:val="24"/>
          </w:rPr>
          <w:t>Matplotlib</w:t>
        </w:r>
      </w:hyperlink>
      <w:r w:rsidRPr="001F7D44">
        <w:rPr>
          <w:rFonts w:ascii="Segoe UI" w:hAnsi="Segoe UI" w:cs="Segoe UI"/>
          <w:color w:val="24292E"/>
          <w:sz w:val="24"/>
        </w:rPr>
        <w:t> - plotting with Python.</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4" w:history="1">
        <w:r w:rsidRPr="001F7D44">
          <w:rPr>
            <w:rStyle w:val="Hyperlink"/>
            <w:rFonts w:ascii="Segoe UI" w:hAnsi="Segoe UI" w:cs="Segoe UI"/>
            <w:color w:val="0366D6"/>
            <w:sz w:val="24"/>
          </w:rPr>
          <w:t>Metricsgraphic.js</w:t>
        </w:r>
      </w:hyperlink>
      <w:r w:rsidRPr="001F7D44">
        <w:rPr>
          <w:rFonts w:ascii="Segoe UI" w:hAnsi="Segoe UI" w:cs="Segoe UI"/>
          <w:color w:val="24292E"/>
          <w:sz w:val="24"/>
        </w:rPr>
        <w:t> - a library built on top of D3 that is optimized for time-series data</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5" w:history="1">
        <w:r w:rsidRPr="001F7D44">
          <w:rPr>
            <w:rStyle w:val="Hyperlink"/>
            <w:rFonts w:ascii="Segoe UI" w:hAnsi="Segoe UI" w:cs="Segoe UI"/>
            <w:color w:val="0366D6"/>
            <w:sz w:val="24"/>
          </w:rPr>
          <w:t>NVD3</w:t>
        </w:r>
      </w:hyperlink>
      <w:r w:rsidRPr="001F7D44">
        <w:rPr>
          <w:rFonts w:ascii="Segoe UI" w:hAnsi="Segoe UI" w:cs="Segoe UI"/>
          <w:color w:val="24292E"/>
          <w:sz w:val="24"/>
        </w:rPr>
        <w:t> - chart components for d3.js.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6" w:history="1">
        <w:r w:rsidRPr="001F7D44">
          <w:rPr>
            <w:rStyle w:val="Hyperlink"/>
            <w:rFonts w:ascii="Segoe UI" w:hAnsi="Segoe UI" w:cs="Segoe UI"/>
            <w:color w:val="0366D6"/>
            <w:sz w:val="24"/>
          </w:rPr>
          <w:t>Peity</w:t>
        </w:r>
      </w:hyperlink>
      <w:r w:rsidRPr="001F7D44">
        <w:rPr>
          <w:rFonts w:ascii="Segoe UI" w:hAnsi="Segoe UI" w:cs="Segoe UI"/>
          <w:color w:val="24292E"/>
          <w:sz w:val="24"/>
        </w:rPr>
        <w:t> - Progressive SVG bar, line and pie charts.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7" w:history="1">
        <w:r w:rsidRPr="001F7D44">
          <w:rPr>
            <w:rStyle w:val="Hyperlink"/>
            <w:rFonts w:ascii="Segoe UI" w:hAnsi="Segoe UI" w:cs="Segoe UI"/>
            <w:color w:val="0366D6"/>
            <w:sz w:val="24"/>
          </w:rPr>
          <w:t>Plot.ly</w:t>
        </w:r>
      </w:hyperlink>
      <w:r w:rsidRPr="001F7D44">
        <w:rPr>
          <w:rFonts w:ascii="Segoe UI" w:hAnsi="Segoe UI" w:cs="Segoe UI"/>
          <w:color w:val="24292E"/>
          <w:sz w:val="24"/>
        </w:rPr>
        <w:t> - Easy-to-use web service that allows for rapid creation of complex charts, from heatmaps to histograms. Upload data to create and style charts with Plotly's online spreadsheet. Fork others' plots.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8" w:history="1">
        <w:r w:rsidRPr="001F7D44">
          <w:rPr>
            <w:rStyle w:val="Hyperlink"/>
            <w:rFonts w:ascii="Segoe UI" w:hAnsi="Segoe UI" w:cs="Segoe UI"/>
            <w:color w:val="0366D6"/>
            <w:sz w:val="24"/>
          </w:rPr>
          <w:t>Plotly.js</w:t>
        </w:r>
      </w:hyperlink>
      <w:r w:rsidRPr="001F7D44">
        <w:rPr>
          <w:rFonts w:ascii="Segoe UI" w:hAnsi="Segoe UI" w:cs="Segoe UI"/>
          <w:color w:val="24292E"/>
          <w:sz w:val="24"/>
        </w:rPr>
        <w:t> The open source javascript graphing library that powers plotly.</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69" w:history="1">
        <w:r w:rsidRPr="001F7D44">
          <w:rPr>
            <w:rStyle w:val="Hyperlink"/>
            <w:rFonts w:ascii="Segoe UI" w:hAnsi="Segoe UI" w:cs="Segoe UI"/>
            <w:color w:val="0366D6"/>
            <w:sz w:val="24"/>
          </w:rPr>
          <w:t>Recline</w:t>
        </w:r>
      </w:hyperlink>
      <w:r w:rsidRPr="001F7D44">
        <w:rPr>
          <w:rFonts w:ascii="Segoe UI" w:hAnsi="Segoe UI" w:cs="Segoe UI"/>
          <w:color w:val="24292E"/>
          <w:sz w:val="24"/>
        </w:rPr>
        <w:t> - simple but powerful library for building data applications in pure Javascript and HTML.</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0" w:history="1">
        <w:r w:rsidRPr="001F7D44">
          <w:rPr>
            <w:rStyle w:val="Hyperlink"/>
            <w:rFonts w:ascii="Segoe UI" w:hAnsi="Segoe UI" w:cs="Segoe UI"/>
            <w:color w:val="0366D6"/>
            <w:sz w:val="24"/>
          </w:rPr>
          <w:t>Redash</w:t>
        </w:r>
      </w:hyperlink>
      <w:r w:rsidRPr="001F7D44">
        <w:rPr>
          <w:rFonts w:ascii="Segoe UI" w:hAnsi="Segoe UI" w:cs="Segoe UI"/>
          <w:color w:val="24292E"/>
          <w:sz w:val="24"/>
        </w:rPr>
        <w:t> - open-source platform to query and visualize data.</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1" w:history="1">
        <w:r w:rsidRPr="001F7D44">
          <w:rPr>
            <w:rStyle w:val="Hyperlink"/>
            <w:rFonts w:ascii="Segoe UI" w:hAnsi="Segoe UI" w:cs="Segoe UI"/>
            <w:color w:val="0366D6"/>
            <w:sz w:val="24"/>
          </w:rPr>
          <w:t>ReCharts</w:t>
        </w:r>
      </w:hyperlink>
      <w:r w:rsidRPr="001F7D44">
        <w:rPr>
          <w:rFonts w:ascii="Segoe UI" w:hAnsi="Segoe UI" w:cs="Segoe UI"/>
          <w:color w:val="24292E"/>
          <w:sz w:val="24"/>
        </w:rPr>
        <w:t> - A composable charting library built on React components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2" w:history="1">
        <w:r w:rsidRPr="001F7D44">
          <w:rPr>
            <w:rStyle w:val="Hyperlink"/>
            <w:rFonts w:ascii="Segoe UI" w:hAnsi="Segoe UI" w:cs="Segoe UI"/>
            <w:color w:val="0366D6"/>
            <w:sz w:val="24"/>
          </w:rPr>
          <w:t>Shiny</w:t>
        </w:r>
      </w:hyperlink>
      <w:r w:rsidRPr="001F7D44">
        <w:rPr>
          <w:rFonts w:ascii="Segoe UI" w:hAnsi="Segoe UI" w:cs="Segoe UI"/>
          <w:color w:val="24292E"/>
          <w:sz w:val="24"/>
        </w:rPr>
        <w:t> - a web application framework for R.</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3" w:history="1">
        <w:r w:rsidRPr="001F7D44">
          <w:rPr>
            <w:rStyle w:val="Hyperlink"/>
            <w:rFonts w:ascii="Segoe UI" w:hAnsi="Segoe UI" w:cs="Segoe UI"/>
            <w:color w:val="0366D6"/>
            <w:sz w:val="24"/>
          </w:rPr>
          <w:t>Sigma.js</w:t>
        </w:r>
      </w:hyperlink>
      <w:r w:rsidRPr="001F7D44">
        <w:rPr>
          <w:rFonts w:ascii="Segoe UI" w:hAnsi="Segoe UI" w:cs="Segoe UI"/>
          <w:color w:val="24292E"/>
          <w:sz w:val="24"/>
        </w:rPr>
        <w:t> - JavaScript library dedicated to graph drawing.</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4" w:history="1">
        <w:r w:rsidRPr="001F7D44">
          <w:rPr>
            <w:rStyle w:val="Hyperlink"/>
            <w:rFonts w:ascii="Segoe UI" w:hAnsi="Segoe UI" w:cs="Segoe UI"/>
            <w:color w:val="0366D6"/>
            <w:sz w:val="24"/>
          </w:rPr>
          <w:t>Superset</w:t>
        </w:r>
      </w:hyperlink>
      <w:r w:rsidRPr="001F7D44">
        <w:rPr>
          <w:rFonts w:ascii="Segoe UI" w:hAnsi="Segoe UI" w:cs="Segoe UI"/>
          <w:color w:val="24292E"/>
          <w:sz w:val="24"/>
        </w:rPr>
        <w:t> - a data exploration platform designed to be visual, intuitive and interactive, making it easy to slice, dice and visualize data and perform analytics at the speed of thought.</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5" w:history="1">
        <w:r w:rsidRPr="001F7D44">
          <w:rPr>
            <w:rStyle w:val="Hyperlink"/>
            <w:rFonts w:ascii="Segoe UI" w:hAnsi="Segoe UI" w:cs="Segoe UI"/>
            <w:color w:val="0366D6"/>
            <w:sz w:val="24"/>
          </w:rPr>
          <w:t>Vega</w:t>
        </w:r>
      </w:hyperlink>
      <w:r w:rsidRPr="001F7D44">
        <w:rPr>
          <w:rFonts w:ascii="Segoe UI" w:hAnsi="Segoe UI" w:cs="Segoe UI"/>
          <w:color w:val="24292E"/>
          <w:sz w:val="24"/>
        </w:rPr>
        <w:t> - a visualization grammar.</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6" w:history="1">
        <w:r w:rsidRPr="001F7D44">
          <w:rPr>
            <w:rStyle w:val="Hyperlink"/>
            <w:rFonts w:ascii="Segoe UI" w:hAnsi="Segoe UI" w:cs="Segoe UI"/>
            <w:color w:val="0366D6"/>
            <w:sz w:val="24"/>
          </w:rPr>
          <w:t>Zeppelin</w:t>
        </w:r>
      </w:hyperlink>
      <w:r w:rsidRPr="001F7D44">
        <w:rPr>
          <w:rFonts w:ascii="Segoe UI" w:hAnsi="Segoe UI" w:cs="Segoe UI"/>
          <w:color w:val="24292E"/>
          <w:sz w:val="24"/>
        </w:rPr>
        <w:t> - a notebook-style collaborative data analysis.</w:t>
      </w:r>
    </w:p>
    <w:p w:rsidR="00EE0A87" w:rsidRPr="001F7D44" w:rsidRDefault="00EE0A87" w:rsidP="00322184">
      <w:pPr>
        <w:numPr>
          <w:ilvl w:val="0"/>
          <w:numId w:val="277"/>
        </w:numPr>
        <w:spacing w:before="60" w:after="100" w:afterAutospacing="1" w:line="240" w:lineRule="auto"/>
        <w:rPr>
          <w:rFonts w:ascii="Segoe UI" w:hAnsi="Segoe UI" w:cs="Segoe UI"/>
          <w:color w:val="24292E"/>
          <w:sz w:val="24"/>
        </w:rPr>
      </w:pPr>
      <w:hyperlink r:id="rId4977" w:history="1">
        <w:r w:rsidRPr="001F7D44">
          <w:rPr>
            <w:rStyle w:val="Hyperlink"/>
            <w:rFonts w:ascii="Segoe UI" w:hAnsi="Segoe UI" w:cs="Segoe UI"/>
            <w:color w:val="0366D6"/>
            <w:sz w:val="24"/>
          </w:rPr>
          <w:t>Zing Charts</w:t>
        </w:r>
      </w:hyperlink>
      <w:r w:rsidRPr="001F7D44">
        <w:rPr>
          <w:rFonts w:ascii="Segoe UI" w:hAnsi="Segoe UI" w:cs="Segoe UI"/>
          <w:color w:val="24292E"/>
          <w:sz w:val="24"/>
        </w:rPr>
        <w:t> - JavaScript charting library for big data.</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Internet of things and sensor data</w:t>
      </w:r>
    </w:p>
    <w:p w:rsidR="00EE0A87" w:rsidRPr="001F7D44" w:rsidRDefault="00EE0A87" w:rsidP="00322184">
      <w:pPr>
        <w:numPr>
          <w:ilvl w:val="0"/>
          <w:numId w:val="278"/>
        </w:numPr>
        <w:spacing w:before="100" w:beforeAutospacing="1" w:after="100" w:afterAutospacing="1" w:line="240" w:lineRule="auto"/>
        <w:rPr>
          <w:rFonts w:ascii="Segoe UI" w:hAnsi="Segoe UI" w:cs="Segoe UI"/>
          <w:color w:val="24292E"/>
          <w:sz w:val="24"/>
        </w:rPr>
      </w:pPr>
      <w:hyperlink r:id="rId4978" w:history="1">
        <w:r w:rsidRPr="001F7D44">
          <w:rPr>
            <w:rStyle w:val="Hyperlink"/>
            <w:rFonts w:ascii="Segoe UI" w:hAnsi="Segoe UI" w:cs="Segoe UI"/>
            <w:color w:val="0366D6"/>
            <w:sz w:val="24"/>
          </w:rPr>
          <w:t>Apache Edgent (Incubating)</w:t>
        </w:r>
      </w:hyperlink>
      <w:r w:rsidRPr="001F7D44">
        <w:rPr>
          <w:rFonts w:ascii="Segoe UI" w:hAnsi="Segoe UI" w:cs="Segoe UI"/>
          <w:color w:val="24292E"/>
          <w:sz w:val="24"/>
        </w:rPr>
        <w:t> - a programming model and micro-kernel style runtime that can be embedded in gateways and small footprint edge devices enabling local, real-time, analytics on the edge devices.</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79" w:history="1">
        <w:r w:rsidRPr="001F7D44">
          <w:rPr>
            <w:rStyle w:val="Hyperlink"/>
            <w:rFonts w:ascii="Segoe UI" w:hAnsi="Segoe UI" w:cs="Segoe UI"/>
            <w:color w:val="0366D6"/>
            <w:sz w:val="24"/>
          </w:rPr>
          <w:t>Azure IoT Hub</w:t>
        </w:r>
      </w:hyperlink>
      <w:r w:rsidRPr="001F7D44">
        <w:rPr>
          <w:rFonts w:ascii="Segoe UI" w:hAnsi="Segoe UI" w:cs="Segoe UI"/>
          <w:color w:val="24292E"/>
          <w:sz w:val="24"/>
        </w:rPr>
        <w:t> - Cloud-based bi-directional monitoring and messaging hub</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80" w:history="1">
        <w:r w:rsidRPr="001F7D44">
          <w:rPr>
            <w:rStyle w:val="Hyperlink"/>
            <w:rFonts w:ascii="Segoe UI" w:hAnsi="Segoe UI" w:cs="Segoe UI"/>
            <w:color w:val="0366D6"/>
            <w:sz w:val="24"/>
          </w:rPr>
          <w:t>TempoIQ</w:t>
        </w:r>
      </w:hyperlink>
      <w:r w:rsidRPr="001F7D44">
        <w:rPr>
          <w:rFonts w:ascii="Segoe UI" w:hAnsi="Segoe UI" w:cs="Segoe UI"/>
          <w:color w:val="24292E"/>
          <w:sz w:val="24"/>
        </w:rPr>
        <w:t> - Cloud-based sensor analytics.</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81" w:history="1">
        <w:r w:rsidRPr="001F7D44">
          <w:rPr>
            <w:rStyle w:val="Hyperlink"/>
            <w:rFonts w:ascii="Segoe UI" w:hAnsi="Segoe UI" w:cs="Segoe UI"/>
            <w:color w:val="0366D6"/>
            <w:sz w:val="24"/>
          </w:rPr>
          <w:t>2lemetry</w:t>
        </w:r>
      </w:hyperlink>
      <w:r w:rsidRPr="001F7D44">
        <w:rPr>
          <w:rFonts w:ascii="Segoe UI" w:hAnsi="Segoe UI" w:cs="Segoe UI"/>
          <w:color w:val="24292E"/>
          <w:sz w:val="24"/>
        </w:rPr>
        <w:t> - Platform for Internet of things.</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82" w:history="1">
        <w:r w:rsidRPr="001F7D44">
          <w:rPr>
            <w:rStyle w:val="Hyperlink"/>
            <w:rFonts w:ascii="Segoe UI" w:hAnsi="Segoe UI" w:cs="Segoe UI"/>
            <w:color w:val="0366D6"/>
            <w:sz w:val="24"/>
          </w:rPr>
          <w:t>Pubnub</w:t>
        </w:r>
      </w:hyperlink>
      <w:r w:rsidRPr="001F7D44">
        <w:rPr>
          <w:rFonts w:ascii="Segoe UI" w:hAnsi="Segoe UI" w:cs="Segoe UI"/>
          <w:color w:val="24292E"/>
          <w:sz w:val="24"/>
        </w:rPr>
        <w:t> - Data stream network</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83" w:history="1">
        <w:r w:rsidRPr="001F7D44">
          <w:rPr>
            <w:rStyle w:val="Hyperlink"/>
            <w:rFonts w:ascii="Segoe UI" w:hAnsi="Segoe UI" w:cs="Segoe UI"/>
            <w:color w:val="0366D6"/>
            <w:sz w:val="24"/>
          </w:rPr>
          <w:t>ThingWorx</w:t>
        </w:r>
      </w:hyperlink>
      <w:r w:rsidRPr="001F7D44">
        <w:rPr>
          <w:rFonts w:ascii="Segoe UI" w:hAnsi="Segoe UI" w:cs="Segoe UI"/>
          <w:color w:val="24292E"/>
          <w:sz w:val="24"/>
        </w:rPr>
        <w:t> - Rapid development and connection of intelligent systems</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84" w:history="1">
        <w:r w:rsidRPr="001F7D44">
          <w:rPr>
            <w:rStyle w:val="Hyperlink"/>
            <w:rFonts w:ascii="Segoe UI" w:hAnsi="Segoe UI" w:cs="Segoe UI"/>
            <w:color w:val="0366D6"/>
            <w:sz w:val="24"/>
          </w:rPr>
          <w:t>IFTTT</w:t>
        </w:r>
      </w:hyperlink>
      <w:r w:rsidRPr="001F7D44">
        <w:rPr>
          <w:rFonts w:ascii="Segoe UI" w:hAnsi="Segoe UI" w:cs="Segoe UI"/>
          <w:color w:val="24292E"/>
          <w:sz w:val="24"/>
        </w:rPr>
        <w:t> - If this then that</w:t>
      </w:r>
    </w:p>
    <w:p w:rsidR="00EE0A87" w:rsidRPr="001F7D44" w:rsidRDefault="00EE0A87" w:rsidP="00322184">
      <w:pPr>
        <w:numPr>
          <w:ilvl w:val="0"/>
          <w:numId w:val="278"/>
        </w:numPr>
        <w:spacing w:before="60" w:after="100" w:afterAutospacing="1" w:line="240" w:lineRule="auto"/>
        <w:rPr>
          <w:rFonts w:ascii="Segoe UI" w:hAnsi="Segoe UI" w:cs="Segoe UI"/>
          <w:color w:val="24292E"/>
          <w:sz w:val="24"/>
        </w:rPr>
      </w:pPr>
      <w:hyperlink r:id="rId4985" w:history="1">
        <w:r w:rsidRPr="001F7D44">
          <w:rPr>
            <w:rStyle w:val="Hyperlink"/>
            <w:rFonts w:ascii="Segoe UI" w:hAnsi="Segoe UI" w:cs="Segoe UI"/>
            <w:color w:val="0366D6"/>
            <w:sz w:val="24"/>
          </w:rPr>
          <w:t>Evrything</w:t>
        </w:r>
      </w:hyperlink>
      <w:r w:rsidRPr="001F7D44">
        <w:rPr>
          <w:rFonts w:ascii="Segoe UI" w:hAnsi="Segoe UI" w:cs="Segoe UI"/>
          <w:color w:val="24292E"/>
          <w:sz w:val="24"/>
        </w:rPr>
        <w:t>- Making products smart</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Interesting Readings</w:t>
      </w:r>
    </w:p>
    <w:p w:rsidR="00EE0A87" w:rsidRPr="001F7D44" w:rsidRDefault="00EE0A87" w:rsidP="00322184">
      <w:pPr>
        <w:numPr>
          <w:ilvl w:val="0"/>
          <w:numId w:val="279"/>
        </w:numPr>
        <w:spacing w:before="100" w:beforeAutospacing="1" w:after="100" w:afterAutospacing="1" w:line="240" w:lineRule="auto"/>
        <w:rPr>
          <w:rFonts w:ascii="Segoe UI" w:hAnsi="Segoe UI" w:cs="Segoe UI"/>
          <w:color w:val="24292E"/>
          <w:sz w:val="24"/>
        </w:rPr>
      </w:pPr>
      <w:hyperlink r:id="rId4986" w:history="1">
        <w:r w:rsidRPr="001F7D44">
          <w:rPr>
            <w:rStyle w:val="Hyperlink"/>
            <w:rFonts w:ascii="Segoe UI" w:hAnsi="Segoe UI" w:cs="Segoe UI"/>
            <w:color w:val="0366D6"/>
            <w:sz w:val="24"/>
          </w:rPr>
          <w:t>Big Data Benchmark</w:t>
        </w:r>
      </w:hyperlink>
      <w:r w:rsidRPr="001F7D44">
        <w:rPr>
          <w:rFonts w:ascii="Segoe UI" w:hAnsi="Segoe UI" w:cs="Segoe UI"/>
          <w:color w:val="24292E"/>
          <w:sz w:val="24"/>
        </w:rPr>
        <w:t> - Benchmark of Redshift, Hive, Shark, Impala and Stiger/Tez.</w:t>
      </w:r>
    </w:p>
    <w:p w:rsidR="00EE0A87" w:rsidRPr="001F7D44" w:rsidRDefault="00EE0A87" w:rsidP="00322184">
      <w:pPr>
        <w:numPr>
          <w:ilvl w:val="0"/>
          <w:numId w:val="279"/>
        </w:numPr>
        <w:spacing w:before="60" w:after="100" w:afterAutospacing="1" w:line="240" w:lineRule="auto"/>
        <w:rPr>
          <w:rFonts w:ascii="Segoe UI" w:hAnsi="Segoe UI" w:cs="Segoe UI"/>
          <w:color w:val="24292E"/>
          <w:sz w:val="24"/>
        </w:rPr>
      </w:pPr>
      <w:hyperlink r:id="rId4987" w:history="1">
        <w:r w:rsidRPr="001F7D44">
          <w:rPr>
            <w:rStyle w:val="Hyperlink"/>
            <w:rFonts w:ascii="Segoe UI" w:hAnsi="Segoe UI" w:cs="Segoe UI"/>
            <w:color w:val="0366D6"/>
            <w:sz w:val="24"/>
          </w:rPr>
          <w:t>NoSQL Comparison</w:t>
        </w:r>
      </w:hyperlink>
      <w:r w:rsidRPr="001F7D44">
        <w:rPr>
          <w:rFonts w:ascii="Segoe UI" w:hAnsi="Segoe UI" w:cs="Segoe UI"/>
          <w:color w:val="24292E"/>
          <w:sz w:val="24"/>
        </w:rPr>
        <w:t> - Cassandra vs MongoDB vs CouchDB vs Redis vs Riak vs HBase vs Couchbase vs Neo4j vs Hypertable vs ElasticSearch vs Accumulo vs VoltDB vs Scalaris comparison.</w:t>
      </w:r>
    </w:p>
    <w:p w:rsidR="00EE0A87" w:rsidRPr="001F7D44" w:rsidRDefault="00EE0A87" w:rsidP="00322184">
      <w:pPr>
        <w:numPr>
          <w:ilvl w:val="0"/>
          <w:numId w:val="279"/>
        </w:numPr>
        <w:spacing w:before="60" w:after="100" w:afterAutospacing="1" w:line="240" w:lineRule="auto"/>
        <w:rPr>
          <w:rFonts w:ascii="Segoe UI" w:hAnsi="Segoe UI" w:cs="Segoe UI"/>
          <w:color w:val="24292E"/>
          <w:sz w:val="24"/>
        </w:rPr>
      </w:pPr>
      <w:hyperlink r:id="rId4988" w:history="1">
        <w:r w:rsidRPr="001F7D44">
          <w:rPr>
            <w:rStyle w:val="Hyperlink"/>
            <w:rFonts w:ascii="Segoe UI" w:hAnsi="Segoe UI" w:cs="Segoe UI"/>
            <w:color w:val="0366D6"/>
            <w:sz w:val="24"/>
          </w:rPr>
          <w:t>Monitoring Kafka performance</w:t>
        </w:r>
      </w:hyperlink>
      <w:r w:rsidRPr="001F7D44">
        <w:rPr>
          <w:rFonts w:ascii="Segoe UI" w:hAnsi="Segoe UI" w:cs="Segoe UI"/>
          <w:color w:val="24292E"/>
          <w:sz w:val="24"/>
        </w:rPr>
        <w:t> - Guide to monitoring Apache Kafka, including native methods for metrics collection.</w:t>
      </w:r>
    </w:p>
    <w:p w:rsidR="00EE0A87" w:rsidRPr="001F7D44" w:rsidRDefault="00EE0A87" w:rsidP="00322184">
      <w:pPr>
        <w:numPr>
          <w:ilvl w:val="0"/>
          <w:numId w:val="279"/>
        </w:numPr>
        <w:spacing w:before="60" w:after="100" w:afterAutospacing="1" w:line="240" w:lineRule="auto"/>
        <w:rPr>
          <w:rFonts w:ascii="Segoe UI" w:hAnsi="Segoe UI" w:cs="Segoe UI"/>
          <w:color w:val="24292E"/>
          <w:sz w:val="24"/>
        </w:rPr>
      </w:pPr>
      <w:hyperlink r:id="rId4989" w:history="1">
        <w:r w:rsidRPr="001F7D44">
          <w:rPr>
            <w:rStyle w:val="Hyperlink"/>
            <w:rFonts w:ascii="Segoe UI" w:hAnsi="Segoe UI" w:cs="Segoe UI"/>
            <w:color w:val="0366D6"/>
            <w:sz w:val="24"/>
          </w:rPr>
          <w:t>Monitoring Hadoop performance</w:t>
        </w:r>
      </w:hyperlink>
      <w:r w:rsidRPr="001F7D44">
        <w:rPr>
          <w:rFonts w:ascii="Segoe UI" w:hAnsi="Segoe UI" w:cs="Segoe UI"/>
          <w:color w:val="24292E"/>
          <w:sz w:val="24"/>
        </w:rPr>
        <w:t> - Guide to monitoring Hadoop, with an overview of Hadoop architecture, and native methods for metrics collection.</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Interesting Papers</w:t>
      </w:r>
    </w:p>
    <w:p w:rsidR="00EE0A87" w:rsidRPr="001F7D44" w:rsidRDefault="00EE0A87" w:rsidP="00EE0A87">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2015 - 2016</w:t>
      </w:r>
    </w:p>
    <w:p w:rsidR="00EE0A87" w:rsidRPr="001F7D44" w:rsidRDefault="00EE0A87" w:rsidP="00322184">
      <w:pPr>
        <w:numPr>
          <w:ilvl w:val="0"/>
          <w:numId w:val="280"/>
        </w:numPr>
        <w:spacing w:before="100" w:beforeAutospacing="1" w:after="100" w:afterAutospacing="1" w:line="240" w:lineRule="auto"/>
        <w:rPr>
          <w:rFonts w:ascii="Segoe UI" w:hAnsi="Segoe UI" w:cs="Segoe UI"/>
          <w:color w:val="24292E"/>
          <w:sz w:val="26"/>
          <w:szCs w:val="24"/>
        </w:rPr>
      </w:pPr>
      <w:hyperlink r:id="rId4990" w:history="1">
        <w:r w:rsidRPr="001F7D44">
          <w:rPr>
            <w:rStyle w:val="Hyperlink"/>
            <w:rFonts w:ascii="Segoe UI" w:hAnsi="Segoe UI" w:cs="Segoe UI"/>
            <w:color w:val="0366D6"/>
            <w:sz w:val="24"/>
          </w:rPr>
          <w:t>2015</w:t>
        </w:r>
      </w:hyperlink>
      <w:r w:rsidRPr="001F7D44">
        <w:rPr>
          <w:rFonts w:ascii="Segoe UI" w:hAnsi="Segoe UI" w:cs="Segoe UI"/>
          <w:color w:val="24292E"/>
          <w:sz w:val="24"/>
        </w:rPr>
        <w:t> - </w:t>
      </w:r>
      <w:r w:rsidRPr="001F7D44">
        <w:rPr>
          <w:rStyle w:val="Strong"/>
          <w:rFonts w:ascii="Segoe UI" w:hAnsi="Segoe UI" w:cs="Segoe UI"/>
          <w:color w:val="24292E"/>
          <w:sz w:val="24"/>
        </w:rPr>
        <w:t>Facebook</w:t>
      </w:r>
      <w:r w:rsidRPr="001F7D44">
        <w:rPr>
          <w:rFonts w:ascii="Segoe UI" w:hAnsi="Segoe UI" w:cs="Segoe UI"/>
          <w:color w:val="24292E"/>
          <w:sz w:val="24"/>
        </w:rPr>
        <w:t> - One Trillion Edges: Graph Processing at Facebook-Scale.</w:t>
      </w:r>
    </w:p>
    <w:p w:rsidR="00EE0A87" w:rsidRPr="001F7D44" w:rsidRDefault="00EE0A87" w:rsidP="00EE0A87">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2013 - 2014</w:t>
      </w:r>
    </w:p>
    <w:p w:rsidR="00EE0A87" w:rsidRPr="001F7D44" w:rsidRDefault="00EE0A87" w:rsidP="00322184">
      <w:pPr>
        <w:numPr>
          <w:ilvl w:val="0"/>
          <w:numId w:val="281"/>
        </w:numPr>
        <w:spacing w:before="100" w:beforeAutospacing="1" w:after="100" w:afterAutospacing="1" w:line="240" w:lineRule="auto"/>
        <w:rPr>
          <w:rFonts w:ascii="Segoe UI" w:hAnsi="Segoe UI" w:cs="Segoe UI"/>
          <w:color w:val="24292E"/>
          <w:sz w:val="26"/>
          <w:szCs w:val="24"/>
        </w:rPr>
      </w:pPr>
      <w:hyperlink r:id="rId4991" w:history="1">
        <w:r w:rsidRPr="001F7D44">
          <w:rPr>
            <w:rStyle w:val="Hyperlink"/>
            <w:rFonts w:ascii="Segoe UI" w:hAnsi="Segoe UI" w:cs="Segoe UI"/>
            <w:color w:val="0366D6"/>
            <w:sz w:val="24"/>
          </w:rPr>
          <w:t>2014</w:t>
        </w:r>
      </w:hyperlink>
      <w:r w:rsidRPr="001F7D44">
        <w:rPr>
          <w:rFonts w:ascii="Segoe UI" w:hAnsi="Segoe UI" w:cs="Segoe UI"/>
          <w:color w:val="24292E"/>
          <w:sz w:val="24"/>
        </w:rPr>
        <w:t> - </w:t>
      </w:r>
      <w:r w:rsidRPr="001F7D44">
        <w:rPr>
          <w:rStyle w:val="Strong"/>
          <w:rFonts w:ascii="Segoe UI" w:hAnsi="Segoe UI" w:cs="Segoe UI"/>
          <w:color w:val="24292E"/>
          <w:sz w:val="24"/>
        </w:rPr>
        <w:t>Stanford</w:t>
      </w:r>
      <w:r w:rsidRPr="001F7D44">
        <w:rPr>
          <w:rFonts w:ascii="Segoe UI" w:hAnsi="Segoe UI" w:cs="Segoe UI"/>
          <w:color w:val="24292E"/>
          <w:sz w:val="24"/>
        </w:rPr>
        <w:t> - Mining of Massive Datasets.</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2"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Presto: Distributed Machine Learning and Graph Processing with Sparse Matrices.</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3"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MLbase: A Distributed Machine-learning System.</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4"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Shark: SQL and Rich Analytics at Scale.</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5"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GraphX: A Resilient Distributed Graph System on Spark.</w:t>
      </w:r>
    </w:p>
    <w:p w:rsidR="00EE0A87" w:rsidRPr="001F7D44" w:rsidRDefault="00EE0A87" w:rsidP="00F526AB">
      <w:pPr>
        <w:numPr>
          <w:ilvl w:val="0"/>
          <w:numId w:val="281"/>
        </w:numPr>
        <w:spacing w:before="60" w:after="100" w:afterAutospacing="1" w:line="240" w:lineRule="auto"/>
        <w:rPr>
          <w:rFonts w:ascii="Segoe UI" w:hAnsi="Segoe UI" w:cs="Segoe UI"/>
          <w:color w:val="24292E"/>
          <w:sz w:val="24"/>
        </w:rPr>
      </w:pPr>
      <w:hyperlink r:id="rId4996"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HyperLogLog in Practice: Algorithmic Engineering of a State of The Art Cardinality Estimation Algorithm.</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7"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Microsoft</w:t>
      </w:r>
      <w:r w:rsidRPr="001F7D44">
        <w:rPr>
          <w:rFonts w:ascii="Segoe UI" w:hAnsi="Segoe UI" w:cs="Segoe UI"/>
          <w:color w:val="24292E"/>
          <w:sz w:val="24"/>
        </w:rPr>
        <w:t> - Scalable Progressive Analytics on Big Data in the Cloud.</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8"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Metamarkets</w:t>
      </w:r>
      <w:r w:rsidRPr="001F7D44">
        <w:rPr>
          <w:rFonts w:ascii="Segoe UI" w:hAnsi="Segoe UI" w:cs="Segoe UI"/>
          <w:color w:val="24292E"/>
          <w:sz w:val="24"/>
        </w:rPr>
        <w:t> - Druid: A Real-time Analytical Data Store.</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4999"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Online, Asynchronous Schema Change in F1.</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5000"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F1: A Distributed SQL Database That Scales.</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5001"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MillWheel: Fault-Tolerant Stream Processing at Internet Scale.</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5002"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Facebook</w:t>
      </w:r>
      <w:r w:rsidRPr="001F7D44">
        <w:rPr>
          <w:rFonts w:ascii="Segoe UI" w:hAnsi="Segoe UI" w:cs="Segoe UI"/>
          <w:color w:val="24292E"/>
          <w:sz w:val="24"/>
        </w:rPr>
        <w:t> - Scuba: Diving into Data at Facebook.</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5003"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Facebook</w:t>
      </w:r>
      <w:r w:rsidRPr="001F7D44">
        <w:rPr>
          <w:rFonts w:ascii="Segoe UI" w:hAnsi="Segoe UI" w:cs="Segoe UI"/>
          <w:color w:val="24292E"/>
          <w:sz w:val="24"/>
        </w:rPr>
        <w:t> - Unicorn: A System for Searching the Social Graph.</w:t>
      </w:r>
    </w:p>
    <w:p w:rsidR="00EE0A87" w:rsidRPr="001F7D44" w:rsidRDefault="00EE0A87" w:rsidP="00322184">
      <w:pPr>
        <w:numPr>
          <w:ilvl w:val="0"/>
          <w:numId w:val="281"/>
        </w:numPr>
        <w:spacing w:before="60" w:after="100" w:afterAutospacing="1" w:line="240" w:lineRule="auto"/>
        <w:rPr>
          <w:rFonts w:ascii="Segoe UI" w:hAnsi="Segoe UI" w:cs="Segoe UI"/>
          <w:color w:val="24292E"/>
          <w:sz w:val="24"/>
        </w:rPr>
      </w:pPr>
      <w:hyperlink r:id="rId5004" w:history="1">
        <w:r w:rsidRPr="001F7D44">
          <w:rPr>
            <w:rStyle w:val="Hyperlink"/>
            <w:rFonts w:ascii="Segoe UI" w:hAnsi="Segoe UI" w:cs="Segoe UI"/>
            <w:color w:val="0366D6"/>
            <w:sz w:val="24"/>
          </w:rPr>
          <w:t>2013</w:t>
        </w:r>
      </w:hyperlink>
      <w:r w:rsidRPr="001F7D44">
        <w:rPr>
          <w:rFonts w:ascii="Segoe UI" w:hAnsi="Segoe UI" w:cs="Segoe UI"/>
          <w:color w:val="24292E"/>
          <w:sz w:val="24"/>
        </w:rPr>
        <w:t> - </w:t>
      </w:r>
      <w:r w:rsidRPr="001F7D44">
        <w:rPr>
          <w:rStyle w:val="Strong"/>
          <w:rFonts w:ascii="Segoe UI" w:hAnsi="Segoe UI" w:cs="Segoe UI"/>
          <w:color w:val="24292E"/>
          <w:sz w:val="24"/>
        </w:rPr>
        <w:t>Facebook</w:t>
      </w:r>
      <w:r w:rsidRPr="001F7D44">
        <w:rPr>
          <w:rFonts w:ascii="Segoe UI" w:hAnsi="Segoe UI" w:cs="Segoe UI"/>
          <w:color w:val="24292E"/>
          <w:sz w:val="24"/>
        </w:rPr>
        <w:t> - Scaling Memcache at Facebook.</w:t>
      </w:r>
    </w:p>
    <w:p w:rsidR="00EE0A87" w:rsidRPr="001F7D44" w:rsidRDefault="00EE0A87" w:rsidP="00EE0A87">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2011 - 2012</w:t>
      </w:r>
    </w:p>
    <w:p w:rsidR="00EE0A87" w:rsidRPr="001F7D44" w:rsidRDefault="00EE0A87" w:rsidP="00322184">
      <w:pPr>
        <w:numPr>
          <w:ilvl w:val="0"/>
          <w:numId w:val="282"/>
        </w:numPr>
        <w:spacing w:before="100" w:beforeAutospacing="1" w:after="100" w:afterAutospacing="1" w:line="240" w:lineRule="auto"/>
        <w:rPr>
          <w:rFonts w:ascii="Segoe UI" w:hAnsi="Segoe UI" w:cs="Segoe UI"/>
          <w:color w:val="24292E"/>
          <w:sz w:val="26"/>
          <w:szCs w:val="24"/>
        </w:rPr>
      </w:pPr>
      <w:hyperlink r:id="rId5005"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Twitter</w:t>
      </w:r>
      <w:r w:rsidRPr="001F7D44">
        <w:rPr>
          <w:rFonts w:ascii="Segoe UI" w:hAnsi="Segoe UI" w:cs="Segoe UI"/>
          <w:color w:val="24292E"/>
          <w:sz w:val="24"/>
        </w:rPr>
        <w:t> - The Unified Logging Infrastructure for Data Analytics at Twitter.</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06"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Blink and It’s Done: Interactive Queries on Very Large Data.</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07"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Fast and Interactive Analytics over Hadoop Data with Spark.</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08"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Shark: Fast Data Analysis Using Coarse-grained Distributed Memory.</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09"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Microsoft</w:t>
      </w:r>
      <w:r w:rsidRPr="001F7D44">
        <w:rPr>
          <w:rFonts w:ascii="Segoe UI" w:hAnsi="Segoe UI" w:cs="Segoe UI"/>
          <w:color w:val="24292E"/>
          <w:sz w:val="24"/>
        </w:rPr>
        <w:t> - Paxos Replicated State Machines as the Basis of a High-Performance Data Store.</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0"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Microsoft</w:t>
      </w:r>
      <w:r w:rsidRPr="001F7D44">
        <w:rPr>
          <w:rFonts w:ascii="Segoe UI" w:hAnsi="Segoe UI" w:cs="Segoe UI"/>
          <w:color w:val="24292E"/>
          <w:sz w:val="24"/>
        </w:rPr>
        <w:t> - Paxos Made Parallel.</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1"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BlinkDB: Queries with Bounded Errors and Bounded Response Times on Very Large Data.</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2"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Processing a trillion cells per mouse click.</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3" w:history="1">
        <w:r w:rsidRPr="001F7D44">
          <w:rPr>
            <w:rStyle w:val="Hyperlink"/>
            <w:rFonts w:ascii="Segoe UI" w:hAnsi="Segoe UI" w:cs="Segoe UI"/>
            <w:color w:val="0366D6"/>
            <w:sz w:val="24"/>
          </w:rPr>
          <w:t>2012</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Spanner: Google’s Globally-Distributed Database.</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4" w:history="1">
        <w:r w:rsidRPr="001F7D44">
          <w:rPr>
            <w:rStyle w:val="Hyperlink"/>
            <w:rFonts w:ascii="Segoe UI" w:hAnsi="Segoe UI" w:cs="Segoe UI"/>
            <w:color w:val="0366D6"/>
            <w:sz w:val="24"/>
          </w:rPr>
          <w:t>2011</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Scarlett: Coping with Skewed Popularity Content in MapReduce Clusters.</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5" w:history="1">
        <w:r w:rsidRPr="001F7D44">
          <w:rPr>
            <w:rStyle w:val="Hyperlink"/>
            <w:rFonts w:ascii="Segoe UI" w:hAnsi="Segoe UI" w:cs="Segoe UI"/>
            <w:color w:val="0366D6"/>
            <w:sz w:val="24"/>
          </w:rPr>
          <w:t>2011</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Mesos: A Platform for Fine-Grained Resource Sharing in the Data Center.</w:t>
      </w:r>
    </w:p>
    <w:p w:rsidR="00EE0A87" w:rsidRPr="001F7D44" w:rsidRDefault="00EE0A87" w:rsidP="00322184">
      <w:pPr>
        <w:numPr>
          <w:ilvl w:val="0"/>
          <w:numId w:val="282"/>
        </w:numPr>
        <w:spacing w:before="60" w:after="100" w:afterAutospacing="1" w:line="240" w:lineRule="auto"/>
        <w:rPr>
          <w:rFonts w:ascii="Segoe UI" w:hAnsi="Segoe UI" w:cs="Segoe UI"/>
          <w:color w:val="24292E"/>
          <w:sz w:val="24"/>
        </w:rPr>
      </w:pPr>
      <w:hyperlink r:id="rId5016" w:history="1">
        <w:r w:rsidRPr="001F7D44">
          <w:rPr>
            <w:rStyle w:val="Hyperlink"/>
            <w:rFonts w:ascii="Segoe UI" w:hAnsi="Segoe UI" w:cs="Segoe UI"/>
            <w:color w:val="0366D6"/>
            <w:sz w:val="24"/>
          </w:rPr>
          <w:t>2011</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Megastore: Providing Scalable, Highly Available Storage for Interactive Services.</w:t>
      </w:r>
    </w:p>
    <w:p w:rsidR="00EE0A87" w:rsidRPr="001F7D44" w:rsidRDefault="00EE0A87" w:rsidP="00EE0A87">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2001 - 2010</w:t>
      </w:r>
    </w:p>
    <w:p w:rsidR="00EE0A87" w:rsidRPr="001F7D44" w:rsidRDefault="00EE0A87" w:rsidP="00F526AB">
      <w:pPr>
        <w:numPr>
          <w:ilvl w:val="0"/>
          <w:numId w:val="283"/>
        </w:numPr>
        <w:spacing w:before="100" w:beforeAutospacing="1" w:after="100" w:afterAutospacing="1" w:line="240" w:lineRule="auto"/>
        <w:rPr>
          <w:rFonts w:ascii="Segoe UI" w:hAnsi="Segoe UI" w:cs="Segoe UI"/>
          <w:color w:val="24292E"/>
          <w:sz w:val="26"/>
          <w:szCs w:val="24"/>
        </w:rPr>
      </w:pPr>
      <w:hyperlink r:id="rId5017" w:history="1">
        <w:r w:rsidRPr="001F7D44">
          <w:rPr>
            <w:rStyle w:val="Hyperlink"/>
            <w:rFonts w:ascii="Segoe UI" w:hAnsi="Segoe UI" w:cs="Segoe UI"/>
            <w:color w:val="0366D6"/>
            <w:sz w:val="24"/>
          </w:rPr>
          <w:t>2010</w:t>
        </w:r>
      </w:hyperlink>
      <w:r w:rsidRPr="001F7D44">
        <w:rPr>
          <w:rFonts w:ascii="Segoe UI" w:hAnsi="Segoe UI" w:cs="Segoe UI"/>
          <w:color w:val="24292E"/>
          <w:sz w:val="24"/>
        </w:rPr>
        <w:t> - </w:t>
      </w:r>
      <w:r w:rsidRPr="001F7D44">
        <w:rPr>
          <w:rStyle w:val="Strong"/>
          <w:rFonts w:ascii="Segoe UI" w:hAnsi="Segoe UI" w:cs="Segoe UI"/>
          <w:color w:val="24292E"/>
          <w:sz w:val="24"/>
        </w:rPr>
        <w:t>Facebook</w:t>
      </w:r>
      <w:r w:rsidRPr="001F7D44">
        <w:rPr>
          <w:rFonts w:ascii="Segoe UI" w:hAnsi="Segoe UI" w:cs="Segoe UI"/>
          <w:color w:val="24292E"/>
          <w:sz w:val="24"/>
        </w:rPr>
        <w:t> - Finding a needle in Haystack: Facebook’s photo storage.</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18" w:history="1">
        <w:r w:rsidRPr="001F7D44">
          <w:rPr>
            <w:rStyle w:val="Hyperlink"/>
            <w:rFonts w:ascii="Segoe UI" w:hAnsi="Segoe UI" w:cs="Segoe UI"/>
            <w:color w:val="0366D6"/>
            <w:sz w:val="24"/>
          </w:rPr>
          <w:t>2010</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Spark: Cluster Computing with Working Sets.</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19" w:history="1">
        <w:r w:rsidRPr="001F7D44">
          <w:rPr>
            <w:rStyle w:val="Hyperlink"/>
            <w:rFonts w:ascii="Segoe UI" w:hAnsi="Segoe UI" w:cs="Segoe UI"/>
            <w:color w:val="0366D6"/>
            <w:sz w:val="24"/>
          </w:rPr>
          <w:t>2010</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Pregel: A System for Large-Scale Graph Processing.</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0" w:history="1">
        <w:r w:rsidRPr="001F7D44">
          <w:rPr>
            <w:rStyle w:val="Hyperlink"/>
            <w:rFonts w:ascii="Segoe UI" w:hAnsi="Segoe UI" w:cs="Segoe UI"/>
            <w:color w:val="0366D6"/>
            <w:sz w:val="24"/>
          </w:rPr>
          <w:t>2010</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Large-scale Incremental Processing Using Distributed Transactions and Notiﬁcations base of Percolator and Caffeine.</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1" w:history="1">
        <w:r w:rsidRPr="001F7D44">
          <w:rPr>
            <w:rStyle w:val="Hyperlink"/>
            <w:rFonts w:ascii="Segoe UI" w:hAnsi="Segoe UI" w:cs="Segoe UI"/>
            <w:color w:val="0366D6"/>
            <w:sz w:val="24"/>
          </w:rPr>
          <w:t>2010</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Dremel: Interactive Analysis of Web-Scale Datasets.</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2" w:history="1">
        <w:r w:rsidRPr="001F7D44">
          <w:rPr>
            <w:rStyle w:val="Hyperlink"/>
            <w:rFonts w:ascii="Segoe UI" w:hAnsi="Segoe UI" w:cs="Segoe UI"/>
            <w:color w:val="0366D6"/>
            <w:sz w:val="24"/>
          </w:rPr>
          <w:t>2010</w:t>
        </w:r>
      </w:hyperlink>
      <w:r w:rsidRPr="001F7D44">
        <w:rPr>
          <w:rFonts w:ascii="Segoe UI" w:hAnsi="Segoe UI" w:cs="Segoe UI"/>
          <w:color w:val="24292E"/>
          <w:sz w:val="24"/>
        </w:rPr>
        <w:t> - </w:t>
      </w:r>
      <w:r w:rsidRPr="001F7D44">
        <w:rPr>
          <w:rStyle w:val="Strong"/>
          <w:rFonts w:ascii="Segoe UI" w:hAnsi="Segoe UI" w:cs="Segoe UI"/>
          <w:color w:val="24292E"/>
          <w:sz w:val="24"/>
        </w:rPr>
        <w:t>Yahoo</w:t>
      </w:r>
      <w:r w:rsidRPr="001F7D44">
        <w:rPr>
          <w:rFonts w:ascii="Segoe UI" w:hAnsi="Segoe UI" w:cs="Segoe UI"/>
          <w:color w:val="24292E"/>
          <w:sz w:val="24"/>
        </w:rPr>
        <w:t> - S4: Distributed Stream Computing Platform.</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3" w:history="1">
        <w:r w:rsidRPr="001F7D44">
          <w:rPr>
            <w:rStyle w:val="Hyperlink"/>
            <w:rFonts w:ascii="Segoe UI" w:hAnsi="Segoe UI" w:cs="Segoe UI"/>
            <w:color w:val="0366D6"/>
            <w:sz w:val="24"/>
          </w:rPr>
          <w:t>2009</w:t>
        </w:r>
      </w:hyperlink>
      <w:r w:rsidRPr="001F7D44">
        <w:rPr>
          <w:rFonts w:ascii="Segoe UI" w:hAnsi="Segoe UI" w:cs="Segoe UI"/>
          <w:color w:val="24292E"/>
          <w:sz w:val="24"/>
        </w:rPr>
        <w:t> - HadoopDB: An Architectural Hybrid of MapReduce and DBMS Technologies for Analytical Workloads.</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4" w:history="1">
        <w:r w:rsidRPr="001F7D44">
          <w:rPr>
            <w:rStyle w:val="Hyperlink"/>
            <w:rFonts w:ascii="Segoe UI" w:hAnsi="Segoe UI" w:cs="Segoe UI"/>
            <w:color w:val="0366D6"/>
            <w:sz w:val="24"/>
          </w:rPr>
          <w:t>2008</w:t>
        </w:r>
      </w:hyperlink>
      <w:r w:rsidRPr="001F7D44">
        <w:rPr>
          <w:rFonts w:ascii="Segoe UI" w:hAnsi="Segoe UI" w:cs="Segoe UI"/>
          <w:color w:val="24292E"/>
          <w:sz w:val="24"/>
        </w:rPr>
        <w:t> - </w:t>
      </w:r>
      <w:r w:rsidRPr="001F7D44">
        <w:rPr>
          <w:rStyle w:val="Strong"/>
          <w:rFonts w:ascii="Segoe UI" w:hAnsi="Segoe UI" w:cs="Segoe UI"/>
          <w:color w:val="24292E"/>
          <w:sz w:val="24"/>
        </w:rPr>
        <w:t>AMPLab</w:t>
      </w:r>
      <w:r w:rsidRPr="001F7D44">
        <w:rPr>
          <w:rFonts w:ascii="Segoe UI" w:hAnsi="Segoe UI" w:cs="Segoe UI"/>
          <w:color w:val="24292E"/>
          <w:sz w:val="24"/>
        </w:rPr>
        <w:t> - Chukwa: A large-scale monitoring system.</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5" w:history="1">
        <w:r w:rsidRPr="001F7D44">
          <w:rPr>
            <w:rStyle w:val="Hyperlink"/>
            <w:rFonts w:ascii="Segoe UI" w:hAnsi="Segoe UI" w:cs="Segoe UI"/>
            <w:color w:val="0366D6"/>
            <w:sz w:val="24"/>
          </w:rPr>
          <w:t>2007</w:t>
        </w:r>
      </w:hyperlink>
      <w:r w:rsidRPr="001F7D44">
        <w:rPr>
          <w:rFonts w:ascii="Segoe UI" w:hAnsi="Segoe UI" w:cs="Segoe UI"/>
          <w:color w:val="24292E"/>
          <w:sz w:val="24"/>
        </w:rPr>
        <w:t> - </w:t>
      </w:r>
      <w:r w:rsidRPr="001F7D44">
        <w:rPr>
          <w:rStyle w:val="Strong"/>
          <w:rFonts w:ascii="Segoe UI" w:hAnsi="Segoe UI" w:cs="Segoe UI"/>
          <w:color w:val="24292E"/>
          <w:sz w:val="24"/>
        </w:rPr>
        <w:t>Amazon</w:t>
      </w:r>
      <w:r w:rsidRPr="001F7D44">
        <w:rPr>
          <w:rFonts w:ascii="Segoe UI" w:hAnsi="Segoe UI" w:cs="Segoe UI"/>
          <w:color w:val="24292E"/>
          <w:sz w:val="24"/>
        </w:rPr>
        <w:t> - Dynamo: Amazon’s Highly Available Key-value Store.</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6" w:history="1">
        <w:r w:rsidRPr="001F7D44">
          <w:rPr>
            <w:rStyle w:val="Hyperlink"/>
            <w:rFonts w:ascii="Segoe UI" w:hAnsi="Segoe UI" w:cs="Segoe UI"/>
            <w:color w:val="0366D6"/>
            <w:sz w:val="24"/>
          </w:rPr>
          <w:t>2006</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The Chubby lock service for loosely-coupled distributed systems.</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7" w:history="1">
        <w:r w:rsidRPr="001F7D44">
          <w:rPr>
            <w:rStyle w:val="Hyperlink"/>
            <w:rFonts w:ascii="Segoe UI" w:hAnsi="Segoe UI" w:cs="Segoe UI"/>
            <w:color w:val="0366D6"/>
            <w:sz w:val="24"/>
          </w:rPr>
          <w:t>2006</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Bigtable: A Distributed Storage System for Structured Data.</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8" w:history="1">
        <w:r w:rsidRPr="001F7D44">
          <w:rPr>
            <w:rStyle w:val="Hyperlink"/>
            <w:rFonts w:ascii="Segoe UI" w:hAnsi="Segoe UI" w:cs="Segoe UI"/>
            <w:color w:val="0366D6"/>
            <w:sz w:val="24"/>
          </w:rPr>
          <w:t>2004</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MapReduce: Simplied Data Processing on Large Clusters.</w:t>
      </w:r>
    </w:p>
    <w:p w:rsidR="00EE0A87" w:rsidRPr="001F7D44" w:rsidRDefault="00EE0A87" w:rsidP="00322184">
      <w:pPr>
        <w:numPr>
          <w:ilvl w:val="0"/>
          <w:numId w:val="283"/>
        </w:numPr>
        <w:spacing w:before="60" w:after="100" w:afterAutospacing="1" w:line="240" w:lineRule="auto"/>
        <w:rPr>
          <w:rFonts w:ascii="Segoe UI" w:hAnsi="Segoe UI" w:cs="Segoe UI"/>
          <w:color w:val="24292E"/>
          <w:sz w:val="24"/>
        </w:rPr>
      </w:pPr>
      <w:hyperlink r:id="rId5029" w:history="1">
        <w:r w:rsidRPr="001F7D44">
          <w:rPr>
            <w:rStyle w:val="Hyperlink"/>
            <w:rFonts w:ascii="Segoe UI" w:hAnsi="Segoe UI" w:cs="Segoe UI"/>
            <w:color w:val="0366D6"/>
            <w:sz w:val="24"/>
          </w:rPr>
          <w:t>2003</w:t>
        </w:r>
      </w:hyperlink>
      <w:r w:rsidRPr="001F7D44">
        <w:rPr>
          <w:rFonts w:ascii="Segoe UI" w:hAnsi="Segoe UI" w:cs="Segoe UI"/>
          <w:color w:val="24292E"/>
          <w:sz w:val="24"/>
        </w:rPr>
        <w:t> - </w:t>
      </w:r>
      <w:r w:rsidRPr="001F7D44">
        <w:rPr>
          <w:rStyle w:val="Strong"/>
          <w:rFonts w:ascii="Segoe UI" w:hAnsi="Segoe UI" w:cs="Segoe UI"/>
          <w:color w:val="24292E"/>
          <w:sz w:val="24"/>
        </w:rPr>
        <w:t>Google</w:t>
      </w:r>
      <w:r w:rsidRPr="001F7D44">
        <w:rPr>
          <w:rFonts w:ascii="Segoe UI" w:hAnsi="Segoe UI" w:cs="Segoe UI"/>
          <w:color w:val="24292E"/>
          <w:sz w:val="24"/>
        </w:rPr>
        <w:t> - The Google File System.</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Videos</w:t>
      </w:r>
    </w:p>
    <w:p w:rsidR="00EE0A87" w:rsidRPr="001F7D44" w:rsidRDefault="00EE0A87" w:rsidP="00EE0A87">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Books</w:t>
      </w:r>
    </w:p>
    <w:p w:rsidR="00EE0A87" w:rsidRPr="001F7D44" w:rsidRDefault="00EE0A87" w:rsidP="00EE0A87">
      <w:pPr>
        <w:pStyle w:val="Heading4"/>
        <w:spacing w:before="360" w:after="240"/>
        <w:rPr>
          <w:rFonts w:ascii="Segoe UI" w:hAnsi="Segoe UI" w:cs="Segoe UI"/>
          <w:color w:val="24292E"/>
          <w:sz w:val="24"/>
        </w:rPr>
      </w:pPr>
      <w:r w:rsidRPr="001F7D44">
        <w:rPr>
          <w:rFonts w:ascii="Segoe UI" w:hAnsi="Segoe UI" w:cs="Segoe UI"/>
          <w:color w:val="24292E"/>
          <w:sz w:val="24"/>
        </w:rPr>
        <w:t>Streaming</w:t>
      </w:r>
    </w:p>
    <w:p w:rsidR="00EE0A87" w:rsidRPr="001F7D44" w:rsidRDefault="00EE0A87" w:rsidP="00F526AB">
      <w:pPr>
        <w:numPr>
          <w:ilvl w:val="0"/>
          <w:numId w:val="284"/>
        </w:numPr>
        <w:spacing w:before="100" w:beforeAutospacing="1" w:after="100" w:afterAutospacing="1" w:line="240" w:lineRule="auto"/>
        <w:rPr>
          <w:rFonts w:ascii="Segoe UI" w:hAnsi="Segoe UI" w:cs="Segoe UI"/>
          <w:color w:val="24292E"/>
          <w:sz w:val="24"/>
        </w:rPr>
      </w:pPr>
      <w:hyperlink r:id="rId5030" w:history="1">
        <w:r w:rsidRPr="001F7D44">
          <w:rPr>
            <w:rStyle w:val="Hyperlink"/>
            <w:rFonts w:ascii="Segoe UI" w:hAnsi="Segoe UI" w:cs="Segoe UI"/>
            <w:color w:val="0366D6"/>
            <w:sz w:val="24"/>
          </w:rPr>
          <w:t>Streaming Data</w:t>
        </w:r>
      </w:hyperlink>
      <w:r w:rsidRPr="001F7D44">
        <w:rPr>
          <w:rFonts w:ascii="Segoe UI" w:hAnsi="Segoe UI" w:cs="Segoe UI"/>
          <w:color w:val="24292E"/>
          <w:sz w:val="24"/>
        </w:rPr>
        <w:t> - Streaming Data introduces the concepts and requirements of streaming and real-time data systems.</w:t>
      </w:r>
    </w:p>
    <w:p w:rsidR="00EE0A87" w:rsidRPr="001F7D44" w:rsidRDefault="00EE0A87" w:rsidP="00322184">
      <w:pPr>
        <w:numPr>
          <w:ilvl w:val="0"/>
          <w:numId w:val="284"/>
        </w:numPr>
        <w:spacing w:before="60" w:after="100" w:afterAutospacing="1" w:line="240" w:lineRule="auto"/>
        <w:rPr>
          <w:rFonts w:ascii="Segoe UI" w:hAnsi="Segoe UI" w:cs="Segoe UI"/>
          <w:color w:val="24292E"/>
          <w:sz w:val="24"/>
        </w:rPr>
      </w:pPr>
      <w:hyperlink r:id="rId5031" w:history="1">
        <w:r w:rsidRPr="001F7D44">
          <w:rPr>
            <w:rStyle w:val="Hyperlink"/>
            <w:rFonts w:ascii="Segoe UI" w:hAnsi="Segoe UI" w:cs="Segoe UI"/>
            <w:color w:val="0366D6"/>
            <w:sz w:val="24"/>
          </w:rPr>
          <w:t>Storm Applied</w:t>
        </w:r>
      </w:hyperlink>
      <w:r w:rsidRPr="001F7D44">
        <w:rPr>
          <w:rFonts w:ascii="Segoe UI" w:hAnsi="Segoe UI" w:cs="Segoe UI"/>
          <w:color w:val="24292E"/>
          <w:sz w:val="24"/>
        </w:rPr>
        <w:t> - Storm Applied is a practical guide to using Apache Storm for the real-world tasks associated with processing and analyzing real-time data streams.</w:t>
      </w:r>
    </w:p>
    <w:p w:rsidR="00EE0A87" w:rsidRPr="001F7D44" w:rsidRDefault="00EE0A87" w:rsidP="00322184">
      <w:pPr>
        <w:numPr>
          <w:ilvl w:val="0"/>
          <w:numId w:val="284"/>
        </w:numPr>
        <w:spacing w:before="60" w:after="100" w:afterAutospacing="1" w:line="240" w:lineRule="auto"/>
        <w:rPr>
          <w:rFonts w:ascii="Segoe UI" w:hAnsi="Segoe UI" w:cs="Segoe UI"/>
          <w:color w:val="24292E"/>
          <w:sz w:val="24"/>
        </w:rPr>
      </w:pPr>
      <w:hyperlink r:id="rId5032" w:history="1">
        <w:r w:rsidRPr="001F7D44">
          <w:rPr>
            <w:rStyle w:val="Hyperlink"/>
            <w:rFonts w:ascii="Segoe UI" w:hAnsi="Segoe UI" w:cs="Segoe UI"/>
            <w:color w:val="0366D6"/>
            <w:sz w:val="24"/>
          </w:rPr>
          <w:t>Fundamentals of Stream Processing: Application Design, Systems, and Analytics</w:t>
        </w:r>
      </w:hyperlink>
      <w:r w:rsidRPr="001F7D44">
        <w:rPr>
          <w:rFonts w:ascii="Segoe UI" w:hAnsi="Segoe UI" w:cs="Segoe UI"/>
          <w:color w:val="24292E"/>
          <w:sz w:val="24"/>
        </w:rPr>
        <w:t> - This comprehensive, hands-on guide combining the fundamental building blocks and emerging research in stream processing is ideal for application designers, system builders, analytic developers, as well as students and researchers in the field.</w:t>
      </w:r>
    </w:p>
    <w:p w:rsidR="00EE0A87" w:rsidRPr="001F7D44" w:rsidRDefault="00EE0A87" w:rsidP="00322184">
      <w:pPr>
        <w:numPr>
          <w:ilvl w:val="0"/>
          <w:numId w:val="284"/>
        </w:numPr>
        <w:spacing w:before="60" w:after="100" w:afterAutospacing="1" w:line="240" w:lineRule="auto"/>
        <w:rPr>
          <w:rFonts w:ascii="Segoe UI" w:hAnsi="Segoe UI" w:cs="Segoe UI"/>
          <w:color w:val="24292E"/>
          <w:sz w:val="24"/>
        </w:rPr>
      </w:pPr>
      <w:hyperlink r:id="rId5033" w:history="1">
        <w:r w:rsidRPr="001F7D44">
          <w:rPr>
            <w:rStyle w:val="Hyperlink"/>
            <w:rFonts w:ascii="Segoe UI" w:hAnsi="Segoe UI" w:cs="Segoe UI"/>
            <w:color w:val="0366D6"/>
            <w:sz w:val="24"/>
          </w:rPr>
          <w:t>Stream Data Processing: A Quality of Service Perspective</w:t>
        </w:r>
      </w:hyperlink>
      <w:r w:rsidRPr="001F7D44">
        <w:rPr>
          <w:rFonts w:ascii="Segoe UI" w:hAnsi="Segoe UI" w:cs="Segoe UI"/>
          <w:color w:val="24292E"/>
          <w:sz w:val="24"/>
        </w:rPr>
        <w:t> - Presents a new paradigm suitable for stream and complex event processing.</w:t>
      </w:r>
    </w:p>
    <w:p w:rsidR="00EE0A87" w:rsidRPr="001F7D44" w:rsidRDefault="00EE0A87" w:rsidP="00322184">
      <w:pPr>
        <w:numPr>
          <w:ilvl w:val="0"/>
          <w:numId w:val="284"/>
        </w:numPr>
        <w:spacing w:before="60" w:after="100" w:afterAutospacing="1" w:line="240" w:lineRule="auto"/>
        <w:rPr>
          <w:rFonts w:ascii="Segoe UI" w:hAnsi="Segoe UI" w:cs="Segoe UI"/>
          <w:color w:val="24292E"/>
          <w:sz w:val="24"/>
        </w:rPr>
      </w:pPr>
      <w:hyperlink r:id="rId5034" w:history="1">
        <w:r w:rsidRPr="001F7D44">
          <w:rPr>
            <w:rStyle w:val="Hyperlink"/>
            <w:rFonts w:ascii="Segoe UI" w:hAnsi="Segoe UI" w:cs="Segoe UI"/>
            <w:color w:val="0366D6"/>
            <w:sz w:val="24"/>
          </w:rPr>
          <w:t>Unified Log Processing</w:t>
        </w:r>
      </w:hyperlink>
      <w:r w:rsidRPr="001F7D44">
        <w:rPr>
          <w:rFonts w:ascii="Segoe UI" w:hAnsi="Segoe UI" w:cs="Segoe UI"/>
          <w:color w:val="24292E"/>
          <w:sz w:val="24"/>
        </w:rPr>
        <w:t> - Unified Log Processing is a practical guide to implementing a unified log of event streams (Kafka or Kinesis) in your business</w:t>
      </w:r>
    </w:p>
    <w:p w:rsidR="00EE0A87" w:rsidRPr="001F7D44" w:rsidRDefault="00EE0A87" w:rsidP="00EE0A87">
      <w:pPr>
        <w:pStyle w:val="Heading4"/>
        <w:spacing w:before="360" w:after="240"/>
        <w:rPr>
          <w:rFonts w:ascii="Segoe UI" w:hAnsi="Segoe UI" w:cs="Segoe UI"/>
          <w:color w:val="24292E"/>
          <w:sz w:val="24"/>
        </w:rPr>
      </w:pPr>
      <w:r w:rsidRPr="001F7D44">
        <w:rPr>
          <w:rFonts w:ascii="Segoe UI" w:hAnsi="Segoe UI" w:cs="Segoe UI"/>
          <w:color w:val="24292E"/>
          <w:sz w:val="24"/>
        </w:rPr>
        <w:t>Distributed systems</w:t>
      </w:r>
    </w:p>
    <w:p w:rsidR="00EE0A87" w:rsidRPr="001F7D44" w:rsidRDefault="00EE0A87" w:rsidP="00322184">
      <w:pPr>
        <w:numPr>
          <w:ilvl w:val="0"/>
          <w:numId w:val="285"/>
        </w:numPr>
        <w:spacing w:before="100" w:beforeAutospacing="1" w:after="100" w:afterAutospacing="1" w:line="240" w:lineRule="auto"/>
        <w:rPr>
          <w:rFonts w:ascii="Segoe UI" w:hAnsi="Segoe UI" w:cs="Segoe UI"/>
          <w:color w:val="24292E"/>
          <w:sz w:val="24"/>
        </w:rPr>
      </w:pPr>
      <w:hyperlink r:id="rId5035" w:history="1">
        <w:r w:rsidRPr="001F7D44">
          <w:rPr>
            <w:rStyle w:val="Hyperlink"/>
            <w:rFonts w:ascii="Segoe UI" w:hAnsi="Segoe UI" w:cs="Segoe UI"/>
            <w:color w:val="0366D6"/>
            <w:sz w:val="24"/>
          </w:rPr>
          <w:t>Distributed Systems for fun and profit</w:t>
        </w:r>
      </w:hyperlink>
      <w:r w:rsidRPr="001F7D44">
        <w:rPr>
          <w:rFonts w:ascii="Segoe UI" w:hAnsi="Segoe UI" w:cs="Segoe UI"/>
          <w:color w:val="24292E"/>
          <w:sz w:val="24"/>
        </w:rPr>
        <w:t> – Theory of distributed systems. Include parts about time and ordering, replication and impossibility results.</w:t>
      </w:r>
    </w:p>
    <w:p w:rsidR="00EE0A87" w:rsidRPr="001F7D44" w:rsidRDefault="00EE0A87" w:rsidP="00EE0A87">
      <w:pPr>
        <w:pStyle w:val="Heading3"/>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Data Visualization</w:t>
      </w:r>
    </w:p>
    <w:p w:rsidR="00EE0A87" w:rsidRPr="001F7D44" w:rsidRDefault="00EE0A87" w:rsidP="00322184">
      <w:pPr>
        <w:numPr>
          <w:ilvl w:val="0"/>
          <w:numId w:val="286"/>
        </w:numPr>
        <w:spacing w:before="100" w:beforeAutospacing="1" w:after="100" w:afterAutospacing="1" w:line="240" w:lineRule="auto"/>
        <w:rPr>
          <w:rFonts w:ascii="Segoe UI" w:hAnsi="Segoe UI" w:cs="Segoe UI"/>
          <w:color w:val="24292E"/>
          <w:sz w:val="26"/>
          <w:szCs w:val="24"/>
        </w:rPr>
      </w:pPr>
      <w:hyperlink r:id="rId5036" w:history="1">
        <w:r w:rsidRPr="001F7D44">
          <w:rPr>
            <w:rStyle w:val="Hyperlink"/>
            <w:rFonts w:ascii="Segoe UI" w:hAnsi="Segoe UI" w:cs="Segoe UI"/>
            <w:color w:val="0366D6"/>
            <w:sz w:val="24"/>
          </w:rPr>
          <w:t>The beauty of data visualization</w:t>
        </w:r>
      </w:hyperlink>
    </w:p>
    <w:p w:rsidR="00EE0A87" w:rsidRPr="001F7D44" w:rsidRDefault="00EE0A87" w:rsidP="00322184">
      <w:pPr>
        <w:numPr>
          <w:ilvl w:val="0"/>
          <w:numId w:val="286"/>
        </w:numPr>
        <w:spacing w:before="60" w:after="100" w:afterAutospacing="1" w:line="240" w:lineRule="auto"/>
        <w:rPr>
          <w:rFonts w:ascii="Segoe UI" w:hAnsi="Segoe UI" w:cs="Segoe UI"/>
          <w:color w:val="24292E"/>
          <w:sz w:val="24"/>
        </w:rPr>
      </w:pPr>
      <w:hyperlink r:id="rId5037" w:history="1">
        <w:r w:rsidRPr="001F7D44">
          <w:rPr>
            <w:rStyle w:val="Hyperlink"/>
            <w:rFonts w:ascii="Segoe UI" w:hAnsi="Segoe UI" w:cs="Segoe UI"/>
            <w:color w:val="0366D6"/>
            <w:sz w:val="24"/>
          </w:rPr>
          <w:t>Designing Data Visualizations with Noah Iliinsky</w:t>
        </w:r>
      </w:hyperlink>
    </w:p>
    <w:p w:rsidR="00EE0A87" w:rsidRPr="001F7D44" w:rsidRDefault="00EE0A87" w:rsidP="00322184">
      <w:pPr>
        <w:numPr>
          <w:ilvl w:val="0"/>
          <w:numId w:val="286"/>
        </w:numPr>
        <w:spacing w:before="60" w:after="100" w:afterAutospacing="1" w:line="240" w:lineRule="auto"/>
        <w:rPr>
          <w:rFonts w:ascii="Segoe UI" w:hAnsi="Segoe UI" w:cs="Segoe UI"/>
          <w:color w:val="24292E"/>
          <w:sz w:val="24"/>
        </w:rPr>
      </w:pPr>
      <w:hyperlink r:id="rId5038" w:history="1">
        <w:r w:rsidRPr="001F7D44">
          <w:rPr>
            <w:rStyle w:val="Hyperlink"/>
            <w:rFonts w:ascii="Segoe UI" w:hAnsi="Segoe UI" w:cs="Segoe UI"/>
            <w:color w:val="0366D6"/>
            <w:sz w:val="24"/>
          </w:rPr>
          <w:t>Hans Rosling's 200 Countries, 200 Years, 4 Minutes</w:t>
        </w:r>
      </w:hyperlink>
    </w:p>
    <w:p w:rsidR="00EE0A87" w:rsidRPr="001F7D44" w:rsidRDefault="00EE0A87" w:rsidP="00322184">
      <w:pPr>
        <w:numPr>
          <w:ilvl w:val="0"/>
          <w:numId w:val="286"/>
        </w:numPr>
        <w:spacing w:before="60" w:after="100" w:afterAutospacing="1" w:line="240" w:lineRule="auto"/>
        <w:rPr>
          <w:rFonts w:ascii="Segoe UI" w:hAnsi="Segoe UI" w:cs="Segoe UI"/>
          <w:color w:val="24292E"/>
          <w:sz w:val="24"/>
        </w:rPr>
      </w:pPr>
      <w:hyperlink r:id="rId5039" w:history="1">
        <w:r w:rsidRPr="001F7D44">
          <w:rPr>
            <w:rStyle w:val="Hyperlink"/>
            <w:rFonts w:ascii="Segoe UI" w:hAnsi="Segoe UI" w:cs="Segoe UI"/>
            <w:color w:val="0366D6"/>
            <w:sz w:val="24"/>
          </w:rPr>
          <w:t>Ice Bucket Challenge Data Visualization</w:t>
        </w:r>
      </w:hyperlink>
    </w:p>
    <w:p w:rsidR="00EE0A87" w:rsidRPr="001F7D44" w:rsidRDefault="00EE0A87" w:rsidP="00D237C4">
      <w:pPr>
        <w:pStyle w:val="Heading2"/>
        <w:rPr>
          <w:sz w:val="38"/>
        </w:rPr>
      </w:pPr>
      <w:r w:rsidRPr="001F7D44">
        <w:rPr>
          <w:sz w:val="38"/>
        </w:rPr>
        <w:t>Other Awesome Lists</w:t>
      </w:r>
    </w:p>
    <w:p w:rsidR="00EE0A87" w:rsidRPr="001F7D44" w:rsidRDefault="00EE0A87" w:rsidP="00322184">
      <w:pPr>
        <w:numPr>
          <w:ilvl w:val="0"/>
          <w:numId w:val="287"/>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Other awesome lists </w:t>
      </w:r>
      <w:hyperlink r:id="rId5040" w:history="1">
        <w:r w:rsidRPr="001F7D44">
          <w:rPr>
            <w:rStyle w:val="Hyperlink"/>
            <w:rFonts w:ascii="Segoe UI" w:hAnsi="Segoe UI" w:cs="Segoe UI"/>
            <w:color w:val="0366D6"/>
            <w:sz w:val="24"/>
          </w:rPr>
          <w:t>awesome-awesomeness</w:t>
        </w:r>
      </w:hyperlink>
      <w:r w:rsidRPr="001F7D44">
        <w:rPr>
          <w:rFonts w:ascii="Segoe UI" w:hAnsi="Segoe UI" w:cs="Segoe UI"/>
          <w:color w:val="24292E"/>
          <w:sz w:val="24"/>
        </w:rPr>
        <w:t>.</w:t>
      </w:r>
    </w:p>
    <w:p w:rsidR="00EE0A87" w:rsidRPr="001F7D44" w:rsidRDefault="00EE0A87" w:rsidP="00322184">
      <w:pPr>
        <w:numPr>
          <w:ilvl w:val="0"/>
          <w:numId w:val="287"/>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Even more lists </w:t>
      </w:r>
      <w:hyperlink r:id="rId5041" w:history="1">
        <w:r w:rsidRPr="001F7D44">
          <w:rPr>
            <w:rStyle w:val="Hyperlink"/>
            <w:rFonts w:ascii="Segoe UI" w:hAnsi="Segoe UI" w:cs="Segoe UI"/>
            <w:color w:val="0366D6"/>
            <w:sz w:val="24"/>
          </w:rPr>
          <w:t>awesome</w:t>
        </w:r>
      </w:hyperlink>
      <w:r w:rsidRPr="001F7D44">
        <w:rPr>
          <w:rFonts w:ascii="Segoe UI" w:hAnsi="Segoe UI" w:cs="Segoe UI"/>
          <w:color w:val="24292E"/>
          <w:sz w:val="24"/>
        </w:rPr>
        <w:t>.</w:t>
      </w:r>
    </w:p>
    <w:p w:rsidR="00EE0A87" w:rsidRPr="001F7D44" w:rsidRDefault="00EE0A87" w:rsidP="00322184">
      <w:pPr>
        <w:numPr>
          <w:ilvl w:val="0"/>
          <w:numId w:val="287"/>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Another list? </w:t>
      </w:r>
      <w:hyperlink r:id="rId5042" w:history="1">
        <w:r w:rsidRPr="001F7D44">
          <w:rPr>
            <w:rStyle w:val="Hyperlink"/>
            <w:rFonts w:ascii="Segoe UI" w:hAnsi="Segoe UI" w:cs="Segoe UI"/>
            <w:color w:val="0366D6"/>
            <w:sz w:val="24"/>
          </w:rPr>
          <w:t>list</w:t>
        </w:r>
      </w:hyperlink>
      <w:r w:rsidRPr="001F7D44">
        <w:rPr>
          <w:rFonts w:ascii="Segoe UI" w:hAnsi="Segoe UI" w:cs="Segoe UI"/>
          <w:color w:val="24292E"/>
          <w:sz w:val="24"/>
        </w:rPr>
        <w:t>.</w:t>
      </w:r>
    </w:p>
    <w:p w:rsidR="00EE0A87" w:rsidRPr="001F7D44" w:rsidRDefault="00EE0A87" w:rsidP="00322184">
      <w:pPr>
        <w:numPr>
          <w:ilvl w:val="0"/>
          <w:numId w:val="287"/>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WTF! </w:t>
      </w:r>
      <w:hyperlink r:id="rId5043" w:history="1">
        <w:r w:rsidRPr="001F7D44">
          <w:rPr>
            <w:rStyle w:val="Hyperlink"/>
            <w:rFonts w:ascii="Segoe UI" w:hAnsi="Segoe UI" w:cs="Segoe UI"/>
            <w:color w:val="0366D6"/>
            <w:sz w:val="24"/>
          </w:rPr>
          <w:t>awesome-awesome-awesome</w:t>
        </w:r>
      </w:hyperlink>
      <w:r w:rsidRPr="001F7D44">
        <w:rPr>
          <w:rFonts w:ascii="Segoe UI" w:hAnsi="Segoe UI" w:cs="Segoe UI"/>
          <w:color w:val="24292E"/>
          <w:sz w:val="24"/>
        </w:rPr>
        <w:t>.</w:t>
      </w:r>
    </w:p>
    <w:p w:rsidR="00EE0A87" w:rsidRPr="001F7D44" w:rsidRDefault="00EE0A87" w:rsidP="00322184">
      <w:pPr>
        <w:numPr>
          <w:ilvl w:val="0"/>
          <w:numId w:val="287"/>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Analytics </w:t>
      </w:r>
      <w:hyperlink r:id="rId5044" w:history="1">
        <w:r w:rsidRPr="001F7D44">
          <w:rPr>
            <w:rStyle w:val="Hyperlink"/>
            <w:rFonts w:ascii="Segoe UI" w:hAnsi="Segoe UI" w:cs="Segoe UI"/>
            <w:color w:val="0366D6"/>
            <w:sz w:val="24"/>
          </w:rPr>
          <w:t>awesome-analytics</w:t>
        </w:r>
      </w:hyperlink>
      <w:r w:rsidRPr="001F7D44">
        <w:rPr>
          <w:rFonts w:ascii="Segoe UI" w:hAnsi="Segoe UI" w:cs="Segoe UI"/>
          <w:color w:val="24292E"/>
          <w:sz w:val="24"/>
        </w:rPr>
        <w:t>.</w:t>
      </w:r>
    </w:p>
    <w:p w:rsidR="00272C53" w:rsidRPr="001F7D44" w:rsidRDefault="00272C53">
      <w:pPr>
        <w:rPr>
          <w:sz w:val="24"/>
        </w:rPr>
      </w:pPr>
      <w:r w:rsidRPr="001F7D44">
        <w:rPr>
          <w:sz w:val="24"/>
        </w:rPr>
        <w:br w:type="page"/>
      </w:r>
    </w:p>
    <w:p w:rsidR="00272C53" w:rsidRPr="001F7D44" w:rsidRDefault="00272C53" w:rsidP="00F526AB">
      <w:pPr>
        <w:pStyle w:val="Heading1"/>
        <w:pBdr>
          <w:bottom w:val="single" w:sz="6" w:space="4" w:color="EAECEF"/>
        </w:pBdr>
        <w:spacing w:after="240" w:afterAutospacing="0"/>
        <w:rPr>
          <w:rFonts w:ascii="Segoe UI" w:hAnsi="Segoe UI" w:cs="Segoe UI"/>
          <w:color w:val="24292E"/>
          <w:sz w:val="50"/>
        </w:rPr>
      </w:pPr>
      <w:bookmarkStart w:id="317" w:name="_Toc494544483"/>
      <w:r w:rsidRPr="001F7D44">
        <w:rPr>
          <w:rFonts w:ascii="Segoe UI" w:hAnsi="Segoe UI" w:cs="Segoe UI"/>
          <w:color w:val="24292E"/>
          <w:sz w:val="50"/>
        </w:rPr>
        <w:t>Top-down learning path: Machine Learning for Software Engineers</w:t>
      </w:r>
      <w:bookmarkEnd w:id="317"/>
    </w:p>
    <w:p w:rsidR="004F6D7A" w:rsidRPr="001F7D44" w:rsidRDefault="007262A4" w:rsidP="00A51148">
      <w:pPr>
        <w:rPr>
          <w:sz w:val="24"/>
        </w:rPr>
      </w:pPr>
      <w:hyperlink r:id="rId5045" w:history="1">
        <w:r w:rsidRPr="001F7D44">
          <w:rPr>
            <w:rStyle w:val="Hyperlink"/>
            <w:sz w:val="24"/>
          </w:rPr>
          <w:t>https://github.com/ZuzooVn/machine-learning-for-software-engineers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What is it?</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This is my multi-month study plan for going from mobile developer (self-taught, no CS degree) to machine learning engineer.</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My main goal was to find an approach to studying Machine Learning that is mainly hands-on and abstracts most of the Math for the beginner. This approach is unconventional because it’s the top-down and results-first approach designed for software engineers.</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Please, feel free to make any contributions you feel will make it better.</w:t>
      </w:r>
    </w:p>
    <w:p w:rsidR="007262A4" w:rsidRPr="001F7D44" w:rsidRDefault="007262A4" w:rsidP="007262A4">
      <w:pPr>
        <w:spacing w:before="360" w:after="360"/>
        <w:rPr>
          <w:rFonts w:ascii="Times New Roman" w:hAnsi="Times New Roman" w:cs="Times New Roman"/>
          <w:sz w:val="24"/>
        </w:rPr>
      </w:pPr>
      <w:r w:rsidRPr="001F7D44">
        <w:rPr>
          <w:sz w:val="24"/>
        </w:rPr>
        <w:pict>
          <v:rect id="_x0000_i2848" style="width:0;height:3pt" o:hralign="center" o:hrstd="t" o:hrnoshade="t" o:hr="t" fillcolor="#24292e" stroked="f"/>
        </w:pict>
      </w:r>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Table of Contents</w:t>
      </w:r>
    </w:p>
    <w:p w:rsidR="00F526AB" w:rsidRDefault="00F526AB" w:rsidP="00322184">
      <w:pPr>
        <w:numPr>
          <w:ilvl w:val="0"/>
          <w:numId w:val="288"/>
        </w:numPr>
        <w:spacing w:before="100" w:beforeAutospacing="1" w:after="100" w:afterAutospacing="1" w:line="240" w:lineRule="auto"/>
        <w:rPr>
          <w:rFonts w:ascii="Segoe UI" w:hAnsi="Segoe UI" w:cs="Segoe UI"/>
          <w:color w:val="24292E"/>
          <w:sz w:val="24"/>
        </w:rPr>
        <w:sectPr w:rsidR="00F526AB" w:rsidSect="00BD2705">
          <w:type w:val="continuous"/>
          <w:pgSz w:w="11906" w:h="16838" w:code="9"/>
          <w:pgMar w:top="720" w:right="1008" w:bottom="720" w:left="1008" w:header="720" w:footer="288" w:gutter="0"/>
          <w:cols w:space="720"/>
          <w:docGrid w:linePitch="360"/>
        </w:sectPr>
      </w:pPr>
    </w:p>
    <w:p w:rsidR="007262A4" w:rsidRPr="001F7D44" w:rsidRDefault="007262A4" w:rsidP="00322184">
      <w:pPr>
        <w:numPr>
          <w:ilvl w:val="0"/>
          <w:numId w:val="288"/>
        </w:numPr>
        <w:spacing w:before="100" w:beforeAutospacing="1" w:after="100" w:afterAutospacing="1" w:line="240" w:lineRule="auto"/>
        <w:rPr>
          <w:rFonts w:ascii="Segoe UI" w:hAnsi="Segoe UI" w:cs="Segoe UI"/>
          <w:color w:val="24292E"/>
          <w:sz w:val="24"/>
        </w:rPr>
      </w:pPr>
      <w:hyperlink r:id="rId5046" w:anchor="what-is-it" w:history="1">
        <w:r w:rsidRPr="001F7D44">
          <w:rPr>
            <w:rStyle w:val="Hyperlink"/>
            <w:rFonts w:ascii="Segoe UI" w:hAnsi="Segoe UI" w:cs="Segoe UI"/>
            <w:color w:val="0366D6"/>
            <w:sz w:val="24"/>
          </w:rPr>
          <w:t>What is it?</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47" w:anchor="why-use-it" w:history="1">
        <w:r w:rsidRPr="001F7D44">
          <w:rPr>
            <w:rStyle w:val="Hyperlink"/>
            <w:rFonts w:ascii="Segoe UI" w:hAnsi="Segoe UI" w:cs="Segoe UI"/>
            <w:color w:val="0366D6"/>
            <w:sz w:val="24"/>
          </w:rPr>
          <w:t>Why use it?</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48" w:anchor="how-to-use-it" w:history="1">
        <w:r w:rsidRPr="001F7D44">
          <w:rPr>
            <w:rStyle w:val="Hyperlink"/>
            <w:rFonts w:ascii="Segoe UI" w:hAnsi="Segoe UI" w:cs="Segoe UI"/>
            <w:color w:val="0366D6"/>
            <w:sz w:val="24"/>
          </w:rPr>
          <w:t>How to use it</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49" w:anchor="follow-me" w:history="1">
        <w:r w:rsidRPr="001F7D44">
          <w:rPr>
            <w:rStyle w:val="Hyperlink"/>
            <w:rFonts w:ascii="Segoe UI" w:hAnsi="Segoe UI" w:cs="Segoe UI"/>
            <w:color w:val="0366D6"/>
            <w:sz w:val="24"/>
          </w:rPr>
          <w:t>Follow me</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0" w:anchor="dont-feel-you-arent-smart-enough" w:history="1">
        <w:r w:rsidRPr="001F7D44">
          <w:rPr>
            <w:rStyle w:val="Hyperlink"/>
            <w:rFonts w:ascii="Segoe UI" w:hAnsi="Segoe UI" w:cs="Segoe UI"/>
            <w:color w:val="0366D6"/>
            <w:sz w:val="24"/>
          </w:rPr>
          <w:t>Don't feel you aren't smart enough</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1" w:anchor="about-video-resources" w:history="1">
        <w:r w:rsidRPr="001F7D44">
          <w:rPr>
            <w:rStyle w:val="Hyperlink"/>
            <w:rFonts w:ascii="Segoe UI" w:hAnsi="Segoe UI" w:cs="Segoe UI"/>
            <w:color w:val="0366D6"/>
            <w:sz w:val="24"/>
          </w:rPr>
          <w:t>About Video Resources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2" w:anchor="prerequisite-knowledge" w:history="1">
        <w:r w:rsidRPr="001F7D44">
          <w:rPr>
            <w:rStyle w:val="Hyperlink"/>
            <w:rFonts w:ascii="Segoe UI" w:hAnsi="Segoe UI" w:cs="Segoe UI"/>
            <w:color w:val="0366D6"/>
            <w:sz w:val="24"/>
          </w:rPr>
          <w:t>Prerequisite Knowledge</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3" w:anchor="the-daily-plan" w:history="1">
        <w:r w:rsidRPr="001F7D44">
          <w:rPr>
            <w:rStyle w:val="Hyperlink"/>
            <w:rFonts w:ascii="Segoe UI" w:hAnsi="Segoe UI" w:cs="Segoe UI"/>
            <w:color w:val="0366D6"/>
            <w:sz w:val="24"/>
          </w:rPr>
          <w:t>The Daily Plan</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4" w:anchor="motivation" w:history="1">
        <w:r w:rsidRPr="001F7D44">
          <w:rPr>
            <w:rStyle w:val="Hyperlink"/>
            <w:rFonts w:ascii="Segoe UI" w:hAnsi="Segoe UI" w:cs="Segoe UI"/>
            <w:color w:val="0366D6"/>
            <w:sz w:val="24"/>
          </w:rPr>
          <w:t>Motivation</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5" w:anchor="machine-learning-overview" w:history="1">
        <w:r w:rsidRPr="001F7D44">
          <w:rPr>
            <w:rStyle w:val="Hyperlink"/>
            <w:rFonts w:ascii="Segoe UI" w:hAnsi="Segoe UI" w:cs="Segoe UI"/>
            <w:color w:val="0366D6"/>
            <w:sz w:val="24"/>
          </w:rPr>
          <w:t>Machine learning overview</w:t>
        </w:r>
      </w:hyperlink>
    </w:p>
    <w:p w:rsidR="007262A4" w:rsidRPr="001F7D44" w:rsidRDefault="007262A4" w:rsidP="00F526AB">
      <w:pPr>
        <w:numPr>
          <w:ilvl w:val="0"/>
          <w:numId w:val="288"/>
        </w:numPr>
        <w:spacing w:before="60" w:after="100" w:afterAutospacing="1" w:line="240" w:lineRule="auto"/>
        <w:rPr>
          <w:rFonts w:ascii="Segoe UI" w:hAnsi="Segoe UI" w:cs="Segoe UI"/>
          <w:color w:val="24292E"/>
          <w:sz w:val="24"/>
        </w:rPr>
      </w:pPr>
      <w:hyperlink r:id="rId5056" w:anchor="machine-learning-mastery" w:history="1">
        <w:r w:rsidRPr="001F7D44">
          <w:rPr>
            <w:rStyle w:val="Hyperlink"/>
            <w:rFonts w:ascii="Segoe UI" w:hAnsi="Segoe UI" w:cs="Segoe UI"/>
            <w:color w:val="0366D6"/>
            <w:sz w:val="24"/>
          </w:rPr>
          <w:t>Machine learning mastery</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7" w:anchor="machine-learning-is-fun" w:history="1">
        <w:r w:rsidRPr="001F7D44">
          <w:rPr>
            <w:rStyle w:val="Hyperlink"/>
            <w:rFonts w:ascii="Segoe UI" w:hAnsi="Segoe UI" w:cs="Segoe UI"/>
            <w:color w:val="0366D6"/>
            <w:sz w:val="24"/>
          </w:rPr>
          <w:t>Machine learning is fun</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8" w:anchor="inky-machine-learning" w:history="1">
        <w:r w:rsidRPr="001F7D44">
          <w:rPr>
            <w:rStyle w:val="Hyperlink"/>
            <w:rFonts w:ascii="Segoe UI" w:hAnsi="Segoe UI" w:cs="Segoe UI"/>
            <w:color w:val="0366D6"/>
            <w:sz w:val="24"/>
          </w:rPr>
          <w:t>Inky Machine Learning</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59" w:anchor="machine-learning-an-in-depth-guide" w:history="1">
        <w:r w:rsidRPr="001F7D44">
          <w:rPr>
            <w:rStyle w:val="Hyperlink"/>
            <w:rFonts w:ascii="Segoe UI" w:hAnsi="Segoe UI" w:cs="Segoe UI"/>
            <w:color w:val="0366D6"/>
            <w:sz w:val="24"/>
          </w:rPr>
          <w:t>Machine Learning: An In-Depth Guide</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0" w:anchor="stories-and-experiences" w:history="1">
        <w:r w:rsidRPr="001F7D44">
          <w:rPr>
            <w:rStyle w:val="Hyperlink"/>
            <w:rFonts w:ascii="Segoe UI" w:hAnsi="Segoe UI" w:cs="Segoe UI"/>
            <w:color w:val="0366D6"/>
            <w:sz w:val="24"/>
          </w:rPr>
          <w:t>Stories and experiences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1" w:anchor="machine-learning-algorithms" w:history="1">
        <w:r w:rsidRPr="001F7D44">
          <w:rPr>
            <w:rStyle w:val="Hyperlink"/>
            <w:rFonts w:ascii="Segoe UI" w:hAnsi="Segoe UI" w:cs="Segoe UI"/>
            <w:color w:val="0366D6"/>
            <w:sz w:val="24"/>
          </w:rPr>
          <w:t>Machine Learning Algorithms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2" w:anchor="beginner-books" w:history="1">
        <w:r w:rsidRPr="001F7D44">
          <w:rPr>
            <w:rStyle w:val="Hyperlink"/>
            <w:rFonts w:ascii="Segoe UI" w:hAnsi="Segoe UI" w:cs="Segoe UI"/>
            <w:color w:val="0366D6"/>
            <w:sz w:val="24"/>
          </w:rPr>
          <w:t>Beginner Books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3" w:anchor="practical-books" w:history="1">
        <w:r w:rsidRPr="001F7D44">
          <w:rPr>
            <w:rStyle w:val="Hyperlink"/>
            <w:rFonts w:ascii="Segoe UI" w:hAnsi="Segoe UI" w:cs="Segoe UI"/>
            <w:color w:val="0366D6"/>
            <w:sz w:val="24"/>
          </w:rPr>
          <w:t>Practical Books</w:t>
        </w:r>
      </w:hyperlink>
    </w:p>
    <w:p w:rsidR="007262A4" w:rsidRPr="001F7D44" w:rsidRDefault="007262A4" w:rsidP="00F526AB">
      <w:pPr>
        <w:numPr>
          <w:ilvl w:val="0"/>
          <w:numId w:val="288"/>
        </w:numPr>
        <w:spacing w:before="60" w:after="100" w:afterAutospacing="1" w:line="240" w:lineRule="auto"/>
        <w:rPr>
          <w:rFonts w:ascii="Segoe UI" w:hAnsi="Segoe UI" w:cs="Segoe UI"/>
          <w:color w:val="24292E"/>
          <w:sz w:val="24"/>
        </w:rPr>
      </w:pPr>
      <w:hyperlink r:id="rId5064" w:anchor="kaggle-knowledge-competitions" w:history="1">
        <w:r w:rsidRPr="001F7D44">
          <w:rPr>
            <w:rStyle w:val="Hyperlink"/>
            <w:rFonts w:ascii="Segoe UI" w:hAnsi="Segoe UI" w:cs="Segoe UI"/>
            <w:color w:val="0366D6"/>
            <w:sz w:val="24"/>
          </w:rPr>
          <w:t>Kaggle knowledge competitions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5" w:anchor="video-series" w:history="1">
        <w:r w:rsidRPr="001F7D44">
          <w:rPr>
            <w:rStyle w:val="Hyperlink"/>
            <w:rFonts w:ascii="Segoe UI" w:hAnsi="Segoe UI" w:cs="Segoe UI"/>
            <w:color w:val="0366D6"/>
            <w:sz w:val="24"/>
          </w:rPr>
          <w:t>Video Series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6" w:anchor="mooc" w:history="1">
        <w:r w:rsidRPr="001F7D44">
          <w:rPr>
            <w:rStyle w:val="Hyperlink"/>
            <w:rFonts w:ascii="Segoe UI" w:hAnsi="Segoe UI" w:cs="Segoe UI"/>
            <w:color w:val="0366D6"/>
            <w:sz w:val="24"/>
          </w:rPr>
          <w:t>MOOC</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7" w:anchor="resources" w:history="1">
        <w:r w:rsidRPr="001F7D44">
          <w:rPr>
            <w:rStyle w:val="Hyperlink"/>
            <w:rFonts w:ascii="Segoe UI" w:hAnsi="Segoe UI" w:cs="Segoe UI"/>
            <w:color w:val="0366D6"/>
            <w:sz w:val="24"/>
          </w:rPr>
          <w:t>Resources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8" w:anchor="becoming-an-open-source-contributor" w:history="1">
        <w:r w:rsidRPr="001F7D44">
          <w:rPr>
            <w:rStyle w:val="Hyperlink"/>
            <w:rFonts w:ascii="Segoe UI" w:hAnsi="Segoe UI" w:cs="Segoe UI"/>
            <w:color w:val="0366D6"/>
            <w:sz w:val="24"/>
          </w:rPr>
          <w:t>Becoming an Open Source Contributor</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69" w:anchor="games" w:history="1">
        <w:r w:rsidRPr="001F7D44">
          <w:rPr>
            <w:rStyle w:val="Hyperlink"/>
            <w:rFonts w:ascii="Segoe UI" w:hAnsi="Segoe UI" w:cs="Segoe UI"/>
            <w:color w:val="0366D6"/>
            <w:sz w:val="24"/>
          </w:rPr>
          <w:t>Games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70" w:anchor="podcasts" w:history="1">
        <w:r w:rsidRPr="001F7D44">
          <w:rPr>
            <w:rStyle w:val="Hyperlink"/>
            <w:rFonts w:ascii="Segoe UI" w:hAnsi="Segoe UI" w:cs="Segoe UI"/>
            <w:color w:val="0366D6"/>
            <w:sz w:val="24"/>
          </w:rPr>
          <w:t>Podcasts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71" w:anchor="communities" w:history="1">
        <w:r w:rsidRPr="001F7D44">
          <w:rPr>
            <w:rStyle w:val="Hyperlink"/>
            <w:rFonts w:ascii="Segoe UI" w:hAnsi="Segoe UI" w:cs="Segoe UI"/>
            <w:color w:val="0366D6"/>
            <w:sz w:val="24"/>
          </w:rPr>
          <w:t>Communities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72" w:anchor="conferences" w:history="1">
        <w:r w:rsidRPr="001F7D44">
          <w:rPr>
            <w:rStyle w:val="Hyperlink"/>
            <w:rFonts w:ascii="Segoe UI" w:hAnsi="Segoe UI" w:cs="Segoe UI"/>
            <w:color w:val="0366D6"/>
            <w:sz w:val="24"/>
          </w:rPr>
          <w:t>Conferences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73" w:anchor="interview-questions" w:history="1">
        <w:r w:rsidRPr="001F7D44">
          <w:rPr>
            <w:rStyle w:val="Hyperlink"/>
            <w:rFonts w:ascii="Segoe UI" w:hAnsi="Segoe UI" w:cs="Segoe UI"/>
            <w:color w:val="0366D6"/>
            <w:sz w:val="24"/>
          </w:rPr>
          <w:t>Interview Questions</w:t>
        </w:r>
      </w:hyperlink>
    </w:p>
    <w:p w:rsidR="007262A4" w:rsidRPr="001F7D44" w:rsidRDefault="007262A4" w:rsidP="00322184">
      <w:pPr>
        <w:numPr>
          <w:ilvl w:val="0"/>
          <w:numId w:val="288"/>
        </w:numPr>
        <w:spacing w:before="60" w:after="100" w:afterAutospacing="1" w:line="240" w:lineRule="auto"/>
        <w:rPr>
          <w:rFonts w:ascii="Segoe UI" w:hAnsi="Segoe UI" w:cs="Segoe UI"/>
          <w:color w:val="24292E"/>
          <w:sz w:val="24"/>
        </w:rPr>
      </w:pPr>
      <w:hyperlink r:id="rId5074" w:anchor="my-admired-companies" w:history="1">
        <w:r w:rsidRPr="001F7D44">
          <w:rPr>
            <w:rStyle w:val="Hyperlink"/>
            <w:rFonts w:ascii="Segoe UI" w:hAnsi="Segoe UI" w:cs="Segoe UI"/>
            <w:color w:val="0366D6"/>
            <w:sz w:val="24"/>
          </w:rPr>
          <w:t>My admired companies</w:t>
        </w:r>
      </w:hyperlink>
    </w:p>
    <w:p w:rsidR="00F526AB" w:rsidRDefault="00F526AB" w:rsidP="007262A4">
      <w:pPr>
        <w:spacing w:before="360" w:after="360"/>
        <w:rPr>
          <w:sz w:val="24"/>
        </w:rPr>
        <w:sectPr w:rsidR="00F526AB" w:rsidSect="00F526AB">
          <w:type w:val="continuous"/>
          <w:pgSz w:w="11906" w:h="16838" w:code="9"/>
          <w:pgMar w:top="720" w:right="1008" w:bottom="720" w:left="1008" w:header="720" w:footer="288" w:gutter="0"/>
          <w:cols w:num="2" w:space="0"/>
          <w:docGrid w:linePitch="360"/>
        </w:sectPr>
      </w:pPr>
    </w:p>
    <w:p w:rsidR="007262A4" w:rsidRPr="001F7D44" w:rsidRDefault="007262A4" w:rsidP="007262A4">
      <w:pPr>
        <w:spacing w:before="360" w:after="360"/>
        <w:rPr>
          <w:rFonts w:ascii="Times New Roman" w:hAnsi="Times New Roman" w:cs="Times New Roman"/>
          <w:sz w:val="24"/>
        </w:rPr>
      </w:pPr>
      <w:r w:rsidRPr="001F7D44">
        <w:rPr>
          <w:sz w:val="24"/>
        </w:rPr>
        <w:pict>
          <v:rect id="_x0000_i2849" style="width:0;height:3pt" o:hralign="center" o:hrstd="t" o:hrnoshade="t" o:hr="t" fillcolor="#24292e" stroked="f"/>
        </w:pict>
      </w:r>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Why use it?</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I'm following this plan to prepare for my near-future job: Machine learning engineer. I've been building native mobile applications (Android/iOS/Blackberry) since 2011. I have a Software Engineering degree, not a Computer Science degree. I have an itty-bitty amount of basic knowledge about: Calculus, Linear Algebra, Discrete Mathematics, Probability &amp; Statistics from university. Think about my interest in machine learning:</w:t>
      </w:r>
    </w:p>
    <w:p w:rsidR="007262A4" w:rsidRPr="001F7D44" w:rsidRDefault="007262A4" w:rsidP="00322184">
      <w:pPr>
        <w:numPr>
          <w:ilvl w:val="0"/>
          <w:numId w:val="289"/>
        </w:numPr>
        <w:spacing w:before="100" w:beforeAutospacing="1" w:after="100" w:afterAutospacing="1" w:line="240" w:lineRule="auto"/>
        <w:rPr>
          <w:rFonts w:ascii="Segoe UI" w:hAnsi="Segoe UI" w:cs="Segoe UI"/>
          <w:color w:val="24292E"/>
          <w:sz w:val="24"/>
        </w:rPr>
      </w:pPr>
      <w:hyperlink r:id="rId5075" w:history="1">
        <w:r w:rsidRPr="001F7D44">
          <w:rPr>
            <w:rStyle w:val="Hyperlink"/>
            <w:rFonts w:ascii="Segoe UI" w:hAnsi="Segoe UI" w:cs="Segoe UI"/>
            <w:color w:val="0366D6"/>
            <w:sz w:val="24"/>
          </w:rPr>
          <w:t>Can I learn and get a job in Machine Learning without studying CS Master and PhD?</w:t>
        </w:r>
      </w:hyperlink>
    </w:p>
    <w:p w:rsidR="007262A4" w:rsidRPr="001F7D44" w:rsidRDefault="007262A4" w:rsidP="00322184">
      <w:pPr>
        <w:numPr>
          <w:ilvl w:val="1"/>
          <w:numId w:val="289"/>
        </w:numPr>
        <w:spacing w:before="100" w:beforeAutospacing="1" w:after="100" w:afterAutospacing="1" w:line="240" w:lineRule="auto"/>
        <w:rPr>
          <w:rFonts w:ascii="Segoe UI" w:hAnsi="Segoe UI" w:cs="Segoe UI"/>
          <w:color w:val="24292E"/>
          <w:sz w:val="24"/>
        </w:rPr>
      </w:pPr>
      <w:r w:rsidRPr="001F7D44">
        <w:rPr>
          <w:rStyle w:val="Emphasis"/>
          <w:rFonts w:ascii="Segoe UI" w:hAnsi="Segoe UI" w:cs="Segoe UI"/>
          <w:color w:val="24292E"/>
          <w:sz w:val="24"/>
        </w:rPr>
        <w:t>"You can, but it is far more difficult than when I got into the field."</w:t>
      </w:r>
      <w:r w:rsidRPr="001F7D44">
        <w:rPr>
          <w:rFonts w:ascii="Segoe UI" w:hAnsi="Segoe UI" w:cs="Segoe UI"/>
          <w:color w:val="24292E"/>
          <w:sz w:val="24"/>
        </w:rPr>
        <w:t> </w:t>
      </w:r>
      <w:hyperlink r:id="rId5076" w:history="1">
        <w:r w:rsidRPr="001F7D44">
          <w:rPr>
            <w:rStyle w:val="Hyperlink"/>
            <w:rFonts w:ascii="Segoe UI" w:hAnsi="Segoe UI" w:cs="Segoe UI"/>
            <w:color w:val="0366D6"/>
            <w:sz w:val="24"/>
          </w:rPr>
          <w:t>Drac Smith</w:t>
        </w:r>
      </w:hyperlink>
    </w:p>
    <w:p w:rsidR="007262A4" w:rsidRPr="001F7D44" w:rsidRDefault="007262A4" w:rsidP="00322184">
      <w:pPr>
        <w:numPr>
          <w:ilvl w:val="0"/>
          <w:numId w:val="289"/>
        </w:numPr>
        <w:spacing w:before="60" w:after="100" w:afterAutospacing="1" w:line="240" w:lineRule="auto"/>
        <w:rPr>
          <w:rFonts w:ascii="Segoe UI" w:hAnsi="Segoe UI" w:cs="Segoe UI"/>
          <w:color w:val="24292E"/>
          <w:sz w:val="24"/>
        </w:rPr>
      </w:pPr>
      <w:hyperlink r:id="rId5077" w:history="1">
        <w:r w:rsidRPr="001F7D44">
          <w:rPr>
            <w:rStyle w:val="Hyperlink"/>
            <w:rFonts w:ascii="Segoe UI" w:hAnsi="Segoe UI" w:cs="Segoe UI"/>
            <w:color w:val="0366D6"/>
            <w:sz w:val="24"/>
          </w:rPr>
          <w:t>How do I get a job in Machine Learning as a software programmer who self-studies Machine Learning, but never has a chance to use it at work?</w:t>
        </w:r>
      </w:hyperlink>
    </w:p>
    <w:p w:rsidR="007262A4" w:rsidRPr="001F7D44" w:rsidRDefault="007262A4" w:rsidP="00322184">
      <w:pPr>
        <w:numPr>
          <w:ilvl w:val="1"/>
          <w:numId w:val="289"/>
        </w:numPr>
        <w:spacing w:before="100" w:beforeAutospacing="1" w:after="100" w:afterAutospacing="1" w:line="240" w:lineRule="auto"/>
        <w:rPr>
          <w:rFonts w:ascii="Segoe UI" w:hAnsi="Segoe UI" w:cs="Segoe UI"/>
          <w:color w:val="24292E"/>
          <w:sz w:val="24"/>
        </w:rPr>
      </w:pPr>
      <w:r w:rsidRPr="001F7D44">
        <w:rPr>
          <w:rStyle w:val="Emphasis"/>
          <w:rFonts w:ascii="Segoe UI" w:hAnsi="Segoe UI" w:cs="Segoe UI"/>
          <w:color w:val="24292E"/>
          <w:sz w:val="24"/>
        </w:rPr>
        <w:t>"I'm hiring machine learning experts for my team and your MOOC will not get you the job (there is better news below). In fact, many people with a master's in machine learning will not get the job because they (and most who have taken MOOCs) do not have a deep understanding that will help me solve my problems."</w:t>
      </w:r>
      <w:r w:rsidRPr="001F7D44">
        <w:rPr>
          <w:rFonts w:ascii="Segoe UI" w:hAnsi="Segoe UI" w:cs="Segoe UI"/>
          <w:color w:val="24292E"/>
          <w:sz w:val="24"/>
        </w:rPr>
        <w:t> </w:t>
      </w:r>
      <w:hyperlink r:id="rId5078" w:history="1">
        <w:r w:rsidRPr="001F7D44">
          <w:rPr>
            <w:rStyle w:val="Hyperlink"/>
            <w:rFonts w:ascii="Segoe UI" w:hAnsi="Segoe UI" w:cs="Segoe UI"/>
            <w:color w:val="0366D6"/>
            <w:sz w:val="24"/>
          </w:rPr>
          <w:t>Ross C. Taylor</w:t>
        </w:r>
      </w:hyperlink>
    </w:p>
    <w:p w:rsidR="007262A4" w:rsidRPr="001F7D44" w:rsidRDefault="007262A4" w:rsidP="00322184">
      <w:pPr>
        <w:numPr>
          <w:ilvl w:val="0"/>
          <w:numId w:val="289"/>
        </w:numPr>
        <w:spacing w:before="60" w:after="100" w:afterAutospacing="1" w:line="240" w:lineRule="auto"/>
        <w:rPr>
          <w:rFonts w:ascii="Segoe UI" w:hAnsi="Segoe UI" w:cs="Segoe UI"/>
          <w:color w:val="24292E"/>
          <w:sz w:val="24"/>
        </w:rPr>
      </w:pPr>
      <w:hyperlink r:id="rId5079" w:history="1">
        <w:r w:rsidRPr="001F7D44">
          <w:rPr>
            <w:rStyle w:val="Hyperlink"/>
            <w:rFonts w:ascii="Segoe UI" w:hAnsi="Segoe UI" w:cs="Segoe UI"/>
            <w:color w:val="0366D6"/>
            <w:sz w:val="24"/>
          </w:rPr>
          <w:t>What skills are needed for machine learning jobs?</w:t>
        </w:r>
      </w:hyperlink>
    </w:p>
    <w:p w:rsidR="007262A4" w:rsidRPr="001F7D44" w:rsidRDefault="007262A4" w:rsidP="00322184">
      <w:pPr>
        <w:numPr>
          <w:ilvl w:val="1"/>
          <w:numId w:val="289"/>
        </w:numPr>
        <w:spacing w:before="100" w:beforeAutospacing="1" w:after="100" w:afterAutospacing="1" w:line="240" w:lineRule="auto"/>
        <w:rPr>
          <w:rFonts w:ascii="Segoe UI" w:hAnsi="Segoe UI" w:cs="Segoe UI"/>
          <w:color w:val="24292E"/>
          <w:sz w:val="24"/>
        </w:rPr>
      </w:pPr>
      <w:r w:rsidRPr="001F7D44">
        <w:rPr>
          <w:rStyle w:val="Emphasis"/>
          <w:rFonts w:ascii="Segoe UI" w:hAnsi="Segoe UI" w:cs="Segoe UI"/>
          <w:color w:val="24292E"/>
          <w:sz w:val="24"/>
        </w:rPr>
        <w:t>"First, you need to have a decent CS/Math background. ML is an advanced topic so most textbooks assume that you have that background. Second, machine learning is a very general topic with many sub-specialties requiring unique skills. You may want to browse the curriculum of an MS program in Machine Learning to see the course, curriculum and textbook."</w:t>
      </w:r>
      <w:r w:rsidRPr="001F7D44">
        <w:rPr>
          <w:rFonts w:ascii="Segoe UI" w:hAnsi="Segoe UI" w:cs="Segoe UI"/>
          <w:color w:val="24292E"/>
          <w:sz w:val="24"/>
        </w:rPr>
        <w:t> </w:t>
      </w:r>
      <w:hyperlink r:id="rId5080" w:history="1">
        <w:r w:rsidRPr="001F7D44">
          <w:rPr>
            <w:rStyle w:val="Hyperlink"/>
            <w:rFonts w:ascii="Segoe UI" w:hAnsi="Segoe UI" w:cs="Segoe UI"/>
            <w:color w:val="0366D6"/>
            <w:sz w:val="24"/>
          </w:rPr>
          <w:t>Uri</w:t>
        </w:r>
      </w:hyperlink>
    </w:p>
    <w:p w:rsidR="007262A4" w:rsidRPr="001F7D44" w:rsidRDefault="007262A4" w:rsidP="00322184">
      <w:pPr>
        <w:numPr>
          <w:ilvl w:val="1"/>
          <w:numId w:val="289"/>
        </w:numPr>
        <w:spacing w:before="60" w:after="100" w:afterAutospacing="1" w:line="240" w:lineRule="auto"/>
        <w:rPr>
          <w:rFonts w:ascii="Segoe UI" w:hAnsi="Segoe UI" w:cs="Segoe UI"/>
          <w:color w:val="24292E"/>
          <w:sz w:val="24"/>
        </w:rPr>
      </w:pPr>
      <w:r w:rsidRPr="001F7D44">
        <w:rPr>
          <w:rStyle w:val="Emphasis"/>
          <w:rFonts w:ascii="Segoe UI" w:hAnsi="Segoe UI" w:cs="Segoe UI"/>
          <w:color w:val="24292E"/>
          <w:sz w:val="24"/>
        </w:rPr>
        <w:t>"Probability, distributed computing, and Statistics."</w:t>
      </w:r>
      <w:r w:rsidRPr="001F7D44">
        <w:rPr>
          <w:rFonts w:ascii="Segoe UI" w:hAnsi="Segoe UI" w:cs="Segoe UI"/>
          <w:color w:val="24292E"/>
          <w:sz w:val="24"/>
        </w:rPr>
        <w:t> </w:t>
      </w:r>
      <w:hyperlink r:id="rId5081" w:history="1">
        <w:r w:rsidRPr="001F7D44">
          <w:rPr>
            <w:rStyle w:val="Hyperlink"/>
            <w:rFonts w:ascii="Segoe UI" w:hAnsi="Segoe UI" w:cs="Segoe UI"/>
            <w:color w:val="0366D6"/>
            <w:sz w:val="24"/>
          </w:rPr>
          <w:t>Hydrangea</w:t>
        </w:r>
      </w:hyperlink>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 find myself in times of trouble.</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AFAIK, </w:t>
      </w:r>
      <w:hyperlink r:id="rId5082" w:history="1">
        <w:r w:rsidRPr="001F7D44">
          <w:rPr>
            <w:rStyle w:val="Hyperlink"/>
            <w:rFonts w:ascii="Segoe UI" w:hAnsi="Segoe UI" w:cs="Segoe UI"/>
            <w:color w:val="0366D6"/>
            <w:sz w:val="26"/>
          </w:rPr>
          <w:t>There are two sides to machine learning</w:t>
        </w:r>
      </w:hyperlink>
      <w:r w:rsidRPr="001F7D44">
        <w:rPr>
          <w:rFonts w:ascii="Segoe UI" w:hAnsi="Segoe UI" w:cs="Segoe UI"/>
          <w:color w:val="24292E"/>
          <w:sz w:val="26"/>
        </w:rPr>
        <w:t>:</w:t>
      </w:r>
    </w:p>
    <w:p w:rsidR="007262A4" w:rsidRPr="001F7D44" w:rsidRDefault="007262A4" w:rsidP="00322184">
      <w:pPr>
        <w:numPr>
          <w:ilvl w:val="0"/>
          <w:numId w:val="290"/>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Practical Machine Learning: This is about querying databases, cleaning data, writing scripts to transform data and gluing algorithm and libraries together and writing custom code to squeeze reliable answers from data to satisfy difficult and ill-defined questions. It’s the mess of reality.</w:t>
      </w:r>
    </w:p>
    <w:p w:rsidR="007262A4" w:rsidRPr="001F7D44" w:rsidRDefault="007262A4" w:rsidP="00F526AB">
      <w:pPr>
        <w:numPr>
          <w:ilvl w:val="0"/>
          <w:numId w:val="290"/>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Theoretical Machine Learning: This is about math and abstraction and idealized scenarios and limits and beauty and informing what is possible. It is a whole lot neater and cleaner and removed from the mess of reality.</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 think the best way for practice-focused methodology is something like </w:t>
      </w:r>
      <w:hyperlink r:id="rId5083" w:anchor="comment-358985" w:history="1">
        <w:r w:rsidRPr="001F7D44">
          <w:rPr>
            <w:rStyle w:val="Hyperlink"/>
            <w:rFonts w:ascii="Segoe UI" w:hAnsi="Segoe UI" w:cs="Segoe UI"/>
            <w:color w:val="0366D6"/>
            <w:sz w:val="26"/>
          </w:rPr>
          <w:t>'practice — learning — practice'</w:t>
        </w:r>
      </w:hyperlink>
      <w:r w:rsidRPr="001F7D44">
        <w:rPr>
          <w:rFonts w:ascii="Segoe UI" w:hAnsi="Segoe UI" w:cs="Segoe UI"/>
          <w:color w:val="24292E"/>
          <w:sz w:val="26"/>
        </w:rPr>
        <w:t>, that means where students first come with some existing projects with problems and solutions (practice) to get familiar with traditional methods in the area and perhaps also with their methodology. After practicing with some elementary experiences, they can go into the books and study the underlying theory, which serves to guide their future advanced practice and will enhance their toolbox of solving practical problems. Studying theory also further improves their understanding on the elementary experiences, and will help them acquire advanced experiences more quickly.</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It's a long plan. It's going to take me years. If you are familiar with a lot of this already it will take you a lot less time.</w:t>
      </w:r>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How to use it</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Everything below is an outline, and you should tackle the items in order from top to bottom.</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I'm using Github's special markdown flavor, including tasks lists to check progress.</w:t>
      </w:r>
    </w:p>
    <w:p w:rsidR="007262A4" w:rsidRPr="001F7D44" w:rsidRDefault="007262A4" w:rsidP="00322184">
      <w:pPr>
        <w:numPr>
          <w:ilvl w:val="0"/>
          <w:numId w:val="291"/>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82" type="#_x0000_t75" style="width:16.4pt;height:13.2pt" o:ole="">
            <v:imagedata r:id="rId5084" o:title=""/>
          </v:shape>
          <w:control r:id="rId5085" w:name="DefaultOcxName" w:shapeid="_x0000_i3282"/>
        </w:object>
      </w:r>
      <w:r w:rsidRPr="001F7D44">
        <w:rPr>
          <w:rFonts w:ascii="Segoe UI" w:hAnsi="Segoe UI" w:cs="Segoe UI"/>
          <w:color w:val="24292E"/>
          <w:sz w:val="24"/>
        </w:rPr>
        <w:t> Create a new branch so you can check items like this, just put an x in the brackets: [x]</w:t>
      </w:r>
    </w:p>
    <w:p w:rsidR="007262A4" w:rsidRPr="001F7D44" w:rsidRDefault="007262A4" w:rsidP="007262A4">
      <w:pPr>
        <w:pStyle w:val="NormalWeb"/>
        <w:spacing w:before="0" w:beforeAutospacing="0" w:after="240" w:afterAutospacing="0"/>
        <w:rPr>
          <w:rFonts w:ascii="Segoe UI" w:hAnsi="Segoe UI" w:cs="Segoe UI"/>
          <w:color w:val="24292E"/>
          <w:sz w:val="26"/>
        </w:rPr>
      </w:pPr>
      <w:hyperlink r:id="rId5086" w:anchor="GitHub-flavored-markdown" w:history="1">
        <w:r w:rsidRPr="001F7D44">
          <w:rPr>
            <w:rStyle w:val="Hyperlink"/>
            <w:rFonts w:ascii="Segoe UI" w:hAnsi="Segoe UI" w:cs="Segoe UI"/>
            <w:color w:val="0366D6"/>
            <w:sz w:val="26"/>
          </w:rPr>
          <w:t>More about Github-flavored markdown</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Follow me</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I'm a Vietnamese Software Engineer who is really passionate and wants to work in the USA.</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How much did I work during this plan? Roughly 4 hours/night after a long, hard day at work.</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I'm on the journey.</w:t>
      </w:r>
    </w:p>
    <w:p w:rsidR="007262A4" w:rsidRPr="001F7D44" w:rsidRDefault="007262A4" w:rsidP="00322184">
      <w:pPr>
        <w:numPr>
          <w:ilvl w:val="0"/>
          <w:numId w:val="292"/>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Twitter: </w:t>
      </w:r>
      <w:hyperlink r:id="rId5087" w:history="1">
        <w:r w:rsidRPr="001F7D44">
          <w:rPr>
            <w:rStyle w:val="Hyperlink"/>
            <w:rFonts w:ascii="Segoe UI" w:hAnsi="Segoe UI" w:cs="Segoe UI"/>
            <w:color w:val="0366D6"/>
            <w:sz w:val="24"/>
          </w:rPr>
          <w:t>@Nam Vu</w:t>
        </w:r>
      </w:hyperlink>
    </w:p>
    <w:tbl>
      <w:tblPr>
        <w:tblW w:w="13320" w:type="dxa"/>
        <w:tblCellMar>
          <w:top w:w="15" w:type="dxa"/>
          <w:left w:w="15" w:type="dxa"/>
          <w:bottom w:w="15" w:type="dxa"/>
          <w:right w:w="15" w:type="dxa"/>
        </w:tblCellMar>
        <w:tblLook w:val="04A0" w:firstRow="1" w:lastRow="0" w:firstColumn="1" w:lastColumn="0" w:noHBand="0" w:noVBand="1"/>
      </w:tblPr>
      <w:tblGrid>
        <w:gridCol w:w="13320"/>
      </w:tblGrid>
      <w:tr w:rsidR="007262A4" w:rsidRPr="001F7D44" w:rsidTr="007262A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262A4" w:rsidRPr="001F7D44" w:rsidRDefault="007262A4">
            <w:pPr>
              <w:spacing w:after="240"/>
              <w:jc w:val="center"/>
              <w:rPr>
                <w:rFonts w:ascii="Segoe UI" w:hAnsi="Segoe UI" w:cs="Segoe UI"/>
                <w:b/>
                <w:bCs/>
                <w:color w:val="24292E"/>
                <w:sz w:val="24"/>
              </w:rPr>
            </w:pPr>
          </w:p>
        </w:tc>
      </w:tr>
      <w:tr w:rsidR="007262A4" w:rsidRPr="001F7D44" w:rsidTr="007262A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262A4" w:rsidRPr="001F7D44" w:rsidRDefault="007262A4">
            <w:pPr>
              <w:spacing w:after="240"/>
              <w:jc w:val="center"/>
              <w:rPr>
                <w:rFonts w:ascii="Segoe UI" w:hAnsi="Segoe UI" w:cs="Segoe UI"/>
                <w:color w:val="24292E"/>
                <w:sz w:val="24"/>
              </w:rPr>
            </w:pPr>
            <w:r w:rsidRPr="001F7D44">
              <w:rPr>
                <w:rFonts w:ascii="Segoe UI" w:hAnsi="Segoe UI" w:cs="Segoe UI"/>
                <w:color w:val="24292E"/>
                <w:sz w:val="24"/>
              </w:rPr>
              <w:t>USA as heck</w:t>
            </w:r>
          </w:p>
        </w:tc>
      </w:tr>
    </w:tbl>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Don't feel you aren't smart enough</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I get discouraged from books and courses that tell me as soon as I open them that multivariate calculus, inferential statistics and linear algebra are prerequisites. I still don’t know how to get started…</w:t>
      </w:r>
    </w:p>
    <w:p w:rsidR="007262A4" w:rsidRPr="001F7D44" w:rsidRDefault="007262A4" w:rsidP="00322184">
      <w:pPr>
        <w:numPr>
          <w:ilvl w:val="0"/>
          <w:numId w:val="293"/>
        </w:numPr>
        <w:spacing w:before="100" w:beforeAutospacing="1" w:after="100" w:afterAutospacing="1" w:line="240" w:lineRule="auto"/>
        <w:rPr>
          <w:rFonts w:ascii="Segoe UI" w:hAnsi="Segoe UI" w:cs="Segoe UI"/>
          <w:color w:val="24292E"/>
          <w:sz w:val="24"/>
        </w:rPr>
      </w:pPr>
      <w:hyperlink r:id="rId5088" w:history="1">
        <w:r w:rsidRPr="001F7D44">
          <w:rPr>
            <w:rStyle w:val="Hyperlink"/>
            <w:rFonts w:ascii="Segoe UI" w:hAnsi="Segoe UI" w:cs="Segoe UI"/>
            <w:color w:val="0366D6"/>
            <w:sz w:val="24"/>
          </w:rPr>
          <w:t>What if I’m Not Good at Mathematics</w:t>
        </w:r>
      </w:hyperlink>
    </w:p>
    <w:p w:rsidR="007262A4" w:rsidRPr="001F7D44" w:rsidRDefault="007262A4" w:rsidP="00322184">
      <w:pPr>
        <w:numPr>
          <w:ilvl w:val="0"/>
          <w:numId w:val="293"/>
        </w:numPr>
        <w:spacing w:before="60" w:after="100" w:afterAutospacing="1" w:line="240" w:lineRule="auto"/>
        <w:rPr>
          <w:rFonts w:ascii="Segoe UI" w:hAnsi="Segoe UI" w:cs="Segoe UI"/>
          <w:color w:val="24292E"/>
          <w:sz w:val="24"/>
        </w:rPr>
      </w:pPr>
      <w:hyperlink r:id="rId5089" w:history="1">
        <w:r w:rsidRPr="001F7D44">
          <w:rPr>
            <w:rStyle w:val="Hyperlink"/>
            <w:rFonts w:ascii="Segoe UI" w:hAnsi="Segoe UI" w:cs="Segoe UI"/>
            <w:color w:val="0366D6"/>
            <w:sz w:val="24"/>
          </w:rPr>
          <w:t xml:space="preserve">5 Techniques </w:t>
        </w:r>
        <w:proofErr w:type="gramStart"/>
        <w:r w:rsidRPr="001F7D44">
          <w:rPr>
            <w:rStyle w:val="Hyperlink"/>
            <w:rFonts w:ascii="Segoe UI" w:hAnsi="Segoe UI" w:cs="Segoe UI"/>
            <w:color w:val="0366D6"/>
            <w:sz w:val="24"/>
          </w:rPr>
          <w:t>To</w:t>
        </w:r>
        <w:proofErr w:type="gramEnd"/>
        <w:r w:rsidRPr="001F7D44">
          <w:rPr>
            <w:rStyle w:val="Hyperlink"/>
            <w:rFonts w:ascii="Segoe UI" w:hAnsi="Segoe UI" w:cs="Segoe UI"/>
            <w:color w:val="0366D6"/>
            <w:sz w:val="24"/>
          </w:rPr>
          <w:t xml:space="preserve"> Understand Machine Learning Algorithms Without the Background in Mathematics</w:t>
        </w:r>
      </w:hyperlink>
    </w:p>
    <w:p w:rsidR="007262A4" w:rsidRPr="001F7D44" w:rsidRDefault="007262A4" w:rsidP="00322184">
      <w:pPr>
        <w:numPr>
          <w:ilvl w:val="0"/>
          <w:numId w:val="293"/>
        </w:numPr>
        <w:spacing w:before="60" w:after="100" w:afterAutospacing="1" w:line="240" w:lineRule="auto"/>
        <w:rPr>
          <w:rFonts w:ascii="Segoe UI" w:hAnsi="Segoe UI" w:cs="Segoe UI"/>
          <w:color w:val="24292E"/>
          <w:sz w:val="24"/>
        </w:rPr>
      </w:pPr>
      <w:hyperlink r:id="rId5090" w:history="1">
        <w:r w:rsidRPr="001F7D44">
          <w:rPr>
            <w:rStyle w:val="Hyperlink"/>
            <w:rFonts w:ascii="Segoe UI" w:hAnsi="Segoe UI" w:cs="Segoe UI"/>
            <w:color w:val="0366D6"/>
            <w:sz w:val="24"/>
          </w:rPr>
          <w:t>How do I learn machine learning?</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About Video Resources</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Some videos are available only by enrolling in a Coursera or EdX class. It is free to do so, but sometimes the classes are no longer in session so you have to wait a couple of months, so you have no access. I'm going to be adding more videos from public sources and replacing the online course videos over time. I like using university lectures.</w:t>
      </w:r>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Prerequisite Knowledge</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 xml:space="preserve">This short section </w:t>
      </w:r>
      <w:proofErr w:type="gramStart"/>
      <w:r w:rsidRPr="001F7D44">
        <w:rPr>
          <w:rFonts w:ascii="Segoe UI" w:hAnsi="Segoe UI" w:cs="Segoe UI"/>
          <w:color w:val="24292E"/>
          <w:sz w:val="26"/>
        </w:rPr>
        <w:t>were</w:t>
      </w:r>
      <w:proofErr w:type="gramEnd"/>
      <w:r w:rsidRPr="001F7D44">
        <w:rPr>
          <w:rFonts w:ascii="Segoe UI" w:hAnsi="Segoe UI" w:cs="Segoe UI"/>
          <w:color w:val="24292E"/>
          <w:sz w:val="26"/>
        </w:rPr>
        <w:t xml:space="preserve"> prerequisites/interesting info I wanted to learn before getting started on the daily plan.</w:t>
      </w:r>
    </w:p>
    <w:p w:rsidR="007262A4" w:rsidRPr="001F7D44" w:rsidRDefault="007262A4" w:rsidP="00322184">
      <w:pPr>
        <w:numPr>
          <w:ilvl w:val="0"/>
          <w:numId w:val="294"/>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81" type="#_x0000_t75" style="width:16.4pt;height:13.2pt" o:ole="">
            <v:imagedata r:id="rId5091" o:title=""/>
          </v:shape>
          <w:control r:id="rId5092" w:name="DefaultOcxName1" w:shapeid="_x0000_i3281"/>
        </w:object>
      </w:r>
      <w:r w:rsidRPr="001F7D44">
        <w:rPr>
          <w:rFonts w:ascii="Segoe UI" w:hAnsi="Segoe UI" w:cs="Segoe UI"/>
          <w:color w:val="24292E"/>
          <w:sz w:val="24"/>
        </w:rPr>
        <w:t> </w:t>
      </w:r>
      <w:hyperlink r:id="rId5093" w:history="1">
        <w:r w:rsidRPr="001F7D44">
          <w:rPr>
            <w:rStyle w:val="Hyperlink"/>
            <w:rFonts w:ascii="Segoe UI" w:hAnsi="Segoe UI" w:cs="Segoe UI"/>
            <w:color w:val="0366D6"/>
            <w:sz w:val="24"/>
          </w:rPr>
          <w:t>What is the difference between Data Analytics, Data Analysis, Data Mining, Data Science, Machine Learning, and Big Data?</w:t>
        </w:r>
      </w:hyperlink>
    </w:p>
    <w:p w:rsidR="007262A4" w:rsidRPr="001F7D44" w:rsidRDefault="007262A4" w:rsidP="00322184">
      <w:pPr>
        <w:numPr>
          <w:ilvl w:val="0"/>
          <w:numId w:val="29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80" type="#_x0000_t75" style="width:16.4pt;height:13.2pt" o:ole="">
            <v:imagedata r:id="rId5091" o:title=""/>
          </v:shape>
          <w:control r:id="rId5094" w:name="DefaultOcxName2" w:shapeid="_x0000_i3280"/>
        </w:object>
      </w:r>
      <w:r w:rsidRPr="001F7D44">
        <w:rPr>
          <w:rFonts w:ascii="Segoe UI" w:hAnsi="Segoe UI" w:cs="Segoe UI"/>
          <w:color w:val="24292E"/>
          <w:sz w:val="24"/>
        </w:rPr>
        <w:t> </w:t>
      </w:r>
      <w:hyperlink r:id="rId5095" w:history="1">
        <w:r w:rsidRPr="001F7D44">
          <w:rPr>
            <w:rStyle w:val="Hyperlink"/>
            <w:rFonts w:ascii="Segoe UI" w:hAnsi="Segoe UI" w:cs="Segoe UI"/>
            <w:color w:val="0366D6"/>
            <w:sz w:val="24"/>
          </w:rPr>
          <w:t>Learning How to Learn</w:t>
        </w:r>
      </w:hyperlink>
    </w:p>
    <w:p w:rsidR="007262A4" w:rsidRPr="001F7D44" w:rsidRDefault="007262A4" w:rsidP="00322184">
      <w:pPr>
        <w:numPr>
          <w:ilvl w:val="0"/>
          <w:numId w:val="29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9" type="#_x0000_t75" style="width:16.4pt;height:13.2pt" o:ole="">
            <v:imagedata r:id="rId5091" o:title=""/>
          </v:shape>
          <w:control r:id="rId5096" w:name="DefaultOcxName3" w:shapeid="_x0000_i3279"/>
        </w:object>
      </w:r>
      <w:r w:rsidRPr="001F7D44">
        <w:rPr>
          <w:rFonts w:ascii="Segoe UI" w:hAnsi="Segoe UI" w:cs="Segoe UI"/>
          <w:color w:val="24292E"/>
          <w:sz w:val="24"/>
        </w:rPr>
        <w:t> </w:t>
      </w:r>
      <w:hyperlink r:id="rId5097" w:history="1">
        <w:r w:rsidRPr="001F7D44">
          <w:rPr>
            <w:rStyle w:val="Hyperlink"/>
            <w:rFonts w:ascii="Segoe UI" w:hAnsi="Segoe UI" w:cs="Segoe UI"/>
            <w:color w:val="0366D6"/>
            <w:sz w:val="24"/>
          </w:rPr>
          <w:t xml:space="preserve">Don’t Break </w:t>
        </w:r>
        <w:proofErr w:type="gramStart"/>
        <w:r w:rsidRPr="001F7D44">
          <w:rPr>
            <w:rStyle w:val="Hyperlink"/>
            <w:rFonts w:ascii="Segoe UI" w:hAnsi="Segoe UI" w:cs="Segoe UI"/>
            <w:color w:val="0366D6"/>
            <w:sz w:val="24"/>
          </w:rPr>
          <w:t>The</w:t>
        </w:r>
        <w:proofErr w:type="gramEnd"/>
        <w:r w:rsidRPr="001F7D44">
          <w:rPr>
            <w:rStyle w:val="Hyperlink"/>
            <w:rFonts w:ascii="Segoe UI" w:hAnsi="Segoe UI" w:cs="Segoe UI"/>
            <w:color w:val="0366D6"/>
            <w:sz w:val="24"/>
          </w:rPr>
          <w:t xml:space="preserve"> Chain</w:t>
        </w:r>
      </w:hyperlink>
    </w:p>
    <w:p w:rsidR="007262A4" w:rsidRPr="001F7D44" w:rsidRDefault="007262A4" w:rsidP="00322184">
      <w:pPr>
        <w:numPr>
          <w:ilvl w:val="0"/>
          <w:numId w:val="29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8" type="#_x0000_t75" style="width:16.4pt;height:13.2pt" o:ole="">
            <v:imagedata r:id="rId5091" o:title=""/>
          </v:shape>
          <w:control r:id="rId5098" w:name="DefaultOcxName4" w:shapeid="_x0000_i3278"/>
        </w:object>
      </w:r>
      <w:r w:rsidRPr="001F7D44">
        <w:rPr>
          <w:rFonts w:ascii="Segoe UI" w:hAnsi="Segoe UI" w:cs="Segoe UI"/>
          <w:color w:val="24292E"/>
          <w:sz w:val="24"/>
        </w:rPr>
        <w:t> </w:t>
      </w:r>
      <w:hyperlink r:id="rId5099" w:history="1">
        <w:r w:rsidRPr="001F7D44">
          <w:rPr>
            <w:rStyle w:val="Hyperlink"/>
            <w:rFonts w:ascii="Segoe UI" w:hAnsi="Segoe UI" w:cs="Segoe UI"/>
            <w:color w:val="0366D6"/>
            <w:sz w:val="24"/>
          </w:rPr>
          <w:t>How to learn on your own</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The Daily Plan</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Each subject does not require a whole day to be able to understand it fully, and you can do multiple of these in a day.</w:t>
      </w:r>
    </w:p>
    <w:p w:rsidR="007262A4" w:rsidRPr="001F7D44" w:rsidRDefault="007262A4" w:rsidP="007262A4">
      <w:pPr>
        <w:pStyle w:val="NormalWeb"/>
        <w:spacing w:before="0" w:beforeAutospacing="0" w:after="240" w:afterAutospacing="0"/>
        <w:rPr>
          <w:rFonts w:ascii="Segoe UI" w:hAnsi="Segoe UI" w:cs="Segoe UI"/>
          <w:color w:val="24292E"/>
          <w:sz w:val="26"/>
        </w:rPr>
      </w:pPr>
      <w:r w:rsidRPr="001F7D44">
        <w:rPr>
          <w:rFonts w:ascii="Segoe UI" w:hAnsi="Segoe UI" w:cs="Segoe UI"/>
          <w:color w:val="24292E"/>
          <w:sz w:val="26"/>
        </w:rPr>
        <w:t>Each day I take one subject from the list below, read it cover to cover, take notes, do the exercises and write an implementation in Python or R.</w:t>
      </w:r>
    </w:p>
    <w:p w:rsidR="007262A4" w:rsidRPr="001F7D44" w:rsidRDefault="007262A4" w:rsidP="007262A4">
      <w:pPr>
        <w:pStyle w:val="Heading1"/>
        <w:pBdr>
          <w:bottom w:val="single" w:sz="6" w:space="4" w:color="EAECEF"/>
        </w:pBdr>
        <w:spacing w:before="360" w:beforeAutospacing="0" w:after="240" w:afterAutospacing="0"/>
        <w:rPr>
          <w:rFonts w:ascii="Segoe UI" w:hAnsi="Segoe UI" w:cs="Segoe UI"/>
          <w:color w:val="24292E"/>
          <w:sz w:val="50"/>
        </w:rPr>
      </w:pPr>
      <w:bookmarkStart w:id="318" w:name="_Toc494544484"/>
      <w:r w:rsidRPr="001F7D44">
        <w:rPr>
          <w:rFonts w:ascii="Segoe UI" w:hAnsi="Segoe UI" w:cs="Segoe UI"/>
          <w:color w:val="24292E"/>
          <w:sz w:val="50"/>
        </w:rPr>
        <w:t>Motivation</w:t>
      </w:r>
      <w:bookmarkEnd w:id="318"/>
    </w:p>
    <w:p w:rsidR="007262A4" w:rsidRPr="001F7D44" w:rsidRDefault="007262A4" w:rsidP="00322184">
      <w:pPr>
        <w:numPr>
          <w:ilvl w:val="0"/>
          <w:numId w:val="295"/>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7" type="#_x0000_t75" style="width:16.4pt;height:13.2pt" o:ole="">
            <v:imagedata r:id="rId5091" o:title=""/>
          </v:shape>
          <w:control r:id="rId5100" w:name="DefaultOcxName5" w:shapeid="_x0000_i3277"/>
        </w:object>
      </w:r>
      <w:r w:rsidRPr="001F7D44">
        <w:rPr>
          <w:rFonts w:ascii="Segoe UI" w:hAnsi="Segoe UI" w:cs="Segoe UI"/>
          <w:color w:val="24292E"/>
          <w:sz w:val="24"/>
        </w:rPr>
        <w:t> </w:t>
      </w:r>
      <w:hyperlink r:id="rId5101" w:history="1">
        <w:r w:rsidRPr="001F7D44">
          <w:rPr>
            <w:rStyle w:val="Hyperlink"/>
            <w:rFonts w:ascii="Segoe UI" w:hAnsi="Segoe UI" w:cs="Segoe UI"/>
            <w:color w:val="0366D6"/>
            <w:sz w:val="24"/>
          </w:rPr>
          <w:t>Dream</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Machine learning overview</w:t>
      </w:r>
    </w:p>
    <w:p w:rsidR="007262A4" w:rsidRPr="001F7D44" w:rsidRDefault="007262A4" w:rsidP="00322184">
      <w:pPr>
        <w:numPr>
          <w:ilvl w:val="0"/>
          <w:numId w:val="296"/>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6" type="#_x0000_t75" style="width:16.4pt;height:13.2pt" o:ole="">
            <v:imagedata r:id="rId5091" o:title=""/>
          </v:shape>
          <w:control r:id="rId5102" w:name="DefaultOcxName6" w:shapeid="_x0000_i3276"/>
        </w:object>
      </w:r>
      <w:r w:rsidRPr="001F7D44">
        <w:rPr>
          <w:rFonts w:ascii="Segoe UI" w:hAnsi="Segoe UI" w:cs="Segoe UI"/>
          <w:color w:val="24292E"/>
          <w:sz w:val="24"/>
        </w:rPr>
        <w:t> </w:t>
      </w:r>
      <w:hyperlink r:id="rId5103" w:history="1">
        <w:r w:rsidRPr="001F7D44">
          <w:rPr>
            <w:rStyle w:val="Hyperlink"/>
            <w:rFonts w:ascii="Segoe UI" w:hAnsi="Segoe UI" w:cs="Segoe UI"/>
            <w:color w:val="0366D6"/>
            <w:sz w:val="24"/>
          </w:rPr>
          <w:t>A Visual Introduction to Machine Learning</w:t>
        </w:r>
      </w:hyperlink>
    </w:p>
    <w:p w:rsidR="007262A4" w:rsidRPr="001F7D44" w:rsidRDefault="007262A4" w:rsidP="00322184">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5" type="#_x0000_t75" style="width:16.4pt;height:13.2pt" o:ole="">
            <v:imagedata r:id="rId5091" o:title=""/>
          </v:shape>
          <w:control r:id="rId5104" w:name="DefaultOcxName7" w:shapeid="_x0000_i3275"/>
        </w:object>
      </w:r>
      <w:r w:rsidRPr="001F7D44">
        <w:rPr>
          <w:rFonts w:ascii="Segoe UI" w:hAnsi="Segoe UI" w:cs="Segoe UI"/>
          <w:color w:val="24292E"/>
          <w:sz w:val="24"/>
        </w:rPr>
        <w:t> </w:t>
      </w:r>
      <w:hyperlink r:id="rId5105" w:history="1">
        <w:r w:rsidRPr="001F7D44">
          <w:rPr>
            <w:rStyle w:val="Hyperlink"/>
            <w:rFonts w:ascii="Segoe UI" w:hAnsi="Segoe UI" w:cs="Segoe UI"/>
            <w:color w:val="0366D6"/>
            <w:sz w:val="24"/>
          </w:rPr>
          <w:t>A Gentle Guide to Machine Learning</w:t>
        </w:r>
      </w:hyperlink>
    </w:p>
    <w:p w:rsidR="007262A4" w:rsidRPr="001F7D44" w:rsidRDefault="007262A4" w:rsidP="00F526AB">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4" type="#_x0000_t75" style="width:16.4pt;height:13.2pt" o:ole="">
            <v:imagedata r:id="rId5091" o:title=""/>
          </v:shape>
          <w:control r:id="rId5106" w:name="DefaultOcxName8" w:shapeid="_x0000_i3274"/>
        </w:object>
      </w:r>
      <w:r w:rsidRPr="001F7D44">
        <w:rPr>
          <w:rFonts w:ascii="Segoe UI" w:hAnsi="Segoe UI" w:cs="Segoe UI"/>
          <w:color w:val="24292E"/>
          <w:sz w:val="24"/>
        </w:rPr>
        <w:t> </w:t>
      </w:r>
      <w:hyperlink r:id="rId5107" w:history="1">
        <w:r w:rsidRPr="001F7D44">
          <w:rPr>
            <w:rStyle w:val="Hyperlink"/>
            <w:rFonts w:ascii="Segoe UI" w:hAnsi="Segoe UI" w:cs="Segoe UI"/>
            <w:color w:val="0366D6"/>
            <w:sz w:val="24"/>
          </w:rPr>
          <w:t>Introduction to Machine Learning for Developers</w:t>
        </w:r>
      </w:hyperlink>
    </w:p>
    <w:p w:rsidR="007262A4" w:rsidRPr="001F7D44" w:rsidRDefault="007262A4" w:rsidP="00322184">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3" type="#_x0000_t75" style="width:16.4pt;height:13.2pt" o:ole="">
            <v:imagedata r:id="rId5091" o:title=""/>
          </v:shape>
          <w:control r:id="rId5108" w:name="DefaultOcxName9" w:shapeid="_x0000_i3273"/>
        </w:object>
      </w:r>
      <w:r w:rsidRPr="001F7D44">
        <w:rPr>
          <w:rFonts w:ascii="Segoe UI" w:hAnsi="Segoe UI" w:cs="Segoe UI"/>
          <w:color w:val="24292E"/>
          <w:sz w:val="24"/>
        </w:rPr>
        <w:t> </w:t>
      </w:r>
      <w:hyperlink r:id="rId5109" w:history="1">
        <w:r w:rsidRPr="001F7D44">
          <w:rPr>
            <w:rStyle w:val="Hyperlink"/>
            <w:rFonts w:ascii="Segoe UI" w:hAnsi="Segoe UI" w:cs="Segoe UI"/>
            <w:color w:val="0366D6"/>
            <w:sz w:val="24"/>
          </w:rPr>
          <w:t>Machine Learning basics for a newbie</w:t>
        </w:r>
      </w:hyperlink>
    </w:p>
    <w:p w:rsidR="007262A4" w:rsidRPr="001F7D44" w:rsidRDefault="007262A4" w:rsidP="00322184">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2" type="#_x0000_t75" style="width:16.4pt;height:13.2pt" o:ole="">
            <v:imagedata r:id="rId5091" o:title=""/>
          </v:shape>
          <w:control r:id="rId5110" w:name="DefaultOcxName10" w:shapeid="_x0000_i3272"/>
        </w:object>
      </w:r>
      <w:r w:rsidRPr="001F7D44">
        <w:rPr>
          <w:rFonts w:ascii="Segoe UI" w:hAnsi="Segoe UI" w:cs="Segoe UI"/>
          <w:color w:val="24292E"/>
          <w:sz w:val="24"/>
        </w:rPr>
        <w:t> </w:t>
      </w:r>
      <w:hyperlink r:id="rId5111" w:history="1">
        <w:r w:rsidRPr="001F7D44">
          <w:rPr>
            <w:rStyle w:val="Hyperlink"/>
            <w:rFonts w:ascii="Segoe UI" w:hAnsi="Segoe UI" w:cs="Segoe UI"/>
            <w:color w:val="0366D6"/>
            <w:sz w:val="24"/>
          </w:rPr>
          <w:t xml:space="preserve">How do you explain Machine Learning and Data Mining to </w:t>
        </w:r>
        <w:proofErr w:type="gramStart"/>
        <w:r w:rsidRPr="001F7D44">
          <w:rPr>
            <w:rStyle w:val="Hyperlink"/>
            <w:rFonts w:ascii="Segoe UI" w:hAnsi="Segoe UI" w:cs="Segoe UI"/>
            <w:color w:val="0366D6"/>
            <w:sz w:val="24"/>
          </w:rPr>
          <w:t>non Computer</w:t>
        </w:r>
        <w:proofErr w:type="gramEnd"/>
        <w:r w:rsidRPr="001F7D44">
          <w:rPr>
            <w:rStyle w:val="Hyperlink"/>
            <w:rFonts w:ascii="Segoe UI" w:hAnsi="Segoe UI" w:cs="Segoe UI"/>
            <w:color w:val="0366D6"/>
            <w:sz w:val="24"/>
          </w:rPr>
          <w:t xml:space="preserve"> Science people?</w:t>
        </w:r>
      </w:hyperlink>
    </w:p>
    <w:p w:rsidR="007262A4" w:rsidRPr="001F7D44" w:rsidRDefault="007262A4" w:rsidP="00322184">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1" type="#_x0000_t75" style="width:16.4pt;height:13.2pt" o:ole="">
            <v:imagedata r:id="rId5091" o:title=""/>
          </v:shape>
          <w:control r:id="rId5112" w:name="DefaultOcxName11" w:shapeid="_x0000_i3271"/>
        </w:object>
      </w:r>
      <w:r w:rsidRPr="001F7D44">
        <w:rPr>
          <w:rFonts w:ascii="Segoe UI" w:hAnsi="Segoe UI" w:cs="Segoe UI"/>
          <w:color w:val="24292E"/>
          <w:sz w:val="24"/>
        </w:rPr>
        <w:t> </w:t>
      </w:r>
      <w:hyperlink r:id="rId5113" w:history="1">
        <w:r w:rsidRPr="001F7D44">
          <w:rPr>
            <w:rStyle w:val="Hyperlink"/>
            <w:rFonts w:ascii="Segoe UI" w:hAnsi="Segoe UI" w:cs="Segoe UI"/>
            <w:color w:val="0366D6"/>
            <w:sz w:val="24"/>
          </w:rPr>
          <w:t>Machine Learning: Under the hood. Blog post explains the principles of machine learning in layman terms. Simple and clear</w:t>
        </w:r>
      </w:hyperlink>
    </w:p>
    <w:p w:rsidR="007262A4" w:rsidRPr="001F7D44" w:rsidRDefault="007262A4" w:rsidP="00322184">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70" type="#_x0000_t75" style="width:16.4pt;height:13.2pt" o:ole="">
            <v:imagedata r:id="rId5091" o:title=""/>
          </v:shape>
          <w:control r:id="rId5114" w:name="DefaultOcxName12" w:shapeid="_x0000_i3270"/>
        </w:object>
      </w:r>
      <w:r w:rsidRPr="001F7D44">
        <w:rPr>
          <w:rFonts w:ascii="Segoe UI" w:hAnsi="Segoe UI" w:cs="Segoe UI"/>
          <w:color w:val="24292E"/>
          <w:sz w:val="24"/>
        </w:rPr>
        <w:t> </w:t>
      </w:r>
      <w:hyperlink r:id="rId5115" w:history="1">
        <w:r w:rsidRPr="001F7D44">
          <w:rPr>
            <w:rStyle w:val="Hyperlink"/>
            <w:rFonts w:ascii="Segoe UI" w:hAnsi="Segoe UI" w:cs="Segoe UI"/>
            <w:color w:val="0366D6"/>
            <w:sz w:val="24"/>
          </w:rPr>
          <w:t>What is machine learning, and how does it work?</w:t>
        </w:r>
      </w:hyperlink>
    </w:p>
    <w:p w:rsidR="007262A4" w:rsidRPr="001F7D44" w:rsidRDefault="007262A4" w:rsidP="00322184">
      <w:pPr>
        <w:numPr>
          <w:ilvl w:val="0"/>
          <w:numId w:val="29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9" type="#_x0000_t75" style="width:16.4pt;height:13.2pt" o:ole="">
            <v:imagedata r:id="rId5091" o:title=""/>
          </v:shape>
          <w:control r:id="rId5116" w:name="DefaultOcxName13" w:shapeid="_x0000_i3269"/>
        </w:object>
      </w:r>
      <w:r w:rsidRPr="001F7D44">
        <w:rPr>
          <w:rFonts w:ascii="Segoe UI" w:hAnsi="Segoe UI" w:cs="Segoe UI"/>
          <w:color w:val="24292E"/>
          <w:sz w:val="24"/>
        </w:rPr>
        <w:t> </w:t>
      </w:r>
      <w:hyperlink r:id="rId5117" w:history="1">
        <w:r w:rsidRPr="001F7D44">
          <w:rPr>
            <w:rStyle w:val="Hyperlink"/>
            <w:rFonts w:ascii="Segoe UI" w:hAnsi="Segoe UI" w:cs="Segoe UI"/>
            <w:color w:val="0366D6"/>
            <w:sz w:val="24"/>
          </w:rPr>
          <w:t>Deep Learning - A Non-Technical Introduction</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Machine learning mastery</w:t>
      </w:r>
    </w:p>
    <w:p w:rsidR="007262A4" w:rsidRPr="001F7D44" w:rsidRDefault="007262A4" w:rsidP="00322184">
      <w:pPr>
        <w:numPr>
          <w:ilvl w:val="0"/>
          <w:numId w:val="297"/>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8" type="#_x0000_t75" style="width:16.4pt;height:13.2pt" o:ole="">
            <v:imagedata r:id="rId5091" o:title=""/>
          </v:shape>
          <w:control r:id="rId5118" w:name="DefaultOcxName14" w:shapeid="_x0000_i3268"/>
        </w:object>
      </w:r>
      <w:r w:rsidRPr="001F7D44">
        <w:rPr>
          <w:rFonts w:ascii="Segoe UI" w:hAnsi="Segoe UI" w:cs="Segoe UI"/>
          <w:color w:val="24292E"/>
          <w:sz w:val="24"/>
        </w:rPr>
        <w:t> </w:t>
      </w:r>
      <w:hyperlink r:id="rId5119" w:history="1">
        <w:r w:rsidRPr="001F7D44">
          <w:rPr>
            <w:rStyle w:val="Hyperlink"/>
            <w:rFonts w:ascii="Segoe UI" w:hAnsi="Segoe UI" w:cs="Segoe UI"/>
            <w:color w:val="0366D6"/>
            <w:sz w:val="24"/>
          </w:rPr>
          <w:t>The Machine Learning Mastery Method</w:t>
        </w:r>
      </w:hyperlink>
    </w:p>
    <w:p w:rsidR="007262A4" w:rsidRPr="001F7D44" w:rsidRDefault="007262A4" w:rsidP="00322184">
      <w:pPr>
        <w:numPr>
          <w:ilvl w:val="0"/>
          <w:numId w:val="29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7" type="#_x0000_t75" style="width:16.4pt;height:13.2pt" o:ole="">
            <v:imagedata r:id="rId5091" o:title=""/>
          </v:shape>
          <w:control r:id="rId5120" w:name="DefaultOcxName15" w:shapeid="_x0000_i3267"/>
        </w:object>
      </w:r>
      <w:r w:rsidRPr="001F7D44">
        <w:rPr>
          <w:rFonts w:ascii="Segoe UI" w:hAnsi="Segoe UI" w:cs="Segoe UI"/>
          <w:color w:val="24292E"/>
          <w:sz w:val="24"/>
        </w:rPr>
        <w:t> </w:t>
      </w:r>
      <w:hyperlink r:id="rId5121" w:history="1">
        <w:r w:rsidRPr="001F7D44">
          <w:rPr>
            <w:rStyle w:val="Hyperlink"/>
            <w:rFonts w:ascii="Segoe UI" w:hAnsi="Segoe UI" w:cs="Segoe UI"/>
            <w:color w:val="0366D6"/>
            <w:sz w:val="24"/>
          </w:rPr>
          <w:t>Machine Learning for Programmers</w:t>
        </w:r>
      </w:hyperlink>
    </w:p>
    <w:p w:rsidR="007262A4" w:rsidRPr="001F7D44" w:rsidRDefault="007262A4" w:rsidP="00322184">
      <w:pPr>
        <w:numPr>
          <w:ilvl w:val="0"/>
          <w:numId w:val="29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6" type="#_x0000_t75" style="width:16.4pt;height:13.2pt" o:ole="">
            <v:imagedata r:id="rId5091" o:title=""/>
          </v:shape>
          <w:control r:id="rId5122" w:name="DefaultOcxName16" w:shapeid="_x0000_i3266"/>
        </w:object>
      </w:r>
      <w:r w:rsidRPr="001F7D44">
        <w:rPr>
          <w:rFonts w:ascii="Segoe UI" w:hAnsi="Segoe UI" w:cs="Segoe UI"/>
          <w:color w:val="24292E"/>
          <w:sz w:val="24"/>
        </w:rPr>
        <w:t> </w:t>
      </w:r>
      <w:hyperlink r:id="rId5123" w:history="1">
        <w:r w:rsidRPr="001F7D44">
          <w:rPr>
            <w:rStyle w:val="Hyperlink"/>
            <w:rFonts w:ascii="Segoe UI" w:hAnsi="Segoe UI" w:cs="Segoe UI"/>
            <w:color w:val="0366D6"/>
            <w:sz w:val="24"/>
          </w:rPr>
          <w:t>Applied Machine Learning with Machine Learning Mastery</w:t>
        </w:r>
      </w:hyperlink>
    </w:p>
    <w:p w:rsidR="007262A4" w:rsidRPr="001F7D44" w:rsidRDefault="007262A4" w:rsidP="00322184">
      <w:pPr>
        <w:numPr>
          <w:ilvl w:val="0"/>
          <w:numId w:val="29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5" type="#_x0000_t75" style="width:16.4pt;height:13.2pt" o:ole="">
            <v:imagedata r:id="rId5091" o:title=""/>
          </v:shape>
          <w:control r:id="rId5124" w:name="DefaultOcxName17" w:shapeid="_x0000_i3265"/>
        </w:object>
      </w:r>
      <w:r w:rsidRPr="001F7D44">
        <w:rPr>
          <w:rFonts w:ascii="Segoe UI" w:hAnsi="Segoe UI" w:cs="Segoe UI"/>
          <w:color w:val="24292E"/>
          <w:sz w:val="24"/>
        </w:rPr>
        <w:t> </w:t>
      </w:r>
      <w:hyperlink r:id="rId5125" w:history="1">
        <w:r w:rsidRPr="001F7D44">
          <w:rPr>
            <w:rStyle w:val="Hyperlink"/>
            <w:rFonts w:ascii="Segoe UI" w:hAnsi="Segoe UI" w:cs="Segoe UI"/>
            <w:color w:val="0366D6"/>
            <w:sz w:val="24"/>
          </w:rPr>
          <w:t>Python Machine Learning Mini-Course</w:t>
        </w:r>
      </w:hyperlink>
    </w:p>
    <w:p w:rsidR="007262A4" w:rsidRPr="001F7D44" w:rsidRDefault="007262A4" w:rsidP="00322184">
      <w:pPr>
        <w:numPr>
          <w:ilvl w:val="0"/>
          <w:numId w:val="29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4" type="#_x0000_t75" style="width:16.4pt;height:13.2pt" o:ole="">
            <v:imagedata r:id="rId5091" o:title=""/>
          </v:shape>
          <w:control r:id="rId5126" w:name="DefaultOcxName18" w:shapeid="_x0000_i3264"/>
        </w:object>
      </w:r>
      <w:r w:rsidRPr="001F7D44">
        <w:rPr>
          <w:rFonts w:ascii="Segoe UI" w:hAnsi="Segoe UI" w:cs="Segoe UI"/>
          <w:color w:val="24292E"/>
          <w:sz w:val="24"/>
        </w:rPr>
        <w:t> </w:t>
      </w:r>
      <w:hyperlink r:id="rId5127" w:history="1">
        <w:r w:rsidRPr="001F7D44">
          <w:rPr>
            <w:rStyle w:val="Hyperlink"/>
            <w:rFonts w:ascii="Segoe UI" w:hAnsi="Segoe UI" w:cs="Segoe UI"/>
            <w:color w:val="0366D6"/>
            <w:sz w:val="24"/>
          </w:rPr>
          <w:t>Machine Learning Algorithms Mini-Course</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Machine learning is fun</w:t>
      </w:r>
    </w:p>
    <w:p w:rsidR="007262A4" w:rsidRPr="001F7D44" w:rsidRDefault="007262A4" w:rsidP="00322184">
      <w:pPr>
        <w:numPr>
          <w:ilvl w:val="0"/>
          <w:numId w:val="298"/>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3" type="#_x0000_t75" style="width:16.4pt;height:13.2pt" o:ole="">
            <v:imagedata r:id="rId5091" o:title=""/>
          </v:shape>
          <w:control r:id="rId5128" w:name="DefaultOcxName19" w:shapeid="_x0000_i3263"/>
        </w:object>
      </w:r>
      <w:r w:rsidRPr="001F7D44">
        <w:rPr>
          <w:rFonts w:ascii="Segoe UI" w:hAnsi="Segoe UI" w:cs="Segoe UI"/>
          <w:color w:val="24292E"/>
          <w:sz w:val="24"/>
        </w:rPr>
        <w:t> </w:t>
      </w:r>
      <w:hyperlink r:id="rId5129" w:anchor=".37ue6caww" w:history="1">
        <w:r w:rsidRPr="001F7D44">
          <w:rPr>
            <w:rStyle w:val="Hyperlink"/>
            <w:rFonts w:ascii="Segoe UI" w:hAnsi="Segoe UI" w:cs="Segoe UI"/>
            <w:color w:val="0366D6"/>
            <w:sz w:val="24"/>
          </w:rPr>
          <w:t>Machine Learning is Fun!</w:t>
        </w:r>
      </w:hyperlink>
    </w:p>
    <w:p w:rsidR="007262A4" w:rsidRPr="001F7D44" w:rsidRDefault="007262A4" w:rsidP="00322184">
      <w:pPr>
        <w:numPr>
          <w:ilvl w:val="0"/>
          <w:numId w:val="29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2" type="#_x0000_t75" style="width:16.4pt;height:13.2pt" o:ole="">
            <v:imagedata r:id="rId5091" o:title=""/>
          </v:shape>
          <w:control r:id="rId5130" w:name="DefaultOcxName20" w:shapeid="_x0000_i3262"/>
        </w:object>
      </w:r>
      <w:r w:rsidRPr="001F7D44">
        <w:rPr>
          <w:rFonts w:ascii="Segoe UI" w:hAnsi="Segoe UI" w:cs="Segoe UI"/>
          <w:color w:val="24292E"/>
          <w:sz w:val="24"/>
        </w:rPr>
        <w:t> </w:t>
      </w:r>
      <w:hyperlink r:id="rId5131" w:anchor=".kh7qgvp1b" w:history="1">
        <w:r w:rsidRPr="001F7D44">
          <w:rPr>
            <w:rStyle w:val="Hyperlink"/>
            <w:rFonts w:ascii="Segoe UI" w:hAnsi="Segoe UI" w:cs="Segoe UI"/>
            <w:color w:val="0366D6"/>
            <w:sz w:val="24"/>
          </w:rPr>
          <w:t>Part 2: Using Machine Learning to generate Super Mario Maker levels</w:t>
        </w:r>
      </w:hyperlink>
    </w:p>
    <w:p w:rsidR="007262A4" w:rsidRPr="001F7D44" w:rsidRDefault="007262A4" w:rsidP="00322184">
      <w:pPr>
        <w:numPr>
          <w:ilvl w:val="0"/>
          <w:numId w:val="29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1" type="#_x0000_t75" style="width:16.4pt;height:13.2pt" o:ole="">
            <v:imagedata r:id="rId5091" o:title=""/>
          </v:shape>
          <w:control r:id="rId5132" w:name="DefaultOcxName21" w:shapeid="_x0000_i3261"/>
        </w:object>
      </w:r>
      <w:r w:rsidRPr="001F7D44">
        <w:rPr>
          <w:rFonts w:ascii="Segoe UI" w:hAnsi="Segoe UI" w:cs="Segoe UI"/>
          <w:color w:val="24292E"/>
          <w:sz w:val="24"/>
        </w:rPr>
        <w:t> </w:t>
      </w:r>
      <w:hyperlink r:id="rId5133" w:anchor=".44rhxy637" w:history="1">
        <w:r w:rsidRPr="001F7D44">
          <w:rPr>
            <w:rStyle w:val="Hyperlink"/>
            <w:rFonts w:ascii="Segoe UI" w:hAnsi="Segoe UI" w:cs="Segoe UI"/>
            <w:color w:val="0366D6"/>
            <w:sz w:val="24"/>
          </w:rPr>
          <w:t>Part 3: Deep Learning and Convolutional Neural Networks</w:t>
        </w:r>
      </w:hyperlink>
    </w:p>
    <w:p w:rsidR="007262A4" w:rsidRPr="001F7D44" w:rsidRDefault="007262A4" w:rsidP="00322184">
      <w:pPr>
        <w:numPr>
          <w:ilvl w:val="0"/>
          <w:numId w:val="29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60" type="#_x0000_t75" style="width:16.4pt;height:13.2pt" o:ole="">
            <v:imagedata r:id="rId5091" o:title=""/>
          </v:shape>
          <w:control r:id="rId5134" w:name="DefaultOcxName22" w:shapeid="_x0000_i3260"/>
        </w:object>
      </w:r>
      <w:r w:rsidRPr="001F7D44">
        <w:rPr>
          <w:rFonts w:ascii="Segoe UI" w:hAnsi="Segoe UI" w:cs="Segoe UI"/>
          <w:color w:val="24292E"/>
          <w:sz w:val="24"/>
        </w:rPr>
        <w:t> </w:t>
      </w:r>
      <w:hyperlink r:id="rId5135" w:anchor=".3rwmq0ddc" w:history="1">
        <w:r w:rsidRPr="001F7D44">
          <w:rPr>
            <w:rStyle w:val="Hyperlink"/>
            <w:rFonts w:ascii="Segoe UI" w:hAnsi="Segoe UI" w:cs="Segoe UI"/>
            <w:color w:val="0366D6"/>
            <w:sz w:val="24"/>
          </w:rPr>
          <w:t>Part 4: Modern Face Recognition with Deep Learning</w:t>
        </w:r>
      </w:hyperlink>
    </w:p>
    <w:p w:rsidR="007262A4" w:rsidRPr="001F7D44" w:rsidRDefault="007262A4" w:rsidP="00322184">
      <w:pPr>
        <w:numPr>
          <w:ilvl w:val="0"/>
          <w:numId w:val="29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9" type="#_x0000_t75" style="width:16.4pt;height:13.2pt" o:ole="">
            <v:imagedata r:id="rId5091" o:title=""/>
          </v:shape>
          <w:control r:id="rId5136" w:name="DefaultOcxName23" w:shapeid="_x0000_i3259"/>
        </w:object>
      </w:r>
      <w:r w:rsidRPr="001F7D44">
        <w:rPr>
          <w:rFonts w:ascii="Segoe UI" w:hAnsi="Segoe UI" w:cs="Segoe UI"/>
          <w:color w:val="24292E"/>
          <w:sz w:val="24"/>
        </w:rPr>
        <w:t> </w:t>
      </w:r>
      <w:hyperlink r:id="rId5137" w:anchor=".wyfthap4c" w:history="1">
        <w:r w:rsidRPr="001F7D44">
          <w:rPr>
            <w:rStyle w:val="Hyperlink"/>
            <w:rFonts w:ascii="Segoe UI" w:hAnsi="Segoe UI" w:cs="Segoe UI"/>
            <w:color w:val="0366D6"/>
            <w:sz w:val="24"/>
          </w:rPr>
          <w:t>Part 5: Language Translation with Deep Learning and the Magic of Sequences</w:t>
        </w:r>
      </w:hyperlink>
    </w:p>
    <w:p w:rsidR="007262A4" w:rsidRPr="001F7D44" w:rsidRDefault="007262A4" w:rsidP="00322184">
      <w:pPr>
        <w:numPr>
          <w:ilvl w:val="0"/>
          <w:numId w:val="29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8" type="#_x0000_t75" style="width:16.4pt;height:13.2pt" o:ole="">
            <v:imagedata r:id="rId5091" o:title=""/>
          </v:shape>
          <w:control r:id="rId5138" w:name="DefaultOcxName24" w:shapeid="_x0000_i3258"/>
        </w:object>
      </w:r>
      <w:r w:rsidRPr="001F7D44">
        <w:rPr>
          <w:rFonts w:ascii="Segoe UI" w:hAnsi="Segoe UI" w:cs="Segoe UI"/>
          <w:color w:val="24292E"/>
          <w:sz w:val="24"/>
        </w:rPr>
        <w:t> </w:t>
      </w:r>
      <w:hyperlink r:id="rId5139" w:anchor=".lhr1nnpcy" w:history="1">
        <w:r w:rsidRPr="001F7D44">
          <w:rPr>
            <w:rStyle w:val="Hyperlink"/>
            <w:rFonts w:ascii="Segoe UI" w:hAnsi="Segoe UI" w:cs="Segoe UI"/>
            <w:color w:val="0366D6"/>
            <w:sz w:val="24"/>
          </w:rPr>
          <w:t>Part 6: How to do Speech Recognition with Deep Learning</w:t>
        </w:r>
      </w:hyperlink>
    </w:p>
    <w:p w:rsidR="007262A4" w:rsidRPr="001F7D44" w:rsidRDefault="007262A4" w:rsidP="00322184">
      <w:pPr>
        <w:numPr>
          <w:ilvl w:val="0"/>
          <w:numId w:val="29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7" type="#_x0000_t75" style="width:16.4pt;height:13.2pt" o:ole="">
            <v:imagedata r:id="rId5091" o:title=""/>
          </v:shape>
          <w:control r:id="rId5140" w:name="DefaultOcxName25" w:shapeid="_x0000_i3257"/>
        </w:object>
      </w:r>
      <w:r w:rsidRPr="001F7D44">
        <w:rPr>
          <w:rFonts w:ascii="Segoe UI" w:hAnsi="Segoe UI" w:cs="Segoe UI"/>
          <w:color w:val="24292E"/>
          <w:sz w:val="24"/>
        </w:rPr>
        <w:t> </w:t>
      </w:r>
      <w:hyperlink r:id="rId5141" w:history="1">
        <w:r w:rsidRPr="001F7D44">
          <w:rPr>
            <w:rStyle w:val="Hyperlink"/>
            <w:rFonts w:ascii="Segoe UI" w:hAnsi="Segoe UI" w:cs="Segoe UI"/>
            <w:color w:val="0366D6"/>
            <w:sz w:val="24"/>
          </w:rPr>
          <w:t>Part 7: Abusing Generative Adversarial Networks to Make 8-bit Pixel Art</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hyperlink r:id="rId5142" w:history="1">
        <w:r w:rsidRPr="001F7D44">
          <w:rPr>
            <w:rStyle w:val="Hyperlink"/>
            <w:rFonts w:ascii="Segoe UI" w:hAnsi="Segoe UI" w:cs="Segoe UI"/>
            <w:color w:val="0366D6"/>
            <w:sz w:val="38"/>
          </w:rPr>
          <w:t>Inky Machine Learning</w:t>
        </w:r>
      </w:hyperlink>
    </w:p>
    <w:p w:rsidR="007262A4" w:rsidRPr="001F7D44" w:rsidRDefault="007262A4" w:rsidP="00322184">
      <w:pPr>
        <w:numPr>
          <w:ilvl w:val="0"/>
          <w:numId w:val="299"/>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6" type="#_x0000_t75" style="width:16.4pt;height:13.2pt" o:ole="">
            <v:imagedata r:id="rId5091" o:title=""/>
          </v:shape>
          <w:control r:id="rId5143" w:name="DefaultOcxName26" w:shapeid="_x0000_i3256"/>
        </w:object>
      </w:r>
      <w:r w:rsidRPr="001F7D44">
        <w:rPr>
          <w:rFonts w:ascii="Segoe UI" w:hAnsi="Segoe UI" w:cs="Segoe UI"/>
          <w:color w:val="24292E"/>
          <w:sz w:val="24"/>
        </w:rPr>
        <w:t> </w:t>
      </w:r>
      <w:hyperlink r:id="rId5144" w:history="1">
        <w:r w:rsidRPr="001F7D44">
          <w:rPr>
            <w:rStyle w:val="Hyperlink"/>
            <w:rFonts w:ascii="Segoe UI" w:hAnsi="Segoe UI" w:cs="Segoe UI"/>
            <w:color w:val="0366D6"/>
            <w:sz w:val="24"/>
          </w:rPr>
          <w:t xml:space="preserve">Part 1: What is Machine </w:t>
        </w:r>
        <w:proofErr w:type="gramStart"/>
        <w:r w:rsidRPr="001F7D44">
          <w:rPr>
            <w:rStyle w:val="Hyperlink"/>
            <w:rFonts w:ascii="Segoe UI" w:hAnsi="Segoe UI" w:cs="Segoe UI"/>
            <w:color w:val="0366D6"/>
            <w:sz w:val="24"/>
          </w:rPr>
          <w:t>Learning ?</w:t>
        </w:r>
        <w:proofErr w:type="gramEnd"/>
      </w:hyperlink>
    </w:p>
    <w:p w:rsidR="007262A4" w:rsidRPr="001F7D44" w:rsidRDefault="007262A4" w:rsidP="00322184">
      <w:pPr>
        <w:numPr>
          <w:ilvl w:val="0"/>
          <w:numId w:val="299"/>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5" type="#_x0000_t75" style="width:16.4pt;height:13.2pt" o:ole="">
            <v:imagedata r:id="rId5091" o:title=""/>
          </v:shape>
          <w:control r:id="rId5145" w:name="DefaultOcxName27" w:shapeid="_x0000_i3255"/>
        </w:object>
      </w:r>
      <w:r w:rsidRPr="001F7D44">
        <w:rPr>
          <w:rFonts w:ascii="Segoe UI" w:hAnsi="Segoe UI" w:cs="Segoe UI"/>
          <w:color w:val="24292E"/>
          <w:sz w:val="24"/>
        </w:rPr>
        <w:t> </w:t>
      </w:r>
      <w:hyperlink r:id="rId5146" w:history="1">
        <w:r w:rsidRPr="001F7D44">
          <w:rPr>
            <w:rStyle w:val="Hyperlink"/>
            <w:rFonts w:ascii="Segoe UI" w:hAnsi="Segoe UI" w:cs="Segoe UI"/>
            <w:color w:val="0366D6"/>
            <w:sz w:val="24"/>
          </w:rPr>
          <w:t>Part 2: Supervised Learning and Unsupervised Learning</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Machine Learning: An In-Depth Guide</w:t>
      </w:r>
    </w:p>
    <w:p w:rsidR="007262A4" w:rsidRPr="001F7D44" w:rsidRDefault="007262A4" w:rsidP="00322184">
      <w:pPr>
        <w:numPr>
          <w:ilvl w:val="0"/>
          <w:numId w:val="300"/>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4" type="#_x0000_t75" style="width:16.4pt;height:13.2pt" o:ole="">
            <v:imagedata r:id="rId5091" o:title=""/>
          </v:shape>
          <w:control r:id="rId5147" w:name="DefaultOcxName28" w:shapeid="_x0000_i3254"/>
        </w:object>
      </w:r>
      <w:r w:rsidRPr="001F7D44">
        <w:rPr>
          <w:rFonts w:ascii="Segoe UI" w:hAnsi="Segoe UI" w:cs="Segoe UI"/>
          <w:color w:val="24292E"/>
          <w:sz w:val="24"/>
        </w:rPr>
        <w:t> </w:t>
      </w:r>
      <w:hyperlink r:id="rId5148" w:history="1">
        <w:r w:rsidRPr="001F7D44">
          <w:rPr>
            <w:rStyle w:val="Hyperlink"/>
            <w:rFonts w:ascii="Segoe UI" w:hAnsi="Segoe UI" w:cs="Segoe UI"/>
            <w:color w:val="0366D6"/>
            <w:sz w:val="24"/>
          </w:rPr>
          <w:t>Overview, goals, learning types, and algorithms</w:t>
        </w:r>
      </w:hyperlink>
    </w:p>
    <w:p w:rsidR="007262A4" w:rsidRPr="001F7D44" w:rsidRDefault="007262A4" w:rsidP="00322184">
      <w:pPr>
        <w:numPr>
          <w:ilvl w:val="0"/>
          <w:numId w:val="30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3" type="#_x0000_t75" style="width:16.4pt;height:13.2pt" o:ole="">
            <v:imagedata r:id="rId5091" o:title=""/>
          </v:shape>
          <w:control r:id="rId5149" w:name="DefaultOcxName29" w:shapeid="_x0000_i3253"/>
        </w:object>
      </w:r>
      <w:r w:rsidRPr="001F7D44">
        <w:rPr>
          <w:rFonts w:ascii="Segoe UI" w:hAnsi="Segoe UI" w:cs="Segoe UI"/>
          <w:color w:val="24292E"/>
          <w:sz w:val="24"/>
        </w:rPr>
        <w:t> </w:t>
      </w:r>
      <w:hyperlink r:id="rId5150" w:history="1">
        <w:r w:rsidRPr="001F7D44">
          <w:rPr>
            <w:rStyle w:val="Hyperlink"/>
            <w:rFonts w:ascii="Segoe UI" w:hAnsi="Segoe UI" w:cs="Segoe UI"/>
            <w:color w:val="0366D6"/>
            <w:sz w:val="24"/>
          </w:rPr>
          <w:t>Data selection, preparation, and modeling</w:t>
        </w:r>
      </w:hyperlink>
    </w:p>
    <w:p w:rsidR="007262A4" w:rsidRPr="001F7D44" w:rsidRDefault="007262A4" w:rsidP="00322184">
      <w:pPr>
        <w:numPr>
          <w:ilvl w:val="0"/>
          <w:numId w:val="30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2" type="#_x0000_t75" style="width:16.4pt;height:13.2pt" o:ole="">
            <v:imagedata r:id="rId5091" o:title=""/>
          </v:shape>
          <w:control r:id="rId5151" w:name="DefaultOcxName30" w:shapeid="_x0000_i3252"/>
        </w:object>
      </w:r>
      <w:r w:rsidRPr="001F7D44">
        <w:rPr>
          <w:rFonts w:ascii="Segoe UI" w:hAnsi="Segoe UI" w:cs="Segoe UI"/>
          <w:color w:val="24292E"/>
          <w:sz w:val="24"/>
        </w:rPr>
        <w:t> </w:t>
      </w:r>
      <w:hyperlink r:id="rId5152" w:history="1">
        <w:r w:rsidRPr="001F7D44">
          <w:rPr>
            <w:rStyle w:val="Hyperlink"/>
            <w:rFonts w:ascii="Segoe UI" w:hAnsi="Segoe UI" w:cs="Segoe UI"/>
            <w:color w:val="0366D6"/>
            <w:sz w:val="24"/>
          </w:rPr>
          <w:t>Model evaluation, validation, complexity, and improvement</w:t>
        </w:r>
      </w:hyperlink>
    </w:p>
    <w:p w:rsidR="007262A4" w:rsidRPr="001F7D44" w:rsidRDefault="007262A4" w:rsidP="00322184">
      <w:pPr>
        <w:numPr>
          <w:ilvl w:val="0"/>
          <w:numId w:val="30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1" type="#_x0000_t75" style="width:16.4pt;height:13.2pt" o:ole="">
            <v:imagedata r:id="rId5091" o:title=""/>
          </v:shape>
          <w:control r:id="rId5153" w:name="DefaultOcxName31" w:shapeid="_x0000_i3251"/>
        </w:object>
      </w:r>
      <w:r w:rsidRPr="001F7D44">
        <w:rPr>
          <w:rFonts w:ascii="Segoe UI" w:hAnsi="Segoe UI" w:cs="Segoe UI"/>
          <w:color w:val="24292E"/>
          <w:sz w:val="24"/>
        </w:rPr>
        <w:t> </w:t>
      </w:r>
      <w:hyperlink r:id="rId5154" w:history="1">
        <w:r w:rsidRPr="001F7D44">
          <w:rPr>
            <w:rStyle w:val="Hyperlink"/>
            <w:rFonts w:ascii="Segoe UI" w:hAnsi="Segoe UI" w:cs="Segoe UI"/>
            <w:color w:val="0366D6"/>
            <w:sz w:val="24"/>
          </w:rPr>
          <w:t>Model performance and error analysis</w:t>
        </w:r>
      </w:hyperlink>
    </w:p>
    <w:p w:rsidR="007262A4" w:rsidRPr="001F7D44" w:rsidRDefault="007262A4" w:rsidP="00322184">
      <w:pPr>
        <w:numPr>
          <w:ilvl w:val="0"/>
          <w:numId w:val="30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50" type="#_x0000_t75" style="width:16.4pt;height:13.2pt" o:ole="">
            <v:imagedata r:id="rId5091" o:title=""/>
          </v:shape>
          <w:control r:id="rId5155" w:name="DefaultOcxName32" w:shapeid="_x0000_i3250"/>
        </w:object>
      </w:r>
      <w:r w:rsidRPr="001F7D44">
        <w:rPr>
          <w:rFonts w:ascii="Segoe UI" w:hAnsi="Segoe UI" w:cs="Segoe UI"/>
          <w:color w:val="24292E"/>
          <w:sz w:val="24"/>
        </w:rPr>
        <w:t> </w:t>
      </w:r>
      <w:hyperlink r:id="rId5156" w:history="1">
        <w:r w:rsidRPr="001F7D44">
          <w:rPr>
            <w:rStyle w:val="Hyperlink"/>
            <w:rFonts w:ascii="Segoe UI" w:hAnsi="Segoe UI" w:cs="Segoe UI"/>
            <w:color w:val="0366D6"/>
            <w:sz w:val="24"/>
          </w:rPr>
          <w:t>Unsupervised learning, related fields, and machine learning in practice</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Stories and experiences</w:t>
      </w:r>
    </w:p>
    <w:p w:rsidR="007262A4" w:rsidRPr="001F7D44" w:rsidRDefault="007262A4" w:rsidP="00322184">
      <w:pPr>
        <w:numPr>
          <w:ilvl w:val="0"/>
          <w:numId w:val="301"/>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9" type="#_x0000_t75" style="width:16.4pt;height:13.2pt" o:ole="">
            <v:imagedata r:id="rId5091" o:title=""/>
          </v:shape>
          <w:control r:id="rId5157" w:name="DefaultOcxName33" w:shapeid="_x0000_i3249"/>
        </w:object>
      </w:r>
      <w:r w:rsidRPr="001F7D44">
        <w:rPr>
          <w:rFonts w:ascii="Segoe UI" w:hAnsi="Segoe UI" w:cs="Segoe UI"/>
          <w:color w:val="24292E"/>
          <w:sz w:val="24"/>
        </w:rPr>
        <w:t> </w:t>
      </w:r>
      <w:hyperlink r:id="rId5158" w:anchor=".tk6ft2kcg" w:history="1">
        <w:r w:rsidRPr="001F7D44">
          <w:rPr>
            <w:rStyle w:val="Hyperlink"/>
            <w:rFonts w:ascii="Segoe UI" w:hAnsi="Segoe UI" w:cs="Segoe UI"/>
            <w:color w:val="0366D6"/>
            <w:sz w:val="24"/>
          </w:rPr>
          <w:t>Machine Learning in a Week</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8" type="#_x0000_t75" style="width:16.4pt;height:13.2pt" o:ole="">
            <v:imagedata r:id="rId5091" o:title=""/>
          </v:shape>
          <w:control r:id="rId5159" w:name="DefaultOcxName34" w:shapeid="_x0000_i3248"/>
        </w:object>
      </w:r>
      <w:r w:rsidRPr="001F7D44">
        <w:rPr>
          <w:rFonts w:ascii="Segoe UI" w:hAnsi="Segoe UI" w:cs="Segoe UI"/>
          <w:color w:val="24292E"/>
          <w:sz w:val="24"/>
        </w:rPr>
        <w:t> </w:t>
      </w:r>
      <w:hyperlink r:id="rId5160" w:anchor=".hhcb9fxk1" w:history="1">
        <w:r w:rsidRPr="001F7D44">
          <w:rPr>
            <w:rStyle w:val="Hyperlink"/>
            <w:rFonts w:ascii="Segoe UI" w:hAnsi="Segoe UI" w:cs="Segoe UI"/>
            <w:color w:val="0366D6"/>
            <w:sz w:val="24"/>
          </w:rPr>
          <w:t>Machine Learning in a Year</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7" type="#_x0000_t75" style="width:16.4pt;height:13.2pt" o:ole="">
            <v:imagedata r:id="rId5091" o:title=""/>
          </v:shape>
          <w:control r:id="rId5161" w:name="DefaultOcxName35" w:shapeid="_x0000_i3247"/>
        </w:object>
      </w:r>
      <w:r w:rsidRPr="001F7D44">
        <w:rPr>
          <w:rFonts w:ascii="Segoe UI" w:hAnsi="Segoe UI" w:cs="Segoe UI"/>
          <w:color w:val="24292E"/>
          <w:sz w:val="24"/>
        </w:rPr>
        <w:t> </w:t>
      </w:r>
      <w:hyperlink r:id="rId5162" w:history="1">
        <w:r w:rsidRPr="001F7D44">
          <w:rPr>
            <w:rStyle w:val="Hyperlink"/>
            <w:rFonts w:ascii="Segoe UI" w:hAnsi="Segoe UI" w:cs="Segoe UI"/>
            <w:color w:val="0366D6"/>
            <w:sz w:val="24"/>
          </w:rPr>
          <w:t>How I wrote my first Machine Learning program in 3 days</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6" type="#_x0000_t75" style="width:16.4pt;height:13.2pt" o:ole="">
            <v:imagedata r:id="rId5091" o:title=""/>
          </v:shape>
          <w:control r:id="rId5163" w:name="DefaultOcxName36" w:shapeid="_x0000_i3246"/>
        </w:object>
      </w:r>
      <w:r w:rsidRPr="001F7D44">
        <w:rPr>
          <w:rFonts w:ascii="Segoe UI" w:hAnsi="Segoe UI" w:cs="Segoe UI"/>
          <w:color w:val="24292E"/>
          <w:sz w:val="24"/>
        </w:rPr>
        <w:t> </w:t>
      </w:r>
      <w:hyperlink r:id="rId5164" w:history="1">
        <w:r w:rsidRPr="001F7D44">
          <w:rPr>
            <w:rStyle w:val="Hyperlink"/>
            <w:rFonts w:ascii="Segoe UI" w:hAnsi="Segoe UI" w:cs="Segoe UI"/>
            <w:color w:val="0366D6"/>
            <w:sz w:val="24"/>
          </w:rPr>
          <w:t xml:space="preserve">Learning </w:t>
        </w:r>
        <w:proofErr w:type="gramStart"/>
        <w:r w:rsidRPr="001F7D44">
          <w:rPr>
            <w:rStyle w:val="Hyperlink"/>
            <w:rFonts w:ascii="Segoe UI" w:hAnsi="Segoe UI" w:cs="Segoe UI"/>
            <w:color w:val="0366D6"/>
            <w:sz w:val="24"/>
          </w:rPr>
          <w:t>Path :</w:t>
        </w:r>
        <w:proofErr w:type="gramEnd"/>
        <w:r w:rsidRPr="001F7D44">
          <w:rPr>
            <w:rStyle w:val="Hyperlink"/>
            <w:rFonts w:ascii="Segoe UI" w:hAnsi="Segoe UI" w:cs="Segoe UI"/>
            <w:color w:val="0366D6"/>
            <w:sz w:val="24"/>
          </w:rPr>
          <w:t xml:space="preserve"> Your mentor to become a machine learning expert</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5" type="#_x0000_t75" style="width:16.4pt;height:13.2pt" o:ole="">
            <v:imagedata r:id="rId5091" o:title=""/>
          </v:shape>
          <w:control r:id="rId5165" w:name="DefaultOcxName37" w:shapeid="_x0000_i3245"/>
        </w:object>
      </w:r>
      <w:r w:rsidRPr="001F7D44">
        <w:rPr>
          <w:rFonts w:ascii="Segoe UI" w:hAnsi="Segoe UI" w:cs="Segoe UI"/>
          <w:color w:val="24292E"/>
          <w:sz w:val="24"/>
        </w:rPr>
        <w:t> </w:t>
      </w:r>
      <w:hyperlink r:id="rId5166" w:anchor=".g9p16ldp7" w:history="1">
        <w:r w:rsidRPr="001F7D44">
          <w:rPr>
            <w:rStyle w:val="Hyperlink"/>
            <w:rFonts w:ascii="Segoe UI" w:hAnsi="Segoe UI" w:cs="Segoe UI"/>
            <w:color w:val="0366D6"/>
            <w:sz w:val="24"/>
          </w:rPr>
          <w:t>You Too Can Become a Machine Learning Rock Star! No PhD</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4" type="#_x0000_t75" style="width:16.4pt;height:13.2pt" o:ole="">
            <v:imagedata r:id="rId5091" o:title=""/>
          </v:shape>
          <w:control r:id="rId5167" w:name="DefaultOcxName38" w:shapeid="_x0000_i3244"/>
        </w:object>
      </w:r>
      <w:r w:rsidRPr="001F7D44">
        <w:rPr>
          <w:rFonts w:ascii="Segoe UI" w:hAnsi="Segoe UI" w:cs="Segoe UI"/>
          <w:color w:val="24292E"/>
          <w:sz w:val="24"/>
        </w:rPr>
        <w:t> How to become a Data Scientist in 6 months: A hacker’s approach to career planning</w:t>
      </w:r>
    </w:p>
    <w:p w:rsidR="007262A4" w:rsidRPr="001F7D44" w:rsidRDefault="007262A4" w:rsidP="00322184">
      <w:pPr>
        <w:numPr>
          <w:ilvl w:val="1"/>
          <w:numId w:val="301"/>
        </w:numPr>
        <w:spacing w:before="100" w:beforeAutospacing="1" w:after="100" w:afterAutospacing="1" w:line="240" w:lineRule="auto"/>
        <w:rPr>
          <w:rFonts w:ascii="Segoe UI" w:hAnsi="Segoe UI" w:cs="Segoe UI"/>
          <w:color w:val="24292E"/>
          <w:sz w:val="24"/>
        </w:rPr>
      </w:pPr>
      <w:hyperlink r:id="rId5168" w:history="1">
        <w:r w:rsidRPr="001F7D44">
          <w:rPr>
            <w:rStyle w:val="Hyperlink"/>
            <w:rFonts w:ascii="Segoe UI" w:hAnsi="Segoe UI" w:cs="Segoe UI"/>
            <w:color w:val="0366D6"/>
            <w:sz w:val="24"/>
          </w:rPr>
          <w:t>Video</w:t>
        </w:r>
      </w:hyperlink>
    </w:p>
    <w:p w:rsidR="007262A4" w:rsidRPr="001F7D44" w:rsidRDefault="007262A4" w:rsidP="00322184">
      <w:pPr>
        <w:numPr>
          <w:ilvl w:val="1"/>
          <w:numId w:val="301"/>
        </w:numPr>
        <w:spacing w:before="60" w:after="100" w:afterAutospacing="1" w:line="240" w:lineRule="auto"/>
        <w:rPr>
          <w:rFonts w:ascii="Segoe UI" w:hAnsi="Segoe UI" w:cs="Segoe UI"/>
          <w:color w:val="24292E"/>
          <w:sz w:val="24"/>
        </w:rPr>
      </w:pPr>
      <w:hyperlink r:id="rId5169" w:history="1">
        <w:r w:rsidRPr="001F7D44">
          <w:rPr>
            <w:rStyle w:val="Hyperlink"/>
            <w:rFonts w:ascii="Segoe UI" w:hAnsi="Segoe UI" w:cs="Segoe UI"/>
            <w:color w:val="0366D6"/>
            <w:sz w:val="24"/>
          </w:rPr>
          <w:t>Slide</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3" type="#_x0000_t75" style="width:16.4pt;height:13.2pt" o:ole="">
            <v:imagedata r:id="rId5091" o:title=""/>
          </v:shape>
          <w:control r:id="rId5170" w:name="DefaultOcxName39" w:shapeid="_x0000_i3243"/>
        </w:object>
      </w:r>
      <w:r w:rsidRPr="001F7D44">
        <w:rPr>
          <w:rFonts w:ascii="Segoe UI" w:hAnsi="Segoe UI" w:cs="Segoe UI"/>
          <w:color w:val="24292E"/>
          <w:sz w:val="24"/>
        </w:rPr>
        <w:t> </w:t>
      </w:r>
      <w:hyperlink r:id="rId5171" w:history="1">
        <w:r w:rsidRPr="001F7D44">
          <w:rPr>
            <w:rStyle w:val="Hyperlink"/>
            <w:rFonts w:ascii="Segoe UI" w:hAnsi="Segoe UI" w:cs="Segoe UI"/>
            <w:color w:val="0366D6"/>
            <w:sz w:val="24"/>
          </w:rPr>
          <w:t>5 Skills You Need to Become a Machine Learning Engineer</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2" type="#_x0000_t75" style="width:16.4pt;height:13.2pt" o:ole="">
            <v:imagedata r:id="rId5091" o:title=""/>
          </v:shape>
          <w:control r:id="rId5172" w:name="DefaultOcxName40" w:shapeid="_x0000_i3242"/>
        </w:object>
      </w:r>
      <w:r w:rsidRPr="001F7D44">
        <w:rPr>
          <w:rFonts w:ascii="Segoe UI" w:hAnsi="Segoe UI" w:cs="Segoe UI"/>
          <w:color w:val="24292E"/>
          <w:sz w:val="24"/>
        </w:rPr>
        <w:t> </w:t>
      </w:r>
      <w:hyperlink r:id="rId5173" w:history="1">
        <w:r w:rsidRPr="001F7D44">
          <w:rPr>
            <w:rStyle w:val="Hyperlink"/>
            <w:rFonts w:ascii="Segoe UI" w:hAnsi="Segoe UI" w:cs="Segoe UI"/>
            <w:color w:val="0366D6"/>
            <w:sz w:val="24"/>
          </w:rPr>
          <w:t xml:space="preserve">Are you a self-taught machine learning engineer? If yes, how did you do it &amp; how long </w:t>
        </w:r>
        <w:proofErr w:type="gramStart"/>
        <w:r w:rsidRPr="001F7D44">
          <w:rPr>
            <w:rStyle w:val="Hyperlink"/>
            <w:rFonts w:ascii="Segoe UI" w:hAnsi="Segoe UI" w:cs="Segoe UI"/>
            <w:color w:val="0366D6"/>
            <w:sz w:val="24"/>
          </w:rPr>
          <w:t>did</w:t>
        </w:r>
        <w:proofErr w:type="gramEnd"/>
        <w:r w:rsidRPr="001F7D44">
          <w:rPr>
            <w:rStyle w:val="Hyperlink"/>
            <w:rFonts w:ascii="Segoe UI" w:hAnsi="Segoe UI" w:cs="Segoe UI"/>
            <w:color w:val="0366D6"/>
            <w:sz w:val="24"/>
          </w:rPr>
          <w:t xml:space="preserve"> it take you?</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1" type="#_x0000_t75" style="width:16.4pt;height:13.2pt" o:ole="">
            <v:imagedata r:id="rId5091" o:title=""/>
          </v:shape>
          <w:control r:id="rId5174" w:name="DefaultOcxName41" w:shapeid="_x0000_i3241"/>
        </w:object>
      </w:r>
      <w:r w:rsidRPr="001F7D44">
        <w:rPr>
          <w:rFonts w:ascii="Segoe UI" w:hAnsi="Segoe UI" w:cs="Segoe UI"/>
          <w:color w:val="24292E"/>
          <w:sz w:val="24"/>
        </w:rPr>
        <w:t> </w:t>
      </w:r>
      <w:hyperlink r:id="rId5175" w:history="1">
        <w:r w:rsidRPr="001F7D44">
          <w:rPr>
            <w:rStyle w:val="Hyperlink"/>
            <w:rFonts w:ascii="Segoe UI" w:hAnsi="Segoe UI" w:cs="Segoe UI"/>
            <w:color w:val="0366D6"/>
            <w:sz w:val="24"/>
          </w:rPr>
          <w:t>How can one become a good machine learning engineer?</w:t>
        </w:r>
      </w:hyperlink>
    </w:p>
    <w:p w:rsidR="007262A4" w:rsidRPr="001F7D44" w:rsidRDefault="007262A4" w:rsidP="00322184">
      <w:pPr>
        <w:numPr>
          <w:ilvl w:val="0"/>
          <w:numId w:val="301"/>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40" type="#_x0000_t75" style="width:16.4pt;height:13.2pt" o:ole="">
            <v:imagedata r:id="rId5091" o:title=""/>
          </v:shape>
          <w:control r:id="rId5176" w:name="DefaultOcxName42" w:shapeid="_x0000_i3240"/>
        </w:object>
      </w:r>
      <w:r w:rsidRPr="001F7D44">
        <w:rPr>
          <w:rFonts w:ascii="Segoe UI" w:hAnsi="Segoe UI" w:cs="Segoe UI"/>
          <w:color w:val="24292E"/>
          <w:sz w:val="24"/>
        </w:rPr>
        <w:t> </w:t>
      </w:r>
      <w:hyperlink r:id="rId5177" w:history="1">
        <w:r w:rsidRPr="001F7D44">
          <w:rPr>
            <w:rStyle w:val="Hyperlink"/>
            <w:rFonts w:ascii="Segoe UI" w:hAnsi="Segoe UI" w:cs="Segoe UI"/>
            <w:color w:val="0366D6"/>
            <w:sz w:val="24"/>
          </w:rPr>
          <w:t>A Learning Sabbatical focused on Machine Learning</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Machine Learning Algorithms</w:t>
      </w:r>
    </w:p>
    <w:p w:rsidR="007262A4" w:rsidRPr="001F7D44" w:rsidRDefault="007262A4" w:rsidP="00322184">
      <w:pPr>
        <w:numPr>
          <w:ilvl w:val="0"/>
          <w:numId w:val="302"/>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9" type="#_x0000_t75" style="width:16.4pt;height:13.2pt" o:ole="">
            <v:imagedata r:id="rId5091" o:title=""/>
          </v:shape>
          <w:control r:id="rId5178" w:name="DefaultOcxName43" w:shapeid="_x0000_i3239"/>
        </w:object>
      </w:r>
      <w:r w:rsidRPr="001F7D44">
        <w:rPr>
          <w:rFonts w:ascii="Segoe UI" w:hAnsi="Segoe UI" w:cs="Segoe UI"/>
          <w:color w:val="24292E"/>
          <w:sz w:val="24"/>
        </w:rPr>
        <w:t> </w:t>
      </w:r>
      <w:hyperlink r:id="rId5179" w:history="1">
        <w:r w:rsidRPr="001F7D44">
          <w:rPr>
            <w:rStyle w:val="Hyperlink"/>
            <w:rFonts w:ascii="Segoe UI" w:hAnsi="Segoe UI" w:cs="Segoe UI"/>
            <w:color w:val="0366D6"/>
            <w:sz w:val="24"/>
          </w:rPr>
          <w:t>10 Machine Learning Algorithms Explained to an ‘Army Soldier’</w:t>
        </w:r>
      </w:hyperlink>
    </w:p>
    <w:p w:rsidR="007262A4" w:rsidRPr="001F7D44" w:rsidRDefault="007262A4" w:rsidP="00322184">
      <w:pPr>
        <w:numPr>
          <w:ilvl w:val="0"/>
          <w:numId w:val="302"/>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8" type="#_x0000_t75" style="width:16.4pt;height:13.2pt" o:ole="">
            <v:imagedata r:id="rId5091" o:title=""/>
          </v:shape>
          <w:control r:id="rId5180" w:name="DefaultOcxName44" w:shapeid="_x0000_i3238"/>
        </w:object>
      </w:r>
      <w:r w:rsidRPr="001F7D44">
        <w:rPr>
          <w:rFonts w:ascii="Segoe UI" w:hAnsi="Segoe UI" w:cs="Segoe UI"/>
          <w:color w:val="24292E"/>
          <w:sz w:val="24"/>
        </w:rPr>
        <w:t> </w:t>
      </w:r>
      <w:hyperlink r:id="rId5181" w:history="1">
        <w:r w:rsidRPr="001F7D44">
          <w:rPr>
            <w:rStyle w:val="Hyperlink"/>
            <w:rFonts w:ascii="Segoe UI" w:hAnsi="Segoe UI" w:cs="Segoe UI"/>
            <w:color w:val="0366D6"/>
            <w:sz w:val="24"/>
          </w:rPr>
          <w:t>Top 10 data mining algorithms in plain English</w:t>
        </w:r>
      </w:hyperlink>
    </w:p>
    <w:p w:rsidR="007262A4" w:rsidRPr="001F7D44" w:rsidRDefault="007262A4" w:rsidP="00322184">
      <w:pPr>
        <w:numPr>
          <w:ilvl w:val="0"/>
          <w:numId w:val="302"/>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7" type="#_x0000_t75" style="width:16.4pt;height:13.2pt" o:ole="">
            <v:imagedata r:id="rId5091" o:title=""/>
          </v:shape>
          <w:control r:id="rId5182" w:name="DefaultOcxName45" w:shapeid="_x0000_i3237"/>
        </w:object>
      </w:r>
      <w:r w:rsidRPr="001F7D44">
        <w:rPr>
          <w:rFonts w:ascii="Segoe UI" w:hAnsi="Segoe UI" w:cs="Segoe UI"/>
          <w:color w:val="24292E"/>
          <w:sz w:val="24"/>
        </w:rPr>
        <w:t> </w:t>
      </w:r>
      <w:hyperlink r:id="rId5183" w:history="1">
        <w:r w:rsidRPr="001F7D44">
          <w:rPr>
            <w:rStyle w:val="Hyperlink"/>
            <w:rFonts w:ascii="Segoe UI" w:hAnsi="Segoe UI" w:cs="Segoe UI"/>
            <w:color w:val="0366D6"/>
            <w:sz w:val="24"/>
          </w:rPr>
          <w:t>10 Machine Learning Terms Explained in Simple English</w:t>
        </w:r>
      </w:hyperlink>
    </w:p>
    <w:p w:rsidR="007262A4" w:rsidRPr="001F7D44" w:rsidRDefault="007262A4" w:rsidP="00322184">
      <w:pPr>
        <w:numPr>
          <w:ilvl w:val="0"/>
          <w:numId w:val="302"/>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6" type="#_x0000_t75" style="width:16.4pt;height:13.2pt" o:ole="">
            <v:imagedata r:id="rId5091" o:title=""/>
          </v:shape>
          <w:control r:id="rId5184" w:name="DefaultOcxName46" w:shapeid="_x0000_i3236"/>
        </w:object>
      </w:r>
      <w:r w:rsidRPr="001F7D44">
        <w:rPr>
          <w:rFonts w:ascii="Segoe UI" w:hAnsi="Segoe UI" w:cs="Segoe UI"/>
          <w:color w:val="24292E"/>
          <w:sz w:val="24"/>
        </w:rPr>
        <w:t> </w:t>
      </w:r>
      <w:hyperlink r:id="rId5185" w:history="1">
        <w:r w:rsidRPr="001F7D44">
          <w:rPr>
            <w:rStyle w:val="Hyperlink"/>
            <w:rFonts w:ascii="Segoe UI" w:hAnsi="Segoe UI" w:cs="Segoe UI"/>
            <w:color w:val="0366D6"/>
            <w:sz w:val="24"/>
          </w:rPr>
          <w:t>A Tour of Machine Learning Algorithms</w:t>
        </w:r>
      </w:hyperlink>
    </w:p>
    <w:p w:rsidR="007262A4" w:rsidRPr="001F7D44" w:rsidRDefault="007262A4" w:rsidP="00322184">
      <w:pPr>
        <w:numPr>
          <w:ilvl w:val="0"/>
          <w:numId w:val="302"/>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5" type="#_x0000_t75" style="width:16.4pt;height:13.2pt" o:ole="">
            <v:imagedata r:id="rId5091" o:title=""/>
          </v:shape>
          <w:control r:id="rId5186" w:name="DefaultOcxName47" w:shapeid="_x0000_i3235"/>
        </w:object>
      </w:r>
      <w:r w:rsidRPr="001F7D44">
        <w:rPr>
          <w:rFonts w:ascii="Segoe UI" w:hAnsi="Segoe UI" w:cs="Segoe UI"/>
          <w:color w:val="24292E"/>
          <w:sz w:val="24"/>
        </w:rPr>
        <w:t> </w:t>
      </w:r>
      <w:hyperlink r:id="rId5187" w:anchor=".ofc7t2965" w:history="1">
        <w:r w:rsidRPr="001F7D44">
          <w:rPr>
            <w:rStyle w:val="Hyperlink"/>
            <w:rFonts w:ascii="Segoe UI" w:hAnsi="Segoe UI" w:cs="Segoe UI"/>
            <w:color w:val="0366D6"/>
            <w:sz w:val="24"/>
          </w:rPr>
          <w:t>The 10 Algorithms Machine Learning Engineers Need to Know</w:t>
        </w:r>
      </w:hyperlink>
    </w:p>
    <w:p w:rsidR="007262A4" w:rsidRPr="001F7D44" w:rsidRDefault="007262A4" w:rsidP="00322184">
      <w:pPr>
        <w:numPr>
          <w:ilvl w:val="0"/>
          <w:numId w:val="302"/>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4" type="#_x0000_t75" style="width:16.4pt;height:13.2pt" o:ole="">
            <v:imagedata r:id="rId5091" o:title=""/>
          </v:shape>
          <w:control r:id="rId5188" w:name="DefaultOcxName48" w:shapeid="_x0000_i3234"/>
        </w:object>
      </w:r>
      <w:r w:rsidRPr="001F7D44">
        <w:rPr>
          <w:rFonts w:ascii="Segoe UI" w:hAnsi="Segoe UI" w:cs="Segoe UI"/>
          <w:color w:val="24292E"/>
          <w:sz w:val="24"/>
        </w:rPr>
        <w:t> </w:t>
      </w:r>
      <w:hyperlink r:id="rId5189" w:history="1">
        <w:r w:rsidRPr="001F7D44">
          <w:rPr>
            <w:rStyle w:val="Hyperlink"/>
            <w:rFonts w:ascii="Segoe UI" w:hAnsi="Segoe UI" w:cs="Segoe UI"/>
            <w:color w:val="0366D6"/>
            <w:sz w:val="24"/>
          </w:rPr>
          <w:t>Comparing supervised learning algorithms</w:t>
        </w:r>
      </w:hyperlink>
    </w:p>
    <w:p w:rsidR="007262A4" w:rsidRPr="001F7D44" w:rsidRDefault="007262A4" w:rsidP="00322184">
      <w:pPr>
        <w:numPr>
          <w:ilvl w:val="0"/>
          <w:numId w:val="302"/>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3" type="#_x0000_t75" style="width:16.4pt;height:13.2pt" o:ole="">
            <v:imagedata r:id="rId5091" o:title=""/>
          </v:shape>
          <w:control r:id="rId5190" w:name="DefaultOcxName49" w:shapeid="_x0000_i3233"/>
        </w:object>
      </w:r>
      <w:r w:rsidRPr="001F7D44">
        <w:rPr>
          <w:rFonts w:ascii="Segoe UI" w:hAnsi="Segoe UI" w:cs="Segoe UI"/>
          <w:color w:val="24292E"/>
          <w:sz w:val="24"/>
        </w:rPr>
        <w:t> </w:t>
      </w:r>
      <w:hyperlink r:id="rId5191" w:history="1">
        <w:r w:rsidRPr="001F7D44">
          <w:rPr>
            <w:rStyle w:val="Hyperlink"/>
            <w:rFonts w:ascii="Segoe UI" w:hAnsi="Segoe UI" w:cs="Segoe UI"/>
            <w:color w:val="0366D6"/>
            <w:sz w:val="24"/>
          </w:rPr>
          <w:t>Machine Learning Algorithms: A collection of minimal and clean implementations of machine learning algorithms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Beginner Books</w:t>
      </w:r>
    </w:p>
    <w:p w:rsidR="007262A4" w:rsidRPr="001F7D44" w:rsidRDefault="007262A4" w:rsidP="00322184">
      <w:pPr>
        <w:numPr>
          <w:ilvl w:val="0"/>
          <w:numId w:val="303"/>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2" type="#_x0000_t75" style="width:16.4pt;height:13.2pt" o:ole="">
            <v:imagedata r:id="rId5091" o:title=""/>
          </v:shape>
          <w:control r:id="rId5192" w:name="DefaultOcxName50" w:shapeid="_x0000_i3232"/>
        </w:object>
      </w:r>
      <w:r w:rsidRPr="001F7D44">
        <w:rPr>
          <w:rFonts w:ascii="Segoe UI" w:hAnsi="Segoe UI" w:cs="Segoe UI"/>
          <w:color w:val="24292E"/>
          <w:sz w:val="24"/>
        </w:rPr>
        <w:t> </w:t>
      </w:r>
      <w:hyperlink r:id="rId5193" w:history="1">
        <w:r w:rsidRPr="001F7D44">
          <w:rPr>
            <w:rStyle w:val="Hyperlink"/>
            <w:rFonts w:ascii="Segoe UI" w:hAnsi="Segoe UI" w:cs="Segoe UI"/>
            <w:color w:val="0366D6"/>
            <w:sz w:val="24"/>
          </w:rPr>
          <w:t>Data Smart: Using Data Science to Transform Information into Insight 1st Edition</w:t>
        </w:r>
      </w:hyperlink>
    </w:p>
    <w:p w:rsidR="007262A4" w:rsidRPr="001F7D44" w:rsidRDefault="007262A4" w:rsidP="00322184">
      <w:pPr>
        <w:numPr>
          <w:ilvl w:val="0"/>
          <w:numId w:val="303"/>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1" type="#_x0000_t75" style="width:16.4pt;height:13.2pt" o:ole="">
            <v:imagedata r:id="rId5091" o:title=""/>
          </v:shape>
          <w:control r:id="rId5194" w:name="DefaultOcxName51" w:shapeid="_x0000_i3231"/>
        </w:object>
      </w:r>
      <w:r w:rsidRPr="001F7D44">
        <w:rPr>
          <w:rFonts w:ascii="Segoe UI" w:hAnsi="Segoe UI" w:cs="Segoe UI"/>
          <w:color w:val="24292E"/>
          <w:sz w:val="24"/>
        </w:rPr>
        <w:t> </w:t>
      </w:r>
      <w:hyperlink r:id="rId5195" w:history="1">
        <w:r w:rsidRPr="001F7D44">
          <w:rPr>
            <w:rStyle w:val="Hyperlink"/>
            <w:rFonts w:ascii="Segoe UI" w:hAnsi="Segoe UI" w:cs="Segoe UI"/>
            <w:color w:val="0366D6"/>
            <w:sz w:val="24"/>
          </w:rPr>
          <w:t>Data Science for Business: What you need to know about data mining and data</w:t>
        </w:r>
        <w:r w:rsidRPr="001F7D44">
          <w:rPr>
            <w:rStyle w:val="Hyperlink"/>
            <w:rFonts w:ascii="Segoe UI" w:hAnsi="Segoe UI" w:cs="Segoe UI"/>
            <w:color w:val="0366D6"/>
            <w:sz w:val="24"/>
          </w:rPr>
          <w:softHyphen/>
          <w:t xml:space="preserve"> analytic-thinking</w:t>
        </w:r>
      </w:hyperlink>
    </w:p>
    <w:p w:rsidR="007262A4" w:rsidRPr="001F7D44" w:rsidRDefault="007262A4" w:rsidP="00322184">
      <w:pPr>
        <w:numPr>
          <w:ilvl w:val="0"/>
          <w:numId w:val="303"/>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30" type="#_x0000_t75" style="width:16.4pt;height:13.2pt" o:ole="">
            <v:imagedata r:id="rId5091" o:title=""/>
          </v:shape>
          <w:control r:id="rId5196" w:name="DefaultOcxName52" w:shapeid="_x0000_i3230"/>
        </w:object>
      </w:r>
      <w:r w:rsidRPr="001F7D44">
        <w:rPr>
          <w:rFonts w:ascii="Segoe UI" w:hAnsi="Segoe UI" w:cs="Segoe UI"/>
          <w:color w:val="24292E"/>
          <w:sz w:val="24"/>
        </w:rPr>
        <w:t> </w:t>
      </w:r>
      <w:hyperlink r:id="rId5197" w:history="1">
        <w:r w:rsidRPr="001F7D44">
          <w:rPr>
            <w:rStyle w:val="Hyperlink"/>
            <w:rFonts w:ascii="Segoe UI" w:hAnsi="Segoe UI" w:cs="Segoe UI"/>
            <w:color w:val="0366D6"/>
            <w:sz w:val="24"/>
          </w:rPr>
          <w:t>Predictive Analytics: The Power to Predict Who Will Click, Buy, Lie, or Die</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Practical Books</w:t>
      </w:r>
    </w:p>
    <w:p w:rsidR="007262A4" w:rsidRPr="001F7D44" w:rsidRDefault="007262A4" w:rsidP="00322184">
      <w:pPr>
        <w:numPr>
          <w:ilvl w:val="0"/>
          <w:numId w:val="304"/>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9" type="#_x0000_t75" style="width:16.4pt;height:13.2pt" o:ole="">
            <v:imagedata r:id="rId5091" o:title=""/>
          </v:shape>
          <w:control r:id="rId5198" w:name="DefaultOcxName53" w:shapeid="_x0000_i3229"/>
        </w:object>
      </w:r>
      <w:r w:rsidRPr="001F7D44">
        <w:rPr>
          <w:rFonts w:ascii="Segoe UI" w:hAnsi="Segoe UI" w:cs="Segoe UI"/>
          <w:color w:val="24292E"/>
          <w:sz w:val="24"/>
        </w:rPr>
        <w:t> </w:t>
      </w:r>
      <w:hyperlink r:id="rId5199" w:history="1">
        <w:r w:rsidRPr="001F7D44">
          <w:rPr>
            <w:rStyle w:val="Hyperlink"/>
            <w:rFonts w:ascii="Segoe UI" w:hAnsi="Segoe UI" w:cs="Segoe UI"/>
            <w:color w:val="0366D6"/>
            <w:sz w:val="24"/>
          </w:rPr>
          <w:t>Machine Learning for Hackers</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00" w:history="1">
        <w:r w:rsidRPr="001F7D44">
          <w:rPr>
            <w:rStyle w:val="Hyperlink"/>
            <w:rFonts w:ascii="Segoe UI" w:hAnsi="Segoe UI" w:cs="Segoe UI"/>
            <w:color w:val="0366D6"/>
            <w:sz w:val="24"/>
          </w:rPr>
          <w:t>GitHub repository(R)</w:t>
        </w:r>
      </w:hyperlink>
    </w:p>
    <w:p w:rsidR="007262A4" w:rsidRPr="001F7D44" w:rsidRDefault="007262A4" w:rsidP="00322184">
      <w:pPr>
        <w:numPr>
          <w:ilvl w:val="1"/>
          <w:numId w:val="304"/>
        </w:numPr>
        <w:spacing w:before="60" w:after="100" w:afterAutospacing="1" w:line="240" w:lineRule="auto"/>
        <w:rPr>
          <w:rFonts w:ascii="Segoe UI" w:hAnsi="Segoe UI" w:cs="Segoe UI"/>
          <w:color w:val="24292E"/>
          <w:sz w:val="24"/>
        </w:rPr>
      </w:pPr>
      <w:hyperlink r:id="rId5201" w:history="1">
        <w:r w:rsidRPr="001F7D44">
          <w:rPr>
            <w:rStyle w:val="Hyperlink"/>
            <w:rFonts w:ascii="Segoe UI" w:hAnsi="Segoe UI" w:cs="Segoe UI"/>
            <w:color w:val="0366D6"/>
            <w:sz w:val="24"/>
          </w:rPr>
          <w:t>GitHub repository(Python)</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8" type="#_x0000_t75" style="width:16.4pt;height:13.2pt" o:ole="">
            <v:imagedata r:id="rId5091" o:title=""/>
          </v:shape>
          <w:control r:id="rId5202" w:name="DefaultOcxName54" w:shapeid="_x0000_i3228"/>
        </w:object>
      </w:r>
      <w:r w:rsidRPr="001F7D44">
        <w:rPr>
          <w:rFonts w:ascii="Segoe UI" w:hAnsi="Segoe UI" w:cs="Segoe UI"/>
          <w:color w:val="24292E"/>
          <w:sz w:val="24"/>
        </w:rPr>
        <w:t> </w:t>
      </w:r>
      <w:hyperlink r:id="rId5203" w:history="1">
        <w:r w:rsidRPr="001F7D44">
          <w:rPr>
            <w:rStyle w:val="Hyperlink"/>
            <w:rFonts w:ascii="Segoe UI" w:hAnsi="Segoe UI" w:cs="Segoe UI"/>
            <w:color w:val="0366D6"/>
            <w:sz w:val="24"/>
          </w:rPr>
          <w:t>Python Machine Learning</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04"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7" type="#_x0000_t75" style="width:16.4pt;height:13.2pt" o:ole="">
            <v:imagedata r:id="rId5091" o:title=""/>
          </v:shape>
          <w:control r:id="rId5205" w:name="DefaultOcxName55" w:shapeid="_x0000_i3227"/>
        </w:object>
      </w:r>
      <w:r w:rsidRPr="001F7D44">
        <w:rPr>
          <w:rFonts w:ascii="Segoe UI" w:hAnsi="Segoe UI" w:cs="Segoe UI"/>
          <w:color w:val="24292E"/>
          <w:sz w:val="24"/>
        </w:rPr>
        <w:t> </w:t>
      </w:r>
      <w:hyperlink r:id="rId5206" w:history="1">
        <w:r w:rsidRPr="001F7D44">
          <w:rPr>
            <w:rStyle w:val="Hyperlink"/>
            <w:rFonts w:ascii="Segoe UI" w:hAnsi="Segoe UI" w:cs="Segoe UI"/>
            <w:color w:val="0366D6"/>
            <w:sz w:val="24"/>
          </w:rPr>
          <w:t>Programming Collective Intelligence: Building Smart Web 2.0 Applications</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6" type="#_x0000_t75" style="width:16.4pt;height:13.2pt" o:ole="">
            <v:imagedata r:id="rId5091" o:title=""/>
          </v:shape>
          <w:control r:id="rId5207" w:name="DefaultOcxName56" w:shapeid="_x0000_i3226"/>
        </w:object>
      </w:r>
      <w:r w:rsidRPr="001F7D44">
        <w:rPr>
          <w:rFonts w:ascii="Segoe UI" w:hAnsi="Segoe UI" w:cs="Segoe UI"/>
          <w:color w:val="24292E"/>
          <w:sz w:val="24"/>
        </w:rPr>
        <w:t> </w:t>
      </w:r>
      <w:hyperlink r:id="rId5208" w:history="1">
        <w:r w:rsidRPr="001F7D44">
          <w:rPr>
            <w:rStyle w:val="Hyperlink"/>
            <w:rFonts w:ascii="Segoe UI" w:hAnsi="Segoe UI" w:cs="Segoe UI"/>
            <w:color w:val="0366D6"/>
            <w:sz w:val="24"/>
          </w:rPr>
          <w:t>Machine Learning: An Algorithmic Perspective, Second Edition</w:t>
        </w:r>
      </w:hyperlink>
    </w:p>
    <w:p w:rsidR="007262A4" w:rsidRPr="001F7D44" w:rsidRDefault="007262A4" w:rsidP="00F526AB">
      <w:pPr>
        <w:numPr>
          <w:ilvl w:val="1"/>
          <w:numId w:val="304"/>
        </w:numPr>
        <w:spacing w:before="100" w:beforeAutospacing="1" w:after="100" w:afterAutospacing="1" w:line="240" w:lineRule="auto"/>
        <w:rPr>
          <w:rFonts w:ascii="Segoe UI" w:hAnsi="Segoe UI" w:cs="Segoe UI"/>
          <w:color w:val="24292E"/>
          <w:sz w:val="24"/>
        </w:rPr>
      </w:pPr>
      <w:hyperlink r:id="rId5209" w:history="1">
        <w:r w:rsidRPr="001F7D44">
          <w:rPr>
            <w:rStyle w:val="Hyperlink"/>
            <w:rFonts w:ascii="Segoe UI" w:hAnsi="Segoe UI" w:cs="Segoe UI"/>
            <w:color w:val="0366D6"/>
            <w:sz w:val="24"/>
          </w:rPr>
          <w:t>GitHub repository</w:t>
        </w:r>
      </w:hyperlink>
    </w:p>
    <w:p w:rsidR="007262A4" w:rsidRPr="001F7D44" w:rsidRDefault="007262A4" w:rsidP="00322184">
      <w:pPr>
        <w:numPr>
          <w:ilvl w:val="1"/>
          <w:numId w:val="304"/>
        </w:numPr>
        <w:spacing w:before="60" w:after="100" w:afterAutospacing="1" w:line="240" w:lineRule="auto"/>
        <w:rPr>
          <w:rFonts w:ascii="Segoe UI" w:hAnsi="Segoe UI" w:cs="Segoe UI"/>
          <w:color w:val="24292E"/>
          <w:sz w:val="24"/>
        </w:rPr>
      </w:pPr>
      <w:hyperlink r:id="rId5210" w:history="1">
        <w:r w:rsidRPr="001F7D44">
          <w:rPr>
            <w:rStyle w:val="Hyperlink"/>
            <w:rFonts w:ascii="Segoe UI" w:hAnsi="Segoe UI" w:cs="Segoe UI"/>
            <w:color w:val="0366D6"/>
            <w:sz w:val="24"/>
          </w:rPr>
          <w:t>Resource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5" type="#_x0000_t75" style="width:16.4pt;height:13.2pt" o:ole="">
            <v:imagedata r:id="rId5091" o:title=""/>
          </v:shape>
          <w:control r:id="rId5211" w:name="DefaultOcxName57" w:shapeid="_x0000_i3225"/>
        </w:object>
      </w:r>
      <w:r w:rsidRPr="001F7D44">
        <w:rPr>
          <w:rFonts w:ascii="Segoe UI" w:hAnsi="Segoe UI" w:cs="Segoe UI"/>
          <w:color w:val="24292E"/>
          <w:sz w:val="24"/>
        </w:rPr>
        <w:t> </w:t>
      </w:r>
      <w:hyperlink r:id="rId5212" w:history="1">
        <w:r w:rsidRPr="001F7D44">
          <w:rPr>
            <w:rStyle w:val="Hyperlink"/>
            <w:rFonts w:ascii="Segoe UI" w:hAnsi="Segoe UI" w:cs="Segoe UI"/>
            <w:color w:val="0366D6"/>
            <w:sz w:val="24"/>
          </w:rPr>
          <w:t>Introduction to Machine Learning with Python: A Guide for Data Scientists</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13"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4" type="#_x0000_t75" style="width:16.4pt;height:13.2pt" o:ole="">
            <v:imagedata r:id="rId5091" o:title=""/>
          </v:shape>
          <w:control r:id="rId5214" w:name="DefaultOcxName58" w:shapeid="_x0000_i3224"/>
        </w:object>
      </w:r>
      <w:r w:rsidRPr="001F7D44">
        <w:rPr>
          <w:rFonts w:ascii="Segoe UI" w:hAnsi="Segoe UI" w:cs="Segoe UI"/>
          <w:color w:val="24292E"/>
          <w:sz w:val="24"/>
        </w:rPr>
        <w:t> </w:t>
      </w:r>
      <w:hyperlink r:id="rId5215" w:history="1">
        <w:r w:rsidRPr="001F7D44">
          <w:rPr>
            <w:rStyle w:val="Hyperlink"/>
            <w:rFonts w:ascii="Segoe UI" w:hAnsi="Segoe UI" w:cs="Segoe UI"/>
            <w:color w:val="0366D6"/>
            <w:sz w:val="24"/>
          </w:rPr>
          <w:t>Data Mining: Practical Machine Learning Tools and Techniques, Third Edition</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Teaching material</w:t>
      </w:r>
    </w:p>
    <w:p w:rsidR="007262A4" w:rsidRPr="001F7D44" w:rsidRDefault="007262A4" w:rsidP="00322184">
      <w:pPr>
        <w:numPr>
          <w:ilvl w:val="2"/>
          <w:numId w:val="304"/>
        </w:numPr>
        <w:spacing w:before="100" w:beforeAutospacing="1" w:after="100" w:afterAutospacing="1" w:line="240" w:lineRule="auto"/>
        <w:rPr>
          <w:rFonts w:ascii="Segoe UI" w:hAnsi="Segoe UI" w:cs="Segoe UI"/>
          <w:color w:val="24292E"/>
          <w:sz w:val="24"/>
        </w:rPr>
      </w:pPr>
      <w:hyperlink r:id="rId5216" w:history="1">
        <w:r w:rsidRPr="001F7D44">
          <w:rPr>
            <w:rStyle w:val="Hyperlink"/>
            <w:rFonts w:ascii="Segoe UI" w:hAnsi="Segoe UI" w:cs="Segoe UI"/>
            <w:color w:val="0366D6"/>
            <w:sz w:val="24"/>
          </w:rPr>
          <w:t>Slides for Chapters 1-5 (zip)</w:t>
        </w:r>
      </w:hyperlink>
    </w:p>
    <w:p w:rsidR="007262A4" w:rsidRPr="001F7D44" w:rsidRDefault="007262A4" w:rsidP="00322184">
      <w:pPr>
        <w:numPr>
          <w:ilvl w:val="2"/>
          <w:numId w:val="304"/>
        </w:numPr>
        <w:spacing w:before="60" w:after="100" w:afterAutospacing="1" w:line="240" w:lineRule="auto"/>
        <w:rPr>
          <w:rFonts w:ascii="Segoe UI" w:hAnsi="Segoe UI" w:cs="Segoe UI"/>
          <w:color w:val="24292E"/>
          <w:sz w:val="24"/>
        </w:rPr>
      </w:pPr>
      <w:hyperlink r:id="rId5217" w:history="1">
        <w:r w:rsidRPr="001F7D44">
          <w:rPr>
            <w:rStyle w:val="Hyperlink"/>
            <w:rFonts w:ascii="Segoe UI" w:hAnsi="Segoe UI" w:cs="Segoe UI"/>
            <w:color w:val="0366D6"/>
            <w:sz w:val="24"/>
          </w:rPr>
          <w:t>Slides for Chapters 6-8 (zip)</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3" type="#_x0000_t75" style="width:16.4pt;height:13.2pt" o:ole="">
            <v:imagedata r:id="rId5091" o:title=""/>
          </v:shape>
          <w:control r:id="rId5218" w:name="DefaultOcxName59" w:shapeid="_x0000_i3223"/>
        </w:object>
      </w:r>
      <w:r w:rsidRPr="001F7D44">
        <w:rPr>
          <w:rFonts w:ascii="Segoe UI" w:hAnsi="Segoe UI" w:cs="Segoe UI"/>
          <w:color w:val="24292E"/>
          <w:sz w:val="24"/>
        </w:rPr>
        <w:t> </w:t>
      </w:r>
      <w:hyperlink r:id="rId5219" w:history="1">
        <w:r w:rsidRPr="001F7D44">
          <w:rPr>
            <w:rStyle w:val="Hyperlink"/>
            <w:rFonts w:ascii="Segoe UI" w:hAnsi="Segoe UI" w:cs="Segoe UI"/>
            <w:color w:val="0366D6"/>
            <w:sz w:val="24"/>
          </w:rPr>
          <w:t>Machine Learning in Action</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20"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2" type="#_x0000_t75" style="width:16.4pt;height:13.2pt" o:ole="">
            <v:imagedata r:id="rId5091" o:title=""/>
          </v:shape>
          <w:control r:id="rId5221" w:name="DefaultOcxName60" w:shapeid="_x0000_i3222"/>
        </w:object>
      </w:r>
      <w:r w:rsidRPr="001F7D44">
        <w:rPr>
          <w:rFonts w:ascii="Segoe UI" w:hAnsi="Segoe UI" w:cs="Segoe UI"/>
          <w:color w:val="24292E"/>
          <w:sz w:val="24"/>
        </w:rPr>
        <w:t> </w:t>
      </w:r>
      <w:hyperlink r:id="rId5222" w:history="1">
        <w:r w:rsidRPr="001F7D44">
          <w:rPr>
            <w:rStyle w:val="Hyperlink"/>
            <w:rFonts w:ascii="Segoe UI" w:hAnsi="Segoe UI" w:cs="Segoe UI"/>
            <w:color w:val="0366D6"/>
            <w:sz w:val="24"/>
          </w:rPr>
          <w:t>Reactive Machine Learning Systems(MEAP)</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23"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1" type="#_x0000_t75" style="width:16.4pt;height:13.2pt" o:ole="">
            <v:imagedata r:id="rId5091" o:title=""/>
          </v:shape>
          <w:control r:id="rId5224" w:name="DefaultOcxName61" w:shapeid="_x0000_i3221"/>
        </w:object>
      </w:r>
      <w:r w:rsidRPr="001F7D44">
        <w:rPr>
          <w:rFonts w:ascii="Segoe UI" w:hAnsi="Segoe UI" w:cs="Segoe UI"/>
          <w:color w:val="24292E"/>
          <w:sz w:val="24"/>
        </w:rPr>
        <w:t> </w:t>
      </w:r>
      <w:hyperlink r:id="rId5225" w:history="1">
        <w:r w:rsidRPr="001F7D44">
          <w:rPr>
            <w:rStyle w:val="Hyperlink"/>
            <w:rFonts w:ascii="Segoe UI" w:hAnsi="Segoe UI" w:cs="Segoe UI"/>
            <w:color w:val="0366D6"/>
            <w:sz w:val="24"/>
          </w:rPr>
          <w:t>An Introduction to Statistical Learning</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26" w:history="1">
        <w:r w:rsidRPr="001F7D44">
          <w:rPr>
            <w:rStyle w:val="Hyperlink"/>
            <w:rFonts w:ascii="Segoe UI" w:hAnsi="Segoe UI" w:cs="Segoe UI"/>
            <w:color w:val="0366D6"/>
            <w:sz w:val="24"/>
          </w:rPr>
          <w:t>GitHub repository(R)</w:t>
        </w:r>
      </w:hyperlink>
    </w:p>
    <w:p w:rsidR="007262A4" w:rsidRPr="001F7D44" w:rsidRDefault="007262A4" w:rsidP="00322184">
      <w:pPr>
        <w:numPr>
          <w:ilvl w:val="1"/>
          <w:numId w:val="304"/>
        </w:numPr>
        <w:spacing w:before="60" w:after="100" w:afterAutospacing="1" w:line="240" w:lineRule="auto"/>
        <w:rPr>
          <w:rFonts w:ascii="Segoe UI" w:hAnsi="Segoe UI" w:cs="Segoe UI"/>
          <w:color w:val="24292E"/>
          <w:sz w:val="24"/>
        </w:rPr>
      </w:pPr>
      <w:hyperlink r:id="rId5227" w:history="1">
        <w:r w:rsidRPr="001F7D44">
          <w:rPr>
            <w:rStyle w:val="Hyperlink"/>
            <w:rFonts w:ascii="Segoe UI" w:hAnsi="Segoe UI" w:cs="Segoe UI"/>
            <w:color w:val="0366D6"/>
            <w:sz w:val="24"/>
          </w:rPr>
          <w:t>GitHub repository(Python)</w:t>
        </w:r>
      </w:hyperlink>
    </w:p>
    <w:p w:rsidR="007262A4" w:rsidRPr="001F7D44" w:rsidRDefault="007262A4" w:rsidP="00322184">
      <w:pPr>
        <w:numPr>
          <w:ilvl w:val="1"/>
          <w:numId w:val="304"/>
        </w:numPr>
        <w:spacing w:before="60" w:after="100" w:afterAutospacing="1" w:line="240" w:lineRule="auto"/>
        <w:rPr>
          <w:rFonts w:ascii="Segoe UI" w:hAnsi="Segoe UI" w:cs="Segoe UI"/>
          <w:color w:val="24292E"/>
          <w:sz w:val="24"/>
        </w:rPr>
      </w:pPr>
      <w:hyperlink r:id="rId5228" w:history="1">
        <w:r w:rsidRPr="001F7D44">
          <w:rPr>
            <w:rStyle w:val="Hyperlink"/>
            <w:rFonts w:ascii="Segoe UI" w:hAnsi="Segoe UI" w:cs="Segoe UI"/>
            <w:color w:val="0366D6"/>
            <w:sz w:val="24"/>
          </w:rPr>
          <w:t>Videos</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20" type="#_x0000_t75" style="width:16.4pt;height:13.2pt" o:ole="">
            <v:imagedata r:id="rId5091" o:title=""/>
          </v:shape>
          <w:control r:id="rId5229" w:name="DefaultOcxName62" w:shapeid="_x0000_i3220"/>
        </w:object>
      </w:r>
      <w:r w:rsidRPr="001F7D44">
        <w:rPr>
          <w:rFonts w:ascii="Segoe UI" w:hAnsi="Segoe UI" w:cs="Segoe UI"/>
          <w:color w:val="24292E"/>
          <w:sz w:val="24"/>
        </w:rPr>
        <w:t> </w:t>
      </w:r>
      <w:hyperlink r:id="rId5230" w:history="1">
        <w:r w:rsidRPr="001F7D44">
          <w:rPr>
            <w:rStyle w:val="Hyperlink"/>
            <w:rFonts w:ascii="Segoe UI" w:hAnsi="Segoe UI" w:cs="Segoe UI"/>
            <w:color w:val="0366D6"/>
            <w:sz w:val="24"/>
          </w:rPr>
          <w:t>Building Machine Learning Systems with Python</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31"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9" type="#_x0000_t75" style="width:16.4pt;height:13.2pt" o:ole="">
            <v:imagedata r:id="rId5091" o:title=""/>
          </v:shape>
          <w:control r:id="rId5232" w:name="DefaultOcxName63" w:shapeid="_x0000_i3219"/>
        </w:object>
      </w:r>
      <w:r w:rsidRPr="001F7D44">
        <w:rPr>
          <w:rFonts w:ascii="Segoe UI" w:hAnsi="Segoe UI" w:cs="Segoe UI"/>
          <w:color w:val="24292E"/>
          <w:sz w:val="24"/>
        </w:rPr>
        <w:t> </w:t>
      </w:r>
      <w:hyperlink r:id="rId5233" w:history="1">
        <w:r w:rsidRPr="001F7D44">
          <w:rPr>
            <w:rStyle w:val="Hyperlink"/>
            <w:rFonts w:ascii="Segoe UI" w:hAnsi="Segoe UI" w:cs="Segoe UI"/>
            <w:color w:val="0366D6"/>
            <w:sz w:val="24"/>
          </w:rPr>
          <w:t>Learning scikit-learn: Machine Learning in Python</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34"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8" type="#_x0000_t75" style="width:16.4pt;height:13.2pt" o:ole="">
            <v:imagedata r:id="rId5091" o:title=""/>
          </v:shape>
          <w:control r:id="rId5235" w:name="DefaultOcxName64" w:shapeid="_x0000_i3218"/>
        </w:object>
      </w:r>
      <w:r w:rsidRPr="001F7D44">
        <w:rPr>
          <w:rFonts w:ascii="Segoe UI" w:hAnsi="Segoe UI" w:cs="Segoe UI"/>
          <w:color w:val="24292E"/>
          <w:sz w:val="24"/>
        </w:rPr>
        <w:t> </w:t>
      </w:r>
      <w:hyperlink r:id="rId5236" w:history="1">
        <w:r w:rsidRPr="001F7D44">
          <w:rPr>
            <w:rStyle w:val="Hyperlink"/>
            <w:rFonts w:ascii="Segoe UI" w:hAnsi="Segoe UI" w:cs="Segoe UI"/>
            <w:color w:val="0366D6"/>
            <w:sz w:val="24"/>
          </w:rPr>
          <w:t>Probabilistic Programming &amp; Bayesian Methods for Hackers</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7" type="#_x0000_t75" style="width:16.4pt;height:13.2pt" o:ole="">
            <v:imagedata r:id="rId5091" o:title=""/>
          </v:shape>
          <w:control r:id="rId5237" w:name="DefaultOcxName65" w:shapeid="_x0000_i3217"/>
        </w:object>
      </w:r>
      <w:r w:rsidRPr="001F7D44">
        <w:rPr>
          <w:rFonts w:ascii="Segoe UI" w:hAnsi="Segoe UI" w:cs="Segoe UI"/>
          <w:color w:val="24292E"/>
          <w:sz w:val="24"/>
        </w:rPr>
        <w:t> </w:t>
      </w:r>
      <w:hyperlink r:id="rId5238" w:history="1">
        <w:r w:rsidRPr="001F7D44">
          <w:rPr>
            <w:rStyle w:val="Hyperlink"/>
            <w:rFonts w:ascii="Segoe UI" w:hAnsi="Segoe UI" w:cs="Segoe UI"/>
            <w:color w:val="0366D6"/>
            <w:sz w:val="24"/>
          </w:rPr>
          <w:t>Probabilistic Graphical Models: Principles and Techniques</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6" type="#_x0000_t75" style="width:16.4pt;height:13.2pt" o:ole="">
            <v:imagedata r:id="rId5091" o:title=""/>
          </v:shape>
          <w:control r:id="rId5239" w:name="DefaultOcxName66" w:shapeid="_x0000_i3216"/>
        </w:object>
      </w:r>
      <w:r w:rsidRPr="001F7D44">
        <w:rPr>
          <w:rFonts w:ascii="Segoe UI" w:hAnsi="Segoe UI" w:cs="Segoe UI"/>
          <w:color w:val="24292E"/>
          <w:sz w:val="24"/>
        </w:rPr>
        <w:t> </w:t>
      </w:r>
      <w:hyperlink r:id="rId5240" w:history="1">
        <w:r w:rsidRPr="001F7D44">
          <w:rPr>
            <w:rStyle w:val="Hyperlink"/>
            <w:rFonts w:ascii="Segoe UI" w:hAnsi="Segoe UI" w:cs="Segoe UI"/>
            <w:color w:val="0366D6"/>
            <w:sz w:val="24"/>
          </w:rPr>
          <w:t>Machine Learning: Hands-On for Developers and Technical Professionals</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41" w:history="1">
        <w:r w:rsidRPr="001F7D44">
          <w:rPr>
            <w:rStyle w:val="Hyperlink"/>
            <w:rFonts w:ascii="Segoe UI" w:hAnsi="Segoe UI" w:cs="Segoe UI"/>
            <w:color w:val="0366D6"/>
            <w:sz w:val="24"/>
          </w:rPr>
          <w:t>Machine Learning Hands-On for Developers and Technical Professionals review</w:t>
        </w:r>
      </w:hyperlink>
    </w:p>
    <w:p w:rsidR="007262A4" w:rsidRPr="001F7D44" w:rsidRDefault="007262A4" w:rsidP="00322184">
      <w:pPr>
        <w:numPr>
          <w:ilvl w:val="1"/>
          <w:numId w:val="304"/>
        </w:numPr>
        <w:spacing w:before="60" w:after="100" w:afterAutospacing="1" w:line="240" w:lineRule="auto"/>
        <w:rPr>
          <w:rFonts w:ascii="Segoe UI" w:hAnsi="Segoe UI" w:cs="Segoe UI"/>
          <w:color w:val="24292E"/>
          <w:sz w:val="24"/>
        </w:rPr>
      </w:pPr>
      <w:hyperlink r:id="rId5242"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5" type="#_x0000_t75" style="width:16.4pt;height:13.2pt" o:ole="">
            <v:imagedata r:id="rId5091" o:title=""/>
          </v:shape>
          <w:control r:id="rId5243" w:name="DefaultOcxName67" w:shapeid="_x0000_i3215"/>
        </w:object>
      </w:r>
      <w:r w:rsidRPr="001F7D44">
        <w:rPr>
          <w:rFonts w:ascii="Segoe UI" w:hAnsi="Segoe UI" w:cs="Segoe UI"/>
          <w:color w:val="24292E"/>
          <w:sz w:val="24"/>
        </w:rPr>
        <w:t> </w:t>
      </w:r>
      <w:hyperlink r:id="rId5244" w:history="1">
        <w:r w:rsidRPr="001F7D44">
          <w:rPr>
            <w:rStyle w:val="Hyperlink"/>
            <w:rFonts w:ascii="Segoe UI" w:hAnsi="Segoe UI" w:cs="Segoe UI"/>
            <w:color w:val="0366D6"/>
            <w:sz w:val="24"/>
          </w:rPr>
          <w:t>Learning from Data</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45" w:history="1">
        <w:r w:rsidRPr="001F7D44">
          <w:rPr>
            <w:rStyle w:val="Hyperlink"/>
            <w:rFonts w:ascii="Segoe UI" w:hAnsi="Segoe UI" w:cs="Segoe UI"/>
            <w:color w:val="0366D6"/>
            <w:sz w:val="24"/>
          </w:rPr>
          <w:t>Online tutorials</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4" type="#_x0000_t75" style="width:16.4pt;height:13.2pt" o:ole="">
            <v:imagedata r:id="rId5091" o:title=""/>
          </v:shape>
          <w:control r:id="rId5246" w:name="DefaultOcxName68" w:shapeid="_x0000_i3214"/>
        </w:object>
      </w:r>
      <w:r w:rsidRPr="001F7D44">
        <w:rPr>
          <w:rFonts w:ascii="Segoe UI" w:hAnsi="Segoe UI" w:cs="Segoe UI"/>
          <w:color w:val="24292E"/>
          <w:sz w:val="24"/>
        </w:rPr>
        <w:t> </w:t>
      </w:r>
      <w:hyperlink r:id="rId5247" w:history="1">
        <w:r w:rsidRPr="001F7D44">
          <w:rPr>
            <w:rStyle w:val="Hyperlink"/>
            <w:rFonts w:ascii="Segoe UI" w:hAnsi="Segoe UI" w:cs="Segoe UI"/>
            <w:color w:val="0366D6"/>
            <w:sz w:val="24"/>
          </w:rPr>
          <w:t>Reinforcement Learning: An Introduction (2nd Edition)</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48" w:history="1">
        <w:r w:rsidRPr="001F7D44">
          <w:rPr>
            <w:rStyle w:val="Hyperlink"/>
            <w:rFonts w:ascii="Segoe UI" w:hAnsi="Segoe UI" w:cs="Segoe UI"/>
            <w:color w:val="0366D6"/>
            <w:sz w:val="24"/>
          </w:rPr>
          <w:t>GitHub repository</w:t>
        </w:r>
      </w:hyperlink>
    </w:p>
    <w:p w:rsidR="007262A4" w:rsidRPr="001F7D44" w:rsidRDefault="007262A4" w:rsidP="00322184">
      <w:pPr>
        <w:numPr>
          <w:ilvl w:val="0"/>
          <w:numId w:val="30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3" type="#_x0000_t75" style="width:16.4pt;height:13.2pt" o:ole="">
            <v:imagedata r:id="rId5091" o:title=""/>
          </v:shape>
          <w:control r:id="rId5249" w:name="DefaultOcxName69" w:shapeid="_x0000_i3213"/>
        </w:object>
      </w:r>
      <w:r w:rsidRPr="001F7D44">
        <w:rPr>
          <w:rFonts w:ascii="Segoe UI" w:hAnsi="Segoe UI" w:cs="Segoe UI"/>
          <w:color w:val="24292E"/>
          <w:sz w:val="24"/>
        </w:rPr>
        <w:t> </w:t>
      </w:r>
      <w:hyperlink r:id="rId5250" w:history="1">
        <w:r w:rsidRPr="001F7D44">
          <w:rPr>
            <w:rStyle w:val="Hyperlink"/>
            <w:rFonts w:ascii="Segoe UI" w:hAnsi="Segoe UI" w:cs="Segoe UI"/>
            <w:color w:val="0366D6"/>
            <w:sz w:val="24"/>
          </w:rPr>
          <w:t>Machine Learning with TensorFlow(MEAP)</w:t>
        </w:r>
      </w:hyperlink>
    </w:p>
    <w:p w:rsidR="007262A4" w:rsidRPr="001F7D44" w:rsidRDefault="007262A4" w:rsidP="00322184">
      <w:pPr>
        <w:numPr>
          <w:ilvl w:val="1"/>
          <w:numId w:val="304"/>
        </w:numPr>
        <w:spacing w:before="100" w:beforeAutospacing="1" w:after="100" w:afterAutospacing="1" w:line="240" w:lineRule="auto"/>
        <w:rPr>
          <w:rFonts w:ascii="Segoe UI" w:hAnsi="Segoe UI" w:cs="Segoe UI"/>
          <w:color w:val="24292E"/>
          <w:sz w:val="24"/>
        </w:rPr>
      </w:pPr>
      <w:hyperlink r:id="rId5251" w:history="1">
        <w:r w:rsidRPr="001F7D44">
          <w:rPr>
            <w:rStyle w:val="Hyperlink"/>
            <w:rFonts w:ascii="Segoe UI" w:hAnsi="Segoe UI" w:cs="Segoe UI"/>
            <w:color w:val="0366D6"/>
            <w:sz w:val="24"/>
          </w:rPr>
          <w:t>GitHub repository</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Kaggle knowledge competitions</w:t>
      </w:r>
    </w:p>
    <w:p w:rsidR="007262A4" w:rsidRPr="001F7D44" w:rsidRDefault="007262A4" w:rsidP="00322184">
      <w:pPr>
        <w:numPr>
          <w:ilvl w:val="0"/>
          <w:numId w:val="305"/>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2" type="#_x0000_t75" style="width:16.4pt;height:13.2pt" o:ole="">
            <v:imagedata r:id="rId5091" o:title=""/>
          </v:shape>
          <w:control r:id="rId5252" w:name="DefaultOcxName70" w:shapeid="_x0000_i3212"/>
        </w:object>
      </w:r>
      <w:r w:rsidRPr="001F7D44">
        <w:rPr>
          <w:rFonts w:ascii="Segoe UI" w:hAnsi="Segoe UI" w:cs="Segoe UI"/>
          <w:color w:val="24292E"/>
          <w:sz w:val="24"/>
        </w:rPr>
        <w:t> </w:t>
      </w:r>
      <w:hyperlink r:id="rId5253" w:history="1">
        <w:r w:rsidRPr="001F7D44">
          <w:rPr>
            <w:rStyle w:val="Hyperlink"/>
            <w:rFonts w:ascii="Segoe UI" w:hAnsi="Segoe UI" w:cs="Segoe UI"/>
            <w:color w:val="0366D6"/>
            <w:sz w:val="24"/>
          </w:rPr>
          <w:t>Kaggle Competitions: How and where to begin?</w:t>
        </w:r>
      </w:hyperlink>
    </w:p>
    <w:p w:rsidR="007262A4" w:rsidRPr="001F7D44" w:rsidRDefault="007262A4" w:rsidP="00322184">
      <w:pPr>
        <w:numPr>
          <w:ilvl w:val="0"/>
          <w:numId w:val="305"/>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1" type="#_x0000_t75" style="width:16.4pt;height:13.2pt" o:ole="">
            <v:imagedata r:id="rId5091" o:title=""/>
          </v:shape>
          <w:control r:id="rId5254" w:name="DefaultOcxName71" w:shapeid="_x0000_i3211"/>
        </w:object>
      </w:r>
      <w:r w:rsidRPr="001F7D44">
        <w:rPr>
          <w:rFonts w:ascii="Segoe UI" w:hAnsi="Segoe UI" w:cs="Segoe UI"/>
          <w:color w:val="24292E"/>
          <w:sz w:val="24"/>
        </w:rPr>
        <w:t> </w:t>
      </w:r>
      <w:hyperlink r:id="rId5255" w:history="1">
        <w:r w:rsidRPr="001F7D44">
          <w:rPr>
            <w:rStyle w:val="Hyperlink"/>
            <w:rFonts w:ascii="Segoe UI" w:hAnsi="Segoe UI" w:cs="Segoe UI"/>
            <w:color w:val="0366D6"/>
            <w:sz w:val="24"/>
          </w:rPr>
          <w:t xml:space="preserve">How a Beginner Used Small Projects </w:t>
        </w:r>
        <w:proofErr w:type="gramStart"/>
        <w:r w:rsidRPr="001F7D44">
          <w:rPr>
            <w:rStyle w:val="Hyperlink"/>
            <w:rFonts w:ascii="Segoe UI" w:hAnsi="Segoe UI" w:cs="Segoe UI"/>
            <w:color w:val="0366D6"/>
            <w:sz w:val="24"/>
          </w:rPr>
          <w:t>To</w:t>
        </w:r>
        <w:proofErr w:type="gramEnd"/>
        <w:r w:rsidRPr="001F7D44">
          <w:rPr>
            <w:rStyle w:val="Hyperlink"/>
            <w:rFonts w:ascii="Segoe UI" w:hAnsi="Segoe UI" w:cs="Segoe UI"/>
            <w:color w:val="0366D6"/>
            <w:sz w:val="24"/>
          </w:rPr>
          <w:t xml:space="preserve"> Get Started in Machine Learning and Compete on Kaggle</w:t>
        </w:r>
      </w:hyperlink>
    </w:p>
    <w:p w:rsidR="007262A4" w:rsidRPr="001F7D44" w:rsidRDefault="007262A4" w:rsidP="00322184">
      <w:pPr>
        <w:numPr>
          <w:ilvl w:val="0"/>
          <w:numId w:val="305"/>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10" type="#_x0000_t75" style="width:16.4pt;height:13.2pt" o:ole="">
            <v:imagedata r:id="rId5091" o:title=""/>
          </v:shape>
          <w:control r:id="rId5256" w:name="DefaultOcxName72" w:shapeid="_x0000_i3210"/>
        </w:object>
      </w:r>
      <w:r w:rsidRPr="001F7D44">
        <w:rPr>
          <w:rFonts w:ascii="Segoe UI" w:hAnsi="Segoe UI" w:cs="Segoe UI"/>
          <w:color w:val="24292E"/>
          <w:sz w:val="24"/>
        </w:rPr>
        <w:t> </w:t>
      </w:r>
      <w:hyperlink r:id="rId5257" w:history="1">
        <w:r w:rsidRPr="001F7D44">
          <w:rPr>
            <w:rStyle w:val="Hyperlink"/>
            <w:rFonts w:ascii="Segoe UI" w:hAnsi="Segoe UI" w:cs="Segoe UI"/>
            <w:color w:val="0366D6"/>
            <w:sz w:val="24"/>
          </w:rPr>
          <w:t>Master Kaggle By Competing Consistently</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Video Series</w:t>
      </w:r>
    </w:p>
    <w:p w:rsidR="007262A4" w:rsidRPr="001F7D44" w:rsidRDefault="007262A4" w:rsidP="00322184">
      <w:pPr>
        <w:numPr>
          <w:ilvl w:val="0"/>
          <w:numId w:val="306"/>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9" type="#_x0000_t75" style="width:16.4pt;height:13.2pt" o:ole="">
            <v:imagedata r:id="rId5091" o:title=""/>
          </v:shape>
          <w:control r:id="rId5258" w:name="DefaultOcxName73" w:shapeid="_x0000_i3209"/>
        </w:object>
      </w:r>
      <w:r w:rsidRPr="001F7D44">
        <w:rPr>
          <w:rFonts w:ascii="Segoe UI" w:hAnsi="Segoe UI" w:cs="Segoe UI"/>
          <w:color w:val="24292E"/>
          <w:sz w:val="24"/>
        </w:rPr>
        <w:t> </w:t>
      </w:r>
      <w:hyperlink r:id="rId5259" w:history="1">
        <w:r w:rsidRPr="001F7D44">
          <w:rPr>
            <w:rStyle w:val="Hyperlink"/>
            <w:rFonts w:ascii="Segoe UI" w:hAnsi="Segoe UI" w:cs="Segoe UI"/>
            <w:color w:val="0366D6"/>
            <w:sz w:val="24"/>
          </w:rPr>
          <w:t>Machine Learning for Hackers</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8" type="#_x0000_t75" style="width:16.4pt;height:13.2pt" o:ole="">
            <v:imagedata r:id="rId5091" o:title=""/>
          </v:shape>
          <w:control r:id="rId5260" w:name="DefaultOcxName74" w:shapeid="_x0000_i3208"/>
        </w:object>
      </w:r>
      <w:r w:rsidRPr="001F7D44">
        <w:rPr>
          <w:rFonts w:ascii="Segoe UI" w:hAnsi="Segoe UI" w:cs="Segoe UI"/>
          <w:color w:val="24292E"/>
          <w:sz w:val="24"/>
        </w:rPr>
        <w:t> </w:t>
      </w:r>
      <w:hyperlink r:id="rId5261" w:history="1">
        <w:r w:rsidRPr="001F7D44">
          <w:rPr>
            <w:rStyle w:val="Hyperlink"/>
            <w:rFonts w:ascii="Segoe UI" w:hAnsi="Segoe UI" w:cs="Segoe UI"/>
            <w:color w:val="0366D6"/>
            <w:sz w:val="24"/>
          </w:rPr>
          <w:t>Fresh Machine Learning</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7" type="#_x0000_t75" style="width:16.4pt;height:13.2pt" o:ole="">
            <v:imagedata r:id="rId5091" o:title=""/>
          </v:shape>
          <w:control r:id="rId5262" w:name="DefaultOcxName75" w:shapeid="_x0000_i3207"/>
        </w:object>
      </w:r>
      <w:r w:rsidRPr="001F7D44">
        <w:rPr>
          <w:rFonts w:ascii="Segoe UI" w:hAnsi="Segoe UI" w:cs="Segoe UI"/>
          <w:color w:val="24292E"/>
          <w:sz w:val="24"/>
        </w:rPr>
        <w:t> </w:t>
      </w:r>
      <w:hyperlink r:id="rId5263" w:history="1">
        <w:r w:rsidRPr="001F7D44">
          <w:rPr>
            <w:rStyle w:val="Hyperlink"/>
            <w:rFonts w:ascii="Segoe UI" w:hAnsi="Segoe UI" w:cs="Segoe UI"/>
            <w:color w:val="0366D6"/>
            <w:sz w:val="24"/>
          </w:rPr>
          <w:t>Machine Learning Recipes with Josh Gordon</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6" type="#_x0000_t75" style="width:16.4pt;height:13.2pt" o:ole="">
            <v:imagedata r:id="rId5091" o:title=""/>
          </v:shape>
          <w:control r:id="rId5264" w:name="DefaultOcxName76" w:shapeid="_x0000_i3206"/>
        </w:object>
      </w:r>
      <w:r w:rsidRPr="001F7D44">
        <w:rPr>
          <w:rFonts w:ascii="Segoe UI" w:hAnsi="Segoe UI" w:cs="Segoe UI"/>
          <w:color w:val="24292E"/>
          <w:sz w:val="24"/>
        </w:rPr>
        <w:t> </w:t>
      </w:r>
      <w:hyperlink r:id="rId5265" w:history="1">
        <w:r w:rsidRPr="001F7D44">
          <w:rPr>
            <w:rStyle w:val="Hyperlink"/>
            <w:rFonts w:ascii="Segoe UI" w:hAnsi="Segoe UI" w:cs="Segoe UI"/>
            <w:color w:val="0366D6"/>
            <w:sz w:val="24"/>
          </w:rPr>
          <w:t>Everything You Need to know about Machine Learning in 30 Minutes or Less</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5" type="#_x0000_t75" style="width:16.4pt;height:13.2pt" o:ole="">
            <v:imagedata r:id="rId5091" o:title=""/>
          </v:shape>
          <w:control r:id="rId5266" w:name="DefaultOcxName77" w:shapeid="_x0000_i3205"/>
        </w:object>
      </w:r>
      <w:r w:rsidRPr="001F7D44">
        <w:rPr>
          <w:rFonts w:ascii="Segoe UI" w:hAnsi="Segoe UI" w:cs="Segoe UI"/>
          <w:color w:val="24292E"/>
          <w:sz w:val="24"/>
        </w:rPr>
        <w:t> </w:t>
      </w:r>
      <w:hyperlink r:id="rId5267" w:history="1">
        <w:r w:rsidRPr="001F7D44">
          <w:rPr>
            <w:rStyle w:val="Hyperlink"/>
            <w:rFonts w:ascii="Segoe UI" w:hAnsi="Segoe UI" w:cs="Segoe UI"/>
            <w:color w:val="0366D6"/>
            <w:sz w:val="24"/>
          </w:rPr>
          <w:t>A Friendly Introduction to Machine Learning</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4" type="#_x0000_t75" style="width:16.4pt;height:13.2pt" o:ole="">
            <v:imagedata r:id="rId5091" o:title=""/>
          </v:shape>
          <w:control r:id="rId5268" w:name="DefaultOcxName78" w:shapeid="_x0000_i3204"/>
        </w:object>
      </w:r>
      <w:r w:rsidRPr="001F7D44">
        <w:rPr>
          <w:rFonts w:ascii="Segoe UI" w:hAnsi="Segoe UI" w:cs="Segoe UI"/>
          <w:color w:val="24292E"/>
          <w:sz w:val="24"/>
        </w:rPr>
        <w:t> </w:t>
      </w:r>
      <w:hyperlink r:id="rId5269" w:history="1">
        <w:r w:rsidRPr="001F7D44">
          <w:rPr>
            <w:rStyle w:val="Hyperlink"/>
            <w:rFonts w:ascii="Segoe UI" w:hAnsi="Segoe UI" w:cs="Segoe UI"/>
            <w:color w:val="0366D6"/>
            <w:sz w:val="24"/>
          </w:rPr>
          <w:t>Nuts and Bolts of Applying Deep Learning - Andrew Ng</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3" type="#_x0000_t75" style="width:16.4pt;height:13.2pt" o:ole="">
            <v:imagedata r:id="rId5091" o:title=""/>
          </v:shape>
          <w:control r:id="rId5270" w:name="DefaultOcxName79" w:shapeid="_x0000_i3203"/>
        </w:object>
      </w:r>
      <w:r w:rsidRPr="001F7D44">
        <w:rPr>
          <w:rFonts w:ascii="Segoe UI" w:hAnsi="Segoe UI" w:cs="Segoe UI"/>
          <w:color w:val="24292E"/>
          <w:sz w:val="24"/>
        </w:rPr>
        <w:t> BigML Webinar</w:t>
      </w:r>
    </w:p>
    <w:p w:rsidR="007262A4" w:rsidRPr="001F7D44" w:rsidRDefault="007262A4" w:rsidP="00322184">
      <w:pPr>
        <w:numPr>
          <w:ilvl w:val="1"/>
          <w:numId w:val="306"/>
        </w:numPr>
        <w:spacing w:before="100" w:beforeAutospacing="1" w:after="100" w:afterAutospacing="1" w:line="240" w:lineRule="auto"/>
        <w:rPr>
          <w:rFonts w:ascii="Segoe UI" w:hAnsi="Segoe UI" w:cs="Segoe UI"/>
          <w:color w:val="24292E"/>
          <w:sz w:val="24"/>
        </w:rPr>
      </w:pPr>
      <w:hyperlink r:id="rId5271" w:history="1">
        <w:r w:rsidRPr="001F7D44">
          <w:rPr>
            <w:rStyle w:val="Hyperlink"/>
            <w:rFonts w:ascii="Segoe UI" w:hAnsi="Segoe UI" w:cs="Segoe UI"/>
            <w:color w:val="0366D6"/>
            <w:sz w:val="24"/>
          </w:rPr>
          <w:t>Video</w:t>
        </w:r>
      </w:hyperlink>
    </w:p>
    <w:p w:rsidR="007262A4" w:rsidRPr="001F7D44" w:rsidRDefault="007262A4" w:rsidP="00322184">
      <w:pPr>
        <w:numPr>
          <w:ilvl w:val="1"/>
          <w:numId w:val="306"/>
        </w:numPr>
        <w:spacing w:before="60" w:after="100" w:afterAutospacing="1" w:line="240" w:lineRule="auto"/>
        <w:rPr>
          <w:rFonts w:ascii="Segoe UI" w:hAnsi="Segoe UI" w:cs="Segoe UI"/>
          <w:color w:val="24292E"/>
          <w:sz w:val="24"/>
        </w:rPr>
      </w:pPr>
      <w:hyperlink r:id="rId5272" w:history="1">
        <w:r w:rsidRPr="001F7D44">
          <w:rPr>
            <w:rStyle w:val="Hyperlink"/>
            <w:rFonts w:ascii="Segoe UI" w:hAnsi="Segoe UI" w:cs="Segoe UI"/>
            <w:color w:val="0366D6"/>
            <w:sz w:val="24"/>
          </w:rPr>
          <w:t>Resources</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2" type="#_x0000_t75" style="width:16.4pt;height:13.2pt" o:ole="">
            <v:imagedata r:id="rId5091" o:title=""/>
          </v:shape>
          <w:control r:id="rId5273" w:name="DefaultOcxName80" w:shapeid="_x0000_i3202"/>
        </w:object>
      </w:r>
      <w:r w:rsidRPr="001F7D44">
        <w:rPr>
          <w:rFonts w:ascii="Segoe UI" w:hAnsi="Segoe UI" w:cs="Segoe UI"/>
          <w:color w:val="24292E"/>
          <w:sz w:val="24"/>
        </w:rPr>
        <w:t> </w:t>
      </w:r>
      <w:hyperlink r:id="rId5274" w:history="1">
        <w:r w:rsidRPr="001F7D44">
          <w:rPr>
            <w:rStyle w:val="Hyperlink"/>
            <w:rFonts w:ascii="Segoe UI" w:hAnsi="Segoe UI" w:cs="Segoe UI"/>
            <w:color w:val="0366D6"/>
            <w:sz w:val="24"/>
          </w:rPr>
          <w:t>mathematicalmonk's Machine Learning tutorials</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1" type="#_x0000_t75" style="width:16.4pt;height:13.2pt" o:ole="">
            <v:imagedata r:id="rId5091" o:title=""/>
          </v:shape>
          <w:control r:id="rId5275" w:name="DefaultOcxName81" w:shapeid="_x0000_i3201"/>
        </w:object>
      </w:r>
      <w:r w:rsidRPr="001F7D44">
        <w:rPr>
          <w:rFonts w:ascii="Segoe UI" w:hAnsi="Segoe UI" w:cs="Segoe UI"/>
          <w:color w:val="24292E"/>
          <w:sz w:val="24"/>
        </w:rPr>
        <w:t> </w:t>
      </w:r>
      <w:hyperlink r:id="rId5276" w:history="1">
        <w:r w:rsidRPr="001F7D44">
          <w:rPr>
            <w:rStyle w:val="Hyperlink"/>
            <w:rFonts w:ascii="Segoe UI" w:hAnsi="Segoe UI" w:cs="Segoe UI"/>
            <w:color w:val="0366D6"/>
            <w:sz w:val="24"/>
          </w:rPr>
          <w:t>Machine learning in Python with scikit-learn</w:t>
        </w:r>
      </w:hyperlink>
    </w:p>
    <w:p w:rsidR="007262A4" w:rsidRPr="001F7D44" w:rsidRDefault="007262A4" w:rsidP="00F526AB">
      <w:pPr>
        <w:numPr>
          <w:ilvl w:val="1"/>
          <w:numId w:val="306"/>
        </w:numPr>
        <w:spacing w:before="100" w:beforeAutospacing="1" w:after="100" w:afterAutospacing="1" w:line="240" w:lineRule="auto"/>
        <w:rPr>
          <w:rFonts w:ascii="Segoe UI" w:hAnsi="Segoe UI" w:cs="Segoe UI"/>
          <w:color w:val="24292E"/>
          <w:sz w:val="24"/>
        </w:rPr>
      </w:pPr>
      <w:hyperlink r:id="rId5277" w:history="1">
        <w:r w:rsidRPr="001F7D44">
          <w:rPr>
            <w:rStyle w:val="Hyperlink"/>
            <w:rFonts w:ascii="Segoe UI" w:hAnsi="Segoe UI" w:cs="Segoe UI"/>
            <w:color w:val="0366D6"/>
            <w:sz w:val="24"/>
          </w:rPr>
          <w:t>GitHub repository</w:t>
        </w:r>
      </w:hyperlink>
    </w:p>
    <w:p w:rsidR="007262A4" w:rsidRPr="001F7D44" w:rsidRDefault="007262A4" w:rsidP="00322184">
      <w:pPr>
        <w:numPr>
          <w:ilvl w:val="1"/>
          <w:numId w:val="306"/>
        </w:numPr>
        <w:spacing w:before="60" w:after="100" w:afterAutospacing="1" w:line="240" w:lineRule="auto"/>
        <w:rPr>
          <w:rFonts w:ascii="Segoe UI" w:hAnsi="Segoe UI" w:cs="Segoe UI"/>
          <w:color w:val="24292E"/>
          <w:sz w:val="24"/>
        </w:rPr>
      </w:pPr>
      <w:hyperlink r:id="rId5278" w:history="1">
        <w:r w:rsidRPr="001F7D44">
          <w:rPr>
            <w:rStyle w:val="Hyperlink"/>
            <w:rFonts w:ascii="Segoe UI" w:hAnsi="Segoe UI" w:cs="Segoe UI"/>
            <w:color w:val="0366D6"/>
            <w:sz w:val="24"/>
          </w:rPr>
          <w:t>Blog</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200" type="#_x0000_t75" style="width:16.4pt;height:13.2pt" o:ole="">
            <v:imagedata r:id="rId5091" o:title=""/>
          </v:shape>
          <w:control r:id="rId5279" w:name="DefaultOcxName82" w:shapeid="_x0000_i3200"/>
        </w:object>
      </w:r>
      <w:r w:rsidRPr="001F7D44">
        <w:rPr>
          <w:rFonts w:ascii="Segoe UI" w:hAnsi="Segoe UI" w:cs="Segoe UI"/>
          <w:color w:val="24292E"/>
          <w:sz w:val="24"/>
        </w:rPr>
        <w:t> </w:t>
      </w:r>
      <w:hyperlink r:id="rId5280" w:history="1">
        <w:r w:rsidRPr="001F7D44">
          <w:rPr>
            <w:rStyle w:val="Hyperlink"/>
            <w:rFonts w:ascii="Segoe UI" w:hAnsi="Segoe UI" w:cs="Segoe UI"/>
            <w:color w:val="0366D6"/>
            <w:sz w:val="24"/>
          </w:rPr>
          <w:t>My playlist – Top YouTube Videos on Machine Learning, Neural Network &amp; Deep Learning</w:t>
        </w:r>
      </w:hyperlink>
    </w:p>
    <w:p w:rsidR="007262A4" w:rsidRPr="001F7D44" w:rsidRDefault="007262A4" w:rsidP="00F526AB">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9" type="#_x0000_t75" style="width:16.4pt;height:13.2pt" o:ole="">
            <v:imagedata r:id="rId5091" o:title=""/>
          </v:shape>
          <w:control r:id="rId5281" w:name="DefaultOcxName83" w:shapeid="_x0000_i3199"/>
        </w:object>
      </w:r>
      <w:r w:rsidRPr="001F7D44">
        <w:rPr>
          <w:rFonts w:ascii="Segoe UI" w:hAnsi="Segoe UI" w:cs="Segoe UI"/>
          <w:color w:val="24292E"/>
          <w:sz w:val="24"/>
        </w:rPr>
        <w:t> </w:t>
      </w:r>
      <w:hyperlink r:id="rId5282" w:history="1">
        <w:r w:rsidRPr="001F7D44">
          <w:rPr>
            <w:rStyle w:val="Hyperlink"/>
            <w:rFonts w:ascii="Segoe UI" w:hAnsi="Segoe UI" w:cs="Segoe UI"/>
            <w:color w:val="0366D6"/>
            <w:sz w:val="24"/>
          </w:rPr>
          <w:t>16 New Must Watch Tutorials, Courses on Machine Learning</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8" type="#_x0000_t75" style="width:16.4pt;height:13.2pt" o:ole="">
            <v:imagedata r:id="rId5091" o:title=""/>
          </v:shape>
          <w:control r:id="rId5283" w:name="DefaultOcxName84" w:shapeid="_x0000_i3198"/>
        </w:object>
      </w:r>
      <w:r w:rsidRPr="001F7D44">
        <w:rPr>
          <w:rFonts w:ascii="Segoe UI" w:hAnsi="Segoe UI" w:cs="Segoe UI"/>
          <w:color w:val="24292E"/>
          <w:sz w:val="24"/>
        </w:rPr>
        <w:t> </w:t>
      </w:r>
      <w:hyperlink r:id="rId5284" w:history="1">
        <w:r w:rsidRPr="001F7D44">
          <w:rPr>
            <w:rStyle w:val="Hyperlink"/>
            <w:rFonts w:ascii="Segoe UI" w:hAnsi="Segoe UI" w:cs="Segoe UI"/>
            <w:color w:val="0366D6"/>
            <w:sz w:val="24"/>
          </w:rPr>
          <w:t>DeepLearning.TV</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7" type="#_x0000_t75" style="width:16.4pt;height:13.2pt" o:ole="">
            <v:imagedata r:id="rId5091" o:title=""/>
          </v:shape>
          <w:control r:id="rId5285" w:name="DefaultOcxName85" w:shapeid="_x0000_i3197"/>
        </w:object>
      </w:r>
      <w:r w:rsidRPr="001F7D44">
        <w:rPr>
          <w:rFonts w:ascii="Segoe UI" w:hAnsi="Segoe UI" w:cs="Segoe UI"/>
          <w:color w:val="24292E"/>
          <w:sz w:val="24"/>
        </w:rPr>
        <w:t> </w:t>
      </w:r>
      <w:hyperlink r:id="rId5286" w:history="1">
        <w:r w:rsidRPr="001F7D44">
          <w:rPr>
            <w:rStyle w:val="Hyperlink"/>
            <w:rFonts w:ascii="Segoe UI" w:hAnsi="Segoe UI" w:cs="Segoe UI"/>
            <w:color w:val="0366D6"/>
            <w:sz w:val="24"/>
          </w:rPr>
          <w:t xml:space="preserve">Learning </w:t>
        </w:r>
        <w:proofErr w:type="gramStart"/>
        <w:r w:rsidRPr="001F7D44">
          <w:rPr>
            <w:rStyle w:val="Hyperlink"/>
            <w:rFonts w:ascii="Segoe UI" w:hAnsi="Segoe UI" w:cs="Segoe UI"/>
            <w:color w:val="0366D6"/>
            <w:sz w:val="24"/>
          </w:rPr>
          <w:t>To</w:t>
        </w:r>
        <w:proofErr w:type="gramEnd"/>
        <w:r w:rsidRPr="001F7D44">
          <w:rPr>
            <w:rStyle w:val="Hyperlink"/>
            <w:rFonts w:ascii="Segoe UI" w:hAnsi="Segoe UI" w:cs="Segoe UI"/>
            <w:color w:val="0366D6"/>
            <w:sz w:val="24"/>
          </w:rPr>
          <w:t xml:space="preserve"> See</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6" type="#_x0000_t75" style="width:16.4pt;height:13.2pt" o:ole="">
            <v:imagedata r:id="rId5091" o:title=""/>
          </v:shape>
          <w:control r:id="rId5287" w:name="DefaultOcxName86" w:shapeid="_x0000_i3196"/>
        </w:object>
      </w:r>
      <w:r w:rsidRPr="001F7D44">
        <w:rPr>
          <w:rFonts w:ascii="Segoe UI" w:hAnsi="Segoe UI" w:cs="Segoe UI"/>
          <w:color w:val="24292E"/>
          <w:sz w:val="24"/>
        </w:rPr>
        <w:t> </w:t>
      </w:r>
      <w:hyperlink r:id="rId5288" w:history="1">
        <w:r w:rsidRPr="001F7D44">
          <w:rPr>
            <w:rStyle w:val="Hyperlink"/>
            <w:rFonts w:ascii="Segoe UI" w:hAnsi="Segoe UI" w:cs="Segoe UI"/>
            <w:color w:val="0366D6"/>
            <w:sz w:val="24"/>
          </w:rPr>
          <w:t>Neural networks class - Université de Sherbrooke</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5" type="#_x0000_t75" style="width:16.4pt;height:13.2pt" o:ole="">
            <v:imagedata r:id="rId5091" o:title=""/>
          </v:shape>
          <w:control r:id="rId5289" w:name="DefaultOcxName87" w:shapeid="_x0000_i3195"/>
        </w:object>
      </w:r>
      <w:r w:rsidRPr="001F7D44">
        <w:rPr>
          <w:rFonts w:ascii="Segoe UI" w:hAnsi="Segoe UI" w:cs="Segoe UI"/>
          <w:color w:val="24292E"/>
          <w:sz w:val="24"/>
        </w:rPr>
        <w:t> </w:t>
      </w:r>
      <w:hyperlink r:id="rId5290" w:history="1">
        <w:r w:rsidRPr="001F7D44">
          <w:rPr>
            <w:rStyle w:val="Hyperlink"/>
            <w:rFonts w:ascii="Segoe UI" w:hAnsi="Segoe UI" w:cs="Segoe UI"/>
            <w:color w:val="0366D6"/>
            <w:sz w:val="24"/>
          </w:rPr>
          <w:t>21 Deep Learning Videos, Tutorials &amp; Courses on Youtube from 2016</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4" type="#_x0000_t75" style="width:16.4pt;height:13.2pt" o:ole="">
            <v:imagedata r:id="rId5091" o:title=""/>
          </v:shape>
          <w:control r:id="rId5291" w:name="DefaultOcxName88" w:shapeid="_x0000_i3194"/>
        </w:object>
      </w:r>
      <w:r w:rsidRPr="001F7D44">
        <w:rPr>
          <w:rFonts w:ascii="Segoe UI" w:hAnsi="Segoe UI" w:cs="Segoe UI"/>
          <w:color w:val="24292E"/>
          <w:sz w:val="24"/>
        </w:rPr>
        <w:t> </w:t>
      </w:r>
      <w:hyperlink r:id="rId5292" w:history="1">
        <w:r w:rsidRPr="001F7D44">
          <w:rPr>
            <w:rStyle w:val="Hyperlink"/>
            <w:rFonts w:ascii="Segoe UI" w:hAnsi="Segoe UI" w:cs="Segoe UI"/>
            <w:color w:val="0366D6"/>
            <w:sz w:val="24"/>
          </w:rPr>
          <w:t>30 Top Videos, Tutorials &amp; Courses on Machine Learning &amp; Artificial Intelligence from 2016</w:t>
        </w:r>
      </w:hyperlink>
    </w:p>
    <w:p w:rsidR="007262A4" w:rsidRPr="001F7D44" w:rsidRDefault="007262A4" w:rsidP="00322184">
      <w:pPr>
        <w:numPr>
          <w:ilvl w:val="0"/>
          <w:numId w:val="306"/>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3" type="#_x0000_t75" style="width:16.4pt;height:13.2pt" o:ole="">
            <v:imagedata r:id="rId5091" o:title=""/>
          </v:shape>
          <w:control r:id="rId5293" w:name="DefaultOcxName89" w:shapeid="_x0000_i3193"/>
        </w:object>
      </w:r>
      <w:r w:rsidRPr="001F7D44">
        <w:rPr>
          <w:rFonts w:ascii="Segoe UI" w:hAnsi="Segoe UI" w:cs="Segoe UI"/>
          <w:color w:val="24292E"/>
          <w:sz w:val="24"/>
        </w:rPr>
        <w:t> </w:t>
      </w:r>
      <w:hyperlink r:id="rId5294" w:history="1">
        <w:r w:rsidRPr="001F7D44">
          <w:rPr>
            <w:rStyle w:val="Hyperlink"/>
            <w:rFonts w:ascii="Segoe UI" w:hAnsi="Segoe UI" w:cs="Segoe UI"/>
            <w:color w:val="0366D6"/>
            <w:sz w:val="24"/>
          </w:rPr>
          <w:t xml:space="preserve">Practical Deep Learning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Coders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MOOC</w:t>
      </w:r>
    </w:p>
    <w:p w:rsidR="007262A4" w:rsidRPr="001F7D44" w:rsidRDefault="007262A4" w:rsidP="00322184">
      <w:pPr>
        <w:numPr>
          <w:ilvl w:val="0"/>
          <w:numId w:val="307"/>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2" type="#_x0000_t75" style="width:16.4pt;height:13.2pt" o:ole="">
            <v:imagedata r:id="rId5091" o:title=""/>
          </v:shape>
          <w:control r:id="rId5295" w:name="DefaultOcxName90" w:shapeid="_x0000_i3192"/>
        </w:object>
      </w:r>
      <w:r w:rsidRPr="001F7D44">
        <w:rPr>
          <w:rFonts w:ascii="Segoe UI" w:hAnsi="Segoe UI" w:cs="Segoe UI"/>
          <w:color w:val="24292E"/>
          <w:sz w:val="24"/>
        </w:rPr>
        <w:t> </w:t>
      </w:r>
      <w:hyperlink r:id="rId5296" w:history="1">
        <w:r w:rsidRPr="001F7D44">
          <w:rPr>
            <w:rStyle w:val="Hyperlink"/>
            <w:rFonts w:ascii="Segoe UI" w:hAnsi="Segoe UI" w:cs="Segoe UI"/>
            <w:color w:val="0366D6"/>
            <w:sz w:val="24"/>
          </w:rPr>
          <w:t>edX's Introduction to Artificial Intelligence (AI)</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1" type="#_x0000_t75" style="width:16.4pt;height:13.2pt" o:ole="">
            <v:imagedata r:id="rId5091" o:title=""/>
          </v:shape>
          <w:control r:id="rId5297" w:name="DefaultOcxName91" w:shapeid="_x0000_i3191"/>
        </w:object>
      </w:r>
      <w:r w:rsidRPr="001F7D44">
        <w:rPr>
          <w:rFonts w:ascii="Segoe UI" w:hAnsi="Segoe UI" w:cs="Segoe UI"/>
          <w:color w:val="24292E"/>
          <w:sz w:val="24"/>
        </w:rPr>
        <w:t> </w:t>
      </w:r>
      <w:hyperlink r:id="rId5298" w:history="1">
        <w:r w:rsidRPr="001F7D44">
          <w:rPr>
            <w:rStyle w:val="Hyperlink"/>
            <w:rFonts w:ascii="Segoe UI" w:hAnsi="Segoe UI" w:cs="Segoe UI"/>
            <w:color w:val="0366D6"/>
            <w:sz w:val="24"/>
          </w:rPr>
          <w:t>Udacity’s Intro to Machine Learning</w:t>
        </w:r>
      </w:hyperlink>
    </w:p>
    <w:p w:rsidR="007262A4" w:rsidRPr="001F7D44" w:rsidRDefault="007262A4" w:rsidP="00322184">
      <w:pPr>
        <w:numPr>
          <w:ilvl w:val="1"/>
          <w:numId w:val="307"/>
        </w:numPr>
        <w:spacing w:before="100" w:beforeAutospacing="1" w:after="100" w:afterAutospacing="1" w:line="240" w:lineRule="auto"/>
        <w:rPr>
          <w:rFonts w:ascii="Segoe UI" w:hAnsi="Segoe UI" w:cs="Segoe UI"/>
          <w:color w:val="24292E"/>
          <w:sz w:val="24"/>
        </w:rPr>
      </w:pPr>
      <w:hyperlink r:id="rId5299" w:history="1">
        <w:r w:rsidRPr="001F7D44">
          <w:rPr>
            <w:rStyle w:val="Hyperlink"/>
            <w:rFonts w:ascii="Segoe UI" w:hAnsi="Segoe UI" w:cs="Segoe UI"/>
            <w:color w:val="0366D6"/>
            <w:sz w:val="24"/>
          </w:rPr>
          <w:t>Udacity Intro to Machine Learning Review</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90" type="#_x0000_t75" style="width:16.4pt;height:13.2pt" o:ole="">
            <v:imagedata r:id="rId5091" o:title=""/>
          </v:shape>
          <w:control r:id="rId5300" w:name="DefaultOcxName92" w:shapeid="_x0000_i3190"/>
        </w:object>
      </w:r>
      <w:r w:rsidRPr="001F7D44">
        <w:rPr>
          <w:rFonts w:ascii="Segoe UI" w:hAnsi="Segoe UI" w:cs="Segoe UI"/>
          <w:color w:val="24292E"/>
          <w:sz w:val="24"/>
        </w:rPr>
        <w:t> </w:t>
      </w:r>
      <w:hyperlink r:id="rId5301" w:history="1">
        <w:r w:rsidRPr="001F7D44">
          <w:rPr>
            <w:rStyle w:val="Hyperlink"/>
            <w:rFonts w:ascii="Segoe UI" w:hAnsi="Segoe UI" w:cs="Segoe UI"/>
            <w:color w:val="0366D6"/>
            <w:sz w:val="24"/>
          </w:rPr>
          <w:t>Udacity’s Supervised, Unsupervised &amp; Reinforcement</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9" type="#_x0000_t75" style="width:16.4pt;height:13.2pt" o:ole="">
            <v:imagedata r:id="rId5091" o:title=""/>
          </v:shape>
          <w:control r:id="rId5302" w:name="DefaultOcxName93" w:shapeid="_x0000_i3189"/>
        </w:object>
      </w:r>
      <w:r w:rsidRPr="001F7D44">
        <w:rPr>
          <w:rFonts w:ascii="Segoe UI" w:hAnsi="Segoe UI" w:cs="Segoe UI"/>
          <w:color w:val="24292E"/>
          <w:sz w:val="24"/>
        </w:rPr>
        <w:t> </w:t>
      </w:r>
      <w:hyperlink r:id="rId5303" w:history="1">
        <w:r w:rsidRPr="001F7D44">
          <w:rPr>
            <w:rStyle w:val="Hyperlink"/>
            <w:rFonts w:ascii="Segoe UI" w:hAnsi="Segoe UI" w:cs="Segoe UI"/>
            <w:color w:val="0366D6"/>
            <w:sz w:val="24"/>
          </w:rPr>
          <w:t>Machine Learning Foundations: A Case Study Approach</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8" type="#_x0000_t75" style="width:16.4pt;height:13.2pt" o:ole="">
            <v:imagedata r:id="rId5091" o:title=""/>
          </v:shape>
          <w:control r:id="rId5304" w:name="DefaultOcxName94" w:shapeid="_x0000_i3188"/>
        </w:object>
      </w:r>
      <w:r w:rsidRPr="001F7D44">
        <w:rPr>
          <w:rFonts w:ascii="Segoe UI" w:hAnsi="Segoe UI" w:cs="Segoe UI"/>
          <w:color w:val="24292E"/>
          <w:sz w:val="24"/>
        </w:rPr>
        <w:t> </w:t>
      </w:r>
      <w:hyperlink r:id="rId5305" w:history="1">
        <w:r w:rsidRPr="001F7D44">
          <w:rPr>
            <w:rStyle w:val="Hyperlink"/>
            <w:rFonts w:ascii="Segoe UI" w:hAnsi="Segoe UI" w:cs="Segoe UI"/>
            <w:color w:val="0366D6"/>
            <w:sz w:val="24"/>
          </w:rPr>
          <w:t>Coursera’s Machine Learning</w:t>
        </w:r>
      </w:hyperlink>
    </w:p>
    <w:p w:rsidR="007262A4" w:rsidRPr="001F7D44" w:rsidRDefault="007262A4" w:rsidP="00322184">
      <w:pPr>
        <w:numPr>
          <w:ilvl w:val="1"/>
          <w:numId w:val="307"/>
        </w:numPr>
        <w:spacing w:before="100" w:beforeAutospacing="1" w:after="100" w:afterAutospacing="1" w:line="240" w:lineRule="auto"/>
        <w:rPr>
          <w:rFonts w:ascii="Segoe UI" w:hAnsi="Segoe UI" w:cs="Segoe UI"/>
          <w:color w:val="24292E"/>
          <w:sz w:val="24"/>
        </w:rPr>
      </w:pPr>
      <w:hyperlink r:id="rId5306" w:history="1">
        <w:r w:rsidRPr="001F7D44">
          <w:rPr>
            <w:rStyle w:val="Hyperlink"/>
            <w:rFonts w:ascii="Segoe UI" w:hAnsi="Segoe UI" w:cs="Segoe UI"/>
            <w:color w:val="0366D6"/>
            <w:sz w:val="24"/>
          </w:rPr>
          <w:t>Video only</w:t>
        </w:r>
      </w:hyperlink>
    </w:p>
    <w:p w:rsidR="007262A4" w:rsidRPr="001F7D44" w:rsidRDefault="007262A4" w:rsidP="00322184">
      <w:pPr>
        <w:numPr>
          <w:ilvl w:val="1"/>
          <w:numId w:val="307"/>
        </w:numPr>
        <w:spacing w:before="60" w:after="100" w:afterAutospacing="1" w:line="240" w:lineRule="auto"/>
        <w:rPr>
          <w:rFonts w:ascii="Segoe UI" w:hAnsi="Segoe UI" w:cs="Segoe UI"/>
          <w:color w:val="24292E"/>
          <w:sz w:val="24"/>
        </w:rPr>
      </w:pPr>
      <w:hyperlink r:id="rId5307" w:history="1">
        <w:r w:rsidRPr="001F7D44">
          <w:rPr>
            <w:rStyle w:val="Hyperlink"/>
            <w:rFonts w:ascii="Segoe UI" w:hAnsi="Segoe UI" w:cs="Segoe UI"/>
            <w:color w:val="0366D6"/>
            <w:sz w:val="24"/>
          </w:rPr>
          <w:t>Coursera Machine Learning review</w:t>
        </w:r>
      </w:hyperlink>
    </w:p>
    <w:p w:rsidR="007262A4" w:rsidRPr="001F7D44" w:rsidRDefault="007262A4" w:rsidP="00322184">
      <w:pPr>
        <w:numPr>
          <w:ilvl w:val="1"/>
          <w:numId w:val="307"/>
        </w:numPr>
        <w:spacing w:before="60" w:after="100" w:afterAutospacing="1" w:line="240" w:lineRule="auto"/>
        <w:rPr>
          <w:rFonts w:ascii="Segoe UI" w:hAnsi="Segoe UI" w:cs="Segoe UI"/>
          <w:color w:val="24292E"/>
          <w:sz w:val="24"/>
        </w:rPr>
      </w:pPr>
      <w:hyperlink r:id="rId5308" w:history="1">
        <w:r w:rsidRPr="001F7D44">
          <w:rPr>
            <w:rStyle w:val="Hyperlink"/>
            <w:rFonts w:ascii="Segoe UI" w:hAnsi="Segoe UI" w:cs="Segoe UI"/>
            <w:color w:val="0366D6"/>
            <w:sz w:val="24"/>
          </w:rPr>
          <w:t>Coursera: Machine Learning Roadmap</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7" type="#_x0000_t75" style="width:16.4pt;height:13.2pt" o:ole="">
            <v:imagedata r:id="rId5091" o:title=""/>
          </v:shape>
          <w:control r:id="rId5309" w:name="DefaultOcxName95" w:shapeid="_x0000_i3187"/>
        </w:object>
      </w:r>
      <w:r w:rsidRPr="001F7D44">
        <w:rPr>
          <w:rFonts w:ascii="Segoe UI" w:hAnsi="Segoe UI" w:cs="Segoe UI"/>
          <w:color w:val="24292E"/>
          <w:sz w:val="24"/>
        </w:rPr>
        <w:t> </w:t>
      </w:r>
      <w:hyperlink r:id="rId5310" w:history="1">
        <w:r w:rsidRPr="001F7D44">
          <w:rPr>
            <w:rStyle w:val="Hyperlink"/>
            <w:rFonts w:ascii="Segoe UI" w:hAnsi="Segoe UI" w:cs="Segoe UI"/>
            <w:color w:val="0366D6"/>
            <w:sz w:val="24"/>
          </w:rPr>
          <w:t>Machine Learning Distilled</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6" type="#_x0000_t75" style="width:16.4pt;height:13.2pt" o:ole="">
            <v:imagedata r:id="rId5091" o:title=""/>
          </v:shape>
          <w:control r:id="rId5311" w:name="DefaultOcxName96" w:shapeid="_x0000_i3186"/>
        </w:object>
      </w:r>
      <w:r w:rsidRPr="001F7D44">
        <w:rPr>
          <w:rFonts w:ascii="Segoe UI" w:hAnsi="Segoe UI" w:cs="Segoe UI"/>
          <w:color w:val="24292E"/>
          <w:sz w:val="24"/>
        </w:rPr>
        <w:t> </w:t>
      </w:r>
      <w:hyperlink r:id="rId5312" w:history="1">
        <w:r w:rsidRPr="001F7D44">
          <w:rPr>
            <w:rStyle w:val="Hyperlink"/>
            <w:rFonts w:ascii="Segoe UI" w:hAnsi="Segoe UI" w:cs="Segoe UI"/>
            <w:color w:val="0366D6"/>
            <w:sz w:val="24"/>
          </w:rPr>
          <w:t>BigML training</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5" type="#_x0000_t75" style="width:16.4pt;height:13.2pt" o:ole="">
            <v:imagedata r:id="rId5091" o:title=""/>
          </v:shape>
          <w:control r:id="rId5313" w:name="DefaultOcxName97" w:shapeid="_x0000_i3185"/>
        </w:object>
      </w:r>
      <w:r w:rsidRPr="001F7D44">
        <w:rPr>
          <w:rFonts w:ascii="Segoe UI" w:hAnsi="Segoe UI" w:cs="Segoe UI"/>
          <w:color w:val="24292E"/>
          <w:sz w:val="24"/>
        </w:rPr>
        <w:t> </w:t>
      </w:r>
      <w:hyperlink r:id="rId5314" w:history="1">
        <w:r w:rsidRPr="001F7D44">
          <w:rPr>
            <w:rStyle w:val="Hyperlink"/>
            <w:rFonts w:ascii="Segoe UI" w:hAnsi="Segoe UI" w:cs="Segoe UI"/>
            <w:color w:val="0366D6"/>
            <w:sz w:val="24"/>
          </w:rPr>
          <w:t>Coursera’s Neural Networks for Machine Learning</w:t>
        </w:r>
      </w:hyperlink>
    </w:p>
    <w:p w:rsidR="007262A4" w:rsidRPr="001F7D44" w:rsidRDefault="007262A4" w:rsidP="00322184">
      <w:pPr>
        <w:numPr>
          <w:ilvl w:val="1"/>
          <w:numId w:val="307"/>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Taught by Geoffrey Hinton, a pioneer in the field of neural networks</w:t>
      </w:r>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4" type="#_x0000_t75" style="width:16.4pt;height:13.2pt" o:ole="">
            <v:imagedata r:id="rId5091" o:title=""/>
          </v:shape>
          <w:control r:id="rId5315" w:name="DefaultOcxName98" w:shapeid="_x0000_i3184"/>
        </w:object>
      </w:r>
      <w:r w:rsidRPr="001F7D44">
        <w:rPr>
          <w:rFonts w:ascii="Segoe UI" w:hAnsi="Segoe UI" w:cs="Segoe UI"/>
          <w:color w:val="24292E"/>
          <w:sz w:val="24"/>
        </w:rPr>
        <w:t> </w:t>
      </w:r>
      <w:hyperlink r:id="rId5316" w:history="1">
        <w:r w:rsidRPr="001F7D44">
          <w:rPr>
            <w:rStyle w:val="Hyperlink"/>
            <w:rFonts w:ascii="Segoe UI" w:hAnsi="Segoe UI" w:cs="Segoe UI"/>
            <w:color w:val="0366D6"/>
            <w:sz w:val="24"/>
          </w:rPr>
          <w:t>Machine Learning - CS - Oxford University</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3" type="#_x0000_t75" style="width:16.4pt;height:13.2pt" o:ole="">
            <v:imagedata r:id="rId5091" o:title=""/>
          </v:shape>
          <w:control r:id="rId5317" w:name="DefaultOcxName99" w:shapeid="_x0000_i3183"/>
        </w:object>
      </w:r>
      <w:r w:rsidRPr="001F7D44">
        <w:rPr>
          <w:rFonts w:ascii="Segoe UI" w:hAnsi="Segoe UI" w:cs="Segoe UI"/>
          <w:color w:val="24292E"/>
          <w:sz w:val="24"/>
        </w:rPr>
        <w:t> </w:t>
      </w:r>
      <w:hyperlink r:id="rId5318" w:history="1">
        <w:r w:rsidRPr="001F7D44">
          <w:rPr>
            <w:rStyle w:val="Hyperlink"/>
            <w:rFonts w:ascii="Segoe UI" w:hAnsi="Segoe UI" w:cs="Segoe UI"/>
            <w:color w:val="0366D6"/>
            <w:sz w:val="24"/>
          </w:rPr>
          <w:t>Creative Applications of Deep Learning with TensorFlow</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2" type="#_x0000_t75" style="width:16.4pt;height:13.2pt" o:ole="">
            <v:imagedata r:id="rId5091" o:title=""/>
          </v:shape>
          <w:control r:id="rId5319" w:name="DefaultOcxName100" w:shapeid="_x0000_i3182"/>
        </w:object>
      </w:r>
      <w:r w:rsidRPr="001F7D44">
        <w:rPr>
          <w:rFonts w:ascii="Segoe UI" w:hAnsi="Segoe UI" w:cs="Segoe UI"/>
          <w:color w:val="24292E"/>
          <w:sz w:val="24"/>
        </w:rPr>
        <w:t> </w:t>
      </w:r>
      <w:hyperlink r:id="rId5320" w:history="1">
        <w:r w:rsidRPr="001F7D44">
          <w:rPr>
            <w:rStyle w:val="Hyperlink"/>
            <w:rFonts w:ascii="Segoe UI" w:hAnsi="Segoe UI" w:cs="Segoe UI"/>
            <w:color w:val="0366D6"/>
            <w:sz w:val="24"/>
          </w:rPr>
          <w:t>Intro to Descriptive Statistics</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1" type="#_x0000_t75" style="width:16.4pt;height:13.2pt" o:ole="">
            <v:imagedata r:id="rId5091" o:title=""/>
          </v:shape>
          <w:control r:id="rId5321" w:name="DefaultOcxName101" w:shapeid="_x0000_i3181"/>
        </w:object>
      </w:r>
      <w:r w:rsidRPr="001F7D44">
        <w:rPr>
          <w:rFonts w:ascii="Segoe UI" w:hAnsi="Segoe UI" w:cs="Segoe UI"/>
          <w:color w:val="24292E"/>
          <w:sz w:val="24"/>
        </w:rPr>
        <w:t> </w:t>
      </w:r>
      <w:hyperlink r:id="rId5322" w:history="1">
        <w:r w:rsidRPr="001F7D44">
          <w:rPr>
            <w:rStyle w:val="Hyperlink"/>
            <w:rFonts w:ascii="Segoe UI" w:hAnsi="Segoe UI" w:cs="Segoe UI"/>
            <w:color w:val="0366D6"/>
            <w:sz w:val="24"/>
          </w:rPr>
          <w:t>Intro to Inferential Statistics</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80" type="#_x0000_t75" style="width:16.4pt;height:13.2pt" o:ole="">
            <v:imagedata r:id="rId5091" o:title=""/>
          </v:shape>
          <w:control r:id="rId5323" w:name="DefaultOcxName102" w:shapeid="_x0000_i3180"/>
        </w:object>
      </w:r>
      <w:r w:rsidRPr="001F7D44">
        <w:rPr>
          <w:rFonts w:ascii="Segoe UI" w:hAnsi="Segoe UI" w:cs="Segoe UI"/>
          <w:color w:val="24292E"/>
          <w:sz w:val="24"/>
        </w:rPr>
        <w:t> </w:t>
      </w:r>
      <w:hyperlink r:id="rId5324" w:history="1">
        <w:r w:rsidRPr="001F7D44">
          <w:rPr>
            <w:rStyle w:val="Hyperlink"/>
            <w:rFonts w:ascii="Segoe UI" w:hAnsi="Segoe UI" w:cs="Segoe UI"/>
            <w:color w:val="0366D6"/>
            <w:sz w:val="24"/>
          </w:rPr>
          <w:t>6.S094: Deep Learning for Self-Driving Cars</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9" type="#_x0000_t75" style="width:16.4pt;height:13.2pt" o:ole="">
            <v:imagedata r:id="rId5091" o:title=""/>
          </v:shape>
          <w:control r:id="rId5325" w:name="DefaultOcxName103" w:shapeid="_x0000_i3179"/>
        </w:object>
      </w:r>
      <w:r w:rsidRPr="001F7D44">
        <w:rPr>
          <w:rFonts w:ascii="Segoe UI" w:hAnsi="Segoe UI" w:cs="Segoe UI"/>
          <w:color w:val="24292E"/>
          <w:sz w:val="24"/>
        </w:rPr>
        <w:t> </w:t>
      </w:r>
      <w:hyperlink r:id="rId5326" w:history="1">
        <w:r w:rsidRPr="001F7D44">
          <w:rPr>
            <w:rStyle w:val="Hyperlink"/>
            <w:rFonts w:ascii="Segoe UI" w:hAnsi="Segoe UI" w:cs="Segoe UI"/>
            <w:color w:val="0366D6"/>
            <w:sz w:val="24"/>
          </w:rPr>
          <w:t>6.S191: Introduction to Deep Learning</w:t>
        </w:r>
      </w:hyperlink>
    </w:p>
    <w:p w:rsidR="007262A4" w:rsidRPr="001F7D44" w:rsidRDefault="007262A4" w:rsidP="00322184">
      <w:pPr>
        <w:numPr>
          <w:ilvl w:val="0"/>
          <w:numId w:val="307"/>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8" type="#_x0000_t75" style="width:16.4pt;height:13.2pt" o:ole="">
            <v:imagedata r:id="rId5091" o:title=""/>
          </v:shape>
          <w:control r:id="rId5327" w:name="DefaultOcxName104" w:shapeid="_x0000_i3178"/>
        </w:object>
      </w:r>
      <w:r w:rsidRPr="001F7D44">
        <w:rPr>
          <w:rFonts w:ascii="Segoe UI" w:hAnsi="Segoe UI" w:cs="Segoe UI"/>
          <w:color w:val="24292E"/>
          <w:sz w:val="24"/>
        </w:rPr>
        <w:t> </w:t>
      </w:r>
      <w:hyperlink r:id="rId5328" w:history="1">
        <w:r w:rsidRPr="001F7D44">
          <w:rPr>
            <w:rStyle w:val="Hyperlink"/>
            <w:rFonts w:ascii="Segoe UI" w:hAnsi="Segoe UI" w:cs="Segoe UI"/>
            <w:color w:val="0366D6"/>
            <w:sz w:val="24"/>
          </w:rPr>
          <w:t>Coursera’s Deep Learning</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Resources</w:t>
      </w:r>
    </w:p>
    <w:p w:rsidR="007262A4" w:rsidRPr="001F7D44" w:rsidRDefault="007262A4" w:rsidP="00322184">
      <w:pPr>
        <w:numPr>
          <w:ilvl w:val="0"/>
          <w:numId w:val="308"/>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7" type="#_x0000_t75" style="width:16.4pt;height:13.2pt" o:ole="">
            <v:imagedata r:id="rId5091" o:title=""/>
          </v:shape>
          <w:control r:id="rId5329" w:name="DefaultOcxName105" w:shapeid="_x0000_i3177"/>
        </w:object>
      </w:r>
      <w:r w:rsidRPr="001F7D44">
        <w:rPr>
          <w:rFonts w:ascii="Segoe UI" w:hAnsi="Segoe UI" w:cs="Segoe UI"/>
          <w:color w:val="24292E"/>
          <w:sz w:val="24"/>
        </w:rPr>
        <w:t> </w:t>
      </w:r>
      <w:hyperlink r:id="rId5330" w:history="1">
        <w:r w:rsidRPr="001F7D44">
          <w:rPr>
            <w:rStyle w:val="Hyperlink"/>
            <w:rFonts w:ascii="Segoe UI" w:hAnsi="Segoe UI" w:cs="Segoe UI"/>
            <w:color w:val="0366D6"/>
            <w:sz w:val="24"/>
          </w:rPr>
          <w:t>Learn Machine Learning in a Single Month</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6" type="#_x0000_t75" style="width:16.4pt;height:13.2pt" o:ole="">
            <v:imagedata r:id="rId5091" o:title=""/>
          </v:shape>
          <w:control r:id="rId5331" w:name="DefaultOcxName106" w:shapeid="_x0000_i3176"/>
        </w:object>
      </w:r>
      <w:r w:rsidRPr="001F7D44">
        <w:rPr>
          <w:rFonts w:ascii="Segoe UI" w:hAnsi="Segoe UI" w:cs="Segoe UI"/>
          <w:color w:val="24292E"/>
          <w:sz w:val="24"/>
        </w:rPr>
        <w:t> </w:t>
      </w:r>
      <w:hyperlink r:id="rId5332" w:anchor=".cpzf3a5c0" w:history="1">
        <w:r w:rsidRPr="001F7D44">
          <w:rPr>
            <w:rStyle w:val="Hyperlink"/>
            <w:rFonts w:ascii="Segoe UI" w:hAnsi="Segoe UI" w:cs="Segoe UI"/>
            <w:color w:val="0366D6"/>
            <w:sz w:val="24"/>
          </w:rPr>
          <w:t>The Non-Technical Guide to Machine Learning &amp; Artificial Intelligence</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5" type="#_x0000_t75" style="width:16.4pt;height:13.2pt" o:ole="">
            <v:imagedata r:id="rId5091" o:title=""/>
          </v:shape>
          <w:control r:id="rId5333" w:name="DefaultOcxName107" w:shapeid="_x0000_i3175"/>
        </w:object>
      </w:r>
      <w:r w:rsidRPr="001F7D44">
        <w:rPr>
          <w:rFonts w:ascii="Segoe UI" w:hAnsi="Segoe UI" w:cs="Segoe UI"/>
          <w:color w:val="24292E"/>
          <w:sz w:val="24"/>
        </w:rPr>
        <w:t> </w:t>
      </w:r>
      <w:hyperlink r:id="rId5334" w:history="1">
        <w:r w:rsidRPr="001F7D44">
          <w:rPr>
            <w:rStyle w:val="Hyperlink"/>
            <w:rFonts w:ascii="Segoe UI" w:hAnsi="Segoe UI" w:cs="Segoe UI"/>
            <w:color w:val="0366D6"/>
            <w:sz w:val="24"/>
          </w:rPr>
          <w:t>Best practices rule book for Machine Learning engineering from Google</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4" type="#_x0000_t75" style="width:16.4pt;height:13.2pt" o:ole="">
            <v:imagedata r:id="rId5091" o:title=""/>
          </v:shape>
          <w:control r:id="rId5335" w:name="DefaultOcxName108" w:shapeid="_x0000_i3174"/>
        </w:object>
      </w:r>
      <w:r w:rsidRPr="001F7D44">
        <w:rPr>
          <w:rFonts w:ascii="Segoe UI" w:hAnsi="Segoe UI" w:cs="Segoe UI"/>
          <w:color w:val="24292E"/>
          <w:sz w:val="24"/>
        </w:rPr>
        <w:t> </w:t>
      </w:r>
      <w:hyperlink r:id="rId5336" w:history="1">
        <w:r w:rsidRPr="001F7D44">
          <w:rPr>
            <w:rStyle w:val="Hyperlink"/>
            <w:rFonts w:ascii="Segoe UI" w:hAnsi="Segoe UI" w:cs="Segoe UI"/>
            <w:color w:val="0366D6"/>
            <w:sz w:val="24"/>
          </w:rPr>
          <w:t>Machine Learning for Software Engineers on Hacker News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3" type="#_x0000_t75" style="width:16.4pt;height:13.2pt" o:ole="">
            <v:imagedata r:id="rId5091" o:title=""/>
          </v:shape>
          <w:control r:id="rId5337" w:name="DefaultOcxName109" w:shapeid="_x0000_i3173"/>
        </w:object>
      </w:r>
      <w:r w:rsidRPr="001F7D44">
        <w:rPr>
          <w:rFonts w:ascii="Segoe UI" w:hAnsi="Segoe UI" w:cs="Segoe UI"/>
          <w:color w:val="24292E"/>
          <w:sz w:val="24"/>
        </w:rPr>
        <w:t> </w:t>
      </w:r>
      <w:hyperlink r:id="rId5338" w:history="1">
        <w:r w:rsidRPr="001F7D44">
          <w:rPr>
            <w:rStyle w:val="Hyperlink"/>
            <w:rFonts w:ascii="Segoe UI" w:hAnsi="Segoe UI" w:cs="Segoe UI"/>
            <w:color w:val="0366D6"/>
            <w:sz w:val="24"/>
          </w:rPr>
          <w:t>Machine Learning for Developers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2" type="#_x0000_t75" style="width:16.4pt;height:13.2pt" o:ole="">
            <v:imagedata r:id="rId5091" o:title=""/>
          </v:shape>
          <w:control r:id="rId5339" w:name="DefaultOcxName110" w:shapeid="_x0000_i3172"/>
        </w:object>
      </w:r>
      <w:r w:rsidRPr="001F7D44">
        <w:rPr>
          <w:rFonts w:ascii="Segoe UI" w:hAnsi="Segoe UI" w:cs="Segoe UI"/>
          <w:color w:val="24292E"/>
          <w:sz w:val="24"/>
        </w:rPr>
        <w:t> </w:t>
      </w:r>
      <w:hyperlink r:id="rId5340" w:history="1">
        <w:r w:rsidRPr="001F7D44">
          <w:rPr>
            <w:rStyle w:val="Hyperlink"/>
            <w:rFonts w:ascii="Segoe UI" w:hAnsi="Segoe UI" w:cs="Segoe UI"/>
            <w:color w:val="0366D6"/>
            <w:sz w:val="24"/>
          </w:rPr>
          <w:t>Machine Learning for Humans</w:t>
        </w:r>
        <w:r w:rsidRPr="001F7D44">
          <w:rPr>
            <w:rStyle w:val="Hyperlink"/>
            <w:rFonts w:ascii="Segoe UI Emoji" w:hAnsi="Segoe UI Emoji" w:cs="Segoe UI Emoji"/>
            <w:color w:val="0366D6"/>
            <w:sz w:val="24"/>
          </w:rPr>
          <w:t>🤖👶</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1" type="#_x0000_t75" style="width:16.4pt;height:13.2pt" o:ole="">
            <v:imagedata r:id="rId5091" o:title=""/>
          </v:shape>
          <w:control r:id="rId5341" w:name="DefaultOcxName111" w:shapeid="_x0000_i3171"/>
        </w:object>
      </w:r>
      <w:r w:rsidRPr="001F7D44">
        <w:rPr>
          <w:rFonts w:ascii="Segoe UI" w:hAnsi="Segoe UI" w:cs="Segoe UI"/>
          <w:color w:val="24292E"/>
          <w:sz w:val="24"/>
        </w:rPr>
        <w:t> </w:t>
      </w:r>
      <w:hyperlink r:id="rId5342" w:history="1">
        <w:r w:rsidRPr="001F7D44">
          <w:rPr>
            <w:rStyle w:val="Hyperlink"/>
            <w:rFonts w:ascii="Segoe UI" w:hAnsi="Segoe UI" w:cs="Segoe UI"/>
            <w:color w:val="0366D6"/>
            <w:sz w:val="24"/>
          </w:rPr>
          <w:t>Machine Learning Advice for Developers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70" type="#_x0000_t75" style="width:16.4pt;height:13.2pt" o:ole="">
            <v:imagedata r:id="rId5091" o:title=""/>
          </v:shape>
          <w:control r:id="rId5343" w:name="DefaultOcxName112" w:shapeid="_x0000_i3170"/>
        </w:object>
      </w:r>
      <w:r w:rsidRPr="001F7D44">
        <w:rPr>
          <w:rFonts w:ascii="Segoe UI" w:hAnsi="Segoe UI" w:cs="Segoe UI"/>
          <w:color w:val="24292E"/>
          <w:sz w:val="24"/>
        </w:rPr>
        <w:t> </w:t>
      </w:r>
      <w:hyperlink r:id="rId5344" w:history="1">
        <w:r w:rsidRPr="001F7D44">
          <w:rPr>
            <w:rStyle w:val="Hyperlink"/>
            <w:rFonts w:ascii="Segoe UI" w:hAnsi="Segoe UI" w:cs="Segoe UI"/>
            <w:color w:val="0366D6"/>
            <w:sz w:val="24"/>
          </w:rPr>
          <w:t xml:space="preserve">Machine Learning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Complete Beginners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9" type="#_x0000_t75" style="width:16.4pt;height:13.2pt" o:ole="">
            <v:imagedata r:id="rId5091" o:title=""/>
          </v:shape>
          <w:control r:id="rId5345" w:name="DefaultOcxName113" w:shapeid="_x0000_i3169"/>
        </w:object>
      </w:r>
      <w:r w:rsidRPr="001F7D44">
        <w:rPr>
          <w:rFonts w:ascii="Segoe UI" w:hAnsi="Segoe UI" w:cs="Segoe UI"/>
          <w:color w:val="24292E"/>
          <w:sz w:val="24"/>
        </w:rPr>
        <w:t> </w:t>
      </w:r>
      <w:hyperlink r:id="rId5346" w:anchor=".yjtiy7ei9" w:history="1">
        <w:r w:rsidRPr="001F7D44">
          <w:rPr>
            <w:rStyle w:val="Hyperlink"/>
            <w:rFonts w:ascii="Segoe UI" w:hAnsi="Segoe UI" w:cs="Segoe UI"/>
            <w:color w:val="0366D6"/>
            <w:sz w:val="24"/>
          </w:rPr>
          <w:t>Getting Started with Machine Learning: For absolute beginners and fifth graders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8" type="#_x0000_t75" style="width:16.4pt;height:13.2pt" o:ole="">
            <v:imagedata r:id="rId5091" o:title=""/>
          </v:shape>
          <w:control r:id="rId5347" w:name="DefaultOcxName114" w:shapeid="_x0000_i3168"/>
        </w:object>
      </w:r>
      <w:r w:rsidRPr="001F7D44">
        <w:rPr>
          <w:rFonts w:ascii="Segoe UI" w:hAnsi="Segoe UI" w:cs="Segoe UI"/>
          <w:color w:val="24292E"/>
          <w:sz w:val="24"/>
        </w:rPr>
        <w:t> </w:t>
      </w:r>
      <w:hyperlink r:id="rId5348" w:history="1">
        <w:r w:rsidRPr="001F7D44">
          <w:rPr>
            <w:rStyle w:val="Hyperlink"/>
            <w:rFonts w:ascii="Segoe UI" w:hAnsi="Segoe UI" w:cs="Segoe UI"/>
            <w:color w:val="0366D6"/>
            <w:sz w:val="24"/>
          </w:rPr>
          <w:t>How to Learn Machine Learning: The Self-Starter Way</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7" type="#_x0000_t75" style="width:16.4pt;height:13.2pt" o:ole="">
            <v:imagedata r:id="rId5091" o:title=""/>
          </v:shape>
          <w:control r:id="rId5349" w:name="DefaultOcxName115" w:shapeid="_x0000_i3167"/>
        </w:object>
      </w:r>
      <w:r w:rsidRPr="001F7D44">
        <w:rPr>
          <w:rFonts w:ascii="Segoe UI" w:hAnsi="Segoe UI" w:cs="Segoe UI"/>
          <w:color w:val="24292E"/>
          <w:sz w:val="24"/>
        </w:rPr>
        <w:t> </w:t>
      </w:r>
      <w:hyperlink r:id="rId5350" w:history="1">
        <w:r w:rsidRPr="001F7D44">
          <w:rPr>
            <w:rStyle w:val="Hyperlink"/>
            <w:rFonts w:ascii="Segoe UI" w:hAnsi="Segoe UI" w:cs="Segoe UI"/>
            <w:color w:val="0366D6"/>
            <w:sz w:val="24"/>
          </w:rPr>
          <w:t>Machine Learning Self-study Resources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6" type="#_x0000_t75" style="width:16.4pt;height:13.2pt" o:ole="">
            <v:imagedata r:id="rId5091" o:title=""/>
          </v:shape>
          <w:control r:id="rId5351" w:name="DefaultOcxName116" w:shapeid="_x0000_i3166"/>
        </w:object>
      </w:r>
      <w:r w:rsidRPr="001F7D44">
        <w:rPr>
          <w:rFonts w:ascii="Segoe UI" w:hAnsi="Segoe UI" w:cs="Segoe UI"/>
          <w:color w:val="24292E"/>
          <w:sz w:val="24"/>
        </w:rPr>
        <w:t> </w:t>
      </w:r>
      <w:hyperlink r:id="rId5352" w:history="1">
        <w:r w:rsidRPr="001F7D44">
          <w:rPr>
            <w:rStyle w:val="Hyperlink"/>
            <w:rFonts w:ascii="Segoe UI" w:hAnsi="Segoe UI" w:cs="Segoe UI"/>
            <w:color w:val="0366D6"/>
            <w:sz w:val="24"/>
          </w:rPr>
          <w:t>Level-Up Your Machine Learning</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5" type="#_x0000_t75" style="width:16.4pt;height:13.2pt" o:ole="">
            <v:imagedata r:id="rId5091" o:title=""/>
          </v:shape>
          <w:control r:id="rId5353" w:name="DefaultOcxName117" w:shapeid="_x0000_i3165"/>
        </w:object>
      </w:r>
      <w:r w:rsidRPr="001F7D44">
        <w:rPr>
          <w:rFonts w:ascii="Segoe UI" w:hAnsi="Segoe UI" w:cs="Segoe UI"/>
          <w:color w:val="24292E"/>
          <w:sz w:val="24"/>
        </w:rPr>
        <w:t> </w:t>
      </w:r>
      <w:hyperlink r:id="rId5354" w:anchor=".ib12a1yw5" w:history="1">
        <w:r w:rsidRPr="001F7D44">
          <w:rPr>
            <w:rStyle w:val="Hyperlink"/>
            <w:rFonts w:ascii="Segoe UI" w:hAnsi="Segoe UI" w:cs="Segoe UI"/>
            <w:color w:val="0366D6"/>
            <w:sz w:val="24"/>
          </w:rPr>
          <w:t>An Honest Guide to Machine Learning</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4" type="#_x0000_t75" style="width:16.4pt;height:13.2pt" o:ole="">
            <v:imagedata r:id="rId5091" o:title=""/>
          </v:shape>
          <w:control r:id="rId5355" w:name="DefaultOcxName118" w:shapeid="_x0000_i3164"/>
        </w:object>
      </w:r>
      <w:r w:rsidRPr="001F7D44">
        <w:rPr>
          <w:rFonts w:ascii="Segoe UI" w:hAnsi="Segoe UI" w:cs="Segoe UI"/>
          <w:color w:val="24292E"/>
          <w:sz w:val="24"/>
        </w:rPr>
        <w:t> Enough Machine Learning to Make Hacker News Readable Again</w:t>
      </w:r>
    </w:p>
    <w:p w:rsidR="007262A4" w:rsidRPr="001F7D44" w:rsidRDefault="007262A4" w:rsidP="00322184">
      <w:pPr>
        <w:numPr>
          <w:ilvl w:val="1"/>
          <w:numId w:val="308"/>
        </w:numPr>
        <w:spacing w:before="100" w:beforeAutospacing="1" w:after="100" w:afterAutospacing="1" w:line="240" w:lineRule="auto"/>
        <w:rPr>
          <w:rFonts w:ascii="Segoe UI" w:hAnsi="Segoe UI" w:cs="Segoe UI"/>
          <w:color w:val="24292E"/>
          <w:sz w:val="24"/>
        </w:rPr>
      </w:pPr>
      <w:hyperlink r:id="rId5356" w:history="1">
        <w:r w:rsidRPr="001F7D44">
          <w:rPr>
            <w:rStyle w:val="Hyperlink"/>
            <w:rFonts w:ascii="Segoe UI" w:hAnsi="Segoe UI" w:cs="Segoe UI"/>
            <w:color w:val="0366D6"/>
            <w:sz w:val="24"/>
          </w:rPr>
          <w:t>Video</w:t>
        </w:r>
      </w:hyperlink>
    </w:p>
    <w:p w:rsidR="007262A4" w:rsidRPr="001F7D44" w:rsidRDefault="007262A4" w:rsidP="00322184">
      <w:pPr>
        <w:numPr>
          <w:ilvl w:val="1"/>
          <w:numId w:val="308"/>
        </w:numPr>
        <w:spacing w:before="60" w:after="100" w:afterAutospacing="1" w:line="240" w:lineRule="auto"/>
        <w:rPr>
          <w:rFonts w:ascii="Segoe UI" w:hAnsi="Segoe UI" w:cs="Segoe UI"/>
          <w:color w:val="24292E"/>
          <w:sz w:val="24"/>
        </w:rPr>
      </w:pPr>
      <w:hyperlink r:id="rId5357" w:history="1">
        <w:r w:rsidRPr="001F7D44">
          <w:rPr>
            <w:rStyle w:val="Hyperlink"/>
            <w:rFonts w:ascii="Segoe UI" w:hAnsi="Segoe UI" w:cs="Segoe UI"/>
            <w:color w:val="0366D6"/>
            <w:sz w:val="24"/>
          </w:rPr>
          <w:t>Slide</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3" type="#_x0000_t75" style="width:16.4pt;height:13.2pt" o:ole="">
            <v:imagedata r:id="rId5091" o:title=""/>
          </v:shape>
          <w:control r:id="rId5358" w:name="DefaultOcxName119" w:shapeid="_x0000_i3163"/>
        </w:object>
      </w:r>
      <w:r w:rsidRPr="001F7D44">
        <w:rPr>
          <w:rFonts w:ascii="Segoe UI" w:hAnsi="Segoe UI" w:cs="Segoe UI"/>
          <w:color w:val="24292E"/>
          <w:sz w:val="24"/>
        </w:rPr>
        <w:t> </w:t>
      </w:r>
      <w:hyperlink r:id="rId5359" w:history="1">
        <w:r w:rsidRPr="001F7D44">
          <w:rPr>
            <w:rStyle w:val="Hyperlink"/>
            <w:rFonts w:ascii="Segoe UI" w:hAnsi="Segoe UI" w:cs="Segoe UI"/>
            <w:color w:val="0366D6"/>
            <w:sz w:val="24"/>
          </w:rPr>
          <w:t>Dive into Machine Learning</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2" type="#_x0000_t75" style="width:16.4pt;height:13.2pt" o:ole="">
            <v:imagedata r:id="rId5091" o:title=""/>
          </v:shape>
          <w:control r:id="rId5360" w:name="DefaultOcxName120" w:shapeid="_x0000_i3162"/>
        </w:object>
      </w:r>
      <w:r w:rsidRPr="001F7D44">
        <w:rPr>
          <w:rFonts w:ascii="Segoe UI" w:hAnsi="Segoe UI" w:cs="Segoe UI"/>
          <w:color w:val="24292E"/>
          <w:sz w:val="24"/>
        </w:rPr>
        <w:t> </w:t>
      </w:r>
      <w:hyperlink r:id="rId5361" w:history="1">
        <w:r w:rsidRPr="001F7D44">
          <w:rPr>
            <w:rStyle w:val="Hyperlink"/>
            <w:rFonts w:ascii="Segoe UI" w:hAnsi="Segoe UI" w:cs="Segoe UI"/>
            <w:color w:val="0366D6"/>
            <w:sz w:val="24"/>
          </w:rPr>
          <w:t>{Machine, Deep} Learning for software engineers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1" type="#_x0000_t75" style="width:16.4pt;height:13.2pt" o:ole="">
            <v:imagedata r:id="rId5091" o:title=""/>
          </v:shape>
          <w:control r:id="rId5362" w:name="DefaultOcxName121" w:shapeid="_x0000_i3161"/>
        </w:object>
      </w:r>
      <w:r w:rsidRPr="001F7D44">
        <w:rPr>
          <w:rFonts w:ascii="Segoe UI" w:hAnsi="Segoe UI" w:cs="Segoe UI"/>
          <w:color w:val="24292E"/>
          <w:sz w:val="24"/>
        </w:rPr>
        <w:t> </w:t>
      </w:r>
      <w:hyperlink r:id="rId5363" w:history="1">
        <w:r w:rsidRPr="001F7D44">
          <w:rPr>
            <w:rStyle w:val="Hyperlink"/>
            <w:rFonts w:ascii="Segoe UI" w:hAnsi="Segoe UI" w:cs="Segoe UI"/>
            <w:color w:val="0366D6"/>
            <w:sz w:val="24"/>
          </w:rPr>
          <w:t xml:space="preserve">Deep Learning </w:t>
        </w:r>
        <w:proofErr w:type="gramStart"/>
        <w:r w:rsidRPr="001F7D44">
          <w:rPr>
            <w:rStyle w:val="Hyperlink"/>
            <w:rFonts w:ascii="Segoe UI" w:hAnsi="Segoe UI" w:cs="Segoe UI"/>
            <w:color w:val="0366D6"/>
            <w:sz w:val="24"/>
          </w:rPr>
          <w:t>For</w:t>
        </w:r>
        <w:proofErr w:type="gramEnd"/>
        <w:r w:rsidRPr="001F7D44">
          <w:rPr>
            <w:rStyle w:val="Hyperlink"/>
            <w:rFonts w:ascii="Segoe UI" w:hAnsi="Segoe UI" w:cs="Segoe UI"/>
            <w:color w:val="0366D6"/>
            <w:sz w:val="24"/>
          </w:rPr>
          <w:t xml:space="preserve"> Beginners</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60" type="#_x0000_t75" style="width:16.4pt;height:13.2pt" o:ole="">
            <v:imagedata r:id="rId5091" o:title=""/>
          </v:shape>
          <w:control r:id="rId5364" w:name="DefaultOcxName122" w:shapeid="_x0000_i3160"/>
        </w:object>
      </w:r>
      <w:r w:rsidRPr="001F7D44">
        <w:rPr>
          <w:rFonts w:ascii="Segoe UI" w:hAnsi="Segoe UI" w:cs="Segoe UI"/>
          <w:color w:val="24292E"/>
          <w:sz w:val="24"/>
        </w:rPr>
        <w:t> </w:t>
      </w:r>
      <w:hyperlink r:id="rId5365" w:history="1">
        <w:r w:rsidRPr="001F7D44">
          <w:rPr>
            <w:rStyle w:val="Hyperlink"/>
            <w:rFonts w:ascii="Segoe UI" w:hAnsi="Segoe UI" w:cs="Segoe UI"/>
            <w:color w:val="0366D6"/>
            <w:sz w:val="24"/>
          </w:rPr>
          <w:t>Foundations for deep learning</w:t>
        </w:r>
      </w:hyperlink>
    </w:p>
    <w:p w:rsidR="007262A4" w:rsidRPr="001F7D44" w:rsidRDefault="007262A4" w:rsidP="00322184">
      <w:pPr>
        <w:numPr>
          <w:ilvl w:val="0"/>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9" type="#_x0000_t75" style="width:16.4pt;height:13.2pt" o:ole="">
            <v:imagedata r:id="rId5091" o:title=""/>
          </v:shape>
          <w:control r:id="rId5366" w:name="DefaultOcxName123" w:shapeid="_x0000_i3159"/>
        </w:object>
      </w:r>
      <w:r w:rsidRPr="001F7D44">
        <w:rPr>
          <w:rFonts w:ascii="Segoe UI" w:hAnsi="Segoe UI" w:cs="Segoe UI"/>
          <w:color w:val="24292E"/>
          <w:sz w:val="24"/>
        </w:rPr>
        <w:t> </w:t>
      </w:r>
      <w:hyperlink r:id="rId5367" w:history="1">
        <w:r w:rsidRPr="001F7D44">
          <w:rPr>
            <w:rStyle w:val="Hyperlink"/>
            <w:rFonts w:ascii="Segoe UI" w:hAnsi="Segoe UI" w:cs="Segoe UI"/>
            <w:color w:val="0366D6"/>
            <w:sz w:val="24"/>
          </w:rPr>
          <w:t>Machine Learning Mindmap / Cheatsheet</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Machine Learning courses in Universities</w:t>
      </w:r>
    </w:p>
    <w:p w:rsidR="007262A4" w:rsidRPr="001F7D44" w:rsidRDefault="007262A4" w:rsidP="00322184">
      <w:pPr>
        <w:numPr>
          <w:ilvl w:val="1"/>
          <w:numId w:val="308"/>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8" type="#_x0000_t75" style="width:16.4pt;height:13.2pt" o:ole="">
            <v:imagedata r:id="rId5091" o:title=""/>
          </v:shape>
          <w:control r:id="rId5368" w:name="DefaultOcxName124" w:shapeid="_x0000_i3158"/>
        </w:object>
      </w:r>
      <w:r w:rsidRPr="001F7D44">
        <w:rPr>
          <w:rFonts w:ascii="Segoe UI" w:hAnsi="Segoe UI" w:cs="Segoe UI"/>
          <w:color w:val="24292E"/>
          <w:sz w:val="24"/>
        </w:rPr>
        <w:t> </w:t>
      </w:r>
      <w:hyperlink r:id="rId5369" w:history="1">
        <w:r w:rsidRPr="001F7D44">
          <w:rPr>
            <w:rStyle w:val="Hyperlink"/>
            <w:rFonts w:ascii="Segoe UI" w:hAnsi="Segoe UI" w:cs="Segoe UI"/>
            <w:color w:val="0366D6"/>
            <w:sz w:val="24"/>
          </w:rPr>
          <w:t>Stanford</w:t>
        </w:r>
      </w:hyperlink>
    </w:p>
    <w:p w:rsidR="007262A4" w:rsidRPr="001F7D44" w:rsidRDefault="007262A4" w:rsidP="00322184">
      <w:pPr>
        <w:numPr>
          <w:ilvl w:val="1"/>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7" type="#_x0000_t75" style="width:16.4pt;height:13.2pt" o:ole="">
            <v:imagedata r:id="rId5091" o:title=""/>
          </v:shape>
          <w:control r:id="rId5370" w:name="DefaultOcxName125" w:shapeid="_x0000_i3157"/>
        </w:object>
      </w:r>
      <w:r w:rsidRPr="001F7D44">
        <w:rPr>
          <w:rFonts w:ascii="Segoe UI" w:hAnsi="Segoe UI" w:cs="Segoe UI"/>
          <w:color w:val="24292E"/>
          <w:sz w:val="24"/>
        </w:rPr>
        <w:t> </w:t>
      </w:r>
      <w:hyperlink r:id="rId5371" w:history="1">
        <w:r w:rsidRPr="001F7D44">
          <w:rPr>
            <w:rStyle w:val="Hyperlink"/>
            <w:rFonts w:ascii="Segoe UI" w:hAnsi="Segoe UI" w:cs="Segoe UI"/>
            <w:color w:val="0366D6"/>
            <w:sz w:val="24"/>
          </w:rPr>
          <w:t>Machine Learning Summer Schools</w:t>
        </w:r>
      </w:hyperlink>
    </w:p>
    <w:p w:rsidR="007262A4" w:rsidRPr="001F7D44" w:rsidRDefault="007262A4" w:rsidP="00322184">
      <w:pPr>
        <w:numPr>
          <w:ilvl w:val="1"/>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6" type="#_x0000_t75" style="width:16.4pt;height:13.2pt" o:ole="">
            <v:imagedata r:id="rId5091" o:title=""/>
          </v:shape>
          <w:control r:id="rId5372" w:name="DefaultOcxName126" w:shapeid="_x0000_i3156"/>
        </w:object>
      </w:r>
      <w:r w:rsidRPr="001F7D44">
        <w:rPr>
          <w:rFonts w:ascii="Segoe UI" w:hAnsi="Segoe UI" w:cs="Segoe UI"/>
          <w:color w:val="24292E"/>
          <w:sz w:val="24"/>
        </w:rPr>
        <w:t> </w:t>
      </w:r>
      <w:hyperlink r:id="rId5373" w:history="1">
        <w:r w:rsidRPr="001F7D44">
          <w:rPr>
            <w:rStyle w:val="Hyperlink"/>
            <w:rFonts w:ascii="Segoe UI" w:hAnsi="Segoe UI" w:cs="Segoe UI"/>
            <w:color w:val="0366D6"/>
            <w:sz w:val="24"/>
          </w:rPr>
          <w:t>Oxford</w:t>
        </w:r>
      </w:hyperlink>
    </w:p>
    <w:p w:rsidR="007262A4" w:rsidRPr="001F7D44" w:rsidRDefault="007262A4" w:rsidP="00322184">
      <w:pPr>
        <w:numPr>
          <w:ilvl w:val="1"/>
          <w:numId w:val="308"/>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5" type="#_x0000_t75" style="width:16.4pt;height:13.2pt" o:ole="">
            <v:imagedata r:id="rId5091" o:title=""/>
          </v:shape>
          <w:control r:id="rId5374" w:name="DefaultOcxName127" w:shapeid="_x0000_i3155"/>
        </w:object>
      </w:r>
      <w:r w:rsidRPr="001F7D44">
        <w:rPr>
          <w:rFonts w:ascii="Segoe UI" w:hAnsi="Segoe UI" w:cs="Segoe UI"/>
          <w:color w:val="24292E"/>
          <w:sz w:val="24"/>
        </w:rPr>
        <w:t> </w:t>
      </w:r>
      <w:hyperlink r:id="rId5375" w:history="1">
        <w:r w:rsidRPr="001F7D44">
          <w:rPr>
            <w:rStyle w:val="Hyperlink"/>
            <w:rFonts w:ascii="Segoe UI" w:hAnsi="Segoe UI" w:cs="Segoe UI"/>
            <w:color w:val="0366D6"/>
            <w:sz w:val="24"/>
          </w:rPr>
          <w:t>Cambridge</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Flipboard Topics</w:t>
      </w:r>
    </w:p>
    <w:p w:rsidR="007262A4" w:rsidRPr="001F7D44" w:rsidRDefault="007262A4" w:rsidP="00322184">
      <w:pPr>
        <w:numPr>
          <w:ilvl w:val="1"/>
          <w:numId w:val="308"/>
        </w:numPr>
        <w:spacing w:before="100" w:beforeAutospacing="1" w:after="100" w:afterAutospacing="1" w:line="240" w:lineRule="auto"/>
        <w:rPr>
          <w:rFonts w:ascii="Segoe UI" w:hAnsi="Segoe UI" w:cs="Segoe UI"/>
          <w:color w:val="24292E"/>
          <w:sz w:val="24"/>
        </w:rPr>
      </w:pPr>
      <w:hyperlink r:id="rId5376" w:history="1">
        <w:r w:rsidRPr="001F7D44">
          <w:rPr>
            <w:rStyle w:val="Hyperlink"/>
            <w:rFonts w:ascii="Segoe UI" w:hAnsi="Segoe UI" w:cs="Segoe UI"/>
            <w:color w:val="0366D6"/>
            <w:sz w:val="24"/>
          </w:rPr>
          <w:t>Machine learning</w:t>
        </w:r>
      </w:hyperlink>
    </w:p>
    <w:p w:rsidR="007262A4" w:rsidRPr="001F7D44" w:rsidRDefault="007262A4" w:rsidP="00322184">
      <w:pPr>
        <w:numPr>
          <w:ilvl w:val="1"/>
          <w:numId w:val="308"/>
        </w:numPr>
        <w:spacing w:before="60" w:after="100" w:afterAutospacing="1" w:line="240" w:lineRule="auto"/>
        <w:rPr>
          <w:rFonts w:ascii="Segoe UI" w:hAnsi="Segoe UI" w:cs="Segoe UI"/>
          <w:color w:val="24292E"/>
          <w:sz w:val="24"/>
        </w:rPr>
      </w:pPr>
      <w:hyperlink r:id="rId5377" w:history="1">
        <w:r w:rsidRPr="001F7D44">
          <w:rPr>
            <w:rStyle w:val="Hyperlink"/>
            <w:rFonts w:ascii="Segoe UI" w:hAnsi="Segoe UI" w:cs="Segoe UI"/>
            <w:color w:val="0366D6"/>
            <w:sz w:val="24"/>
          </w:rPr>
          <w:t>Deep learning</w:t>
        </w:r>
      </w:hyperlink>
    </w:p>
    <w:p w:rsidR="007262A4" w:rsidRPr="001F7D44" w:rsidRDefault="007262A4" w:rsidP="00322184">
      <w:pPr>
        <w:numPr>
          <w:ilvl w:val="1"/>
          <w:numId w:val="308"/>
        </w:numPr>
        <w:spacing w:before="60" w:after="100" w:afterAutospacing="1" w:line="240" w:lineRule="auto"/>
        <w:rPr>
          <w:rFonts w:ascii="Segoe UI" w:hAnsi="Segoe UI" w:cs="Segoe UI"/>
          <w:color w:val="24292E"/>
          <w:sz w:val="24"/>
        </w:rPr>
      </w:pPr>
      <w:hyperlink r:id="rId5378" w:history="1">
        <w:r w:rsidRPr="001F7D44">
          <w:rPr>
            <w:rStyle w:val="Hyperlink"/>
            <w:rFonts w:ascii="Segoe UI" w:hAnsi="Segoe UI" w:cs="Segoe UI"/>
            <w:color w:val="0366D6"/>
            <w:sz w:val="24"/>
          </w:rPr>
          <w:t>Artificial Intelligence</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Medium Topics</w:t>
      </w:r>
    </w:p>
    <w:p w:rsidR="007262A4" w:rsidRPr="001F7D44" w:rsidRDefault="007262A4" w:rsidP="00322184">
      <w:pPr>
        <w:numPr>
          <w:ilvl w:val="1"/>
          <w:numId w:val="308"/>
        </w:numPr>
        <w:spacing w:before="100" w:beforeAutospacing="1" w:after="100" w:afterAutospacing="1" w:line="240" w:lineRule="auto"/>
        <w:rPr>
          <w:rFonts w:ascii="Segoe UI" w:hAnsi="Segoe UI" w:cs="Segoe UI"/>
          <w:color w:val="24292E"/>
          <w:sz w:val="24"/>
        </w:rPr>
      </w:pPr>
      <w:hyperlink r:id="rId5379" w:history="1">
        <w:r w:rsidRPr="001F7D44">
          <w:rPr>
            <w:rStyle w:val="Hyperlink"/>
            <w:rFonts w:ascii="Segoe UI" w:hAnsi="Segoe UI" w:cs="Segoe UI"/>
            <w:color w:val="0366D6"/>
            <w:sz w:val="24"/>
          </w:rPr>
          <w:t>Machine learning</w:t>
        </w:r>
      </w:hyperlink>
    </w:p>
    <w:p w:rsidR="007262A4" w:rsidRPr="001F7D44" w:rsidRDefault="007262A4" w:rsidP="00322184">
      <w:pPr>
        <w:numPr>
          <w:ilvl w:val="1"/>
          <w:numId w:val="308"/>
        </w:numPr>
        <w:spacing w:before="60" w:after="100" w:afterAutospacing="1" w:line="240" w:lineRule="auto"/>
        <w:rPr>
          <w:rFonts w:ascii="Segoe UI" w:hAnsi="Segoe UI" w:cs="Segoe UI"/>
          <w:color w:val="24292E"/>
          <w:sz w:val="24"/>
        </w:rPr>
      </w:pPr>
      <w:hyperlink r:id="rId5380" w:history="1">
        <w:r w:rsidRPr="001F7D44">
          <w:rPr>
            <w:rStyle w:val="Hyperlink"/>
            <w:rFonts w:ascii="Segoe UI" w:hAnsi="Segoe UI" w:cs="Segoe UI"/>
            <w:color w:val="0366D6"/>
            <w:sz w:val="24"/>
          </w:rPr>
          <w:t>Deep learning</w:t>
        </w:r>
      </w:hyperlink>
    </w:p>
    <w:p w:rsidR="007262A4" w:rsidRPr="001F7D44" w:rsidRDefault="007262A4" w:rsidP="00322184">
      <w:pPr>
        <w:numPr>
          <w:ilvl w:val="1"/>
          <w:numId w:val="308"/>
        </w:numPr>
        <w:spacing w:before="60" w:after="100" w:afterAutospacing="1" w:line="240" w:lineRule="auto"/>
        <w:rPr>
          <w:rFonts w:ascii="Segoe UI" w:hAnsi="Segoe UI" w:cs="Segoe UI"/>
          <w:color w:val="24292E"/>
          <w:sz w:val="24"/>
        </w:rPr>
      </w:pPr>
      <w:hyperlink r:id="rId5381" w:history="1">
        <w:r w:rsidRPr="001F7D44">
          <w:rPr>
            <w:rStyle w:val="Hyperlink"/>
            <w:rFonts w:ascii="Segoe UI" w:hAnsi="Segoe UI" w:cs="Segoe UI"/>
            <w:color w:val="0366D6"/>
            <w:sz w:val="24"/>
          </w:rPr>
          <w:t>Artificial Intelligence</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Monthly top 10 articles</w:t>
      </w:r>
    </w:p>
    <w:p w:rsidR="007262A4" w:rsidRPr="001F7D44" w:rsidRDefault="007262A4" w:rsidP="00322184">
      <w:pPr>
        <w:numPr>
          <w:ilvl w:val="1"/>
          <w:numId w:val="308"/>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Machine Learning</w:t>
      </w:r>
    </w:p>
    <w:p w:rsidR="007262A4" w:rsidRPr="001F7D44" w:rsidRDefault="007262A4" w:rsidP="00322184">
      <w:pPr>
        <w:numPr>
          <w:ilvl w:val="2"/>
          <w:numId w:val="308"/>
        </w:numPr>
        <w:spacing w:before="100" w:beforeAutospacing="1" w:after="100" w:afterAutospacing="1" w:line="240" w:lineRule="auto"/>
        <w:rPr>
          <w:rFonts w:ascii="Segoe UI" w:hAnsi="Segoe UI" w:cs="Segoe UI"/>
          <w:color w:val="24292E"/>
          <w:sz w:val="24"/>
        </w:rPr>
      </w:pPr>
      <w:hyperlink r:id="rId5382" w:anchor=".lyycen64y" w:history="1">
        <w:r w:rsidRPr="001F7D44">
          <w:rPr>
            <w:rStyle w:val="Hyperlink"/>
            <w:rFonts w:ascii="Segoe UI" w:hAnsi="Segoe UI" w:cs="Segoe UI"/>
            <w:color w:val="0366D6"/>
            <w:sz w:val="24"/>
          </w:rPr>
          <w:t>July 2016</w:t>
        </w:r>
      </w:hyperlink>
    </w:p>
    <w:p w:rsidR="007262A4" w:rsidRPr="001F7D44" w:rsidRDefault="007262A4" w:rsidP="00322184">
      <w:pPr>
        <w:numPr>
          <w:ilvl w:val="2"/>
          <w:numId w:val="308"/>
        </w:numPr>
        <w:spacing w:before="60" w:after="100" w:afterAutospacing="1" w:line="240" w:lineRule="auto"/>
        <w:rPr>
          <w:rFonts w:ascii="Segoe UI" w:hAnsi="Segoe UI" w:cs="Segoe UI"/>
          <w:color w:val="24292E"/>
          <w:sz w:val="24"/>
        </w:rPr>
      </w:pPr>
      <w:hyperlink r:id="rId5383" w:anchor=".i9ee7qkjz" w:history="1">
        <w:r w:rsidRPr="001F7D44">
          <w:rPr>
            <w:rStyle w:val="Hyperlink"/>
            <w:rFonts w:ascii="Segoe UI" w:hAnsi="Segoe UI" w:cs="Segoe UI"/>
            <w:color w:val="0366D6"/>
            <w:sz w:val="24"/>
          </w:rPr>
          <w:t>August 2016</w:t>
        </w:r>
      </w:hyperlink>
    </w:p>
    <w:p w:rsidR="007262A4" w:rsidRPr="001F7D44" w:rsidRDefault="007262A4" w:rsidP="00322184">
      <w:pPr>
        <w:numPr>
          <w:ilvl w:val="2"/>
          <w:numId w:val="308"/>
        </w:numPr>
        <w:spacing w:before="60" w:after="100" w:afterAutospacing="1" w:line="240" w:lineRule="auto"/>
        <w:rPr>
          <w:rFonts w:ascii="Segoe UI" w:hAnsi="Segoe UI" w:cs="Segoe UI"/>
          <w:color w:val="24292E"/>
          <w:sz w:val="24"/>
        </w:rPr>
      </w:pPr>
      <w:hyperlink r:id="rId5384" w:anchor=".4jbjcibft" w:history="1">
        <w:r w:rsidRPr="001F7D44">
          <w:rPr>
            <w:rStyle w:val="Hyperlink"/>
            <w:rFonts w:ascii="Segoe UI" w:hAnsi="Segoe UI" w:cs="Segoe UI"/>
            <w:color w:val="0366D6"/>
            <w:sz w:val="24"/>
          </w:rPr>
          <w:t>September 2016</w:t>
        </w:r>
      </w:hyperlink>
    </w:p>
    <w:p w:rsidR="007262A4" w:rsidRPr="001F7D44" w:rsidRDefault="007262A4" w:rsidP="00322184">
      <w:pPr>
        <w:numPr>
          <w:ilvl w:val="2"/>
          <w:numId w:val="308"/>
        </w:numPr>
        <w:spacing w:before="60" w:after="100" w:afterAutospacing="1" w:line="240" w:lineRule="auto"/>
        <w:rPr>
          <w:rFonts w:ascii="Segoe UI" w:hAnsi="Segoe UI" w:cs="Segoe UI"/>
          <w:color w:val="24292E"/>
          <w:sz w:val="24"/>
        </w:rPr>
      </w:pPr>
      <w:hyperlink r:id="rId5385" w:anchor=".td5im1p5z" w:history="1">
        <w:r w:rsidRPr="001F7D44">
          <w:rPr>
            <w:rStyle w:val="Hyperlink"/>
            <w:rFonts w:ascii="Segoe UI" w:hAnsi="Segoe UI" w:cs="Segoe UI"/>
            <w:color w:val="0366D6"/>
            <w:sz w:val="24"/>
          </w:rPr>
          <w:t>October 2016</w:t>
        </w:r>
      </w:hyperlink>
    </w:p>
    <w:p w:rsidR="007262A4" w:rsidRPr="001F7D44" w:rsidRDefault="007262A4" w:rsidP="00322184">
      <w:pPr>
        <w:numPr>
          <w:ilvl w:val="2"/>
          <w:numId w:val="308"/>
        </w:numPr>
        <w:spacing w:before="60" w:after="100" w:afterAutospacing="1" w:line="240" w:lineRule="auto"/>
        <w:rPr>
          <w:rFonts w:ascii="Segoe UI" w:hAnsi="Segoe UI" w:cs="Segoe UI"/>
          <w:color w:val="24292E"/>
          <w:sz w:val="24"/>
        </w:rPr>
      </w:pPr>
      <w:hyperlink r:id="rId5386" w:anchor=".7k39i08tv" w:history="1">
        <w:r w:rsidRPr="001F7D44">
          <w:rPr>
            <w:rStyle w:val="Hyperlink"/>
            <w:rFonts w:ascii="Segoe UI" w:hAnsi="Segoe UI" w:cs="Segoe UI"/>
            <w:color w:val="0366D6"/>
            <w:sz w:val="24"/>
          </w:rPr>
          <w:t>November 2016</w:t>
        </w:r>
      </w:hyperlink>
    </w:p>
    <w:p w:rsidR="007262A4" w:rsidRPr="001F7D44" w:rsidRDefault="007262A4" w:rsidP="00322184">
      <w:pPr>
        <w:numPr>
          <w:ilvl w:val="2"/>
          <w:numId w:val="308"/>
        </w:numPr>
        <w:spacing w:before="60" w:after="100" w:afterAutospacing="1" w:line="240" w:lineRule="auto"/>
        <w:rPr>
          <w:rFonts w:ascii="Segoe UI" w:hAnsi="Segoe UI" w:cs="Segoe UI"/>
          <w:color w:val="24292E"/>
          <w:sz w:val="24"/>
        </w:rPr>
      </w:pPr>
      <w:hyperlink r:id="rId5387" w:anchor=".wtx2mchqn" w:history="1">
        <w:r w:rsidRPr="001F7D44">
          <w:rPr>
            <w:rStyle w:val="Hyperlink"/>
            <w:rFonts w:ascii="Segoe UI" w:hAnsi="Segoe UI" w:cs="Segoe UI"/>
            <w:color w:val="0366D6"/>
            <w:sz w:val="24"/>
          </w:rPr>
          <w:t>Year 2016</w:t>
        </w:r>
      </w:hyperlink>
    </w:p>
    <w:p w:rsidR="007262A4" w:rsidRPr="001F7D44" w:rsidRDefault="007262A4" w:rsidP="00322184">
      <w:pPr>
        <w:numPr>
          <w:ilvl w:val="1"/>
          <w:numId w:val="308"/>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Algorithms</w:t>
      </w:r>
    </w:p>
    <w:p w:rsidR="007262A4" w:rsidRPr="001F7D44" w:rsidRDefault="007262A4" w:rsidP="00322184">
      <w:pPr>
        <w:numPr>
          <w:ilvl w:val="2"/>
          <w:numId w:val="308"/>
        </w:numPr>
        <w:spacing w:before="100" w:beforeAutospacing="1" w:after="100" w:afterAutospacing="1" w:line="240" w:lineRule="auto"/>
        <w:rPr>
          <w:rFonts w:ascii="Segoe UI" w:hAnsi="Segoe UI" w:cs="Segoe UI"/>
          <w:color w:val="24292E"/>
          <w:sz w:val="24"/>
        </w:rPr>
      </w:pPr>
      <w:hyperlink r:id="rId5388" w:anchor=".hgjzuyxdb" w:history="1">
        <w:r w:rsidRPr="001F7D44">
          <w:rPr>
            <w:rStyle w:val="Hyperlink"/>
            <w:rFonts w:ascii="Segoe UI" w:hAnsi="Segoe UI" w:cs="Segoe UI"/>
            <w:color w:val="0366D6"/>
            <w:sz w:val="24"/>
          </w:rPr>
          <w:t>September 2016</w:t>
        </w:r>
      </w:hyperlink>
    </w:p>
    <w:p w:rsidR="007262A4" w:rsidRPr="001F7D44" w:rsidRDefault="007262A4" w:rsidP="00322184">
      <w:pPr>
        <w:numPr>
          <w:ilvl w:val="2"/>
          <w:numId w:val="308"/>
        </w:numPr>
        <w:spacing w:before="60" w:after="100" w:afterAutospacing="1" w:line="240" w:lineRule="auto"/>
        <w:rPr>
          <w:rFonts w:ascii="Segoe UI" w:hAnsi="Segoe UI" w:cs="Segoe UI"/>
          <w:color w:val="24292E"/>
          <w:sz w:val="24"/>
        </w:rPr>
      </w:pPr>
      <w:hyperlink r:id="rId5389" w:anchor=".kothimkhb" w:history="1">
        <w:r w:rsidRPr="001F7D44">
          <w:rPr>
            <w:rStyle w:val="Hyperlink"/>
            <w:rFonts w:ascii="Segoe UI" w:hAnsi="Segoe UI" w:cs="Segoe UI"/>
            <w:color w:val="0366D6"/>
            <w:sz w:val="24"/>
          </w:rPr>
          <w:t>October-November 2016</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hyperlink r:id="rId5390" w:history="1">
        <w:r w:rsidRPr="001F7D44">
          <w:rPr>
            <w:rStyle w:val="Hyperlink"/>
            <w:rFonts w:ascii="Segoe UI" w:hAnsi="Segoe UI" w:cs="Segoe UI"/>
            <w:color w:val="0366D6"/>
            <w:sz w:val="24"/>
          </w:rPr>
          <w:t>Comprehensive list of data science resources</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hyperlink r:id="rId5391" w:history="1">
        <w:r w:rsidRPr="001F7D44">
          <w:rPr>
            <w:rStyle w:val="Hyperlink"/>
            <w:rFonts w:ascii="Segoe UI" w:hAnsi="Segoe UI" w:cs="Segoe UI"/>
            <w:color w:val="0366D6"/>
            <w:sz w:val="24"/>
          </w:rPr>
          <w:t>DigitalMind's Artificial Intelligence resources</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hyperlink r:id="rId5392" w:history="1">
        <w:r w:rsidRPr="001F7D44">
          <w:rPr>
            <w:rStyle w:val="Hyperlink"/>
            <w:rFonts w:ascii="Segoe UI" w:hAnsi="Segoe UI" w:cs="Segoe UI"/>
            <w:color w:val="0366D6"/>
            <w:sz w:val="24"/>
          </w:rPr>
          <w:t>Awesome Machine Learning</w:t>
        </w:r>
      </w:hyperlink>
    </w:p>
    <w:p w:rsidR="007262A4" w:rsidRPr="001F7D44" w:rsidRDefault="007262A4" w:rsidP="00322184">
      <w:pPr>
        <w:numPr>
          <w:ilvl w:val="0"/>
          <w:numId w:val="308"/>
        </w:numPr>
        <w:spacing w:before="60" w:after="100" w:afterAutospacing="1" w:line="240" w:lineRule="auto"/>
        <w:rPr>
          <w:rFonts w:ascii="Segoe UI" w:hAnsi="Segoe UI" w:cs="Segoe UI"/>
          <w:color w:val="24292E"/>
          <w:sz w:val="24"/>
        </w:rPr>
      </w:pPr>
      <w:hyperlink r:id="rId5393" w:history="1">
        <w:r w:rsidRPr="001F7D44">
          <w:rPr>
            <w:rStyle w:val="Hyperlink"/>
            <w:rFonts w:ascii="Segoe UI" w:hAnsi="Segoe UI" w:cs="Segoe UI"/>
            <w:color w:val="0366D6"/>
            <w:sz w:val="24"/>
          </w:rPr>
          <w:t>CreativeAi's Machine Learning</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Games</w:t>
      </w:r>
    </w:p>
    <w:p w:rsidR="007262A4" w:rsidRPr="001F7D44" w:rsidRDefault="007262A4" w:rsidP="00F526AB">
      <w:pPr>
        <w:numPr>
          <w:ilvl w:val="0"/>
          <w:numId w:val="309"/>
        </w:numPr>
        <w:spacing w:before="100" w:beforeAutospacing="1" w:after="100" w:afterAutospacing="1" w:line="240" w:lineRule="auto"/>
        <w:rPr>
          <w:rFonts w:ascii="Segoe UI" w:hAnsi="Segoe UI" w:cs="Segoe UI"/>
          <w:color w:val="24292E"/>
          <w:sz w:val="24"/>
        </w:rPr>
      </w:pPr>
      <w:hyperlink r:id="rId5394" w:history="1">
        <w:r w:rsidRPr="001F7D44">
          <w:rPr>
            <w:rStyle w:val="Hyperlink"/>
            <w:rFonts w:ascii="Segoe UI" w:hAnsi="Segoe UI" w:cs="Segoe UI"/>
            <w:color w:val="0366D6"/>
            <w:sz w:val="24"/>
          </w:rPr>
          <w:t>Halite: A.I. Coding Game</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395" w:history="1">
        <w:r w:rsidRPr="001F7D44">
          <w:rPr>
            <w:rStyle w:val="Hyperlink"/>
            <w:rFonts w:ascii="Segoe UI" w:hAnsi="Segoe UI" w:cs="Segoe UI"/>
            <w:color w:val="0366D6"/>
            <w:sz w:val="24"/>
          </w:rPr>
          <w:t>Vindinium: A.I. Programming Challenge</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396" w:history="1">
        <w:r w:rsidRPr="001F7D44">
          <w:rPr>
            <w:rStyle w:val="Hyperlink"/>
            <w:rFonts w:ascii="Segoe UI" w:hAnsi="Segoe UI" w:cs="Segoe UI"/>
            <w:color w:val="0366D6"/>
            <w:sz w:val="24"/>
          </w:rPr>
          <w:t>General Video Game AI Competition</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397" w:history="1">
        <w:r w:rsidRPr="001F7D44">
          <w:rPr>
            <w:rStyle w:val="Hyperlink"/>
            <w:rFonts w:ascii="Segoe UI" w:hAnsi="Segoe UI" w:cs="Segoe UI"/>
            <w:color w:val="0366D6"/>
            <w:sz w:val="24"/>
          </w:rPr>
          <w:t>Angry Birds AI Competition</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398" w:history="1">
        <w:r w:rsidRPr="001F7D44">
          <w:rPr>
            <w:rStyle w:val="Hyperlink"/>
            <w:rFonts w:ascii="Segoe UI" w:hAnsi="Segoe UI" w:cs="Segoe UI"/>
            <w:color w:val="0366D6"/>
            <w:sz w:val="24"/>
          </w:rPr>
          <w:t>The AI Games</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399" w:history="1">
        <w:r w:rsidRPr="001F7D44">
          <w:rPr>
            <w:rStyle w:val="Hyperlink"/>
            <w:rFonts w:ascii="Segoe UI" w:hAnsi="Segoe UI" w:cs="Segoe UI"/>
            <w:color w:val="0366D6"/>
            <w:sz w:val="24"/>
          </w:rPr>
          <w:t>Fighting Game AI Competition</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400" w:history="1">
        <w:r w:rsidRPr="001F7D44">
          <w:rPr>
            <w:rStyle w:val="Hyperlink"/>
            <w:rFonts w:ascii="Segoe UI" w:hAnsi="Segoe UI" w:cs="Segoe UI"/>
            <w:color w:val="0366D6"/>
            <w:sz w:val="24"/>
          </w:rPr>
          <w:t>CodeCup</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401" w:history="1">
        <w:r w:rsidRPr="001F7D44">
          <w:rPr>
            <w:rStyle w:val="Hyperlink"/>
            <w:rFonts w:ascii="Segoe UI" w:hAnsi="Segoe UI" w:cs="Segoe UI"/>
            <w:color w:val="0366D6"/>
            <w:sz w:val="24"/>
          </w:rPr>
          <w:t>Student StarCraft AI Tournament</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402" w:history="1">
        <w:r w:rsidRPr="001F7D44">
          <w:rPr>
            <w:rStyle w:val="Hyperlink"/>
            <w:rFonts w:ascii="Segoe UI" w:hAnsi="Segoe UI" w:cs="Segoe UI"/>
            <w:color w:val="0366D6"/>
            <w:sz w:val="24"/>
          </w:rPr>
          <w:t>AIIDE StarCraft AI Competition</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403" w:history="1">
        <w:r w:rsidRPr="001F7D44">
          <w:rPr>
            <w:rStyle w:val="Hyperlink"/>
            <w:rFonts w:ascii="Segoe UI" w:hAnsi="Segoe UI" w:cs="Segoe UI"/>
            <w:color w:val="0366D6"/>
            <w:sz w:val="24"/>
          </w:rPr>
          <w:t>CIG StarCraft AI Competition</w:t>
        </w:r>
      </w:hyperlink>
    </w:p>
    <w:p w:rsidR="007262A4" w:rsidRPr="001F7D44" w:rsidRDefault="007262A4" w:rsidP="00322184">
      <w:pPr>
        <w:numPr>
          <w:ilvl w:val="0"/>
          <w:numId w:val="309"/>
        </w:numPr>
        <w:spacing w:before="60" w:after="100" w:afterAutospacing="1" w:line="240" w:lineRule="auto"/>
        <w:rPr>
          <w:rFonts w:ascii="Segoe UI" w:hAnsi="Segoe UI" w:cs="Segoe UI"/>
          <w:color w:val="24292E"/>
          <w:sz w:val="24"/>
        </w:rPr>
      </w:pPr>
      <w:hyperlink r:id="rId5404" w:history="1">
        <w:r w:rsidRPr="001F7D44">
          <w:rPr>
            <w:rStyle w:val="Hyperlink"/>
            <w:rFonts w:ascii="Segoe UI" w:hAnsi="Segoe UI" w:cs="Segoe UI"/>
            <w:color w:val="0366D6"/>
            <w:sz w:val="24"/>
          </w:rPr>
          <w:t>CodinGame - AI Bot Games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Becoming an Open Source Contributor</w:t>
      </w:r>
    </w:p>
    <w:p w:rsidR="007262A4" w:rsidRPr="001F7D44" w:rsidRDefault="007262A4" w:rsidP="00322184">
      <w:pPr>
        <w:numPr>
          <w:ilvl w:val="0"/>
          <w:numId w:val="310"/>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4" type="#_x0000_t75" style="width:16.4pt;height:13.2pt" o:ole="">
            <v:imagedata r:id="rId5091" o:title=""/>
          </v:shape>
          <w:control r:id="rId5405" w:name="DefaultOcxName128" w:shapeid="_x0000_i3154"/>
        </w:object>
      </w:r>
      <w:r w:rsidRPr="001F7D44">
        <w:rPr>
          <w:rFonts w:ascii="Segoe UI" w:hAnsi="Segoe UI" w:cs="Segoe UI"/>
          <w:color w:val="24292E"/>
          <w:sz w:val="24"/>
        </w:rPr>
        <w:t> </w:t>
      </w:r>
      <w:hyperlink r:id="rId5406" w:history="1">
        <w:r w:rsidRPr="001F7D44">
          <w:rPr>
            <w:rStyle w:val="Hyperlink"/>
            <w:rFonts w:ascii="Segoe UI" w:hAnsi="Segoe UI" w:cs="Segoe UI"/>
            <w:color w:val="0366D6"/>
            <w:sz w:val="24"/>
          </w:rPr>
          <w:t>tensorflow/magenta: Magenta: Music and Art Generation with Machine Intelligence</w:t>
        </w:r>
      </w:hyperlink>
    </w:p>
    <w:p w:rsidR="007262A4" w:rsidRPr="001F7D44" w:rsidRDefault="007262A4" w:rsidP="00322184">
      <w:pPr>
        <w:numPr>
          <w:ilvl w:val="0"/>
          <w:numId w:val="31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3" type="#_x0000_t75" style="width:16.4pt;height:13.2pt" o:ole="">
            <v:imagedata r:id="rId5091" o:title=""/>
          </v:shape>
          <w:control r:id="rId5407" w:name="DefaultOcxName129" w:shapeid="_x0000_i3153"/>
        </w:object>
      </w:r>
      <w:r w:rsidRPr="001F7D44">
        <w:rPr>
          <w:rFonts w:ascii="Segoe UI" w:hAnsi="Segoe UI" w:cs="Segoe UI"/>
          <w:color w:val="24292E"/>
          <w:sz w:val="24"/>
        </w:rPr>
        <w:t> </w:t>
      </w:r>
      <w:hyperlink r:id="rId5408" w:history="1">
        <w:r w:rsidRPr="001F7D44">
          <w:rPr>
            <w:rStyle w:val="Hyperlink"/>
            <w:rFonts w:ascii="Segoe UI" w:hAnsi="Segoe UI" w:cs="Segoe UI"/>
            <w:color w:val="0366D6"/>
            <w:sz w:val="24"/>
          </w:rPr>
          <w:t>tensorflow/tensorflow: Computation using data flow graphs for scalable machine learning</w:t>
        </w:r>
      </w:hyperlink>
    </w:p>
    <w:p w:rsidR="007262A4" w:rsidRPr="001F7D44" w:rsidRDefault="007262A4" w:rsidP="00322184">
      <w:pPr>
        <w:numPr>
          <w:ilvl w:val="0"/>
          <w:numId w:val="31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2" type="#_x0000_t75" style="width:16.4pt;height:13.2pt" o:ole="">
            <v:imagedata r:id="rId5091" o:title=""/>
          </v:shape>
          <w:control r:id="rId5409" w:name="DefaultOcxName130" w:shapeid="_x0000_i3152"/>
        </w:object>
      </w:r>
      <w:r w:rsidRPr="001F7D44">
        <w:rPr>
          <w:rFonts w:ascii="Segoe UI" w:hAnsi="Segoe UI" w:cs="Segoe UI"/>
          <w:color w:val="24292E"/>
          <w:sz w:val="24"/>
        </w:rPr>
        <w:t> </w:t>
      </w:r>
      <w:hyperlink r:id="rId5410" w:history="1">
        <w:r w:rsidRPr="001F7D44">
          <w:rPr>
            <w:rStyle w:val="Hyperlink"/>
            <w:rFonts w:ascii="Segoe UI" w:hAnsi="Segoe UI" w:cs="Segoe UI"/>
            <w:color w:val="0366D6"/>
            <w:sz w:val="24"/>
          </w:rPr>
          <w:t>cmusatyalab/openface: Face recognition with deep neural networks.</w:t>
        </w:r>
      </w:hyperlink>
    </w:p>
    <w:p w:rsidR="007262A4" w:rsidRPr="001F7D44" w:rsidRDefault="007262A4" w:rsidP="00322184">
      <w:pPr>
        <w:numPr>
          <w:ilvl w:val="0"/>
          <w:numId w:val="310"/>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1" type="#_x0000_t75" style="width:16.4pt;height:13.2pt" o:ole="">
            <v:imagedata r:id="rId5091" o:title=""/>
          </v:shape>
          <w:control r:id="rId5411" w:name="DefaultOcxName131" w:shapeid="_x0000_i3151"/>
        </w:object>
      </w:r>
      <w:r w:rsidRPr="001F7D44">
        <w:rPr>
          <w:rFonts w:ascii="Segoe UI" w:hAnsi="Segoe UI" w:cs="Segoe UI"/>
          <w:color w:val="24292E"/>
          <w:sz w:val="24"/>
        </w:rPr>
        <w:t> </w:t>
      </w:r>
      <w:hyperlink r:id="rId5412" w:history="1">
        <w:r w:rsidRPr="001F7D44">
          <w:rPr>
            <w:rStyle w:val="Hyperlink"/>
            <w:rFonts w:ascii="Segoe UI" w:hAnsi="Segoe UI" w:cs="Segoe UI"/>
            <w:color w:val="0366D6"/>
            <w:sz w:val="24"/>
          </w:rPr>
          <w:t>tensorflow/models/syntaxnet: Neural Models of Syntax.</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Podcasts</w:t>
      </w:r>
    </w:p>
    <w:p w:rsidR="007262A4" w:rsidRPr="001F7D44" w:rsidRDefault="007262A4" w:rsidP="00322184">
      <w:pPr>
        <w:pStyle w:val="Heading3"/>
        <w:numPr>
          <w:ilvl w:val="0"/>
          <w:numId w:val="311"/>
        </w:numPr>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Podcasts for Beginners:</w:t>
      </w:r>
    </w:p>
    <w:p w:rsidR="007262A4" w:rsidRPr="001F7D44" w:rsidRDefault="007262A4" w:rsidP="00322184">
      <w:pPr>
        <w:numPr>
          <w:ilvl w:val="1"/>
          <w:numId w:val="311"/>
        </w:numPr>
        <w:spacing w:before="100" w:beforeAutospacing="1" w:after="100" w:afterAutospacing="1" w:line="240" w:lineRule="auto"/>
        <w:rPr>
          <w:rFonts w:ascii="Segoe UI" w:hAnsi="Segoe UI" w:cs="Segoe UI"/>
          <w:color w:val="24292E"/>
          <w:sz w:val="26"/>
          <w:szCs w:val="24"/>
        </w:rPr>
      </w:pPr>
      <w:hyperlink r:id="rId5413" w:history="1">
        <w:r w:rsidRPr="001F7D44">
          <w:rPr>
            <w:rStyle w:val="Hyperlink"/>
            <w:rFonts w:ascii="Segoe UI" w:hAnsi="Segoe UI" w:cs="Segoe UI"/>
            <w:color w:val="0366D6"/>
            <w:sz w:val="24"/>
          </w:rPr>
          <w:t>Talking Machines</w:t>
        </w:r>
      </w:hyperlink>
    </w:p>
    <w:p w:rsidR="007262A4" w:rsidRPr="001F7D44" w:rsidRDefault="007262A4" w:rsidP="00322184">
      <w:pPr>
        <w:numPr>
          <w:ilvl w:val="1"/>
          <w:numId w:val="311"/>
        </w:numPr>
        <w:spacing w:before="60" w:after="100" w:afterAutospacing="1" w:line="240" w:lineRule="auto"/>
        <w:rPr>
          <w:rFonts w:ascii="Segoe UI" w:hAnsi="Segoe UI" w:cs="Segoe UI"/>
          <w:color w:val="24292E"/>
          <w:sz w:val="24"/>
        </w:rPr>
      </w:pPr>
      <w:hyperlink r:id="rId5414" w:history="1">
        <w:r w:rsidRPr="001F7D44">
          <w:rPr>
            <w:rStyle w:val="Hyperlink"/>
            <w:rFonts w:ascii="Segoe UI" w:hAnsi="Segoe UI" w:cs="Segoe UI"/>
            <w:color w:val="0366D6"/>
            <w:sz w:val="24"/>
          </w:rPr>
          <w:t>Linear Digressions</w:t>
        </w:r>
      </w:hyperlink>
    </w:p>
    <w:p w:rsidR="007262A4" w:rsidRPr="001F7D44" w:rsidRDefault="007262A4" w:rsidP="00322184">
      <w:pPr>
        <w:numPr>
          <w:ilvl w:val="1"/>
          <w:numId w:val="311"/>
        </w:numPr>
        <w:spacing w:before="60" w:after="100" w:afterAutospacing="1" w:line="240" w:lineRule="auto"/>
        <w:rPr>
          <w:rFonts w:ascii="Segoe UI" w:hAnsi="Segoe UI" w:cs="Segoe UI"/>
          <w:color w:val="24292E"/>
          <w:sz w:val="24"/>
        </w:rPr>
      </w:pPr>
      <w:hyperlink r:id="rId5415" w:history="1">
        <w:r w:rsidRPr="001F7D44">
          <w:rPr>
            <w:rStyle w:val="Hyperlink"/>
            <w:rFonts w:ascii="Segoe UI" w:hAnsi="Segoe UI" w:cs="Segoe UI"/>
            <w:color w:val="0366D6"/>
            <w:sz w:val="24"/>
          </w:rPr>
          <w:t>Data Skeptic</w:t>
        </w:r>
      </w:hyperlink>
    </w:p>
    <w:p w:rsidR="007262A4" w:rsidRPr="001F7D44" w:rsidRDefault="007262A4" w:rsidP="00322184">
      <w:pPr>
        <w:numPr>
          <w:ilvl w:val="1"/>
          <w:numId w:val="311"/>
        </w:numPr>
        <w:spacing w:before="60" w:after="100" w:afterAutospacing="1" w:line="240" w:lineRule="auto"/>
        <w:rPr>
          <w:rFonts w:ascii="Segoe UI" w:hAnsi="Segoe UI" w:cs="Segoe UI"/>
          <w:color w:val="24292E"/>
          <w:sz w:val="24"/>
        </w:rPr>
      </w:pPr>
      <w:hyperlink r:id="rId5416" w:history="1">
        <w:r w:rsidRPr="001F7D44">
          <w:rPr>
            <w:rStyle w:val="Hyperlink"/>
            <w:rFonts w:ascii="Segoe UI" w:hAnsi="Segoe UI" w:cs="Segoe UI"/>
            <w:color w:val="0366D6"/>
            <w:sz w:val="24"/>
          </w:rPr>
          <w:t>This Week in Machine Learning &amp; AI</w:t>
        </w:r>
      </w:hyperlink>
    </w:p>
    <w:p w:rsidR="007262A4" w:rsidRPr="001F7D44" w:rsidRDefault="007262A4" w:rsidP="00322184">
      <w:pPr>
        <w:pStyle w:val="Heading3"/>
        <w:numPr>
          <w:ilvl w:val="0"/>
          <w:numId w:val="311"/>
        </w:numPr>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"More" advanced podcasts</w:t>
      </w:r>
    </w:p>
    <w:p w:rsidR="007262A4" w:rsidRPr="001F7D44" w:rsidRDefault="007262A4" w:rsidP="00322184">
      <w:pPr>
        <w:numPr>
          <w:ilvl w:val="1"/>
          <w:numId w:val="311"/>
        </w:numPr>
        <w:spacing w:before="100" w:beforeAutospacing="1" w:after="100" w:afterAutospacing="1" w:line="240" w:lineRule="auto"/>
        <w:rPr>
          <w:rFonts w:ascii="Segoe UI" w:hAnsi="Segoe UI" w:cs="Segoe UI"/>
          <w:color w:val="24292E"/>
          <w:sz w:val="26"/>
          <w:szCs w:val="24"/>
        </w:rPr>
      </w:pPr>
      <w:hyperlink r:id="rId5417" w:history="1">
        <w:r w:rsidRPr="001F7D44">
          <w:rPr>
            <w:rStyle w:val="Hyperlink"/>
            <w:rFonts w:ascii="Segoe UI" w:hAnsi="Segoe UI" w:cs="Segoe UI"/>
            <w:color w:val="0366D6"/>
            <w:sz w:val="24"/>
          </w:rPr>
          <w:t>Partially Derivative</w:t>
        </w:r>
      </w:hyperlink>
    </w:p>
    <w:p w:rsidR="007262A4" w:rsidRPr="001F7D44" w:rsidRDefault="007262A4" w:rsidP="00322184">
      <w:pPr>
        <w:numPr>
          <w:ilvl w:val="1"/>
          <w:numId w:val="311"/>
        </w:numPr>
        <w:spacing w:before="60" w:after="100" w:afterAutospacing="1" w:line="240" w:lineRule="auto"/>
        <w:rPr>
          <w:rFonts w:ascii="Segoe UI" w:hAnsi="Segoe UI" w:cs="Segoe UI"/>
          <w:color w:val="24292E"/>
          <w:sz w:val="24"/>
        </w:rPr>
      </w:pPr>
      <w:hyperlink r:id="rId5418" w:history="1">
        <w:r w:rsidRPr="001F7D44">
          <w:rPr>
            <w:rStyle w:val="Hyperlink"/>
            <w:rFonts w:ascii="Segoe UI" w:hAnsi="Segoe UI" w:cs="Segoe UI"/>
            <w:color w:val="0366D6"/>
            <w:sz w:val="24"/>
          </w:rPr>
          <w:t>O’Reilly Data Show</w:t>
        </w:r>
      </w:hyperlink>
    </w:p>
    <w:p w:rsidR="007262A4" w:rsidRPr="001F7D44" w:rsidRDefault="007262A4" w:rsidP="00322184">
      <w:pPr>
        <w:numPr>
          <w:ilvl w:val="1"/>
          <w:numId w:val="311"/>
        </w:numPr>
        <w:spacing w:before="60" w:after="100" w:afterAutospacing="1" w:line="240" w:lineRule="auto"/>
        <w:rPr>
          <w:rFonts w:ascii="Segoe UI" w:hAnsi="Segoe UI" w:cs="Segoe UI"/>
          <w:color w:val="24292E"/>
          <w:sz w:val="24"/>
        </w:rPr>
      </w:pPr>
      <w:hyperlink r:id="rId5419" w:history="1">
        <w:r w:rsidRPr="001F7D44">
          <w:rPr>
            <w:rStyle w:val="Hyperlink"/>
            <w:rFonts w:ascii="Segoe UI" w:hAnsi="Segoe UI" w:cs="Segoe UI"/>
            <w:color w:val="0366D6"/>
            <w:sz w:val="24"/>
          </w:rPr>
          <w:t>Not So Standard Deviation</w:t>
        </w:r>
      </w:hyperlink>
    </w:p>
    <w:p w:rsidR="007262A4" w:rsidRPr="001F7D44" w:rsidRDefault="007262A4" w:rsidP="00322184">
      <w:pPr>
        <w:pStyle w:val="Heading3"/>
        <w:numPr>
          <w:ilvl w:val="0"/>
          <w:numId w:val="311"/>
        </w:numPr>
        <w:spacing w:before="360" w:beforeAutospacing="0" w:after="240" w:afterAutospacing="0"/>
        <w:rPr>
          <w:rFonts w:ascii="Segoe UI" w:hAnsi="Segoe UI" w:cs="Segoe UI"/>
          <w:color w:val="24292E"/>
          <w:sz w:val="32"/>
          <w:szCs w:val="30"/>
        </w:rPr>
      </w:pPr>
      <w:r w:rsidRPr="001F7D44">
        <w:rPr>
          <w:rFonts w:ascii="Segoe UI" w:hAnsi="Segoe UI" w:cs="Segoe UI"/>
          <w:color w:val="24292E"/>
          <w:sz w:val="32"/>
          <w:szCs w:val="30"/>
        </w:rPr>
        <w:t>Podcasts to think outside the box:</w:t>
      </w:r>
    </w:p>
    <w:p w:rsidR="007262A4" w:rsidRPr="001F7D44" w:rsidRDefault="007262A4" w:rsidP="00322184">
      <w:pPr>
        <w:numPr>
          <w:ilvl w:val="1"/>
          <w:numId w:val="311"/>
        </w:numPr>
        <w:spacing w:before="100" w:beforeAutospacing="1" w:after="100" w:afterAutospacing="1" w:line="240" w:lineRule="auto"/>
        <w:rPr>
          <w:rFonts w:ascii="Segoe UI" w:hAnsi="Segoe UI" w:cs="Segoe UI"/>
          <w:color w:val="24292E"/>
          <w:sz w:val="26"/>
          <w:szCs w:val="24"/>
        </w:rPr>
      </w:pPr>
      <w:hyperlink r:id="rId5420" w:history="1">
        <w:r w:rsidRPr="001F7D44">
          <w:rPr>
            <w:rStyle w:val="Hyperlink"/>
            <w:rFonts w:ascii="Segoe UI" w:hAnsi="Segoe UI" w:cs="Segoe UI"/>
            <w:color w:val="0366D6"/>
            <w:sz w:val="24"/>
          </w:rPr>
          <w:t>Data Stories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Communities</w:t>
      </w:r>
    </w:p>
    <w:p w:rsidR="007262A4" w:rsidRPr="001F7D44" w:rsidRDefault="007262A4" w:rsidP="00322184">
      <w:pPr>
        <w:pStyle w:val="NormalWeb"/>
        <w:numPr>
          <w:ilvl w:val="0"/>
          <w:numId w:val="31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Quora</w:t>
      </w:r>
    </w:p>
    <w:p w:rsidR="007262A4" w:rsidRPr="001F7D44" w:rsidRDefault="007262A4" w:rsidP="00322184">
      <w:pPr>
        <w:numPr>
          <w:ilvl w:val="1"/>
          <w:numId w:val="312"/>
        </w:numPr>
        <w:spacing w:before="100" w:beforeAutospacing="1" w:after="100" w:afterAutospacing="1" w:line="240" w:lineRule="auto"/>
        <w:rPr>
          <w:rFonts w:ascii="Segoe UI" w:hAnsi="Segoe UI" w:cs="Segoe UI"/>
          <w:color w:val="24292E"/>
          <w:sz w:val="24"/>
        </w:rPr>
      </w:pPr>
      <w:hyperlink r:id="rId5421" w:history="1">
        <w:r w:rsidRPr="001F7D44">
          <w:rPr>
            <w:rStyle w:val="Hyperlink"/>
            <w:rFonts w:ascii="Segoe UI" w:hAnsi="Segoe UI" w:cs="Segoe UI"/>
            <w:color w:val="0366D6"/>
            <w:sz w:val="24"/>
          </w:rPr>
          <w:t>Machine Learning</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2" w:history="1">
        <w:r w:rsidRPr="001F7D44">
          <w:rPr>
            <w:rStyle w:val="Hyperlink"/>
            <w:rFonts w:ascii="Segoe UI" w:hAnsi="Segoe UI" w:cs="Segoe UI"/>
            <w:color w:val="0366D6"/>
            <w:sz w:val="24"/>
          </w:rPr>
          <w:t>Statistics</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3" w:history="1">
        <w:r w:rsidRPr="001F7D44">
          <w:rPr>
            <w:rStyle w:val="Hyperlink"/>
            <w:rFonts w:ascii="Segoe UI" w:hAnsi="Segoe UI" w:cs="Segoe UI"/>
            <w:color w:val="0366D6"/>
            <w:sz w:val="24"/>
          </w:rPr>
          <w:t>Data Mining</w:t>
        </w:r>
      </w:hyperlink>
    </w:p>
    <w:p w:rsidR="007262A4" w:rsidRPr="001F7D44" w:rsidRDefault="007262A4" w:rsidP="00322184">
      <w:pPr>
        <w:pStyle w:val="NormalWeb"/>
        <w:numPr>
          <w:ilvl w:val="0"/>
          <w:numId w:val="312"/>
        </w:numPr>
        <w:spacing w:before="240" w:beforeAutospacing="0" w:after="240" w:afterAutospacing="0"/>
        <w:rPr>
          <w:rFonts w:ascii="Segoe UI" w:hAnsi="Segoe UI" w:cs="Segoe UI"/>
          <w:color w:val="24292E"/>
          <w:sz w:val="26"/>
        </w:rPr>
      </w:pPr>
      <w:r w:rsidRPr="001F7D44">
        <w:rPr>
          <w:rFonts w:ascii="Segoe UI" w:hAnsi="Segoe UI" w:cs="Segoe UI"/>
          <w:color w:val="24292E"/>
          <w:sz w:val="26"/>
        </w:rPr>
        <w:t>Reddit</w:t>
      </w:r>
    </w:p>
    <w:p w:rsidR="007262A4" w:rsidRPr="001F7D44" w:rsidRDefault="007262A4" w:rsidP="00F526AB">
      <w:pPr>
        <w:numPr>
          <w:ilvl w:val="1"/>
          <w:numId w:val="312"/>
        </w:numPr>
        <w:spacing w:before="100" w:beforeAutospacing="1" w:after="100" w:afterAutospacing="1" w:line="240" w:lineRule="auto"/>
        <w:rPr>
          <w:rFonts w:ascii="Segoe UI" w:hAnsi="Segoe UI" w:cs="Segoe UI"/>
          <w:color w:val="24292E"/>
          <w:sz w:val="24"/>
        </w:rPr>
      </w:pPr>
      <w:hyperlink r:id="rId5424" w:history="1">
        <w:r w:rsidRPr="001F7D44">
          <w:rPr>
            <w:rStyle w:val="Hyperlink"/>
            <w:rFonts w:ascii="Segoe UI" w:hAnsi="Segoe UI" w:cs="Segoe UI"/>
            <w:color w:val="0366D6"/>
            <w:sz w:val="24"/>
          </w:rPr>
          <w:t>Machine Learning</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5" w:history="1">
        <w:r w:rsidRPr="001F7D44">
          <w:rPr>
            <w:rStyle w:val="Hyperlink"/>
            <w:rFonts w:ascii="Segoe UI" w:hAnsi="Segoe UI" w:cs="Segoe UI"/>
            <w:color w:val="0366D6"/>
            <w:sz w:val="24"/>
          </w:rPr>
          <w:t>Computer Vision</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6" w:history="1">
        <w:r w:rsidRPr="001F7D44">
          <w:rPr>
            <w:rStyle w:val="Hyperlink"/>
            <w:rFonts w:ascii="Segoe UI" w:hAnsi="Segoe UI" w:cs="Segoe UI"/>
            <w:color w:val="0366D6"/>
            <w:sz w:val="24"/>
          </w:rPr>
          <w:t>Natural Language</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7" w:history="1">
        <w:r w:rsidRPr="001F7D44">
          <w:rPr>
            <w:rStyle w:val="Hyperlink"/>
            <w:rFonts w:ascii="Segoe UI" w:hAnsi="Segoe UI" w:cs="Segoe UI"/>
            <w:color w:val="0366D6"/>
            <w:sz w:val="24"/>
          </w:rPr>
          <w:t>Data Science</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8" w:history="1">
        <w:r w:rsidRPr="001F7D44">
          <w:rPr>
            <w:rStyle w:val="Hyperlink"/>
            <w:rFonts w:ascii="Segoe UI" w:hAnsi="Segoe UI" w:cs="Segoe UI"/>
            <w:color w:val="0366D6"/>
            <w:sz w:val="24"/>
          </w:rPr>
          <w:t>Big Data</w:t>
        </w:r>
      </w:hyperlink>
    </w:p>
    <w:p w:rsidR="007262A4" w:rsidRPr="001F7D44" w:rsidRDefault="007262A4" w:rsidP="00322184">
      <w:pPr>
        <w:numPr>
          <w:ilvl w:val="1"/>
          <w:numId w:val="312"/>
        </w:numPr>
        <w:spacing w:before="60" w:after="100" w:afterAutospacing="1" w:line="240" w:lineRule="auto"/>
        <w:rPr>
          <w:rFonts w:ascii="Segoe UI" w:hAnsi="Segoe UI" w:cs="Segoe UI"/>
          <w:color w:val="24292E"/>
          <w:sz w:val="24"/>
        </w:rPr>
      </w:pPr>
      <w:hyperlink r:id="rId5429" w:history="1">
        <w:r w:rsidRPr="001F7D44">
          <w:rPr>
            <w:rStyle w:val="Hyperlink"/>
            <w:rFonts w:ascii="Segoe UI" w:hAnsi="Segoe UI" w:cs="Segoe UI"/>
            <w:color w:val="0366D6"/>
            <w:sz w:val="24"/>
          </w:rPr>
          <w:t>Statistics</w:t>
        </w:r>
      </w:hyperlink>
    </w:p>
    <w:p w:rsidR="007262A4" w:rsidRPr="001F7D44" w:rsidRDefault="007262A4" w:rsidP="00322184">
      <w:pPr>
        <w:pStyle w:val="NormalWeb"/>
        <w:numPr>
          <w:ilvl w:val="0"/>
          <w:numId w:val="312"/>
        </w:numPr>
        <w:spacing w:before="240" w:beforeAutospacing="0" w:after="240" w:afterAutospacing="0"/>
        <w:rPr>
          <w:rFonts w:ascii="Segoe UI" w:hAnsi="Segoe UI" w:cs="Segoe UI"/>
          <w:color w:val="24292E"/>
          <w:sz w:val="26"/>
        </w:rPr>
      </w:pPr>
      <w:hyperlink r:id="rId5430" w:history="1">
        <w:r w:rsidRPr="001F7D44">
          <w:rPr>
            <w:rStyle w:val="Hyperlink"/>
            <w:rFonts w:ascii="Segoe UI" w:hAnsi="Segoe UI" w:cs="Segoe UI"/>
            <w:color w:val="0366D6"/>
            <w:sz w:val="26"/>
          </w:rPr>
          <w:t>Data Tau</w:t>
        </w:r>
      </w:hyperlink>
    </w:p>
    <w:p w:rsidR="007262A4" w:rsidRPr="001F7D44" w:rsidRDefault="007262A4" w:rsidP="00322184">
      <w:pPr>
        <w:pStyle w:val="NormalWeb"/>
        <w:numPr>
          <w:ilvl w:val="0"/>
          <w:numId w:val="312"/>
        </w:numPr>
        <w:spacing w:before="240" w:beforeAutospacing="0" w:after="240" w:afterAutospacing="0"/>
        <w:rPr>
          <w:rFonts w:ascii="Segoe UI" w:hAnsi="Segoe UI" w:cs="Segoe UI"/>
          <w:color w:val="24292E"/>
          <w:sz w:val="26"/>
        </w:rPr>
      </w:pPr>
      <w:hyperlink r:id="rId5431" w:history="1">
        <w:r w:rsidRPr="001F7D44">
          <w:rPr>
            <w:rStyle w:val="Hyperlink"/>
            <w:rFonts w:ascii="Segoe UI" w:hAnsi="Segoe UI" w:cs="Segoe UI"/>
            <w:color w:val="0366D6"/>
            <w:sz w:val="26"/>
          </w:rPr>
          <w:t>Deep Learning News</w:t>
        </w:r>
      </w:hyperlink>
    </w:p>
    <w:p w:rsidR="007262A4" w:rsidRPr="001F7D44" w:rsidRDefault="007262A4" w:rsidP="00322184">
      <w:pPr>
        <w:pStyle w:val="NormalWeb"/>
        <w:numPr>
          <w:ilvl w:val="0"/>
          <w:numId w:val="312"/>
        </w:numPr>
        <w:spacing w:before="240" w:beforeAutospacing="0" w:after="240" w:afterAutospacing="0"/>
        <w:rPr>
          <w:rFonts w:ascii="Segoe UI" w:hAnsi="Segoe UI" w:cs="Segoe UI"/>
          <w:color w:val="24292E"/>
          <w:sz w:val="26"/>
        </w:rPr>
      </w:pPr>
      <w:hyperlink r:id="rId5432" w:history="1">
        <w:r w:rsidRPr="001F7D44">
          <w:rPr>
            <w:rStyle w:val="Hyperlink"/>
            <w:rFonts w:ascii="Segoe UI" w:hAnsi="Segoe UI" w:cs="Segoe UI"/>
            <w:color w:val="0366D6"/>
            <w:sz w:val="26"/>
          </w:rPr>
          <w:t>KDnuggets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Conferences</w:t>
      </w:r>
    </w:p>
    <w:p w:rsidR="007262A4" w:rsidRPr="001F7D44" w:rsidRDefault="007262A4" w:rsidP="00322184">
      <w:pPr>
        <w:numPr>
          <w:ilvl w:val="0"/>
          <w:numId w:val="313"/>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t>Neural Information Processing Systems (</w:t>
      </w:r>
      <w:hyperlink r:id="rId5433" w:history="1">
        <w:r w:rsidRPr="001F7D44">
          <w:rPr>
            <w:rStyle w:val="Hyperlink"/>
            <w:rFonts w:ascii="Segoe UI" w:hAnsi="Segoe UI" w:cs="Segoe UI"/>
            <w:color w:val="0366D6"/>
            <w:sz w:val="24"/>
          </w:rPr>
          <w:t>NIPS</w:t>
        </w:r>
      </w:hyperlink>
      <w:r w:rsidRPr="001F7D44">
        <w:rPr>
          <w:rFonts w:ascii="Segoe UI" w:hAnsi="Segoe UI" w:cs="Segoe UI"/>
          <w:color w:val="24292E"/>
          <w:sz w:val="24"/>
        </w:rPr>
        <w:t>)</w:t>
      </w:r>
    </w:p>
    <w:p w:rsidR="007262A4" w:rsidRPr="001F7D44" w:rsidRDefault="007262A4" w:rsidP="00322184">
      <w:pPr>
        <w:numPr>
          <w:ilvl w:val="0"/>
          <w:numId w:val="31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International Conference on Learning Representations (</w:t>
      </w:r>
      <w:hyperlink r:id="rId5434" w:history="1">
        <w:r w:rsidRPr="001F7D44">
          <w:rPr>
            <w:rStyle w:val="Hyperlink"/>
            <w:rFonts w:ascii="Segoe UI" w:hAnsi="Segoe UI" w:cs="Segoe UI"/>
            <w:color w:val="0366D6"/>
            <w:sz w:val="24"/>
          </w:rPr>
          <w:t>ICLR</w:t>
        </w:r>
      </w:hyperlink>
      <w:r w:rsidRPr="001F7D44">
        <w:rPr>
          <w:rFonts w:ascii="Segoe UI" w:hAnsi="Segoe UI" w:cs="Segoe UI"/>
          <w:color w:val="24292E"/>
          <w:sz w:val="24"/>
        </w:rPr>
        <w:t>)</w:t>
      </w:r>
    </w:p>
    <w:p w:rsidR="007262A4" w:rsidRPr="001F7D44" w:rsidRDefault="007262A4" w:rsidP="00322184">
      <w:pPr>
        <w:numPr>
          <w:ilvl w:val="0"/>
          <w:numId w:val="31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Association for the Advancement of Artificial Intelligence (</w:t>
      </w:r>
      <w:hyperlink r:id="rId5435" w:history="1">
        <w:r w:rsidRPr="001F7D44">
          <w:rPr>
            <w:rStyle w:val="Hyperlink"/>
            <w:rFonts w:ascii="Segoe UI" w:hAnsi="Segoe UI" w:cs="Segoe UI"/>
            <w:color w:val="0366D6"/>
            <w:sz w:val="24"/>
          </w:rPr>
          <w:t>AAAI</w:t>
        </w:r>
      </w:hyperlink>
      <w:r w:rsidRPr="001F7D44">
        <w:rPr>
          <w:rFonts w:ascii="Segoe UI" w:hAnsi="Segoe UI" w:cs="Segoe UI"/>
          <w:color w:val="24292E"/>
          <w:sz w:val="24"/>
        </w:rPr>
        <w:t>)</w:t>
      </w:r>
    </w:p>
    <w:p w:rsidR="007262A4" w:rsidRPr="001F7D44" w:rsidRDefault="007262A4" w:rsidP="00322184">
      <w:pPr>
        <w:numPr>
          <w:ilvl w:val="0"/>
          <w:numId w:val="31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IEEE Conference on Computational Intelligence and Games (</w:t>
      </w:r>
      <w:hyperlink r:id="rId5436" w:history="1">
        <w:r w:rsidRPr="001F7D44">
          <w:rPr>
            <w:rStyle w:val="Hyperlink"/>
            <w:rFonts w:ascii="Segoe UI" w:hAnsi="Segoe UI" w:cs="Segoe UI"/>
            <w:color w:val="0366D6"/>
            <w:sz w:val="24"/>
          </w:rPr>
          <w:t>CIG</w:t>
        </w:r>
      </w:hyperlink>
      <w:r w:rsidRPr="001F7D44">
        <w:rPr>
          <w:rFonts w:ascii="Segoe UI" w:hAnsi="Segoe UI" w:cs="Segoe UI"/>
          <w:color w:val="24292E"/>
          <w:sz w:val="24"/>
        </w:rPr>
        <w:t>)</w:t>
      </w:r>
    </w:p>
    <w:p w:rsidR="007262A4" w:rsidRPr="001F7D44" w:rsidRDefault="007262A4" w:rsidP="00322184">
      <w:pPr>
        <w:numPr>
          <w:ilvl w:val="0"/>
          <w:numId w:val="31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IEEE International Conference on Machine Learning and Applications (</w:t>
      </w:r>
      <w:hyperlink r:id="rId5437" w:history="1">
        <w:r w:rsidRPr="001F7D44">
          <w:rPr>
            <w:rStyle w:val="Hyperlink"/>
            <w:rFonts w:ascii="Segoe UI" w:hAnsi="Segoe UI" w:cs="Segoe UI"/>
            <w:color w:val="0366D6"/>
            <w:sz w:val="24"/>
          </w:rPr>
          <w:t>ICMLA</w:t>
        </w:r>
      </w:hyperlink>
      <w:r w:rsidRPr="001F7D44">
        <w:rPr>
          <w:rFonts w:ascii="Segoe UI" w:hAnsi="Segoe UI" w:cs="Segoe UI"/>
          <w:color w:val="24292E"/>
          <w:sz w:val="24"/>
        </w:rPr>
        <w:t>)</w:t>
      </w:r>
    </w:p>
    <w:p w:rsidR="007262A4" w:rsidRPr="001F7D44" w:rsidRDefault="007262A4" w:rsidP="00322184">
      <w:pPr>
        <w:numPr>
          <w:ilvl w:val="0"/>
          <w:numId w:val="313"/>
        </w:numPr>
        <w:spacing w:before="60" w:after="100" w:afterAutospacing="1" w:line="240" w:lineRule="auto"/>
        <w:rPr>
          <w:rFonts w:ascii="Segoe UI" w:hAnsi="Segoe UI" w:cs="Segoe UI"/>
          <w:color w:val="24292E"/>
          <w:sz w:val="24"/>
        </w:rPr>
      </w:pPr>
      <w:r w:rsidRPr="001F7D44">
        <w:rPr>
          <w:rFonts w:ascii="Segoe UI" w:hAnsi="Segoe UI" w:cs="Segoe UI"/>
          <w:color w:val="24292E"/>
          <w:sz w:val="24"/>
        </w:rPr>
        <w:t>International Conference on Machine Learning (</w:t>
      </w:r>
      <w:hyperlink r:id="rId5438" w:history="1">
        <w:r w:rsidRPr="001F7D44">
          <w:rPr>
            <w:rStyle w:val="Hyperlink"/>
            <w:rFonts w:ascii="Segoe UI" w:hAnsi="Segoe UI" w:cs="Segoe UI"/>
            <w:color w:val="0366D6"/>
            <w:sz w:val="24"/>
          </w:rPr>
          <w:t>ICML</w:t>
        </w:r>
      </w:hyperlink>
      <w:r w:rsidRPr="001F7D44">
        <w:rPr>
          <w:rFonts w:ascii="Segoe UI" w:hAnsi="Segoe UI" w:cs="Segoe UI"/>
          <w:color w:val="24292E"/>
          <w:sz w:val="24"/>
        </w:rPr>
        <w:t>)</w:t>
      </w:r>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Interview Questions</w:t>
      </w:r>
    </w:p>
    <w:p w:rsidR="007262A4" w:rsidRPr="001F7D44" w:rsidRDefault="007262A4" w:rsidP="00322184">
      <w:pPr>
        <w:numPr>
          <w:ilvl w:val="0"/>
          <w:numId w:val="314"/>
        </w:numPr>
        <w:spacing w:before="100" w:beforeAutospacing="1"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50" type="#_x0000_t75" style="width:16.4pt;height:13.2pt" o:ole="">
            <v:imagedata r:id="rId5091" o:title=""/>
          </v:shape>
          <w:control r:id="rId5439" w:name="DefaultOcxName132" w:shapeid="_x0000_i3150"/>
        </w:object>
      </w:r>
      <w:r w:rsidRPr="001F7D44">
        <w:rPr>
          <w:rFonts w:ascii="Segoe UI" w:hAnsi="Segoe UI" w:cs="Segoe UI"/>
          <w:color w:val="24292E"/>
          <w:sz w:val="24"/>
        </w:rPr>
        <w:t> </w:t>
      </w:r>
      <w:hyperlink r:id="rId5440" w:history="1">
        <w:r w:rsidRPr="001F7D44">
          <w:rPr>
            <w:rStyle w:val="Hyperlink"/>
            <w:rFonts w:ascii="Segoe UI" w:hAnsi="Segoe UI" w:cs="Segoe UI"/>
            <w:color w:val="0366D6"/>
            <w:sz w:val="24"/>
          </w:rPr>
          <w:t xml:space="preserve">How </w:t>
        </w:r>
        <w:proofErr w:type="gramStart"/>
        <w:r w:rsidRPr="001F7D44">
          <w:rPr>
            <w:rStyle w:val="Hyperlink"/>
            <w:rFonts w:ascii="Segoe UI" w:hAnsi="Segoe UI" w:cs="Segoe UI"/>
            <w:color w:val="0366D6"/>
            <w:sz w:val="24"/>
          </w:rPr>
          <w:t>To</w:t>
        </w:r>
        <w:proofErr w:type="gramEnd"/>
        <w:r w:rsidRPr="001F7D44">
          <w:rPr>
            <w:rStyle w:val="Hyperlink"/>
            <w:rFonts w:ascii="Segoe UI" w:hAnsi="Segoe UI" w:cs="Segoe UI"/>
            <w:color w:val="0366D6"/>
            <w:sz w:val="24"/>
          </w:rPr>
          <w:t xml:space="preserve"> Prepare For A Machine Learning Interview</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9" type="#_x0000_t75" style="width:16.4pt;height:13.2pt" o:ole="">
            <v:imagedata r:id="rId5091" o:title=""/>
          </v:shape>
          <w:control r:id="rId5441" w:name="DefaultOcxName133" w:shapeid="_x0000_i3149"/>
        </w:object>
      </w:r>
      <w:r w:rsidRPr="001F7D44">
        <w:rPr>
          <w:rFonts w:ascii="Segoe UI" w:hAnsi="Segoe UI" w:cs="Segoe UI"/>
          <w:color w:val="24292E"/>
          <w:sz w:val="24"/>
        </w:rPr>
        <w:t> </w:t>
      </w:r>
      <w:hyperlink r:id="rId5442" w:history="1">
        <w:r w:rsidRPr="001F7D44">
          <w:rPr>
            <w:rStyle w:val="Hyperlink"/>
            <w:rFonts w:ascii="Segoe UI" w:hAnsi="Segoe UI" w:cs="Segoe UI"/>
            <w:color w:val="0366D6"/>
            <w:sz w:val="24"/>
          </w:rPr>
          <w:t>40 Interview Questions asked at Startups in Machine Learning / Data Science</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8" type="#_x0000_t75" style="width:16.4pt;height:13.2pt" o:ole="">
            <v:imagedata r:id="rId5091" o:title=""/>
          </v:shape>
          <w:control r:id="rId5443" w:name="DefaultOcxName134" w:shapeid="_x0000_i3148"/>
        </w:object>
      </w:r>
      <w:r w:rsidRPr="001F7D44">
        <w:rPr>
          <w:rFonts w:ascii="Segoe UI" w:hAnsi="Segoe UI" w:cs="Segoe UI"/>
          <w:color w:val="24292E"/>
          <w:sz w:val="24"/>
        </w:rPr>
        <w:t> </w:t>
      </w:r>
      <w:hyperlink r:id="rId5444" w:history="1">
        <w:r w:rsidRPr="001F7D44">
          <w:rPr>
            <w:rStyle w:val="Hyperlink"/>
            <w:rFonts w:ascii="Segoe UI" w:hAnsi="Segoe UI" w:cs="Segoe UI"/>
            <w:color w:val="0366D6"/>
            <w:sz w:val="24"/>
          </w:rPr>
          <w:t>21 Must-Know Data Science Interview Questions and Answers</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7" type="#_x0000_t75" style="width:16.4pt;height:13.2pt" o:ole="">
            <v:imagedata r:id="rId5091" o:title=""/>
          </v:shape>
          <w:control r:id="rId5445" w:name="DefaultOcxName135" w:shapeid="_x0000_i3147"/>
        </w:object>
      </w:r>
      <w:r w:rsidRPr="001F7D44">
        <w:rPr>
          <w:rFonts w:ascii="Segoe UI" w:hAnsi="Segoe UI" w:cs="Segoe UI"/>
          <w:color w:val="24292E"/>
          <w:sz w:val="24"/>
        </w:rPr>
        <w:t> </w:t>
      </w:r>
      <w:hyperlink r:id="rId5446" w:history="1">
        <w:r w:rsidRPr="001F7D44">
          <w:rPr>
            <w:rStyle w:val="Hyperlink"/>
            <w:rFonts w:ascii="Segoe UI" w:hAnsi="Segoe UI" w:cs="Segoe UI"/>
            <w:color w:val="0366D6"/>
            <w:sz w:val="24"/>
          </w:rPr>
          <w:t>Top 50 Machine learning Interview questions &amp; Answers</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6" type="#_x0000_t75" style="width:16.4pt;height:13.2pt" o:ole="">
            <v:imagedata r:id="rId5091" o:title=""/>
          </v:shape>
          <w:control r:id="rId5447" w:name="DefaultOcxName136" w:shapeid="_x0000_i3146"/>
        </w:object>
      </w:r>
      <w:r w:rsidRPr="001F7D44">
        <w:rPr>
          <w:rFonts w:ascii="Segoe UI" w:hAnsi="Segoe UI" w:cs="Segoe UI"/>
          <w:color w:val="24292E"/>
          <w:sz w:val="24"/>
        </w:rPr>
        <w:t> </w:t>
      </w:r>
      <w:hyperlink r:id="rId5448" w:history="1">
        <w:r w:rsidRPr="001F7D44">
          <w:rPr>
            <w:rStyle w:val="Hyperlink"/>
            <w:rFonts w:ascii="Segoe UI" w:hAnsi="Segoe UI" w:cs="Segoe UI"/>
            <w:color w:val="0366D6"/>
            <w:sz w:val="24"/>
          </w:rPr>
          <w:t>Machine Learning Engineer interview questions</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5" type="#_x0000_t75" style="width:16.4pt;height:13.2pt" o:ole="">
            <v:imagedata r:id="rId5091" o:title=""/>
          </v:shape>
          <w:control r:id="rId5449" w:name="DefaultOcxName137" w:shapeid="_x0000_i3145"/>
        </w:object>
      </w:r>
      <w:r w:rsidRPr="001F7D44">
        <w:rPr>
          <w:rFonts w:ascii="Segoe UI" w:hAnsi="Segoe UI" w:cs="Segoe UI"/>
          <w:color w:val="24292E"/>
          <w:sz w:val="24"/>
        </w:rPr>
        <w:t> </w:t>
      </w:r>
      <w:hyperlink r:id="rId5450" w:history="1">
        <w:r w:rsidRPr="001F7D44">
          <w:rPr>
            <w:rStyle w:val="Hyperlink"/>
            <w:rFonts w:ascii="Segoe UI" w:hAnsi="Segoe UI" w:cs="Segoe UI"/>
            <w:color w:val="0366D6"/>
            <w:sz w:val="24"/>
          </w:rPr>
          <w:t>Popular Machine Learning Interview Questions</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4" type="#_x0000_t75" style="width:16.4pt;height:13.2pt" o:ole="">
            <v:imagedata r:id="rId5091" o:title=""/>
          </v:shape>
          <w:control r:id="rId5451" w:name="DefaultOcxName138" w:shapeid="_x0000_i3144"/>
        </w:object>
      </w:r>
      <w:r w:rsidRPr="001F7D44">
        <w:rPr>
          <w:rFonts w:ascii="Segoe UI" w:hAnsi="Segoe UI" w:cs="Segoe UI"/>
          <w:color w:val="24292E"/>
          <w:sz w:val="24"/>
        </w:rPr>
        <w:t> </w:t>
      </w:r>
      <w:hyperlink r:id="rId5452" w:history="1">
        <w:r w:rsidRPr="001F7D44">
          <w:rPr>
            <w:rStyle w:val="Hyperlink"/>
            <w:rFonts w:ascii="Segoe UI" w:hAnsi="Segoe UI" w:cs="Segoe UI"/>
            <w:color w:val="0366D6"/>
            <w:sz w:val="24"/>
          </w:rPr>
          <w:t>What are some common Machine Learning interview questions?</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3" type="#_x0000_t75" style="width:16.4pt;height:13.2pt" o:ole="">
            <v:imagedata r:id="rId5091" o:title=""/>
          </v:shape>
          <w:control r:id="rId5453" w:name="DefaultOcxName139" w:shapeid="_x0000_i3143"/>
        </w:object>
      </w:r>
      <w:r w:rsidRPr="001F7D44">
        <w:rPr>
          <w:rFonts w:ascii="Segoe UI" w:hAnsi="Segoe UI" w:cs="Segoe UI"/>
          <w:color w:val="24292E"/>
          <w:sz w:val="24"/>
        </w:rPr>
        <w:t> </w:t>
      </w:r>
      <w:hyperlink r:id="rId5454" w:history="1">
        <w:r w:rsidRPr="001F7D44">
          <w:rPr>
            <w:rStyle w:val="Hyperlink"/>
            <w:rFonts w:ascii="Segoe UI" w:hAnsi="Segoe UI" w:cs="Segoe UI"/>
            <w:color w:val="0366D6"/>
            <w:sz w:val="24"/>
          </w:rPr>
          <w:t>What are the best interview questions to evaluate a machine learning researcher?</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2" type="#_x0000_t75" style="width:16.4pt;height:13.2pt" o:ole="">
            <v:imagedata r:id="rId5091" o:title=""/>
          </v:shape>
          <w:control r:id="rId5455" w:name="DefaultOcxName140" w:shapeid="_x0000_i3142"/>
        </w:object>
      </w:r>
      <w:r w:rsidRPr="001F7D44">
        <w:rPr>
          <w:rFonts w:ascii="Segoe UI" w:hAnsi="Segoe UI" w:cs="Segoe UI"/>
          <w:color w:val="24292E"/>
          <w:sz w:val="24"/>
        </w:rPr>
        <w:t> </w:t>
      </w:r>
      <w:hyperlink r:id="rId5456" w:history="1">
        <w:r w:rsidRPr="001F7D44">
          <w:rPr>
            <w:rStyle w:val="Hyperlink"/>
            <w:rFonts w:ascii="Segoe UI" w:hAnsi="Segoe UI" w:cs="Segoe UI"/>
            <w:color w:val="0366D6"/>
            <w:sz w:val="24"/>
          </w:rPr>
          <w:t>Collection of Machine Learning Interview Questions</w:t>
        </w:r>
      </w:hyperlink>
    </w:p>
    <w:p w:rsidR="007262A4" w:rsidRPr="001F7D44" w:rsidRDefault="007262A4" w:rsidP="00322184">
      <w:pPr>
        <w:numPr>
          <w:ilvl w:val="0"/>
          <w:numId w:val="314"/>
        </w:numPr>
        <w:spacing w:before="45" w:after="100" w:afterAutospacing="1" w:line="240" w:lineRule="auto"/>
        <w:rPr>
          <w:rFonts w:ascii="Segoe UI" w:hAnsi="Segoe UI" w:cs="Segoe UI"/>
          <w:color w:val="24292E"/>
          <w:sz w:val="24"/>
        </w:rPr>
      </w:pPr>
      <w:r w:rsidRPr="001F7D44">
        <w:rPr>
          <w:rFonts w:ascii="Segoe UI" w:hAnsi="Segoe UI" w:cs="Segoe UI"/>
          <w:color w:val="24292E"/>
          <w:sz w:val="24"/>
        </w:rPr>
        <w:object w:dxaOrig="0" w:dyaOrig="0">
          <v:shape id="_x0000_i3141" type="#_x0000_t75" style="width:16.4pt;height:13.2pt" o:ole="">
            <v:imagedata r:id="rId5091" o:title=""/>
          </v:shape>
          <w:control r:id="rId5457" w:name="DefaultOcxName141" w:shapeid="_x0000_i3141"/>
        </w:object>
      </w:r>
      <w:r w:rsidRPr="001F7D44">
        <w:rPr>
          <w:rFonts w:ascii="Segoe UI" w:hAnsi="Segoe UI" w:cs="Segoe UI"/>
          <w:color w:val="24292E"/>
          <w:sz w:val="24"/>
        </w:rPr>
        <w:t> </w:t>
      </w:r>
      <w:hyperlink r:id="rId5458" w:history="1">
        <w:r w:rsidRPr="001F7D44">
          <w:rPr>
            <w:rStyle w:val="Hyperlink"/>
            <w:rFonts w:ascii="Segoe UI" w:hAnsi="Segoe UI" w:cs="Segoe UI"/>
            <w:color w:val="0366D6"/>
            <w:sz w:val="24"/>
          </w:rPr>
          <w:t>121 Essential Machine Learning Questions &amp; Answers</w:t>
        </w:r>
      </w:hyperlink>
    </w:p>
    <w:p w:rsidR="007262A4" w:rsidRPr="001F7D44" w:rsidRDefault="007262A4" w:rsidP="007262A4">
      <w:pPr>
        <w:pStyle w:val="Heading2"/>
        <w:pBdr>
          <w:bottom w:val="single" w:sz="6" w:space="4" w:color="EAECEF"/>
        </w:pBdr>
        <w:spacing w:before="360" w:beforeAutospacing="0" w:after="240" w:afterAutospacing="0"/>
        <w:rPr>
          <w:rFonts w:ascii="Segoe UI" w:hAnsi="Segoe UI" w:cs="Segoe UI"/>
          <w:color w:val="24292E"/>
          <w:sz w:val="38"/>
        </w:rPr>
      </w:pPr>
      <w:r w:rsidRPr="001F7D44">
        <w:rPr>
          <w:rFonts w:ascii="Segoe UI" w:hAnsi="Segoe UI" w:cs="Segoe UI"/>
          <w:color w:val="24292E"/>
          <w:sz w:val="38"/>
        </w:rPr>
        <w:t>My admired companies</w:t>
      </w:r>
    </w:p>
    <w:p w:rsidR="007262A4" w:rsidRPr="001F7D44" w:rsidRDefault="007262A4" w:rsidP="00F526AB">
      <w:pPr>
        <w:numPr>
          <w:ilvl w:val="0"/>
          <w:numId w:val="315"/>
        </w:numPr>
        <w:spacing w:before="100" w:beforeAutospacing="1" w:after="100" w:afterAutospacing="1" w:line="240" w:lineRule="auto"/>
        <w:rPr>
          <w:sz w:val="24"/>
        </w:rPr>
      </w:pPr>
      <w:r w:rsidRPr="001F7D44">
        <w:rPr>
          <w:rFonts w:ascii="Segoe UI" w:hAnsi="Segoe UI" w:cs="Segoe UI"/>
          <w:color w:val="24292E"/>
          <w:sz w:val="24"/>
        </w:rPr>
        <w:object w:dxaOrig="0" w:dyaOrig="0">
          <v:shape id="_x0000_i3140" type="#_x0000_t75" style="width:16.4pt;height:13.2pt" o:ole="">
            <v:imagedata r:id="rId5091" o:title=""/>
          </v:shape>
          <w:control r:id="rId5459" w:name="DefaultOcxName142" w:shapeid="_x0000_i3140"/>
        </w:object>
      </w:r>
      <w:r w:rsidRPr="001F7D44">
        <w:rPr>
          <w:rFonts w:ascii="Segoe UI" w:hAnsi="Segoe UI" w:cs="Segoe UI"/>
          <w:color w:val="24292E"/>
          <w:sz w:val="24"/>
        </w:rPr>
        <w:t> </w:t>
      </w:r>
      <w:hyperlink r:id="rId5460" w:history="1">
        <w:r w:rsidRPr="001F7D44">
          <w:rPr>
            <w:rStyle w:val="Hyperlink"/>
            <w:rFonts w:ascii="Segoe UI" w:hAnsi="Segoe UI" w:cs="Segoe UI"/>
            <w:color w:val="0366D6"/>
            <w:sz w:val="24"/>
          </w:rPr>
          <w:t>ELSA - Your virtual pronunciation coach</w:t>
        </w:r>
      </w:hyperlink>
      <w:bookmarkStart w:id="319" w:name="_GoBack"/>
      <w:bookmarkEnd w:id="319"/>
    </w:p>
    <w:sectPr w:rsidR="007262A4" w:rsidRPr="001F7D44" w:rsidSect="00BD2705">
      <w:type w:val="continuous"/>
      <w:pgSz w:w="11906" w:h="16838" w:code="9"/>
      <w:pgMar w:top="720" w:right="1008" w:bottom="720" w:left="1008"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7D44" w:rsidRDefault="001F7D44" w:rsidP="009C3154">
      <w:pPr>
        <w:spacing w:after="0" w:line="240" w:lineRule="auto"/>
      </w:pPr>
      <w:r>
        <w:separator/>
      </w:r>
    </w:p>
  </w:endnote>
  <w:endnote w:type="continuationSeparator" w:id="0">
    <w:p w:rsidR="001F7D44" w:rsidRDefault="001F7D44" w:rsidP="009C3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7D44" w:rsidRPr="009C3154" w:rsidRDefault="001F7D44">
    <w:pPr>
      <w:pStyle w:val="Footer"/>
      <w:jc w:val="center"/>
      <w:rPr>
        <w:caps/>
        <w:noProof/>
        <w:color w:val="4472C4" w:themeColor="accent1"/>
        <w:sz w:val="24"/>
      </w:rPr>
    </w:pPr>
    <w:r w:rsidRPr="009C3154">
      <w:rPr>
        <w:caps/>
        <w:color w:val="4472C4" w:themeColor="accent1"/>
        <w:sz w:val="24"/>
      </w:rPr>
      <w:fldChar w:fldCharType="begin"/>
    </w:r>
    <w:r w:rsidRPr="009C3154">
      <w:rPr>
        <w:caps/>
        <w:color w:val="4472C4" w:themeColor="accent1"/>
        <w:sz w:val="24"/>
      </w:rPr>
      <w:instrText xml:space="preserve"> PAGE   \* MERGEFORMAT </w:instrText>
    </w:r>
    <w:r w:rsidRPr="009C3154">
      <w:rPr>
        <w:caps/>
        <w:color w:val="4472C4" w:themeColor="accent1"/>
        <w:sz w:val="24"/>
      </w:rPr>
      <w:fldChar w:fldCharType="separate"/>
    </w:r>
    <w:r w:rsidR="00F526AB">
      <w:rPr>
        <w:caps/>
        <w:noProof/>
        <w:color w:val="4472C4" w:themeColor="accent1"/>
        <w:sz w:val="24"/>
      </w:rPr>
      <w:t>247</w:t>
    </w:r>
    <w:r w:rsidRPr="009C3154">
      <w:rPr>
        <w:caps/>
        <w:noProof/>
        <w:color w:val="4472C4" w:themeColor="accent1"/>
        <w:sz w:val="24"/>
      </w:rPr>
      <w:fldChar w:fldCharType="end"/>
    </w:r>
  </w:p>
  <w:p w:rsidR="001F7D44" w:rsidRDefault="001F7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7D44" w:rsidRDefault="001F7D44" w:rsidP="009C3154">
      <w:pPr>
        <w:spacing w:after="0" w:line="240" w:lineRule="auto"/>
      </w:pPr>
      <w:r>
        <w:separator/>
      </w:r>
    </w:p>
  </w:footnote>
  <w:footnote w:type="continuationSeparator" w:id="0">
    <w:p w:rsidR="001F7D44" w:rsidRDefault="001F7D44" w:rsidP="009C3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5BB9"/>
    <w:multiLevelType w:val="multilevel"/>
    <w:tmpl w:val="3B7C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1D7D"/>
    <w:multiLevelType w:val="multilevel"/>
    <w:tmpl w:val="D934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553E0"/>
    <w:multiLevelType w:val="multilevel"/>
    <w:tmpl w:val="F754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D7CE8"/>
    <w:multiLevelType w:val="multilevel"/>
    <w:tmpl w:val="30E6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A36A1"/>
    <w:multiLevelType w:val="multilevel"/>
    <w:tmpl w:val="FB8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B67E3"/>
    <w:multiLevelType w:val="multilevel"/>
    <w:tmpl w:val="8D9C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31325"/>
    <w:multiLevelType w:val="multilevel"/>
    <w:tmpl w:val="4AD6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6B5F3A"/>
    <w:multiLevelType w:val="multilevel"/>
    <w:tmpl w:val="1F08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6371B9"/>
    <w:multiLevelType w:val="multilevel"/>
    <w:tmpl w:val="209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943FDD"/>
    <w:multiLevelType w:val="multilevel"/>
    <w:tmpl w:val="9F9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E32D5F"/>
    <w:multiLevelType w:val="multilevel"/>
    <w:tmpl w:val="A08E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319FD"/>
    <w:multiLevelType w:val="multilevel"/>
    <w:tmpl w:val="491A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3329A7"/>
    <w:multiLevelType w:val="multilevel"/>
    <w:tmpl w:val="2B7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B17BF"/>
    <w:multiLevelType w:val="multilevel"/>
    <w:tmpl w:val="3BC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9E1E94"/>
    <w:multiLevelType w:val="multilevel"/>
    <w:tmpl w:val="7222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BC1C91"/>
    <w:multiLevelType w:val="multilevel"/>
    <w:tmpl w:val="1A06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ED334E"/>
    <w:multiLevelType w:val="multilevel"/>
    <w:tmpl w:val="C5E0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695665"/>
    <w:multiLevelType w:val="multilevel"/>
    <w:tmpl w:val="305E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9A2A5B"/>
    <w:multiLevelType w:val="multilevel"/>
    <w:tmpl w:val="5720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9E4ED9"/>
    <w:multiLevelType w:val="multilevel"/>
    <w:tmpl w:val="67B27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DF7FA7"/>
    <w:multiLevelType w:val="multilevel"/>
    <w:tmpl w:val="129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0D7BD6"/>
    <w:multiLevelType w:val="multilevel"/>
    <w:tmpl w:val="2E3E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512AD6"/>
    <w:multiLevelType w:val="multilevel"/>
    <w:tmpl w:val="24842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912954"/>
    <w:multiLevelType w:val="multilevel"/>
    <w:tmpl w:val="788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B400A8"/>
    <w:multiLevelType w:val="multilevel"/>
    <w:tmpl w:val="D682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923403"/>
    <w:multiLevelType w:val="multilevel"/>
    <w:tmpl w:val="068E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224F95"/>
    <w:multiLevelType w:val="multilevel"/>
    <w:tmpl w:val="797C1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7A09E3"/>
    <w:multiLevelType w:val="multilevel"/>
    <w:tmpl w:val="E1F05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903490"/>
    <w:multiLevelType w:val="multilevel"/>
    <w:tmpl w:val="7EF04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A02122"/>
    <w:multiLevelType w:val="multilevel"/>
    <w:tmpl w:val="82382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677E8D"/>
    <w:multiLevelType w:val="multilevel"/>
    <w:tmpl w:val="5230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4D6B31"/>
    <w:multiLevelType w:val="multilevel"/>
    <w:tmpl w:val="FE0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830E7E"/>
    <w:multiLevelType w:val="multilevel"/>
    <w:tmpl w:val="35B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3404A7"/>
    <w:multiLevelType w:val="multilevel"/>
    <w:tmpl w:val="76C0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505494"/>
    <w:multiLevelType w:val="multilevel"/>
    <w:tmpl w:val="17C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D36B3B"/>
    <w:multiLevelType w:val="multilevel"/>
    <w:tmpl w:val="0354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E0529D"/>
    <w:multiLevelType w:val="multilevel"/>
    <w:tmpl w:val="2B98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3636FD"/>
    <w:multiLevelType w:val="multilevel"/>
    <w:tmpl w:val="763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403D7E"/>
    <w:multiLevelType w:val="multilevel"/>
    <w:tmpl w:val="780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401CE4"/>
    <w:multiLevelType w:val="multilevel"/>
    <w:tmpl w:val="3410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582F83"/>
    <w:multiLevelType w:val="multilevel"/>
    <w:tmpl w:val="C26C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6765CA"/>
    <w:multiLevelType w:val="multilevel"/>
    <w:tmpl w:val="72DE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DB5C1B"/>
    <w:multiLevelType w:val="multilevel"/>
    <w:tmpl w:val="9E26A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AE015C"/>
    <w:multiLevelType w:val="multilevel"/>
    <w:tmpl w:val="C58E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BB548C"/>
    <w:multiLevelType w:val="multilevel"/>
    <w:tmpl w:val="870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CD06B8"/>
    <w:multiLevelType w:val="multilevel"/>
    <w:tmpl w:val="F124B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D140E3"/>
    <w:multiLevelType w:val="multilevel"/>
    <w:tmpl w:val="E7D0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0F0FA7"/>
    <w:multiLevelType w:val="multilevel"/>
    <w:tmpl w:val="6CBA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2D7853"/>
    <w:multiLevelType w:val="multilevel"/>
    <w:tmpl w:val="A0DE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5206DF"/>
    <w:multiLevelType w:val="multilevel"/>
    <w:tmpl w:val="8CF4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DE12D6"/>
    <w:multiLevelType w:val="multilevel"/>
    <w:tmpl w:val="9728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931C16"/>
    <w:multiLevelType w:val="multilevel"/>
    <w:tmpl w:val="8312E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A72EA2"/>
    <w:multiLevelType w:val="multilevel"/>
    <w:tmpl w:val="80B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496C83"/>
    <w:multiLevelType w:val="multilevel"/>
    <w:tmpl w:val="34C0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6F285B"/>
    <w:multiLevelType w:val="multilevel"/>
    <w:tmpl w:val="AD9A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691B3A"/>
    <w:multiLevelType w:val="multilevel"/>
    <w:tmpl w:val="789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1A2792"/>
    <w:multiLevelType w:val="multilevel"/>
    <w:tmpl w:val="AF52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1A27FF"/>
    <w:multiLevelType w:val="multilevel"/>
    <w:tmpl w:val="576E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4F7747"/>
    <w:multiLevelType w:val="multilevel"/>
    <w:tmpl w:val="72F0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6B33D6"/>
    <w:multiLevelType w:val="multilevel"/>
    <w:tmpl w:val="888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D47A0E"/>
    <w:multiLevelType w:val="multilevel"/>
    <w:tmpl w:val="960A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7D4665"/>
    <w:multiLevelType w:val="multilevel"/>
    <w:tmpl w:val="A6A6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8F7B19"/>
    <w:multiLevelType w:val="multilevel"/>
    <w:tmpl w:val="A06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9E43D4"/>
    <w:multiLevelType w:val="multilevel"/>
    <w:tmpl w:val="A0764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BC44EA"/>
    <w:multiLevelType w:val="multilevel"/>
    <w:tmpl w:val="0C34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E30962"/>
    <w:multiLevelType w:val="multilevel"/>
    <w:tmpl w:val="5C3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300E7B"/>
    <w:multiLevelType w:val="multilevel"/>
    <w:tmpl w:val="573E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9F3A47"/>
    <w:multiLevelType w:val="multilevel"/>
    <w:tmpl w:val="D9B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4765FD"/>
    <w:multiLevelType w:val="multilevel"/>
    <w:tmpl w:val="C226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493C00"/>
    <w:multiLevelType w:val="multilevel"/>
    <w:tmpl w:val="1AE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C5555C"/>
    <w:multiLevelType w:val="multilevel"/>
    <w:tmpl w:val="0396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F4450E"/>
    <w:multiLevelType w:val="multilevel"/>
    <w:tmpl w:val="C02A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135827"/>
    <w:multiLevelType w:val="multilevel"/>
    <w:tmpl w:val="184A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7F18C9"/>
    <w:multiLevelType w:val="multilevel"/>
    <w:tmpl w:val="16AE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BCB7C3C"/>
    <w:multiLevelType w:val="multilevel"/>
    <w:tmpl w:val="9E9A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923815"/>
    <w:multiLevelType w:val="multilevel"/>
    <w:tmpl w:val="9E10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CB27EBA"/>
    <w:multiLevelType w:val="multilevel"/>
    <w:tmpl w:val="098E1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D88175F"/>
    <w:multiLevelType w:val="multilevel"/>
    <w:tmpl w:val="8A56A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DC01054"/>
    <w:multiLevelType w:val="multilevel"/>
    <w:tmpl w:val="1566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C84762"/>
    <w:multiLevelType w:val="multilevel"/>
    <w:tmpl w:val="5698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E026345"/>
    <w:multiLevelType w:val="multilevel"/>
    <w:tmpl w:val="4C1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EAD0F00"/>
    <w:multiLevelType w:val="multilevel"/>
    <w:tmpl w:val="4F92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F2A3CAA"/>
    <w:multiLevelType w:val="multilevel"/>
    <w:tmpl w:val="E67A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6B71CF"/>
    <w:multiLevelType w:val="multilevel"/>
    <w:tmpl w:val="A23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F900D72"/>
    <w:multiLevelType w:val="multilevel"/>
    <w:tmpl w:val="E0FCD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A93BB0"/>
    <w:multiLevelType w:val="multilevel"/>
    <w:tmpl w:val="3D42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FEF3D93"/>
    <w:multiLevelType w:val="multilevel"/>
    <w:tmpl w:val="E1D2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0DF3FB9"/>
    <w:multiLevelType w:val="multilevel"/>
    <w:tmpl w:val="A502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E52DDE"/>
    <w:multiLevelType w:val="multilevel"/>
    <w:tmpl w:val="C85C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F0482B"/>
    <w:multiLevelType w:val="multilevel"/>
    <w:tmpl w:val="CAEA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7D72D0"/>
    <w:multiLevelType w:val="multilevel"/>
    <w:tmpl w:val="C36ED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9C1123"/>
    <w:multiLevelType w:val="multilevel"/>
    <w:tmpl w:val="42C2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CD7F70"/>
    <w:multiLevelType w:val="multilevel"/>
    <w:tmpl w:val="83A0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1E452E5"/>
    <w:multiLevelType w:val="multilevel"/>
    <w:tmpl w:val="DACA0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22C2BCD"/>
    <w:multiLevelType w:val="multilevel"/>
    <w:tmpl w:val="4084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3A4A32"/>
    <w:multiLevelType w:val="multilevel"/>
    <w:tmpl w:val="3C1E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9D173B"/>
    <w:multiLevelType w:val="multilevel"/>
    <w:tmpl w:val="DBF8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B5421C"/>
    <w:multiLevelType w:val="multilevel"/>
    <w:tmpl w:val="EB1C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312191B"/>
    <w:multiLevelType w:val="multilevel"/>
    <w:tmpl w:val="8BC8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35E7C16"/>
    <w:multiLevelType w:val="multilevel"/>
    <w:tmpl w:val="6B92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D97EF6"/>
    <w:multiLevelType w:val="multilevel"/>
    <w:tmpl w:val="10EA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41502DF"/>
    <w:multiLevelType w:val="multilevel"/>
    <w:tmpl w:val="89DA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43F4ADD"/>
    <w:multiLevelType w:val="multilevel"/>
    <w:tmpl w:val="8580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49D5003"/>
    <w:multiLevelType w:val="multilevel"/>
    <w:tmpl w:val="B028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4A764AC"/>
    <w:multiLevelType w:val="multilevel"/>
    <w:tmpl w:val="D0A0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B16299"/>
    <w:multiLevelType w:val="multilevel"/>
    <w:tmpl w:val="AF5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5DC322C"/>
    <w:multiLevelType w:val="multilevel"/>
    <w:tmpl w:val="E558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5F73369"/>
    <w:multiLevelType w:val="multilevel"/>
    <w:tmpl w:val="E888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62A6138"/>
    <w:multiLevelType w:val="multilevel"/>
    <w:tmpl w:val="FAEE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63A3A14"/>
    <w:multiLevelType w:val="multilevel"/>
    <w:tmpl w:val="A58C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6AF49EC"/>
    <w:multiLevelType w:val="multilevel"/>
    <w:tmpl w:val="73F60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7010B50"/>
    <w:multiLevelType w:val="multilevel"/>
    <w:tmpl w:val="35A2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70353F9"/>
    <w:multiLevelType w:val="multilevel"/>
    <w:tmpl w:val="72DE0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70D4B82"/>
    <w:multiLevelType w:val="multilevel"/>
    <w:tmpl w:val="F0082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73B4046"/>
    <w:multiLevelType w:val="multilevel"/>
    <w:tmpl w:val="023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76B6A04"/>
    <w:multiLevelType w:val="multilevel"/>
    <w:tmpl w:val="B4D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7B33F0A"/>
    <w:multiLevelType w:val="multilevel"/>
    <w:tmpl w:val="3DDED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8A31F94"/>
    <w:multiLevelType w:val="multilevel"/>
    <w:tmpl w:val="3F1C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8EF248F"/>
    <w:multiLevelType w:val="multilevel"/>
    <w:tmpl w:val="6D3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A28067D"/>
    <w:multiLevelType w:val="multilevel"/>
    <w:tmpl w:val="2988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A7A4527"/>
    <w:multiLevelType w:val="multilevel"/>
    <w:tmpl w:val="73CE0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AEB35CC"/>
    <w:multiLevelType w:val="multilevel"/>
    <w:tmpl w:val="2EFC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AF83095"/>
    <w:multiLevelType w:val="multilevel"/>
    <w:tmpl w:val="0B7A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B201E42"/>
    <w:multiLevelType w:val="multilevel"/>
    <w:tmpl w:val="FFFA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BD00DA3"/>
    <w:multiLevelType w:val="multilevel"/>
    <w:tmpl w:val="A21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C8F2ABE"/>
    <w:multiLevelType w:val="multilevel"/>
    <w:tmpl w:val="C916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D280DB7"/>
    <w:multiLevelType w:val="multilevel"/>
    <w:tmpl w:val="CEA2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D8A5254"/>
    <w:multiLevelType w:val="multilevel"/>
    <w:tmpl w:val="7374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F0338EE"/>
    <w:multiLevelType w:val="multilevel"/>
    <w:tmpl w:val="6BD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F587C3B"/>
    <w:multiLevelType w:val="multilevel"/>
    <w:tmpl w:val="4F82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FBE45C3"/>
    <w:multiLevelType w:val="multilevel"/>
    <w:tmpl w:val="309E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FDF33F5"/>
    <w:multiLevelType w:val="multilevel"/>
    <w:tmpl w:val="0CBA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04624FF"/>
    <w:multiLevelType w:val="multilevel"/>
    <w:tmpl w:val="04D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0CF277C"/>
    <w:multiLevelType w:val="multilevel"/>
    <w:tmpl w:val="F51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1443349"/>
    <w:multiLevelType w:val="multilevel"/>
    <w:tmpl w:val="8642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30F7896"/>
    <w:multiLevelType w:val="multilevel"/>
    <w:tmpl w:val="B38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3F9163B"/>
    <w:multiLevelType w:val="multilevel"/>
    <w:tmpl w:val="FA64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44A3F72"/>
    <w:multiLevelType w:val="multilevel"/>
    <w:tmpl w:val="549E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45719C1"/>
    <w:multiLevelType w:val="multilevel"/>
    <w:tmpl w:val="5988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4735824"/>
    <w:multiLevelType w:val="multilevel"/>
    <w:tmpl w:val="667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5357100"/>
    <w:multiLevelType w:val="multilevel"/>
    <w:tmpl w:val="AF0E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572211C"/>
    <w:multiLevelType w:val="multilevel"/>
    <w:tmpl w:val="D78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5B066D2"/>
    <w:multiLevelType w:val="multilevel"/>
    <w:tmpl w:val="A9AE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5B21C5D"/>
    <w:multiLevelType w:val="multilevel"/>
    <w:tmpl w:val="B6B0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35C038B5"/>
    <w:multiLevelType w:val="multilevel"/>
    <w:tmpl w:val="91B6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5D621D1"/>
    <w:multiLevelType w:val="multilevel"/>
    <w:tmpl w:val="ECA6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6644E9A"/>
    <w:multiLevelType w:val="multilevel"/>
    <w:tmpl w:val="5CDC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6FE5B44"/>
    <w:multiLevelType w:val="multilevel"/>
    <w:tmpl w:val="13EC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7352314"/>
    <w:multiLevelType w:val="multilevel"/>
    <w:tmpl w:val="E392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75F076F"/>
    <w:multiLevelType w:val="multilevel"/>
    <w:tmpl w:val="9F46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76678B5"/>
    <w:multiLevelType w:val="multilevel"/>
    <w:tmpl w:val="217AA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8090333"/>
    <w:multiLevelType w:val="multilevel"/>
    <w:tmpl w:val="E114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80D1BEF"/>
    <w:multiLevelType w:val="multilevel"/>
    <w:tmpl w:val="A18E3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8A43C86"/>
    <w:multiLevelType w:val="multilevel"/>
    <w:tmpl w:val="34C2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9A10B6B"/>
    <w:multiLevelType w:val="multilevel"/>
    <w:tmpl w:val="8C24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A5B6647"/>
    <w:multiLevelType w:val="multilevel"/>
    <w:tmpl w:val="E68A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A8D04DD"/>
    <w:multiLevelType w:val="multilevel"/>
    <w:tmpl w:val="7DACA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AAC1FD0"/>
    <w:multiLevelType w:val="multilevel"/>
    <w:tmpl w:val="3DF4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C0E1C82"/>
    <w:multiLevelType w:val="multilevel"/>
    <w:tmpl w:val="A2C8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C0E2F2E"/>
    <w:multiLevelType w:val="multilevel"/>
    <w:tmpl w:val="6100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C5B272F"/>
    <w:multiLevelType w:val="multilevel"/>
    <w:tmpl w:val="BDDE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C623BF3"/>
    <w:multiLevelType w:val="multilevel"/>
    <w:tmpl w:val="51F0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C677077"/>
    <w:multiLevelType w:val="multilevel"/>
    <w:tmpl w:val="A0B8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EA869D9"/>
    <w:multiLevelType w:val="multilevel"/>
    <w:tmpl w:val="12C8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ECB387A"/>
    <w:multiLevelType w:val="multilevel"/>
    <w:tmpl w:val="9D4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F87664F"/>
    <w:multiLevelType w:val="multilevel"/>
    <w:tmpl w:val="796C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FB95DA8"/>
    <w:multiLevelType w:val="multilevel"/>
    <w:tmpl w:val="8190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FE16CC0"/>
    <w:multiLevelType w:val="multilevel"/>
    <w:tmpl w:val="B0CA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0A6649F"/>
    <w:multiLevelType w:val="multilevel"/>
    <w:tmpl w:val="FB80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0B10E72"/>
    <w:multiLevelType w:val="multilevel"/>
    <w:tmpl w:val="9B86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1D246BC"/>
    <w:multiLevelType w:val="multilevel"/>
    <w:tmpl w:val="B674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1D95C54"/>
    <w:multiLevelType w:val="multilevel"/>
    <w:tmpl w:val="87DC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1F644D9"/>
    <w:multiLevelType w:val="multilevel"/>
    <w:tmpl w:val="E054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21444C0"/>
    <w:multiLevelType w:val="multilevel"/>
    <w:tmpl w:val="78CC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2370887"/>
    <w:multiLevelType w:val="multilevel"/>
    <w:tmpl w:val="AF56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2B02060"/>
    <w:multiLevelType w:val="multilevel"/>
    <w:tmpl w:val="5E94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3431585"/>
    <w:multiLevelType w:val="multilevel"/>
    <w:tmpl w:val="8ADC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3DB639E"/>
    <w:multiLevelType w:val="multilevel"/>
    <w:tmpl w:val="C6EA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58C4103"/>
    <w:multiLevelType w:val="multilevel"/>
    <w:tmpl w:val="8F5C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5EF2900"/>
    <w:multiLevelType w:val="multilevel"/>
    <w:tmpl w:val="3F34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5437A7"/>
    <w:multiLevelType w:val="multilevel"/>
    <w:tmpl w:val="A76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E52A7"/>
    <w:multiLevelType w:val="multilevel"/>
    <w:tmpl w:val="24F8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85705AC"/>
    <w:multiLevelType w:val="multilevel"/>
    <w:tmpl w:val="AD88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A1974E6"/>
    <w:multiLevelType w:val="multilevel"/>
    <w:tmpl w:val="B854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B0C549E"/>
    <w:multiLevelType w:val="multilevel"/>
    <w:tmpl w:val="D9D0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B2C1C33"/>
    <w:multiLevelType w:val="multilevel"/>
    <w:tmpl w:val="01F8D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B3C0E65"/>
    <w:multiLevelType w:val="multilevel"/>
    <w:tmpl w:val="E2927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B750376"/>
    <w:multiLevelType w:val="multilevel"/>
    <w:tmpl w:val="C7B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BC17BED"/>
    <w:multiLevelType w:val="multilevel"/>
    <w:tmpl w:val="FF30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D49246F"/>
    <w:multiLevelType w:val="multilevel"/>
    <w:tmpl w:val="CF826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D655DDE"/>
    <w:multiLevelType w:val="multilevel"/>
    <w:tmpl w:val="94B4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D696921"/>
    <w:multiLevelType w:val="multilevel"/>
    <w:tmpl w:val="D926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D6D1E81"/>
    <w:multiLevelType w:val="multilevel"/>
    <w:tmpl w:val="EA1E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D8C2831"/>
    <w:multiLevelType w:val="multilevel"/>
    <w:tmpl w:val="55F4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DB01F76"/>
    <w:multiLevelType w:val="multilevel"/>
    <w:tmpl w:val="6448A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E734651"/>
    <w:multiLevelType w:val="multilevel"/>
    <w:tmpl w:val="8AF8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EE03B7D"/>
    <w:multiLevelType w:val="multilevel"/>
    <w:tmpl w:val="D41E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0F87137"/>
    <w:multiLevelType w:val="multilevel"/>
    <w:tmpl w:val="223CD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1027637"/>
    <w:multiLevelType w:val="multilevel"/>
    <w:tmpl w:val="F62E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1C25565"/>
    <w:multiLevelType w:val="multilevel"/>
    <w:tmpl w:val="B26C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26C4C4E"/>
    <w:multiLevelType w:val="multilevel"/>
    <w:tmpl w:val="2536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389708A"/>
    <w:multiLevelType w:val="multilevel"/>
    <w:tmpl w:val="375A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4325BFF"/>
    <w:multiLevelType w:val="multilevel"/>
    <w:tmpl w:val="FA6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44E002E"/>
    <w:multiLevelType w:val="multilevel"/>
    <w:tmpl w:val="45EA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5706033"/>
    <w:multiLevelType w:val="multilevel"/>
    <w:tmpl w:val="B832E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59578E8"/>
    <w:multiLevelType w:val="multilevel"/>
    <w:tmpl w:val="65C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9755F1"/>
    <w:multiLevelType w:val="multilevel"/>
    <w:tmpl w:val="85F8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5A61961"/>
    <w:multiLevelType w:val="multilevel"/>
    <w:tmpl w:val="943C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067A56"/>
    <w:multiLevelType w:val="multilevel"/>
    <w:tmpl w:val="EC52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263D71"/>
    <w:multiLevelType w:val="multilevel"/>
    <w:tmpl w:val="BA9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6413205"/>
    <w:multiLevelType w:val="multilevel"/>
    <w:tmpl w:val="7296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6431D98"/>
    <w:multiLevelType w:val="multilevel"/>
    <w:tmpl w:val="3032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69265A5"/>
    <w:multiLevelType w:val="multilevel"/>
    <w:tmpl w:val="60588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6C51173"/>
    <w:multiLevelType w:val="multilevel"/>
    <w:tmpl w:val="398E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6DE3852"/>
    <w:multiLevelType w:val="multilevel"/>
    <w:tmpl w:val="C2D8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704756A"/>
    <w:multiLevelType w:val="multilevel"/>
    <w:tmpl w:val="4F32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72561C7"/>
    <w:multiLevelType w:val="multilevel"/>
    <w:tmpl w:val="A10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74D6F84"/>
    <w:multiLevelType w:val="multilevel"/>
    <w:tmpl w:val="D7009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8241494"/>
    <w:multiLevelType w:val="multilevel"/>
    <w:tmpl w:val="4CEC9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8FB6B37"/>
    <w:multiLevelType w:val="multilevel"/>
    <w:tmpl w:val="C308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9387503"/>
    <w:multiLevelType w:val="multilevel"/>
    <w:tmpl w:val="9EF2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59AF585F"/>
    <w:multiLevelType w:val="multilevel"/>
    <w:tmpl w:val="155E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9EE5A74"/>
    <w:multiLevelType w:val="multilevel"/>
    <w:tmpl w:val="A05E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A7C1F5E"/>
    <w:multiLevelType w:val="multilevel"/>
    <w:tmpl w:val="3F3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AF777C7"/>
    <w:multiLevelType w:val="multilevel"/>
    <w:tmpl w:val="D2B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B243177"/>
    <w:multiLevelType w:val="multilevel"/>
    <w:tmpl w:val="A598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B785734"/>
    <w:multiLevelType w:val="multilevel"/>
    <w:tmpl w:val="6C8C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B86700A"/>
    <w:multiLevelType w:val="multilevel"/>
    <w:tmpl w:val="EA1E3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BA33AF8"/>
    <w:multiLevelType w:val="multilevel"/>
    <w:tmpl w:val="0448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BB86F09"/>
    <w:multiLevelType w:val="multilevel"/>
    <w:tmpl w:val="1198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BE365A2"/>
    <w:multiLevelType w:val="multilevel"/>
    <w:tmpl w:val="6416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C432DA3"/>
    <w:multiLevelType w:val="multilevel"/>
    <w:tmpl w:val="F56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D752916"/>
    <w:multiLevelType w:val="multilevel"/>
    <w:tmpl w:val="B824B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DCB7DBD"/>
    <w:multiLevelType w:val="multilevel"/>
    <w:tmpl w:val="2A46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E227A35"/>
    <w:multiLevelType w:val="multilevel"/>
    <w:tmpl w:val="4A5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E8A0BB7"/>
    <w:multiLevelType w:val="multilevel"/>
    <w:tmpl w:val="3C1A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EB50A1E"/>
    <w:multiLevelType w:val="multilevel"/>
    <w:tmpl w:val="C47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00206B1"/>
    <w:multiLevelType w:val="multilevel"/>
    <w:tmpl w:val="AE5C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173450F"/>
    <w:multiLevelType w:val="multilevel"/>
    <w:tmpl w:val="35B0E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179194C"/>
    <w:multiLevelType w:val="multilevel"/>
    <w:tmpl w:val="6EA2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1CF0D41"/>
    <w:multiLevelType w:val="multilevel"/>
    <w:tmpl w:val="7292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20E6C36"/>
    <w:multiLevelType w:val="multilevel"/>
    <w:tmpl w:val="479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2300F3E"/>
    <w:multiLevelType w:val="multilevel"/>
    <w:tmpl w:val="E76C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24666AF"/>
    <w:multiLevelType w:val="multilevel"/>
    <w:tmpl w:val="351E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28F6024"/>
    <w:multiLevelType w:val="multilevel"/>
    <w:tmpl w:val="0630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29112D4"/>
    <w:multiLevelType w:val="multilevel"/>
    <w:tmpl w:val="E3D8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2B50E83"/>
    <w:multiLevelType w:val="multilevel"/>
    <w:tmpl w:val="C1B2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2C160A3"/>
    <w:multiLevelType w:val="multilevel"/>
    <w:tmpl w:val="14D0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2DB4626"/>
    <w:multiLevelType w:val="multilevel"/>
    <w:tmpl w:val="D60C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2DE2285"/>
    <w:multiLevelType w:val="multilevel"/>
    <w:tmpl w:val="EE0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4043AD5"/>
    <w:multiLevelType w:val="multilevel"/>
    <w:tmpl w:val="649C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40B47FC"/>
    <w:multiLevelType w:val="multilevel"/>
    <w:tmpl w:val="C248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49919F7"/>
    <w:multiLevelType w:val="multilevel"/>
    <w:tmpl w:val="AB648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4BD7090"/>
    <w:multiLevelType w:val="multilevel"/>
    <w:tmpl w:val="0C5C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4E44881"/>
    <w:multiLevelType w:val="multilevel"/>
    <w:tmpl w:val="8AB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5151061"/>
    <w:multiLevelType w:val="multilevel"/>
    <w:tmpl w:val="2C2E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59718E1"/>
    <w:multiLevelType w:val="multilevel"/>
    <w:tmpl w:val="46687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598526C"/>
    <w:multiLevelType w:val="multilevel"/>
    <w:tmpl w:val="969ED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6174065"/>
    <w:multiLevelType w:val="multilevel"/>
    <w:tmpl w:val="409A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61916B2"/>
    <w:multiLevelType w:val="multilevel"/>
    <w:tmpl w:val="A2F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7130502"/>
    <w:multiLevelType w:val="multilevel"/>
    <w:tmpl w:val="BBCA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7200242"/>
    <w:multiLevelType w:val="multilevel"/>
    <w:tmpl w:val="8E2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7F206CB"/>
    <w:multiLevelType w:val="multilevel"/>
    <w:tmpl w:val="B74A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81A001C"/>
    <w:multiLevelType w:val="multilevel"/>
    <w:tmpl w:val="CACC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85264C1"/>
    <w:multiLevelType w:val="multilevel"/>
    <w:tmpl w:val="0594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95A6BD2"/>
    <w:multiLevelType w:val="multilevel"/>
    <w:tmpl w:val="4976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98D2171"/>
    <w:multiLevelType w:val="multilevel"/>
    <w:tmpl w:val="2E26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9AB1B19"/>
    <w:multiLevelType w:val="multilevel"/>
    <w:tmpl w:val="745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9D1393E"/>
    <w:multiLevelType w:val="multilevel"/>
    <w:tmpl w:val="A18AB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A161F0F"/>
    <w:multiLevelType w:val="multilevel"/>
    <w:tmpl w:val="8DD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A237CA0"/>
    <w:multiLevelType w:val="multilevel"/>
    <w:tmpl w:val="8D40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A6200E2"/>
    <w:multiLevelType w:val="multilevel"/>
    <w:tmpl w:val="24924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AA75C3A"/>
    <w:multiLevelType w:val="multilevel"/>
    <w:tmpl w:val="D9F6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AEF2969"/>
    <w:multiLevelType w:val="multilevel"/>
    <w:tmpl w:val="92E6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B317A26"/>
    <w:multiLevelType w:val="multilevel"/>
    <w:tmpl w:val="D1D0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B8A67CE"/>
    <w:multiLevelType w:val="multilevel"/>
    <w:tmpl w:val="366A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B9B764B"/>
    <w:multiLevelType w:val="multilevel"/>
    <w:tmpl w:val="C4C2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C182728"/>
    <w:multiLevelType w:val="multilevel"/>
    <w:tmpl w:val="E3DE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C3045A0"/>
    <w:multiLevelType w:val="multilevel"/>
    <w:tmpl w:val="9FDA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C5B1D94"/>
    <w:multiLevelType w:val="multilevel"/>
    <w:tmpl w:val="BD20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C9B40E7"/>
    <w:multiLevelType w:val="multilevel"/>
    <w:tmpl w:val="518CF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D120F59"/>
    <w:multiLevelType w:val="multilevel"/>
    <w:tmpl w:val="F41C8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D7A27DA"/>
    <w:multiLevelType w:val="multilevel"/>
    <w:tmpl w:val="FA78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E4C1BD0"/>
    <w:multiLevelType w:val="multilevel"/>
    <w:tmpl w:val="71A2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E6038F7"/>
    <w:multiLevelType w:val="multilevel"/>
    <w:tmpl w:val="592C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F1F458E"/>
    <w:multiLevelType w:val="multilevel"/>
    <w:tmpl w:val="380C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F2359C0"/>
    <w:multiLevelType w:val="multilevel"/>
    <w:tmpl w:val="A4F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F264A14"/>
    <w:multiLevelType w:val="multilevel"/>
    <w:tmpl w:val="4582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F683742"/>
    <w:multiLevelType w:val="multilevel"/>
    <w:tmpl w:val="31FC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03A2960"/>
    <w:multiLevelType w:val="multilevel"/>
    <w:tmpl w:val="26BE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0704719"/>
    <w:multiLevelType w:val="multilevel"/>
    <w:tmpl w:val="8868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0DE3EB6"/>
    <w:multiLevelType w:val="multilevel"/>
    <w:tmpl w:val="08BC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1256D1F"/>
    <w:multiLevelType w:val="multilevel"/>
    <w:tmpl w:val="2218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84370D"/>
    <w:multiLevelType w:val="multilevel"/>
    <w:tmpl w:val="758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98281B"/>
    <w:multiLevelType w:val="multilevel"/>
    <w:tmpl w:val="A4F6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2C11B0E"/>
    <w:multiLevelType w:val="multilevel"/>
    <w:tmpl w:val="4DB2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112AED"/>
    <w:multiLevelType w:val="multilevel"/>
    <w:tmpl w:val="F6FE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3240DF7"/>
    <w:multiLevelType w:val="multilevel"/>
    <w:tmpl w:val="CBDE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3420981"/>
    <w:multiLevelType w:val="multilevel"/>
    <w:tmpl w:val="B2B8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4E66E60"/>
    <w:multiLevelType w:val="multilevel"/>
    <w:tmpl w:val="4428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59361B5"/>
    <w:multiLevelType w:val="multilevel"/>
    <w:tmpl w:val="6DC4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66134AC"/>
    <w:multiLevelType w:val="multilevel"/>
    <w:tmpl w:val="E57A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7C4BEC"/>
    <w:multiLevelType w:val="multilevel"/>
    <w:tmpl w:val="ABC4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9D2EFE"/>
    <w:multiLevelType w:val="multilevel"/>
    <w:tmpl w:val="1376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D860D5"/>
    <w:multiLevelType w:val="multilevel"/>
    <w:tmpl w:val="505EA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87D2DE6"/>
    <w:multiLevelType w:val="multilevel"/>
    <w:tmpl w:val="1A26A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9B42DF3"/>
    <w:multiLevelType w:val="multilevel"/>
    <w:tmpl w:val="24C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9E93818"/>
    <w:multiLevelType w:val="multilevel"/>
    <w:tmpl w:val="41F0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AEC0DEF"/>
    <w:multiLevelType w:val="multilevel"/>
    <w:tmpl w:val="9A4A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B09556E"/>
    <w:multiLevelType w:val="multilevel"/>
    <w:tmpl w:val="6108D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B832FDF"/>
    <w:multiLevelType w:val="multilevel"/>
    <w:tmpl w:val="99A2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B887410"/>
    <w:multiLevelType w:val="multilevel"/>
    <w:tmpl w:val="9D3C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C3F51D6"/>
    <w:multiLevelType w:val="multilevel"/>
    <w:tmpl w:val="7944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D22601D"/>
    <w:multiLevelType w:val="multilevel"/>
    <w:tmpl w:val="ED30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D306D3C"/>
    <w:multiLevelType w:val="multilevel"/>
    <w:tmpl w:val="E34A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DFC09F3"/>
    <w:multiLevelType w:val="multilevel"/>
    <w:tmpl w:val="D27A1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EC7730D"/>
    <w:multiLevelType w:val="multilevel"/>
    <w:tmpl w:val="F558B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F76285A"/>
    <w:multiLevelType w:val="multilevel"/>
    <w:tmpl w:val="A0DE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9"/>
  </w:num>
  <w:num w:numId="2">
    <w:abstractNumId w:val="106"/>
  </w:num>
  <w:num w:numId="3">
    <w:abstractNumId w:val="204"/>
  </w:num>
  <w:num w:numId="4">
    <w:abstractNumId w:val="19"/>
  </w:num>
  <w:num w:numId="5">
    <w:abstractNumId w:val="45"/>
  </w:num>
  <w:num w:numId="6">
    <w:abstractNumId w:val="42"/>
  </w:num>
  <w:num w:numId="7">
    <w:abstractNumId w:val="22"/>
  </w:num>
  <w:num w:numId="8">
    <w:abstractNumId w:val="116"/>
  </w:num>
  <w:num w:numId="9">
    <w:abstractNumId w:val="227"/>
  </w:num>
  <w:num w:numId="10">
    <w:abstractNumId w:val="120"/>
  </w:num>
  <w:num w:numId="11">
    <w:abstractNumId w:val="113"/>
  </w:num>
  <w:num w:numId="12">
    <w:abstractNumId w:val="225"/>
  </w:num>
  <w:num w:numId="13">
    <w:abstractNumId w:val="208"/>
  </w:num>
  <w:num w:numId="14">
    <w:abstractNumId w:val="312"/>
  </w:num>
  <w:num w:numId="15">
    <w:abstractNumId w:val="217"/>
  </w:num>
  <w:num w:numId="16">
    <w:abstractNumId w:val="171"/>
  </w:num>
  <w:num w:numId="17">
    <w:abstractNumId w:val="289"/>
  </w:num>
  <w:num w:numId="18">
    <w:abstractNumId w:val="286"/>
  </w:num>
  <w:num w:numId="19">
    <w:abstractNumId w:val="62"/>
  </w:num>
  <w:num w:numId="20">
    <w:abstractNumId w:val="254"/>
  </w:num>
  <w:num w:numId="21">
    <w:abstractNumId w:val="103"/>
  </w:num>
  <w:num w:numId="22">
    <w:abstractNumId w:val="161"/>
  </w:num>
  <w:num w:numId="23">
    <w:abstractNumId w:val="36"/>
  </w:num>
  <w:num w:numId="24">
    <w:abstractNumId w:val="61"/>
  </w:num>
  <w:num w:numId="25">
    <w:abstractNumId w:val="133"/>
  </w:num>
  <w:num w:numId="26">
    <w:abstractNumId w:val="233"/>
  </w:num>
  <w:num w:numId="27">
    <w:abstractNumId w:val="191"/>
  </w:num>
  <w:num w:numId="28">
    <w:abstractNumId w:val="35"/>
  </w:num>
  <w:num w:numId="29">
    <w:abstractNumId w:val="215"/>
  </w:num>
  <w:num w:numId="30">
    <w:abstractNumId w:val="200"/>
  </w:num>
  <w:num w:numId="31">
    <w:abstractNumId w:val="316"/>
  </w:num>
  <w:num w:numId="32">
    <w:abstractNumId w:val="67"/>
  </w:num>
  <w:num w:numId="33">
    <w:abstractNumId w:val="147"/>
  </w:num>
  <w:num w:numId="34">
    <w:abstractNumId w:val="162"/>
  </w:num>
  <w:num w:numId="35">
    <w:abstractNumId w:val="279"/>
  </w:num>
  <w:num w:numId="36">
    <w:abstractNumId w:val="156"/>
  </w:num>
  <w:num w:numId="37">
    <w:abstractNumId w:val="110"/>
  </w:num>
  <w:num w:numId="38">
    <w:abstractNumId w:val="9"/>
  </w:num>
  <w:num w:numId="39">
    <w:abstractNumId w:val="192"/>
  </w:num>
  <w:num w:numId="40">
    <w:abstractNumId w:val="268"/>
  </w:num>
  <w:num w:numId="41">
    <w:abstractNumId w:val="16"/>
  </w:num>
  <w:num w:numId="42">
    <w:abstractNumId w:val="114"/>
  </w:num>
  <w:num w:numId="43">
    <w:abstractNumId w:val="48"/>
  </w:num>
  <w:num w:numId="44">
    <w:abstractNumId w:val="77"/>
  </w:num>
  <w:num w:numId="45">
    <w:abstractNumId w:val="27"/>
  </w:num>
  <w:num w:numId="46">
    <w:abstractNumId w:val="130"/>
  </w:num>
  <w:num w:numId="47">
    <w:abstractNumId w:val="13"/>
  </w:num>
  <w:num w:numId="48">
    <w:abstractNumId w:val="15"/>
  </w:num>
  <w:num w:numId="49">
    <w:abstractNumId w:val="169"/>
  </w:num>
  <w:num w:numId="50">
    <w:abstractNumId w:val="165"/>
  </w:num>
  <w:num w:numId="51">
    <w:abstractNumId w:val="315"/>
  </w:num>
  <w:num w:numId="52">
    <w:abstractNumId w:val="58"/>
  </w:num>
  <w:num w:numId="53">
    <w:abstractNumId w:val="224"/>
  </w:num>
  <w:num w:numId="54">
    <w:abstractNumId w:val="290"/>
  </w:num>
  <w:num w:numId="55">
    <w:abstractNumId w:val="93"/>
  </w:num>
  <w:num w:numId="56">
    <w:abstractNumId w:val="271"/>
  </w:num>
  <w:num w:numId="57">
    <w:abstractNumId w:val="28"/>
  </w:num>
  <w:num w:numId="58">
    <w:abstractNumId w:val="257"/>
  </w:num>
  <w:num w:numId="59">
    <w:abstractNumId w:val="304"/>
  </w:num>
  <w:num w:numId="60">
    <w:abstractNumId w:val="81"/>
  </w:num>
  <w:num w:numId="61">
    <w:abstractNumId w:val="90"/>
  </w:num>
  <w:num w:numId="62">
    <w:abstractNumId w:val="280"/>
  </w:num>
  <w:num w:numId="63">
    <w:abstractNumId w:val="112"/>
  </w:num>
  <w:num w:numId="64">
    <w:abstractNumId w:val="189"/>
  </w:num>
  <w:num w:numId="65">
    <w:abstractNumId w:val="186"/>
  </w:num>
  <w:num w:numId="66">
    <w:abstractNumId w:val="197"/>
  </w:num>
  <w:num w:numId="67">
    <w:abstractNumId w:val="146"/>
  </w:num>
  <w:num w:numId="68">
    <w:abstractNumId w:val="232"/>
  </w:num>
  <w:num w:numId="69">
    <w:abstractNumId w:val="177"/>
  </w:num>
  <w:num w:numId="70">
    <w:abstractNumId w:val="66"/>
  </w:num>
  <w:num w:numId="71">
    <w:abstractNumId w:val="78"/>
  </w:num>
  <w:num w:numId="72">
    <w:abstractNumId w:val="152"/>
  </w:num>
  <w:num w:numId="73">
    <w:abstractNumId w:val="199"/>
  </w:num>
  <w:num w:numId="74">
    <w:abstractNumId w:val="173"/>
  </w:num>
  <w:num w:numId="75">
    <w:abstractNumId w:val="57"/>
  </w:num>
  <w:num w:numId="76">
    <w:abstractNumId w:val="264"/>
  </w:num>
  <w:num w:numId="77">
    <w:abstractNumId w:val="216"/>
  </w:num>
  <w:num w:numId="78">
    <w:abstractNumId w:val="182"/>
  </w:num>
  <w:num w:numId="79">
    <w:abstractNumId w:val="44"/>
  </w:num>
  <w:num w:numId="80">
    <w:abstractNumId w:val="185"/>
  </w:num>
  <w:num w:numId="81">
    <w:abstractNumId w:val="277"/>
  </w:num>
  <w:num w:numId="82">
    <w:abstractNumId w:val="292"/>
  </w:num>
  <w:num w:numId="83">
    <w:abstractNumId w:val="187"/>
  </w:num>
  <w:num w:numId="84">
    <w:abstractNumId w:val="47"/>
  </w:num>
  <w:num w:numId="85">
    <w:abstractNumId w:val="262"/>
  </w:num>
  <w:num w:numId="86">
    <w:abstractNumId w:val="51"/>
  </w:num>
  <w:num w:numId="87">
    <w:abstractNumId w:val="273"/>
  </w:num>
  <w:num w:numId="88">
    <w:abstractNumId w:val="206"/>
  </w:num>
  <w:num w:numId="89">
    <w:abstractNumId w:val="95"/>
  </w:num>
  <w:num w:numId="90">
    <w:abstractNumId w:val="296"/>
  </w:num>
  <w:num w:numId="91">
    <w:abstractNumId w:val="158"/>
  </w:num>
  <w:num w:numId="92">
    <w:abstractNumId w:val="128"/>
  </w:num>
  <w:num w:numId="93">
    <w:abstractNumId w:val="104"/>
  </w:num>
  <w:num w:numId="94">
    <w:abstractNumId w:val="132"/>
  </w:num>
  <w:num w:numId="95">
    <w:abstractNumId w:val="306"/>
  </w:num>
  <w:num w:numId="96">
    <w:abstractNumId w:val="310"/>
  </w:num>
  <w:num w:numId="97">
    <w:abstractNumId w:val="276"/>
  </w:num>
  <w:num w:numId="98">
    <w:abstractNumId w:val="295"/>
  </w:num>
  <w:num w:numId="99">
    <w:abstractNumId w:val="230"/>
  </w:num>
  <w:num w:numId="100">
    <w:abstractNumId w:val="239"/>
  </w:num>
  <w:num w:numId="101">
    <w:abstractNumId w:val="228"/>
  </w:num>
  <w:num w:numId="102">
    <w:abstractNumId w:val="202"/>
  </w:num>
  <w:num w:numId="103">
    <w:abstractNumId w:val="139"/>
  </w:num>
  <w:num w:numId="104">
    <w:abstractNumId w:val="236"/>
  </w:num>
  <w:num w:numId="105">
    <w:abstractNumId w:val="138"/>
  </w:num>
  <w:num w:numId="106">
    <w:abstractNumId w:val="111"/>
  </w:num>
  <w:num w:numId="107">
    <w:abstractNumId w:val="1"/>
  </w:num>
  <w:num w:numId="108">
    <w:abstractNumId w:val="275"/>
  </w:num>
  <w:num w:numId="109">
    <w:abstractNumId w:val="247"/>
  </w:num>
  <w:num w:numId="110">
    <w:abstractNumId w:val="32"/>
  </w:num>
  <w:num w:numId="111">
    <w:abstractNumId w:val="37"/>
  </w:num>
  <w:num w:numId="112">
    <w:abstractNumId w:val="117"/>
  </w:num>
  <w:num w:numId="113">
    <w:abstractNumId w:val="86"/>
  </w:num>
  <w:num w:numId="114">
    <w:abstractNumId w:val="190"/>
  </w:num>
  <w:num w:numId="115">
    <w:abstractNumId w:val="136"/>
  </w:num>
  <w:num w:numId="116">
    <w:abstractNumId w:val="248"/>
  </w:num>
  <w:num w:numId="117">
    <w:abstractNumId w:val="311"/>
  </w:num>
  <w:num w:numId="118">
    <w:abstractNumId w:val="59"/>
  </w:num>
  <w:num w:numId="119">
    <w:abstractNumId w:val="82"/>
  </w:num>
  <w:num w:numId="120">
    <w:abstractNumId w:val="20"/>
  </w:num>
  <w:num w:numId="121">
    <w:abstractNumId w:val="73"/>
  </w:num>
  <w:num w:numId="122">
    <w:abstractNumId w:val="26"/>
  </w:num>
  <w:num w:numId="123">
    <w:abstractNumId w:val="252"/>
  </w:num>
  <w:num w:numId="124">
    <w:abstractNumId w:val="17"/>
  </w:num>
  <w:num w:numId="125">
    <w:abstractNumId w:val="175"/>
  </w:num>
  <w:num w:numId="126">
    <w:abstractNumId w:val="140"/>
  </w:num>
  <w:num w:numId="127">
    <w:abstractNumId w:val="195"/>
  </w:num>
  <w:num w:numId="128">
    <w:abstractNumId w:val="205"/>
  </w:num>
  <w:num w:numId="129">
    <w:abstractNumId w:val="188"/>
  </w:num>
  <w:num w:numId="130">
    <w:abstractNumId w:val="154"/>
  </w:num>
  <w:num w:numId="131">
    <w:abstractNumId w:val="291"/>
  </w:num>
  <w:num w:numId="132">
    <w:abstractNumId w:val="251"/>
  </w:num>
  <w:num w:numId="133">
    <w:abstractNumId w:val="153"/>
  </w:num>
  <w:num w:numId="134">
    <w:abstractNumId w:val="298"/>
  </w:num>
  <w:num w:numId="135">
    <w:abstractNumId w:val="122"/>
  </w:num>
  <w:num w:numId="136">
    <w:abstractNumId w:val="181"/>
  </w:num>
  <w:num w:numId="137">
    <w:abstractNumId w:val="134"/>
  </w:num>
  <w:num w:numId="138">
    <w:abstractNumId w:val="65"/>
  </w:num>
  <w:num w:numId="139">
    <w:abstractNumId w:val="70"/>
  </w:num>
  <w:num w:numId="140">
    <w:abstractNumId w:val="96"/>
  </w:num>
  <w:num w:numId="141">
    <w:abstractNumId w:val="102"/>
  </w:num>
  <w:num w:numId="142">
    <w:abstractNumId w:val="148"/>
  </w:num>
  <w:num w:numId="143">
    <w:abstractNumId w:val="178"/>
  </w:num>
  <w:num w:numId="144">
    <w:abstractNumId w:val="196"/>
  </w:num>
  <w:num w:numId="145">
    <w:abstractNumId w:val="108"/>
  </w:num>
  <w:num w:numId="146">
    <w:abstractNumId w:val="180"/>
  </w:num>
  <w:num w:numId="147">
    <w:abstractNumId w:val="3"/>
  </w:num>
  <w:num w:numId="148">
    <w:abstractNumId w:val="30"/>
  </w:num>
  <w:num w:numId="149">
    <w:abstractNumId w:val="263"/>
  </w:num>
  <w:num w:numId="150">
    <w:abstractNumId w:val="80"/>
  </w:num>
  <w:num w:numId="151">
    <w:abstractNumId w:val="259"/>
  </w:num>
  <w:num w:numId="152">
    <w:abstractNumId w:val="34"/>
  </w:num>
  <w:num w:numId="153">
    <w:abstractNumId w:val="124"/>
  </w:num>
  <w:num w:numId="154">
    <w:abstractNumId w:val="126"/>
  </w:num>
  <w:num w:numId="155">
    <w:abstractNumId w:val="209"/>
  </w:num>
  <w:num w:numId="156">
    <w:abstractNumId w:val="272"/>
  </w:num>
  <w:num w:numId="157">
    <w:abstractNumId w:val="125"/>
  </w:num>
  <w:num w:numId="158">
    <w:abstractNumId w:val="226"/>
  </w:num>
  <w:num w:numId="159">
    <w:abstractNumId w:val="87"/>
  </w:num>
  <w:num w:numId="160">
    <w:abstractNumId w:val="245"/>
  </w:num>
  <w:num w:numId="161">
    <w:abstractNumId w:val="219"/>
  </w:num>
  <w:num w:numId="162">
    <w:abstractNumId w:val="60"/>
  </w:num>
  <w:num w:numId="163">
    <w:abstractNumId w:val="5"/>
  </w:num>
  <w:num w:numId="164">
    <w:abstractNumId w:val="29"/>
  </w:num>
  <w:num w:numId="165">
    <w:abstractNumId w:val="145"/>
  </w:num>
  <w:num w:numId="166">
    <w:abstractNumId w:val="303"/>
  </w:num>
  <w:num w:numId="167">
    <w:abstractNumId w:val="307"/>
  </w:num>
  <w:num w:numId="168">
    <w:abstractNumId w:val="166"/>
  </w:num>
  <w:num w:numId="169">
    <w:abstractNumId w:val="211"/>
  </w:num>
  <w:num w:numId="170">
    <w:abstractNumId w:val="214"/>
  </w:num>
  <w:num w:numId="171">
    <w:abstractNumId w:val="253"/>
  </w:num>
  <w:num w:numId="172">
    <w:abstractNumId w:val="135"/>
  </w:num>
  <w:num w:numId="173">
    <w:abstractNumId w:val="313"/>
  </w:num>
  <w:num w:numId="174">
    <w:abstractNumId w:val="144"/>
  </w:num>
  <w:num w:numId="175">
    <w:abstractNumId w:val="265"/>
  </w:num>
  <w:num w:numId="176">
    <w:abstractNumId w:val="234"/>
  </w:num>
  <w:num w:numId="177">
    <w:abstractNumId w:val="6"/>
  </w:num>
  <w:num w:numId="178">
    <w:abstractNumId w:val="18"/>
  </w:num>
  <w:num w:numId="179">
    <w:abstractNumId w:val="260"/>
  </w:num>
  <w:num w:numId="180">
    <w:abstractNumId w:val="39"/>
  </w:num>
  <w:num w:numId="181">
    <w:abstractNumId w:val="91"/>
  </w:num>
  <w:num w:numId="182">
    <w:abstractNumId w:val="302"/>
  </w:num>
  <w:num w:numId="183">
    <w:abstractNumId w:val="92"/>
  </w:num>
  <w:num w:numId="184">
    <w:abstractNumId w:val="0"/>
  </w:num>
  <w:num w:numId="185">
    <w:abstractNumId w:val="221"/>
  </w:num>
  <w:num w:numId="186">
    <w:abstractNumId w:val="244"/>
  </w:num>
  <w:num w:numId="187">
    <w:abstractNumId w:val="155"/>
  </w:num>
  <w:num w:numId="188">
    <w:abstractNumId w:val="293"/>
  </w:num>
  <w:num w:numId="189">
    <w:abstractNumId w:val="89"/>
  </w:num>
  <w:num w:numId="190">
    <w:abstractNumId w:val="2"/>
  </w:num>
  <w:num w:numId="191">
    <w:abstractNumId w:val="142"/>
  </w:num>
  <w:num w:numId="192">
    <w:abstractNumId w:val="246"/>
  </w:num>
  <w:num w:numId="193">
    <w:abstractNumId w:val="75"/>
  </w:num>
  <w:num w:numId="194">
    <w:abstractNumId w:val="38"/>
  </w:num>
  <w:num w:numId="195">
    <w:abstractNumId w:val="284"/>
  </w:num>
  <w:num w:numId="196">
    <w:abstractNumId w:val="12"/>
  </w:num>
  <w:num w:numId="197">
    <w:abstractNumId w:val="23"/>
  </w:num>
  <w:num w:numId="198">
    <w:abstractNumId w:val="56"/>
  </w:num>
  <w:num w:numId="199">
    <w:abstractNumId w:val="223"/>
  </w:num>
  <w:num w:numId="200">
    <w:abstractNumId w:val="159"/>
  </w:num>
  <w:num w:numId="201">
    <w:abstractNumId w:val="308"/>
  </w:num>
  <w:num w:numId="202">
    <w:abstractNumId w:val="193"/>
  </w:num>
  <w:num w:numId="203">
    <w:abstractNumId w:val="184"/>
  </w:num>
  <w:num w:numId="204">
    <w:abstractNumId w:val="299"/>
  </w:num>
  <w:num w:numId="205">
    <w:abstractNumId w:val="249"/>
  </w:num>
  <w:num w:numId="206">
    <w:abstractNumId w:val="83"/>
  </w:num>
  <w:num w:numId="207">
    <w:abstractNumId w:val="43"/>
  </w:num>
  <w:num w:numId="208">
    <w:abstractNumId w:val="10"/>
  </w:num>
  <w:num w:numId="209">
    <w:abstractNumId w:val="76"/>
  </w:num>
  <w:num w:numId="210">
    <w:abstractNumId w:val="115"/>
  </w:num>
  <w:num w:numId="211">
    <w:abstractNumId w:val="105"/>
  </w:num>
  <w:num w:numId="212">
    <w:abstractNumId w:val="21"/>
  </w:num>
  <w:num w:numId="213">
    <w:abstractNumId w:val="172"/>
  </w:num>
  <w:num w:numId="214">
    <w:abstractNumId w:val="97"/>
  </w:num>
  <w:num w:numId="215">
    <w:abstractNumId w:val="49"/>
  </w:num>
  <w:num w:numId="216">
    <w:abstractNumId w:val="118"/>
  </w:num>
  <w:num w:numId="217">
    <w:abstractNumId w:val="129"/>
  </w:num>
  <w:num w:numId="218">
    <w:abstractNumId w:val="150"/>
  </w:num>
  <w:num w:numId="219">
    <w:abstractNumId w:val="99"/>
  </w:num>
  <w:num w:numId="220">
    <w:abstractNumId w:val="64"/>
  </w:num>
  <w:num w:numId="221">
    <w:abstractNumId w:val="255"/>
  </w:num>
  <w:num w:numId="222">
    <w:abstractNumId w:val="266"/>
  </w:num>
  <w:num w:numId="223">
    <w:abstractNumId w:val="198"/>
  </w:num>
  <w:num w:numId="224">
    <w:abstractNumId w:val="278"/>
  </w:num>
  <w:num w:numId="225">
    <w:abstractNumId w:val="46"/>
  </w:num>
  <w:num w:numId="226">
    <w:abstractNumId w:val="238"/>
  </w:num>
  <w:num w:numId="227">
    <w:abstractNumId w:val="151"/>
  </w:num>
  <w:num w:numId="228">
    <w:abstractNumId w:val="288"/>
  </w:num>
  <w:num w:numId="229">
    <w:abstractNumId w:val="123"/>
  </w:num>
  <w:num w:numId="230">
    <w:abstractNumId w:val="301"/>
  </w:num>
  <w:num w:numId="231">
    <w:abstractNumId w:val="270"/>
  </w:num>
  <w:num w:numId="232">
    <w:abstractNumId w:val="79"/>
  </w:num>
  <w:num w:numId="233">
    <w:abstractNumId w:val="69"/>
  </w:num>
  <w:num w:numId="234">
    <w:abstractNumId w:val="137"/>
  </w:num>
  <w:num w:numId="235">
    <w:abstractNumId w:val="121"/>
  </w:num>
  <w:num w:numId="236">
    <w:abstractNumId w:val="98"/>
  </w:num>
  <w:num w:numId="237">
    <w:abstractNumId w:val="258"/>
  </w:num>
  <w:num w:numId="238">
    <w:abstractNumId w:val="231"/>
  </w:num>
  <w:num w:numId="239">
    <w:abstractNumId w:val="74"/>
  </w:num>
  <w:num w:numId="240">
    <w:abstractNumId w:val="256"/>
  </w:num>
  <w:num w:numId="241">
    <w:abstractNumId w:val="163"/>
  </w:num>
  <w:num w:numId="242">
    <w:abstractNumId w:val="285"/>
  </w:num>
  <w:num w:numId="243">
    <w:abstractNumId w:val="235"/>
  </w:num>
  <w:num w:numId="244">
    <w:abstractNumId w:val="33"/>
  </w:num>
  <w:num w:numId="245">
    <w:abstractNumId w:val="109"/>
  </w:num>
  <w:num w:numId="246">
    <w:abstractNumId w:val="149"/>
  </w:num>
  <w:num w:numId="247">
    <w:abstractNumId w:val="287"/>
  </w:num>
  <w:num w:numId="248">
    <w:abstractNumId w:val="71"/>
  </w:num>
  <w:num w:numId="249">
    <w:abstractNumId w:val="84"/>
  </w:num>
  <w:num w:numId="250">
    <w:abstractNumId w:val="63"/>
  </w:num>
  <w:num w:numId="251">
    <w:abstractNumId w:val="54"/>
  </w:num>
  <w:num w:numId="252">
    <w:abstractNumId w:val="100"/>
  </w:num>
  <w:num w:numId="253">
    <w:abstractNumId w:val="237"/>
  </w:num>
  <w:num w:numId="254">
    <w:abstractNumId w:val="240"/>
  </w:num>
  <w:num w:numId="255">
    <w:abstractNumId w:val="269"/>
  </w:num>
  <w:num w:numId="256">
    <w:abstractNumId w:val="40"/>
  </w:num>
  <w:num w:numId="257">
    <w:abstractNumId w:val="201"/>
  </w:num>
  <w:num w:numId="258">
    <w:abstractNumId w:val="274"/>
  </w:num>
  <w:num w:numId="259">
    <w:abstractNumId w:val="267"/>
  </w:num>
  <w:num w:numId="260">
    <w:abstractNumId w:val="167"/>
  </w:num>
  <w:num w:numId="261">
    <w:abstractNumId w:val="131"/>
  </w:num>
  <w:num w:numId="262">
    <w:abstractNumId w:val="101"/>
  </w:num>
  <w:num w:numId="263">
    <w:abstractNumId w:val="24"/>
  </w:num>
  <w:num w:numId="264">
    <w:abstractNumId w:val="25"/>
  </w:num>
  <w:num w:numId="265">
    <w:abstractNumId w:val="52"/>
  </w:num>
  <w:num w:numId="266">
    <w:abstractNumId w:val="160"/>
  </w:num>
  <w:num w:numId="267">
    <w:abstractNumId w:val="282"/>
  </w:num>
  <w:num w:numId="268">
    <w:abstractNumId w:val="55"/>
  </w:num>
  <w:num w:numId="269">
    <w:abstractNumId w:val="317"/>
  </w:num>
  <w:num w:numId="270">
    <w:abstractNumId w:val="88"/>
  </w:num>
  <w:num w:numId="271">
    <w:abstractNumId w:val="53"/>
  </w:num>
  <w:num w:numId="272">
    <w:abstractNumId w:val="176"/>
  </w:num>
  <w:num w:numId="273">
    <w:abstractNumId w:val="141"/>
  </w:num>
  <w:num w:numId="274">
    <w:abstractNumId w:val="164"/>
  </w:num>
  <w:num w:numId="275">
    <w:abstractNumId w:val="210"/>
  </w:num>
  <w:num w:numId="276">
    <w:abstractNumId w:val="31"/>
  </w:num>
  <w:num w:numId="277">
    <w:abstractNumId w:val="127"/>
  </w:num>
  <w:num w:numId="278">
    <w:abstractNumId w:val="294"/>
  </w:num>
  <w:num w:numId="279">
    <w:abstractNumId w:val="283"/>
  </w:num>
  <w:num w:numId="280">
    <w:abstractNumId w:val="203"/>
  </w:num>
  <w:num w:numId="281">
    <w:abstractNumId w:val="183"/>
  </w:num>
  <w:num w:numId="282">
    <w:abstractNumId w:val="7"/>
  </w:num>
  <w:num w:numId="283">
    <w:abstractNumId w:val="261"/>
  </w:num>
  <w:num w:numId="284">
    <w:abstractNumId w:val="314"/>
  </w:num>
  <w:num w:numId="285">
    <w:abstractNumId w:val="50"/>
  </w:num>
  <w:num w:numId="286">
    <w:abstractNumId w:val="300"/>
  </w:num>
  <w:num w:numId="287">
    <w:abstractNumId w:val="168"/>
  </w:num>
  <w:num w:numId="288">
    <w:abstractNumId w:val="11"/>
  </w:num>
  <w:num w:numId="289">
    <w:abstractNumId w:val="212"/>
  </w:num>
  <w:num w:numId="290">
    <w:abstractNumId w:val="41"/>
  </w:num>
  <w:num w:numId="291">
    <w:abstractNumId w:val="213"/>
  </w:num>
  <w:num w:numId="292">
    <w:abstractNumId w:val="119"/>
  </w:num>
  <w:num w:numId="293">
    <w:abstractNumId w:val="170"/>
  </w:num>
  <w:num w:numId="294">
    <w:abstractNumId w:val="174"/>
  </w:num>
  <w:num w:numId="295">
    <w:abstractNumId w:val="242"/>
  </w:num>
  <w:num w:numId="296">
    <w:abstractNumId w:val="229"/>
  </w:num>
  <w:num w:numId="297">
    <w:abstractNumId w:val="4"/>
  </w:num>
  <w:num w:numId="298">
    <w:abstractNumId w:val="207"/>
  </w:num>
  <w:num w:numId="299">
    <w:abstractNumId w:val="94"/>
  </w:num>
  <w:num w:numId="300">
    <w:abstractNumId w:val="8"/>
  </w:num>
  <w:num w:numId="301">
    <w:abstractNumId w:val="281"/>
  </w:num>
  <w:num w:numId="302">
    <w:abstractNumId w:val="222"/>
  </w:num>
  <w:num w:numId="303">
    <w:abstractNumId w:val="107"/>
  </w:num>
  <w:num w:numId="304">
    <w:abstractNumId w:val="309"/>
  </w:num>
  <w:num w:numId="305">
    <w:abstractNumId w:val="68"/>
  </w:num>
  <w:num w:numId="306">
    <w:abstractNumId w:val="14"/>
  </w:num>
  <w:num w:numId="307">
    <w:abstractNumId w:val="194"/>
  </w:num>
  <w:num w:numId="308">
    <w:abstractNumId w:val="218"/>
  </w:num>
  <w:num w:numId="309">
    <w:abstractNumId w:val="243"/>
  </w:num>
  <w:num w:numId="310">
    <w:abstractNumId w:val="241"/>
  </w:num>
  <w:num w:numId="311">
    <w:abstractNumId w:val="72"/>
  </w:num>
  <w:num w:numId="312">
    <w:abstractNumId w:val="305"/>
  </w:num>
  <w:num w:numId="313">
    <w:abstractNumId w:val="297"/>
  </w:num>
  <w:num w:numId="314">
    <w:abstractNumId w:val="250"/>
  </w:num>
  <w:num w:numId="315">
    <w:abstractNumId w:val="157"/>
  </w:num>
  <w:num w:numId="316">
    <w:abstractNumId w:val="85"/>
  </w:num>
  <w:num w:numId="317">
    <w:abstractNumId w:val="143"/>
  </w:num>
  <w:num w:numId="318">
    <w:abstractNumId w:val="220"/>
  </w:num>
  <w:numIdMacAtCleanup w:val="3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5A8"/>
    <w:rsid w:val="00061FAB"/>
    <w:rsid w:val="000629EA"/>
    <w:rsid w:val="000E14DA"/>
    <w:rsid w:val="000E5A76"/>
    <w:rsid w:val="00117743"/>
    <w:rsid w:val="001A4CDA"/>
    <w:rsid w:val="001B1261"/>
    <w:rsid w:val="001B6C9F"/>
    <w:rsid w:val="001F7D44"/>
    <w:rsid w:val="002145F7"/>
    <w:rsid w:val="002203D2"/>
    <w:rsid w:val="00231401"/>
    <w:rsid w:val="00272C53"/>
    <w:rsid w:val="002944BB"/>
    <w:rsid w:val="002A3153"/>
    <w:rsid w:val="002C3F58"/>
    <w:rsid w:val="002E3A37"/>
    <w:rsid w:val="002F5CEE"/>
    <w:rsid w:val="0030266F"/>
    <w:rsid w:val="00322184"/>
    <w:rsid w:val="00342843"/>
    <w:rsid w:val="004229FA"/>
    <w:rsid w:val="00424657"/>
    <w:rsid w:val="004664C7"/>
    <w:rsid w:val="0047528D"/>
    <w:rsid w:val="004B39B7"/>
    <w:rsid w:val="004E57F9"/>
    <w:rsid w:val="004F6D7A"/>
    <w:rsid w:val="005D4363"/>
    <w:rsid w:val="006C42A6"/>
    <w:rsid w:val="0070392A"/>
    <w:rsid w:val="007073AE"/>
    <w:rsid w:val="007262A4"/>
    <w:rsid w:val="00735CB1"/>
    <w:rsid w:val="00743445"/>
    <w:rsid w:val="007E1470"/>
    <w:rsid w:val="00852F4F"/>
    <w:rsid w:val="0089245F"/>
    <w:rsid w:val="008951BB"/>
    <w:rsid w:val="008A064D"/>
    <w:rsid w:val="008D63A2"/>
    <w:rsid w:val="00937493"/>
    <w:rsid w:val="009466D5"/>
    <w:rsid w:val="00983779"/>
    <w:rsid w:val="00986A1A"/>
    <w:rsid w:val="009B6BD4"/>
    <w:rsid w:val="009C3154"/>
    <w:rsid w:val="00A12D07"/>
    <w:rsid w:val="00A30A79"/>
    <w:rsid w:val="00A51148"/>
    <w:rsid w:val="00A602BD"/>
    <w:rsid w:val="00A76D6F"/>
    <w:rsid w:val="00B65D77"/>
    <w:rsid w:val="00BD2705"/>
    <w:rsid w:val="00BD3C63"/>
    <w:rsid w:val="00BE5D5D"/>
    <w:rsid w:val="00BF1FE1"/>
    <w:rsid w:val="00C011DD"/>
    <w:rsid w:val="00C06FD0"/>
    <w:rsid w:val="00C56B65"/>
    <w:rsid w:val="00C717E7"/>
    <w:rsid w:val="00C73557"/>
    <w:rsid w:val="00CB4BA6"/>
    <w:rsid w:val="00CE3D25"/>
    <w:rsid w:val="00CE7D39"/>
    <w:rsid w:val="00D237C4"/>
    <w:rsid w:val="00D23E15"/>
    <w:rsid w:val="00D5147F"/>
    <w:rsid w:val="00D77782"/>
    <w:rsid w:val="00D96576"/>
    <w:rsid w:val="00DC1314"/>
    <w:rsid w:val="00DE00D1"/>
    <w:rsid w:val="00E45729"/>
    <w:rsid w:val="00E70F57"/>
    <w:rsid w:val="00E805A8"/>
    <w:rsid w:val="00EB0762"/>
    <w:rsid w:val="00EB23BD"/>
    <w:rsid w:val="00EE0A87"/>
    <w:rsid w:val="00EE0FB2"/>
    <w:rsid w:val="00EF5FBE"/>
    <w:rsid w:val="00F35BF2"/>
    <w:rsid w:val="00F4667B"/>
    <w:rsid w:val="00F526AB"/>
    <w:rsid w:val="00F53006"/>
    <w:rsid w:val="00F9049F"/>
    <w:rsid w:val="00FB019E"/>
    <w:rsid w:val="00FF73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DDF1E6B"/>
  <w15:chartTrackingRefBased/>
  <w15:docId w15:val="{9D634930-7990-47AA-91CB-D1A1106CC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86A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86A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86A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457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A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6A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86A1A"/>
    <w:rPr>
      <w:rFonts w:ascii="Times New Roman" w:eastAsia="Times New Roman" w:hAnsi="Times New Roman" w:cs="Times New Roman"/>
      <w:b/>
      <w:bCs/>
      <w:sz w:val="27"/>
      <w:szCs w:val="27"/>
    </w:rPr>
  </w:style>
  <w:style w:type="paragraph" w:customStyle="1" w:styleId="msonormal0">
    <w:name w:val="msonormal"/>
    <w:basedOn w:val="Normal"/>
    <w:rsid w:val="00986A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6A1A"/>
    <w:rPr>
      <w:color w:val="0000FF"/>
      <w:u w:val="single"/>
    </w:rPr>
  </w:style>
  <w:style w:type="character" w:styleId="FollowedHyperlink">
    <w:name w:val="FollowedHyperlink"/>
    <w:basedOn w:val="DefaultParagraphFont"/>
    <w:uiPriority w:val="99"/>
    <w:semiHidden/>
    <w:unhideWhenUsed/>
    <w:rsid w:val="00986A1A"/>
    <w:rPr>
      <w:color w:val="800080"/>
      <w:u w:val="single"/>
    </w:rPr>
  </w:style>
  <w:style w:type="paragraph" w:styleId="NormalWeb">
    <w:name w:val="Normal (Web)"/>
    <w:basedOn w:val="Normal"/>
    <w:uiPriority w:val="99"/>
    <w:semiHidden/>
    <w:unhideWhenUsed/>
    <w:rsid w:val="00986A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6A1A"/>
    <w:rPr>
      <w:b/>
      <w:bCs/>
    </w:rPr>
  </w:style>
  <w:style w:type="character" w:styleId="Emphasis">
    <w:name w:val="Emphasis"/>
    <w:basedOn w:val="DefaultParagraphFont"/>
    <w:uiPriority w:val="20"/>
    <w:qFormat/>
    <w:rsid w:val="00986A1A"/>
    <w:rPr>
      <w:i/>
      <w:iCs/>
    </w:rPr>
  </w:style>
  <w:style w:type="character" w:styleId="HTMLCode">
    <w:name w:val="HTML Code"/>
    <w:basedOn w:val="DefaultParagraphFont"/>
    <w:uiPriority w:val="99"/>
    <w:semiHidden/>
    <w:unhideWhenUsed/>
    <w:rsid w:val="00986A1A"/>
    <w:rPr>
      <w:rFonts w:ascii="Courier New" w:eastAsia="Times New Roman" w:hAnsi="Courier New" w:cs="Courier New"/>
      <w:sz w:val="20"/>
      <w:szCs w:val="20"/>
    </w:rPr>
  </w:style>
  <w:style w:type="paragraph" w:styleId="Header">
    <w:name w:val="header"/>
    <w:basedOn w:val="Normal"/>
    <w:link w:val="HeaderChar"/>
    <w:uiPriority w:val="99"/>
    <w:unhideWhenUsed/>
    <w:rsid w:val="009C3154"/>
    <w:pPr>
      <w:tabs>
        <w:tab w:val="center" w:pos="4320"/>
        <w:tab w:val="right" w:pos="8640"/>
      </w:tabs>
      <w:spacing w:after="0" w:line="240" w:lineRule="auto"/>
    </w:pPr>
  </w:style>
  <w:style w:type="character" w:customStyle="1" w:styleId="HeaderChar">
    <w:name w:val="Header Char"/>
    <w:basedOn w:val="DefaultParagraphFont"/>
    <w:link w:val="Header"/>
    <w:uiPriority w:val="99"/>
    <w:rsid w:val="009C3154"/>
  </w:style>
  <w:style w:type="paragraph" w:styleId="Footer">
    <w:name w:val="footer"/>
    <w:basedOn w:val="Normal"/>
    <w:link w:val="FooterChar"/>
    <w:uiPriority w:val="99"/>
    <w:unhideWhenUsed/>
    <w:rsid w:val="009C3154"/>
    <w:pPr>
      <w:tabs>
        <w:tab w:val="center" w:pos="4320"/>
        <w:tab w:val="right" w:pos="8640"/>
      </w:tabs>
      <w:spacing w:after="0" w:line="240" w:lineRule="auto"/>
    </w:pPr>
  </w:style>
  <w:style w:type="character" w:customStyle="1" w:styleId="FooterChar">
    <w:name w:val="Footer Char"/>
    <w:basedOn w:val="DefaultParagraphFont"/>
    <w:link w:val="Footer"/>
    <w:uiPriority w:val="99"/>
    <w:rsid w:val="009C3154"/>
  </w:style>
  <w:style w:type="paragraph" w:styleId="TOCHeading">
    <w:name w:val="TOC Heading"/>
    <w:basedOn w:val="Heading1"/>
    <w:next w:val="Normal"/>
    <w:uiPriority w:val="39"/>
    <w:unhideWhenUsed/>
    <w:qFormat/>
    <w:rsid w:val="0023140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231401"/>
    <w:pPr>
      <w:spacing w:after="100"/>
    </w:pPr>
  </w:style>
  <w:style w:type="paragraph" w:styleId="TOC2">
    <w:name w:val="toc 2"/>
    <w:basedOn w:val="Normal"/>
    <w:next w:val="Normal"/>
    <w:autoRedefine/>
    <w:uiPriority w:val="39"/>
    <w:unhideWhenUsed/>
    <w:rsid w:val="00231401"/>
    <w:pPr>
      <w:spacing w:after="100"/>
      <w:ind w:left="220"/>
    </w:pPr>
  </w:style>
  <w:style w:type="paragraph" w:styleId="TOC3">
    <w:name w:val="toc 3"/>
    <w:basedOn w:val="Normal"/>
    <w:next w:val="Normal"/>
    <w:autoRedefine/>
    <w:uiPriority w:val="39"/>
    <w:unhideWhenUsed/>
    <w:rsid w:val="00231401"/>
    <w:pPr>
      <w:spacing w:after="100"/>
      <w:ind w:left="440"/>
    </w:pPr>
  </w:style>
  <w:style w:type="character" w:customStyle="1" w:styleId="author">
    <w:name w:val="author"/>
    <w:basedOn w:val="DefaultParagraphFont"/>
    <w:rsid w:val="00CE7D39"/>
  </w:style>
  <w:style w:type="character" w:customStyle="1" w:styleId="path-divider">
    <w:name w:val="path-divider"/>
    <w:basedOn w:val="DefaultParagraphFont"/>
    <w:rsid w:val="00CE7D39"/>
  </w:style>
  <w:style w:type="paragraph" w:styleId="TOC4">
    <w:name w:val="toc 4"/>
    <w:basedOn w:val="Normal"/>
    <w:next w:val="Normal"/>
    <w:autoRedefine/>
    <w:uiPriority w:val="39"/>
    <w:unhideWhenUsed/>
    <w:rsid w:val="000E14DA"/>
    <w:pPr>
      <w:spacing w:after="100"/>
      <w:ind w:left="660"/>
    </w:pPr>
  </w:style>
  <w:style w:type="paragraph" w:styleId="TOC5">
    <w:name w:val="toc 5"/>
    <w:basedOn w:val="Normal"/>
    <w:next w:val="Normal"/>
    <w:autoRedefine/>
    <w:uiPriority w:val="39"/>
    <w:unhideWhenUsed/>
    <w:rsid w:val="000E14DA"/>
    <w:pPr>
      <w:spacing w:after="100"/>
      <w:ind w:left="880"/>
    </w:pPr>
  </w:style>
  <w:style w:type="paragraph" w:styleId="TOC6">
    <w:name w:val="toc 6"/>
    <w:basedOn w:val="Normal"/>
    <w:next w:val="Normal"/>
    <w:autoRedefine/>
    <w:uiPriority w:val="39"/>
    <w:unhideWhenUsed/>
    <w:rsid w:val="000E14DA"/>
    <w:pPr>
      <w:spacing w:after="100"/>
      <w:ind w:left="1100"/>
    </w:pPr>
  </w:style>
  <w:style w:type="paragraph" w:styleId="TOC7">
    <w:name w:val="toc 7"/>
    <w:basedOn w:val="Normal"/>
    <w:next w:val="Normal"/>
    <w:autoRedefine/>
    <w:uiPriority w:val="39"/>
    <w:unhideWhenUsed/>
    <w:rsid w:val="000E14DA"/>
    <w:pPr>
      <w:spacing w:after="100"/>
      <w:ind w:left="1320"/>
    </w:pPr>
  </w:style>
  <w:style w:type="paragraph" w:styleId="TOC8">
    <w:name w:val="toc 8"/>
    <w:basedOn w:val="Normal"/>
    <w:next w:val="Normal"/>
    <w:autoRedefine/>
    <w:uiPriority w:val="39"/>
    <w:unhideWhenUsed/>
    <w:rsid w:val="000E14DA"/>
    <w:pPr>
      <w:spacing w:after="100"/>
      <w:ind w:left="1540"/>
    </w:pPr>
  </w:style>
  <w:style w:type="paragraph" w:styleId="TOC9">
    <w:name w:val="toc 9"/>
    <w:basedOn w:val="Normal"/>
    <w:next w:val="Normal"/>
    <w:autoRedefine/>
    <w:uiPriority w:val="39"/>
    <w:unhideWhenUsed/>
    <w:rsid w:val="000E14DA"/>
    <w:pPr>
      <w:spacing w:after="100"/>
      <w:ind w:left="1760"/>
    </w:pPr>
  </w:style>
  <w:style w:type="paragraph" w:styleId="HTMLPreformatted">
    <w:name w:val="HTML Preformatted"/>
    <w:basedOn w:val="Normal"/>
    <w:link w:val="HTMLPreformattedChar"/>
    <w:uiPriority w:val="99"/>
    <w:semiHidden/>
    <w:unhideWhenUsed/>
    <w:rsid w:val="00A60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02B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76D6F"/>
    <w:rPr>
      <w:color w:val="808080"/>
      <w:shd w:val="clear" w:color="auto" w:fill="E6E6E6"/>
    </w:rPr>
  </w:style>
  <w:style w:type="character" w:customStyle="1" w:styleId="Heading4Char">
    <w:name w:val="Heading 4 Char"/>
    <w:basedOn w:val="DefaultParagraphFont"/>
    <w:link w:val="Heading4"/>
    <w:uiPriority w:val="9"/>
    <w:rsid w:val="00E457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5458">
      <w:bodyDiv w:val="1"/>
      <w:marLeft w:val="0"/>
      <w:marRight w:val="0"/>
      <w:marTop w:val="0"/>
      <w:marBottom w:val="0"/>
      <w:divBdr>
        <w:top w:val="none" w:sz="0" w:space="0" w:color="auto"/>
        <w:left w:val="none" w:sz="0" w:space="0" w:color="auto"/>
        <w:bottom w:val="none" w:sz="0" w:space="0" w:color="auto"/>
        <w:right w:val="none" w:sz="0" w:space="0" w:color="auto"/>
      </w:divBdr>
    </w:div>
    <w:div w:id="82651204">
      <w:bodyDiv w:val="1"/>
      <w:marLeft w:val="0"/>
      <w:marRight w:val="0"/>
      <w:marTop w:val="0"/>
      <w:marBottom w:val="0"/>
      <w:divBdr>
        <w:top w:val="none" w:sz="0" w:space="0" w:color="auto"/>
        <w:left w:val="none" w:sz="0" w:space="0" w:color="auto"/>
        <w:bottom w:val="none" w:sz="0" w:space="0" w:color="auto"/>
        <w:right w:val="none" w:sz="0" w:space="0" w:color="auto"/>
      </w:divBdr>
    </w:div>
    <w:div w:id="148137914">
      <w:bodyDiv w:val="1"/>
      <w:marLeft w:val="0"/>
      <w:marRight w:val="0"/>
      <w:marTop w:val="0"/>
      <w:marBottom w:val="0"/>
      <w:divBdr>
        <w:top w:val="none" w:sz="0" w:space="0" w:color="auto"/>
        <w:left w:val="none" w:sz="0" w:space="0" w:color="auto"/>
        <w:bottom w:val="none" w:sz="0" w:space="0" w:color="auto"/>
        <w:right w:val="none" w:sz="0" w:space="0" w:color="auto"/>
      </w:divBdr>
    </w:div>
    <w:div w:id="157500945">
      <w:bodyDiv w:val="1"/>
      <w:marLeft w:val="0"/>
      <w:marRight w:val="0"/>
      <w:marTop w:val="0"/>
      <w:marBottom w:val="0"/>
      <w:divBdr>
        <w:top w:val="none" w:sz="0" w:space="0" w:color="auto"/>
        <w:left w:val="none" w:sz="0" w:space="0" w:color="auto"/>
        <w:bottom w:val="none" w:sz="0" w:space="0" w:color="auto"/>
        <w:right w:val="none" w:sz="0" w:space="0" w:color="auto"/>
      </w:divBdr>
      <w:divsChild>
        <w:div w:id="100748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846291698">
          <w:blockQuote w:val="1"/>
          <w:marLeft w:val="0"/>
          <w:marRight w:val="0"/>
          <w:marTop w:val="0"/>
          <w:marBottom w:val="240"/>
          <w:divBdr>
            <w:top w:val="none" w:sz="0" w:space="0" w:color="auto"/>
            <w:left w:val="single" w:sz="24" w:space="12" w:color="DFE2E5"/>
            <w:bottom w:val="none" w:sz="0" w:space="0" w:color="auto"/>
            <w:right w:val="none" w:sz="0" w:space="0" w:color="auto"/>
          </w:divBdr>
        </w:div>
        <w:div w:id="2074616054">
          <w:blockQuote w:val="1"/>
          <w:marLeft w:val="0"/>
          <w:marRight w:val="0"/>
          <w:marTop w:val="0"/>
          <w:marBottom w:val="240"/>
          <w:divBdr>
            <w:top w:val="none" w:sz="0" w:space="0" w:color="auto"/>
            <w:left w:val="single" w:sz="24" w:space="12" w:color="DFE2E5"/>
            <w:bottom w:val="none" w:sz="0" w:space="0" w:color="auto"/>
            <w:right w:val="none" w:sz="0" w:space="0" w:color="auto"/>
          </w:divBdr>
        </w:div>
        <w:div w:id="6969702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4464501">
      <w:bodyDiv w:val="1"/>
      <w:marLeft w:val="0"/>
      <w:marRight w:val="0"/>
      <w:marTop w:val="0"/>
      <w:marBottom w:val="0"/>
      <w:divBdr>
        <w:top w:val="none" w:sz="0" w:space="0" w:color="auto"/>
        <w:left w:val="none" w:sz="0" w:space="0" w:color="auto"/>
        <w:bottom w:val="none" w:sz="0" w:space="0" w:color="auto"/>
        <w:right w:val="none" w:sz="0" w:space="0" w:color="auto"/>
      </w:divBdr>
    </w:div>
    <w:div w:id="226302733">
      <w:bodyDiv w:val="1"/>
      <w:marLeft w:val="0"/>
      <w:marRight w:val="0"/>
      <w:marTop w:val="0"/>
      <w:marBottom w:val="0"/>
      <w:divBdr>
        <w:top w:val="none" w:sz="0" w:space="0" w:color="auto"/>
        <w:left w:val="none" w:sz="0" w:space="0" w:color="auto"/>
        <w:bottom w:val="none" w:sz="0" w:space="0" w:color="auto"/>
        <w:right w:val="none" w:sz="0" w:space="0" w:color="auto"/>
      </w:divBdr>
    </w:div>
    <w:div w:id="227807398">
      <w:bodyDiv w:val="1"/>
      <w:marLeft w:val="0"/>
      <w:marRight w:val="0"/>
      <w:marTop w:val="0"/>
      <w:marBottom w:val="0"/>
      <w:divBdr>
        <w:top w:val="none" w:sz="0" w:space="0" w:color="auto"/>
        <w:left w:val="none" w:sz="0" w:space="0" w:color="auto"/>
        <w:bottom w:val="none" w:sz="0" w:space="0" w:color="auto"/>
        <w:right w:val="none" w:sz="0" w:space="0" w:color="auto"/>
      </w:divBdr>
    </w:div>
    <w:div w:id="256449353">
      <w:bodyDiv w:val="1"/>
      <w:marLeft w:val="0"/>
      <w:marRight w:val="0"/>
      <w:marTop w:val="0"/>
      <w:marBottom w:val="0"/>
      <w:divBdr>
        <w:top w:val="none" w:sz="0" w:space="0" w:color="auto"/>
        <w:left w:val="none" w:sz="0" w:space="0" w:color="auto"/>
        <w:bottom w:val="none" w:sz="0" w:space="0" w:color="auto"/>
        <w:right w:val="none" w:sz="0" w:space="0" w:color="auto"/>
      </w:divBdr>
    </w:div>
    <w:div w:id="262034679">
      <w:bodyDiv w:val="1"/>
      <w:marLeft w:val="0"/>
      <w:marRight w:val="0"/>
      <w:marTop w:val="0"/>
      <w:marBottom w:val="0"/>
      <w:divBdr>
        <w:top w:val="none" w:sz="0" w:space="0" w:color="auto"/>
        <w:left w:val="none" w:sz="0" w:space="0" w:color="auto"/>
        <w:bottom w:val="none" w:sz="0" w:space="0" w:color="auto"/>
        <w:right w:val="none" w:sz="0" w:space="0" w:color="auto"/>
      </w:divBdr>
    </w:div>
    <w:div w:id="305209321">
      <w:bodyDiv w:val="1"/>
      <w:marLeft w:val="0"/>
      <w:marRight w:val="0"/>
      <w:marTop w:val="0"/>
      <w:marBottom w:val="0"/>
      <w:divBdr>
        <w:top w:val="none" w:sz="0" w:space="0" w:color="auto"/>
        <w:left w:val="none" w:sz="0" w:space="0" w:color="auto"/>
        <w:bottom w:val="none" w:sz="0" w:space="0" w:color="auto"/>
        <w:right w:val="none" w:sz="0" w:space="0" w:color="auto"/>
      </w:divBdr>
    </w:div>
    <w:div w:id="306012485">
      <w:bodyDiv w:val="1"/>
      <w:marLeft w:val="0"/>
      <w:marRight w:val="0"/>
      <w:marTop w:val="0"/>
      <w:marBottom w:val="0"/>
      <w:divBdr>
        <w:top w:val="none" w:sz="0" w:space="0" w:color="auto"/>
        <w:left w:val="none" w:sz="0" w:space="0" w:color="auto"/>
        <w:bottom w:val="none" w:sz="0" w:space="0" w:color="auto"/>
        <w:right w:val="none" w:sz="0" w:space="0" w:color="auto"/>
      </w:divBdr>
    </w:div>
    <w:div w:id="334192945">
      <w:bodyDiv w:val="1"/>
      <w:marLeft w:val="0"/>
      <w:marRight w:val="0"/>
      <w:marTop w:val="0"/>
      <w:marBottom w:val="0"/>
      <w:divBdr>
        <w:top w:val="none" w:sz="0" w:space="0" w:color="auto"/>
        <w:left w:val="none" w:sz="0" w:space="0" w:color="auto"/>
        <w:bottom w:val="none" w:sz="0" w:space="0" w:color="auto"/>
        <w:right w:val="none" w:sz="0" w:space="0" w:color="auto"/>
      </w:divBdr>
    </w:div>
    <w:div w:id="385876460">
      <w:bodyDiv w:val="1"/>
      <w:marLeft w:val="0"/>
      <w:marRight w:val="0"/>
      <w:marTop w:val="0"/>
      <w:marBottom w:val="0"/>
      <w:divBdr>
        <w:top w:val="none" w:sz="0" w:space="0" w:color="auto"/>
        <w:left w:val="none" w:sz="0" w:space="0" w:color="auto"/>
        <w:bottom w:val="none" w:sz="0" w:space="0" w:color="auto"/>
        <w:right w:val="none" w:sz="0" w:space="0" w:color="auto"/>
      </w:divBdr>
    </w:div>
    <w:div w:id="388920242">
      <w:bodyDiv w:val="1"/>
      <w:marLeft w:val="0"/>
      <w:marRight w:val="0"/>
      <w:marTop w:val="0"/>
      <w:marBottom w:val="0"/>
      <w:divBdr>
        <w:top w:val="none" w:sz="0" w:space="0" w:color="auto"/>
        <w:left w:val="none" w:sz="0" w:space="0" w:color="auto"/>
        <w:bottom w:val="none" w:sz="0" w:space="0" w:color="auto"/>
        <w:right w:val="none" w:sz="0" w:space="0" w:color="auto"/>
      </w:divBdr>
    </w:div>
    <w:div w:id="444735990">
      <w:bodyDiv w:val="1"/>
      <w:marLeft w:val="0"/>
      <w:marRight w:val="0"/>
      <w:marTop w:val="0"/>
      <w:marBottom w:val="0"/>
      <w:divBdr>
        <w:top w:val="none" w:sz="0" w:space="0" w:color="auto"/>
        <w:left w:val="none" w:sz="0" w:space="0" w:color="auto"/>
        <w:bottom w:val="none" w:sz="0" w:space="0" w:color="auto"/>
        <w:right w:val="none" w:sz="0" w:space="0" w:color="auto"/>
      </w:divBdr>
    </w:div>
    <w:div w:id="476849213">
      <w:bodyDiv w:val="1"/>
      <w:marLeft w:val="0"/>
      <w:marRight w:val="0"/>
      <w:marTop w:val="0"/>
      <w:marBottom w:val="0"/>
      <w:divBdr>
        <w:top w:val="none" w:sz="0" w:space="0" w:color="auto"/>
        <w:left w:val="none" w:sz="0" w:space="0" w:color="auto"/>
        <w:bottom w:val="none" w:sz="0" w:space="0" w:color="auto"/>
        <w:right w:val="none" w:sz="0" w:space="0" w:color="auto"/>
      </w:divBdr>
    </w:div>
    <w:div w:id="524902043">
      <w:bodyDiv w:val="1"/>
      <w:marLeft w:val="0"/>
      <w:marRight w:val="0"/>
      <w:marTop w:val="0"/>
      <w:marBottom w:val="0"/>
      <w:divBdr>
        <w:top w:val="none" w:sz="0" w:space="0" w:color="auto"/>
        <w:left w:val="none" w:sz="0" w:space="0" w:color="auto"/>
        <w:bottom w:val="none" w:sz="0" w:space="0" w:color="auto"/>
        <w:right w:val="none" w:sz="0" w:space="0" w:color="auto"/>
      </w:divBdr>
    </w:div>
    <w:div w:id="550312558">
      <w:bodyDiv w:val="1"/>
      <w:marLeft w:val="0"/>
      <w:marRight w:val="0"/>
      <w:marTop w:val="0"/>
      <w:marBottom w:val="0"/>
      <w:divBdr>
        <w:top w:val="none" w:sz="0" w:space="0" w:color="auto"/>
        <w:left w:val="none" w:sz="0" w:space="0" w:color="auto"/>
        <w:bottom w:val="none" w:sz="0" w:space="0" w:color="auto"/>
        <w:right w:val="none" w:sz="0" w:space="0" w:color="auto"/>
      </w:divBdr>
    </w:div>
    <w:div w:id="584539348">
      <w:bodyDiv w:val="1"/>
      <w:marLeft w:val="0"/>
      <w:marRight w:val="0"/>
      <w:marTop w:val="0"/>
      <w:marBottom w:val="0"/>
      <w:divBdr>
        <w:top w:val="none" w:sz="0" w:space="0" w:color="auto"/>
        <w:left w:val="none" w:sz="0" w:space="0" w:color="auto"/>
        <w:bottom w:val="none" w:sz="0" w:space="0" w:color="auto"/>
        <w:right w:val="none" w:sz="0" w:space="0" w:color="auto"/>
      </w:divBdr>
    </w:div>
    <w:div w:id="623578192">
      <w:bodyDiv w:val="1"/>
      <w:marLeft w:val="0"/>
      <w:marRight w:val="0"/>
      <w:marTop w:val="0"/>
      <w:marBottom w:val="0"/>
      <w:divBdr>
        <w:top w:val="none" w:sz="0" w:space="0" w:color="auto"/>
        <w:left w:val="none" w:sz="0" w:space="0" w:color="auto"/>
        <w:bottom w:val="none" w:sz="0" w:space="0" w:color="auto"/>
        <w:right w:val="none" w:sz="0" w:space="0" w:color="auto"/>
      </w:divBdr>
    </w:div>
    <w:div w:id="651568299">
      <w:bodyDiv w:val="1"/>
      <w:marLeft w:val="0"/>
      <w:marRight w:val="0"/>
      <w:marTop w:val="0"/>
      <w:marBottom w:val="0"/>
      <w:divBdr>
        <w:top w:val="none" w:sz="0" w:space="0" w:color="auto"/>
        <w:left w:val="none" w:sz="0" w:space="0" w:color="auto"/>
        <w:bottom w:val="none" w:sz="0" w:space="0" w:color="auto"/>
        <w:right w:val="none" w:sz="0" w:space="0" w:color="auto"/>
      </w:divBdr>
    </w:div>
    <w:div w:id="685785730">
      <w:bodyDiv w:val="1"/>
      <w:marLeft w:val="0"/>
      <w:marRight w:val="0"/>
      <w:marTop w:val="0"/>
      <w:marBottom w:val="0"/>
      <w:divBdr>
        <w:top w:val="none" w:sz="0" w:space="0" w:color="auto"/>
        <w:left w:val="none" w:sz="0" w:space="0" w:color="auto"/>
        <w:bottom w:val="none" w:sz="0" w:space="0" w:color="auto"/>
        <w:right w:val="none" w:sz="0" w:space="0" w:color="auto"/>
      </w:divBdr>
    </w:div>
    <w:div w:id="699286787">
      <w:bodyDiv w:val="1"/>
      <w:marLeft w:val="0"/>
      <w:marRight w:val="0"/>
      <w:marTop w:val="0"/>
      <w:marBottom w:val="0"/>
      <w:divBdr>
        <w:top w:val="none" w:sz="0" w:space="0" w:color="auto"/>
        <w:left w:val="none" w:sz="0" w:space="0" w:color="auto"/>
        <w:bottom w:val="none" w:sz="0" w:space="0" w:color="auto"/>
        <w:right w:val="none" w:sz="0" w:space="0" w:color="auto"/>
      </w:divBdr>
    </w:div>
    <w:div w:id="741021430">
      <w:bodyDiv w:val="1"/>
      <w:marLeft w:val="0"/>
      <w:marRight w:val="0"/>
      <w:marTop w:val="0"/>
      <w:marBottom w:val="0"/>
      <w:divBdr>
        <w:top w:val="none" w:sz="0" w:space="0" w:color="auto"/>
        <w:left w:val="none" w:sz="0" w:space="0" w:color="auto"/>
        <w:bottom w:val="none" w:sz="0" w:space="0" w:color="auto"/>
        <w:right w:val="none" w:sz="0" w:space="0" w:color="auto"/>
      </w:divBdr>
    </w:div>
    <w:div w:id="783689994">
      <w:bodyDiv w:val="1"/>
      <w:marLeft w:val="0"/>
      <w:marRight w:val="0"/>
      <w:marTop w:val="0"/>
      <w:marBottom w:val="0"/>
      <w:divBdr>
        <w:top w:val="none" w:sz="0" w:space="0" w:color="auto"/>
        <w:left w:val="none" w:sz="0" w:space="0" w:color="auto"/>
        <w:bottom w:val="none" w:sz="0" w:space="0" w:color="auto"/>
        <w:right w:val="none" w:sz="0" w:space="0" w:color="auto"/>
      </w:divBdr>
    </w:div>
    <w:div w:id="934635911">
      <w:bodyDiv w:val="1"/>
      <w:marLeft w:val="0"/>
      <w:marRight w:val="0"/>
      <w:marTop w:val="0"/>
      <w:marBottom w:val="0"/>
      <w:divBdr>
        <w:top w:val="none" w:sz="0" w:space="0" w:color="auto"/>
        <w:left w:val="none" w:sz="0" w:space="0" w:color="auto"/>
        <w:bottom w:val="none" w:sz="0" w:space="0" w:color="auto"/>
        <w:right w:val="none" w:sz="0" w:space="0" w:color="auto"/>
      </w:divBdr>
    </w:div>
    <w:div w:id="946737536">
      <w:bodyDiv w:val="1"/>
      <w:marLeft w:val="0"/>
      <w:marRight w:val="0"/>
      <w:marTop w:val="0"/>
      <w:marBottom w:val="0"/>
      <w:divBdr>
        <w:top w:val="none" w:sz="0" w:space="0" w:color="auto"/>
        <w:left w:val="none" w:sz="0" w:space="0" w:color="auto"/>
        <w:bottom w:val="none" w:sz="0" w:space="0" w:color="auto"/>
        <w:right w:val="none" w:sz="0" w:space="0" w:color="auto"/>
      </w:divBdr>
    </w:div>
    <w:div w:id="998465116">
      <w:bodyDiv w:val="1"/>
      <w:marLeft w:val="0"/>
      <w:marRight w:val="0"/>
      <w:marTop w:val="0"/>
      <w:marBottom w:val="0"/>
      <w:divBdr>
        <w:top w:val="none" w:sz="0" w:space="0" w:color="auto"/>
        <w:left w:val="none" w:sz="0" w:space="0" w:color="auto"/>
        <w:bottom w:val="none" w:sz="0" w:space="0" w:color="auto"/>
        <w:right w:val="none" w:sz="0" w:space="0" w:color="auto"/>
      </w:divBdr>
    </w:div>
    <w:div w:id="1036857740">
      <w:bodyDiv w:val="1"/>
      <w:marLeft w:val="0"/>
      <w:marRight w:val="0"/>
      <w:marTop w:val="0"/>
      <w:marBottom w:val="0"/>
      <w:divBdr>
        <w:top w:val="none" w:sz="0" w:space="0" w:color="auto"/>
        <w:left w:val="none" w:sz="0" w:space="0" w:color="auto"/>
        <w:bottom w:val="none" w:sz="0" w:space="0" w:color="auto"/>
        <w:right w:val="none" w:sz="0" w:space="0" w:color="auto"/>
      </w:divBdr>
    </w:div>
    <w:div w:id="1164391262">
      <w:bodyDiv w:val="1"/>
      <w:marLeft w:val="0"/>
      <w:marRight w:val="0"/>
      <w:marTop w:val="0"/>
      <w:marBottom w:val="0"/>
      <w:divBdr>
        <w:top w:val="none" w:sz="0" w:space="0" w:color="auto"/>
        <w:left w:val="none" w:sz="0" w:space="0" w:color="auto"/>
        <w:bottom w:val="none" w:sz="0" w:space="0" w:color="auto"/>
        <w:right w:val="none" w:sz="0" w:space="0" w:color="auto"/>
      </w:divBdr>
    </w:div>
    <w:div w:id="1204752329">
      <w:bodyDiv w:val="1"/>
      <w:marLeft w:val="0"/>
      <w:marRight w:val="0"/>
      <w:marTop w:val="0"/>
      <w:marBottom w:val="0"/>
      <w:divBdr>
        <w:top w:val="none" w:sz="0" w:space="0" w:color="auto"/>
        <w:left w:val="none" w:sz="0" w:space="0" w:color="auto"/>
        <w:bottom w:val="none" w:sz="0" w:space="0" w:color="auto"/>
        <w:right w:val="none" w:sz="0" w:space="0" w:color="auto"/>
      </w:divBdr>
    </w:div>
    <w:div w:id="1387954050">
      <w:bodyDiv w:val="1"/>
      <w:marLeft w:val="0"/>
      <w:marRight w:val="0"/>
      <w:marTop w:val="0"/>
      <w:marBottom w:val="0"/>
      <w:divBdr>
        <w:top w:val="none" w:sz="0" w:space="0" w:color="auto"/>
        <w:left w:val="none" w:sz="0" w:space="0" w:color="auto"/>
        <w:bottom w:val="none" w:sz="0" w:space="0" w:color="auto"/>
        <w:right w:val="none" w:sz="0" w:space="0" w:color="auto"/>
      </w:divBdr>
    </w:div>
    <w:div w:id="1517764856">
      <w:bodyDiv w:val="1"/>
      <w:marLeft w:val="0"/>
      <w:marRight w:val="0"/>
      <w:marTop w:val="0"/>
      <w:marBottom w:val="0"/>
      <w:divBdr>
        <w:top w:val="none" w:sz="0" w:space="0" w:color="auto"/>
        <w:left w:val="none" w:sz="0" w:space="0" w:color="auto"/>
        <w:bottom w:val="none" w:sz="0" w:space="0" w:color="auto"/>
        <w:right w:val="none" w:sz="0" w:space="0" w:color="auto"/>
      </w:divBdr>
    </w:div>
    <w:div w:id="1561357270">
      <w:bodyDiv w:val="1"/>
      <w:marLeft w:val="0"/>
      <w:marRight w:val="0"/>
      <w:marTop w:val="0"/>
      <w:marBottom w:val="0"/>
      <w:divBdr>
        <w:top w:val="none" w:sz="0" w:space="0" w:color="auto"/>
        <w:left w:val="none" w:sz="0" w:space="0" w:color="auto"/>
        <w:bottom w:val="none" w:sz="0" w:space="0" w:color="auto"/>
        <w:right w:val="none" w:sz="0" w:space="0" w:color="auto"/>
      </w:divBdr>
      <w:divsChild>
        <w:div w:id="1145850928">
          <w:marLeft w:val="0"/>
          <w:marRight w:val="0"/>
          <w:marTop w:val="0"/>
          <w:marBottom w:val="0"/>
          <w:divBdr>
            <w:top w:val="none" w:sz="0" w:space="0" w:color="auto"/>
            <w:left w:val="none" w:sz="0" w:space="0" w:color="auto"/>
            <w:bottom w:val="none" w:sz="0" w:space="0" w:color="auto"/>
            <w:right w:val="none" w:sz="0" w:space="0" w:color="auto"/>
          </w:divBdr>
        </w:div>
      </w:divsChild>
    </w:div>
    <w:div w:id="1579900841">
      <w:bodyDiv w:val="1"/>
      <w:marLeft w:val="0"/>
      <w:marRight w:val="0"/>
      <w:marTop w:val="0"/>
      <w:marBottom w:val="0"/>
      <w:divBdr>
        <w:top w:val="none" w:sz="0" w:space="0" w:color="auto"/>
        <w:left w:val="none" w:sz="0" w:space="0" w:color="auto"/>
        <w:bottom w:val="none" w:sz="0" w:space="0" w:color="auto"/>
        <w:right w:val="none" w:sz="0" w:space="0" w:color="auto"/>
      </w:divBdr>
    </w:div>
    <w:div w:id="1972245646">
      <w:bodyDiv w:val="1"/>
      <w:marLeft w:val="0"/>
      <w:marRight w:val="0"/>
      <w:marTop w:val="0"/>
      <w:marBottom w:val="0"/>
      <w:divBdr>
        <w:top w:val="none" w:sz="0" w:space="0" w:color="auto"/>
        <w:left w:val="none" w:sz="0" w:space="0" w:color="auto"/>
        <w:bottom w:val="none" w:sz="0" w:space="0" w:color="auto"/>
        <w:right w:val="none" w:sz="0" w:space="0" w:color="auto"/>
      </w:divBdr>
    </w:div>
    <w:div w:id="209204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kaggle.com/c/word2vec-nlp-tutorial/details/part-2-word-vectors" TargetMode="External"/><Relationship Id="rId3182" Type="http://schemas.openxmlformats.org/officeDocument/2006/relationships/hyperlink" Target="http://konect.uni-koblenz.de/" TargetMode="External"/><Relationship Id="rId4026" Type="http://schemas.openxmlformats.org/officeDocument/2006/relationships/hyperlink" Target="http://jumpzero.com/frank/" TargetMode="External"/><Relationship Id="rId4233" Type="http://schemas.openxmlformats.org/officeDocument/2006/relationships/hyperlink" Target="https://github.com/pojala/electrino" TargetMode="External"/><Relationship Id="rId4440" Type="http://schemas.openxmlformats.org/officeDocument/2006/relationships/hyperlink" Target="http://macitbetter.com/BetterZip-Quick-Look-Generator/" TargetMode="External"/><Relationship Id="rId3042" Type="http://schemas.openxmlformats.org/officeDocument/2006/relationships/hyperlink" Target="http://flink.apache.org/" TargetMode="External"/><Relationship Id="rId3999" Type="http://schemas.openxmlformats.org/officeDocument/2006/relationships/hyperlink" Target="http://pencil.evolus.vn/" TargetMode="External"/><Relationship Id="rId4300" Type="http://schemas.openxmlformats.org/officeDocument/2006/relationships/hyperlink" Target="https://github.com/qiuyuzhou/ShadowsocksX-NG" TargetMode="External"/><Relationship Id="rId170" Type="http://schemas.openxmlformats.org/officeDocument/2006/relationships/hyperlink" Target="https://www.cs.swarthmore.edu/~jpolitz/cs91/s15/s_labs.html" TargetMode="External"/><Relationship Id="rId3859" Type="http://schemas.openxmlformats.org/officeDocument/2006/relationships/hyperlink" Target="https://github.com/shockone/black-screen" TargetMode="External"/><Relationship Id="rId5074" Type="http://schemas.openxmlformats.org/officeDocument/2006/relationships/hyperlink" Target="https://github.com/ZuzooVn/machine-learning-for-software-engineers" TargetMode="External"/><Relationship Id="rId5281" Type="http://schemas.openxmlformats.org/officeDocument/2006/relationships/control" Target="activeX/activeX84.xml"/><Relationship Id="rId987" Type="http://schemas.openxmlformats.org/officeDocument/2006/relationships/hyperlink" Target="https://arxiv.org/pdf/1611.07004v1.pdf" TargetMode="External"/><Relationship Id="rId2668" Type="http://schemas.openxmlformats.org/officeDocument/2006/relationships/hyperlink" Target="https://github.com/ukoethe/vigra" TargetMode="External"/><Relationship Id="rId2875" Type="http://schemas.openxmlformats.org/officeDocument/2006/relationships/hyperlink" Target="https://github.com/zygmuntz/kaggle-blackbox" TargetMode="External"/><Relationship Id="rId3719" Type="http://schemas.openxmlformats.org/officeDocument/2006/relationships/hyperlink" Target="https://github.com/jaywcjlove/awesome-mac" TargetMode="External"/><Relationship Id="rId3926" Type="http://schemas.openxmlformats.org/officeDocument/2006/relationships/hyperlink" Target="http://www.litixsoft.de/english/mms/" TargetMode="External"/><Relationship Id="rId4090" Type="http://schemas.openxmlformats.org/officeDocument/2006/relationships/hyperlink" Target="https://weechat.org/" TargetMode="External"/><Relationship Id="rId847" Type="http://schemas.openxmlformats.org/officeDocument/2006/relationships/hyperlink" Target="http://www.springer.com/journal/13740" TargetMode="External"/><Relationship Id="rId1477" Type="http://schemas.openxmlformats.org/officeDocument/2006/relationships/hyperlink" Target="https://github.com/ujjwalkarn/Machine-Learning-Tutorials" TargetMode="External"/><Relationship Id="rId1684" Type="http://schemas.openxmlformats.org/officeDocument/2006/relationships/hyperlink" Target="https://github.com/torch/tutorials" TargetMode="External"/><Relationship Id="rId1891" Type="http://schemas.openxmlformats.org/officeDocument/2006/relationships/hyperlink" Target="http://www.statsoft.com/Textbook/CHAID-Analysis" TargetMode="External"/><Relationship Id="rId2528" Type="http://schemas.openxmlformats.org/officeDocument/2006/relationships/hyperlink" Target="https://github.com/JuliaStats/Clustering.jl" TargetMode="External"/><Relationship Id="rId2735" Type="http://schemas.openxmlformats.org/officeDocument/2006/relationships/hyperlink" Target="https://github.com/pybrain/pybrain" TargetMode="External"/><Relationship Id="rId2942" Type="http://schemas.openxmlformats.org/officeDocument/2006/relationships/hyperlink" Target="http://cran.r-project.org/web/packages/elasticnet/index.html" TargetMode="External"/><Relationship Id="rId5141" Type="http://schemas.openxmlformats.org/officeDocument/2006/relationships/hyperlink" Target="https://medium.com/@ageitgey/abusing-generative-adversarial-networks-to-make-8-bit-pixel-art-e45d9b96cee7" TargetMode="External"/><Relationship Id="rId707" Type="http://schemas.openxmlformats.org/officeDocument/2006/relationships/hyperlink" Target="http://www.cs.cornell.edu/courses/CS5150/2014fa/assignments.html" TargetMode="External"/><Relationship Id="rId914" Type="http://schemas.openxmlformats.org/officeDocument/2006/relationships/hyperlink" Target="http://info.usherbrooke.ca/hlarochelle/neural_networks/content.html" TargetMode="External"/><Relationship Id="rId1337" Type="http://schemas.openxmlformats.org/officeDocument/2006/relationships/hyperlink" Target="http://arxiv.org/pdf/1502.03167" TargetMode="External"/><Relationship Id="rId1544" Type="http://schemas.openxmlformats.org/officeDocument/2006/relationships/hyperlink" Target="http://karpathy.github.io/" TargetMode="External"/><Relationship Id="rId1751" Type="http://schemas.openxmlformats.org/officeDocument/2006/relationships/hyperlink" Target="http://googleresearch.blogspot.ch/2015/09/google-voice-search-faster-and-more.html" TargetMode="External"/><Relationship Id="rId2802" Type="http://schemas.openxmlformats.org/officeDocument/2006/relationships/hyperlink" Target="https://github.com/wrobstory/vincent" TargetMode="External"/><Relationship Id="rId5001" Type="http://schemas.openxmlformats.org/officeDocument/2006/relationships/hyperlink" Target="http://db.disi.unitn.eu/pages/VLDBProgram/pdf/industry/p734-akidau.pdf" TargetMode="External"/><Relationship Id="rId43" Type="http://schemas.openxmlformats.org/officeDocument/2006/relationships/image" Target="media/image3.png"/><Relationship Id="rId1404" Type="http://schemas.openxmlformats.org/officeDocument/2006/relationships/hyperlink" Target="http://arxiv.org/pdf/1501.04587" TargetMode="External"/><Relationship Id="rId1611" Type="http://schemas.openxmlformats.org/officeDocument/2006/relationships/hyperlink" Target="http://stuartlacy.co.uk/04022016-crossvalidation" TargetMode="External"/><Relationship Id="rId4767" Type="http://schemas.openxmlformats.org/officeDocument/2006/relationships/hyperlink" Target="https://github.com/spring-projects/spring-xd" TargetMode="External"/><Relationship Id="rId3369" Type="http://schemas.openxmlformats.org/officeDocument/2006/relationships/hyperlink" Target="https://github.com/google/mcafp" TargetMode="External"/><Relationship Id="rId3576" Type="http://schemas.openxmlformats.org/officeDocument/2006/relationships/hyperlink" Target="https://github.com/guillaume-chevalier/seq2seq-signal-prediction" TargetMode="External"/><Relationship Id="rId4627" Type="http://schemas.openxmlformats.org/officeDocument/2006/relationships/hyperlink" Target="https://github.com/tidwall/summitdb" TargetMode="External"/><Relationship Id="rId4974" Type="http://schemas.openxmlformats.org/officeDocument/2006/relationships/hyperlink" Target="https://github.com/apache/incubator-superset" TargetMode="External"/><Relationship Id="rId497" Type="http://schemas.openxmlformats.org/officeDocument/2006/relationships/hyperlink" Target="http://cs224d.stanford.edu/syllabus.html" TargetMode="External"/><Relationship Id="rId2178" Type="http://schemas.openxmlformats.org/officeDocument/2006/relationships/hyperlink" Target="https://github.com/josephmisiti/awesome-machine-learning/blob/master/courses.md" TargetMode="External"/><Relationship Id="rId2385" Type="http://schemas.openxmlformats.org/officeDocument/2006/relationships/hyperlink" Target="https://github.com/ajtulloch/haskell-ml" TargetMode="External"/><Relationship Id="rId3229" Type="http://schemas.openxmlformats.org/officeDocument/2006/relationships/hyperlink" Target="http://www.econostatistics.co.za/" TargetMode="External"/><Relationship Id="rId3783" Type="http://schemas.openxmlformats.org/officeDocument/2006/relationships/hyperlink" Target="https://itunes.apple.com/app/id1102004240?ls=1&amp;mt=12&amp;at=1000lv4R&amp;ct=iHosts_me" TargetMode="External"/><Relationship Id="rId3990" Type="http://schemas.openxmlformats.org/officeDocument/2006/relationships/hyperlink" Target="http://pixelperfect-app.com/" TargetMode="External"/><Relationship Id="rId4834" Type="http://schemas.openxmlformats.org/officeDocument/2006/relationships/hyperlink" Target="http://www.wired.com/2012/08/facebook-prism/" TargetMode="External"/><Relationship Id="rId357" Type="http://schemas.openxmlformats.org/officeDocument/2006/relationships/hyperlink" Target="http://www.cs.cornell.edu/courses/CS3110/2014fa/" TargetMode="External"/><Relationship Id="rId1194" Type="http://schemas.openxmlformats.org/officeDocument/2006/relationships/hyperlink" Target="http://ltpwww.gsfc.nasa.gov/MODIS/MAS/" TargetMode="External"/><Relationship Id="rId2038" Type="http://schemas.openxmlformats.org/officeDocument/2006/relationships/hyperlink" Target="https://nbviewer.jupyter.org/github/donnemartin/data-science-ipython-notebooks/blob/master/deep-learning/keras-tutorial/3.1%20Unsupervised%20Learning%20-%20AutoEncoders%20and%20Embeddings.ipynb" TargetMode="External"/><Relationship Id="rId2592" Type="http://schemas.openxmlformats.org/officeDocument/2006/relationships/hyperlink" Target="https://github.com/marcoscoffier/lua---sfm" TargetMode="External"/><Relationship Id="rId3436" Type="http://schemas.openxmlformats.org/officeDocument/2006/relationships/hyperlink" Target="http://eric.ed.gov/" TargetMode="External"/><Relationship Id="rId3643" Type="http://schemas.openxmlformats.org/officeDocument/2006/relationships/hyperlink" Target="https://github.com/ethereon/caffe-tensorflow" TargetMode="External"/><Relationship Id="rId3850" Type="http://schemas.openxmlformats.org/officeDocument/2006/relationships/hyperlink" Target="https://github.com/nicolargo/glances" TargetMode="External"/><Relationship Id="rId4901" Type="http://schemas.openxmlformats.org/officeDocument/2006/relationships/hyperlink" Target="http://www.stormdb.com/community/stado" TargetMode="External"/><Relationship Id="rId217" Type="http://schemas.openxmlformats.org/officeDocument/2006/relationships/hyperlink" Target="http://www.cs.cornell.edu/courses/CS4120/2013fa/overview.html" TargetMode="External"/><Relationship Id="rId564" Type="http://schemas.openxmlformats.org/officeDocument/2006/relationships/hyperlink" Target="http://web.stanford.edu/class/cs276/index.html" TargetMode="External"/><Relationship Id="rId771" Type="http://schemas.openxmlformats.org/officeDocument/2006/relationships/hyperlink" Target="https://github.com/owainlewis/awesome-artificial-intelligence" TargetMode="External"/><Relationship Id="rId2245" Type="http://schemas.openxmlformats.org/officeDocument/2006/relationships/hyperlink" Target="https://github.com/josephmisiti/awesome-machine-learning" TargetMode="External"/><Relationship Id="rId2452" Type="http://schemas.openxmlformats.org/officeDocument/2006/relationships/hyperlink" Target="https://github.com/loadfive/Knwl.js" TargetMode="External"/><Relationship Id="rId3503" Type="http://schemas.openxmlformats.org/officeDocument/2006/relationships/hyperlink" Target="http://esango.un.org/civilsociety/" TargetMode="External"/><Relationship Id="rId3710" Type="http://schemas.openxmlformats.org/officeDocument/2006/relationships/hyperlink" Target="https://github.com/jaywcjlove/awesome-mac" TargetMode="External"/><Relationship Id="rId424" Type="http://schemas.openxmlformats.org/officeDocument/2006/relationships/hyperlink" Target="http://www.cs.cornell.edu/courses/CS1110/2014fa/assignments/index.php" TargetMode="External"/><Relationship Id="rId631" Type="http://schemas.openxmlformats.org/officeDocument/2006/relationships/hyperlink" Target="http://crcv.ucf.edu/courses/CAP5415/Fall2014/index.php" TargetMode="External"/><Relationship Id="rId1054" Type="http://schemas.openxmlformats.org/officeDocument/2006/relationships/hyperlink" Target="http://cs.stanford.edu/~jngiam/" TargetMode="External"/><Relationship Id="rId1261" Type="http://schemas.openxmlformats.org/officeDocument/2006/relationships/hyperlink" Target="https://github.com/NVIDIA/DIGITS" TargetMode="External"/><Relationship Id="rId2105" Type="http://schemas.openxmlformats.org/officeDocument/2006/relationships/hyperlink" Target="http://nbviewer.jupyter.org/github/donnemartin/data-science-ipython-notebooks/blob/master/numpy/02.07-Fancy-Indexing.ipynb" TargetMode="External"/><Relationship Id="rId2312" Type="http://schemas.openxmlformats.org/officeDocument/2006/relationships/hyperlink" Target="https://mldb.ai/" TargetMode="External"/><Relationship Id="rId1121" Type="http://schemas.openxmlformats.org/officeDocument/2006/relationships/hyperlink" Target="http://www.ai.sri.com/" TargetMode="External"/><Relationship Id="rId4277" Type="http://schemas.openxmlformats.org/officeDocument/2006/relationships/hyperlink" Target="https://github.com/rime" TargetMode="External"/><Relationship Id="rId4484" Type="http://schemas.openxmlformats.org/officeDocument/2006/relationships/hyperlink" Target="https://github.com/onurakpolat/awesome-bigdata" TargetMode="External"/><Relationship Id="rId4691" Type="http://schemas.openxmlformats.org/officeDocument/2006/relationships/hyperlink" Target="https://github.com/pingcap/tidb" TargetMode="External"/><Relationship Id="rId5328" Type="http://schemas.openxmlformats.org/officeDocument/2006/relationships/hyperlink" Target="https://www.coursera.org/specializations/deep-learning" TargetMode="External"/><Relationship Id="rId3086" Type="http://schemas.openxmlformats.org/officeDocument/2006/relationships/hyperlink" Target="https://github.com/caesar0301/awesome-public-datasets" TargetMode="External"/><Relationship Id="rId3293" Type="http://schemas.openxmlformats.org/officeDocument/2006/relationships/hyperlink" Target="http://opendataforafrica.org/" TargetMode="External"/><Relationship Id="rId4137" Type="http://schemas.openxmlformats.org/officeDocument/2006/relationships/hyperlink" Target="https://bitbucket.org/mamburu/cog/" TargetMode="External"/><Relationship Id="rId4344" Type="http://schemas.openxmlformats.org/officeDocument/2006/relationships/hyperlink" Target="http://www.airserver.com/Download" TargetMode="External"/><Relationship Id="rId4551" Type="http://schemas.openxmlformats.org/officeDocument/2006/relationships/hyperlink" Target="https://github.com/Netflix/PigPen" TargetMode="External"/><Relationship Id="rId1938" Type="http://schemas.openxmlformats.org/officeDocument/2006/relationships/hyperlink" Target="http://www.chioka.in/which-is-better-boosting-or-bagging/" TargetMode="External"/><Relationship Id="rId3153" Type="http://schemas.openxmlformats.org/officeDocument/2006/relationships/hyperlink" Target="https://aviationweather.gov/adds/dataserver" TargetMode="External"/><Relationship Id="rId3360" Type="http://schemas.openxmlformats.org/officeDocument/2006/relationships/hyperlink" Target="https://github.com/snkim/AutomaticKeyphraseExtraction/" TargetMode="External"/><Relationship Id="rId4204" Type="http://schemas.openxmlformats.org/officeDocument/2006/relationships/hyperlink" Target="https://www.ulyssesapp.com/features/" TargetMode="External"/><Relationship Id="rId281" Type="http://schemas.openxmlformats.org/officeDocument/2006/relationships/hyperlink" Target="http://www-scf.usc.edu/~csci104/20142/lectures/" TargetMode="External"/><Relationship Id="rId3013" Type="http://schemas.openxmlformats.org/officeDocument/2006/relationships/hyperlink" Target="https://github.com/Azure/Azure-TDSP-Utilities" TargetMode="External"/><Relationship Id="rId4411" Type="http://schemas.openxmlformats.org/officeDocument/2006/relationships/hyperlink" Target="http://enjoygineering.com/mounty/" TargetMode="External"/><Relationship Id="rId141" Type="http://schemas.openxmlformats.org/officeDocument/2006/relationships/hyperlink" Target="http://15418.courses.cs.cmu.edu/spring2015/" TargetMode="External"/><Relationship Id="rId3220" Type="http://schemas.openxmlformats.org/officeDocument/2006/relationships/hyperlink" Target="http://marinexplore.org/" TargetMode="External"/><Relationship Id="rId7" Type="http://schemas.openxmlformats.org/officeDocument/2006/relationships/endnotes" Target="endnotes.xml"/><Relationship Id="rId2779" Type="http://schemas.openxmlformats.org/officeDocument/2006/relationships/hyperlink" Target="https://github.com/yandex/rep" TargetMode="External"/><Relationship Id="rId2986" Type="http://schemas.openxmlformats.org/officeDocument/2006/relationships/hyperlink" Target="http://cran.r-project.org/web/packages/rda/index.html" TargetMode="External"/><Relationship Id="rId5185" Type="http://schemas.openxmlformats.org/officeDocument/2006/relationships/hyperlink" Target="http://machinelearningmastery.com/a-tour-of-machine-learning-algorithms/" TargetMode="External"/><Relationship Id="rId5392" Type="http://schemas.openxmlformats.org/officeDocument/2006/relationships/hyperlink" Target="https://github.com/josephmisiti/awesome-machine-learning" TargetMode="External"/><Relationship Id="rId958" Type="http://schemas.openxmlformats.org/officeDocument/2006/relationships/hyperlink" Target="http://www.fit.vutbr.cz/~imikolov/rnnlm/thesis.pdf" TargetMode="External"/><Relationship Id="rId1588" Type="http://schemas.openxmlformats.org/officeDocument/2006/relationships/hyperlink" Target="https://en.wikipedia.org/wiki/Multicollinearity" TargetMode="External"/><Relationship Id="rId1795" Type="http://schemas.openxmlformats.org/officeDocument/2006/relationships/hyperlink" Target="http://www.matthewjockers.net/2011/09/29/the-lda-buffet-is-now-open-or-latent-dirichlet-allocation-for-english-majors/" TargetMode="External"/><Relationship Id="rId2639" Type="http://schemas.openxmlformats.org/officeDocument/2006/relationships/hyperlink" Target="https://github.com/yconst/YCML" TargetMode="External"/><Relationship Id="rId2846" Type="http://schemas.openxmlformats.org/officeDocument/2006/relationships/hyperlink" Target="https://github.com/maxsklar/BayesPy" TargetMode="External"/><Relationship Id="rId5045" Type="http://schemas.openxmlformats.org/officeDocument/2006/relationships/hyperlink" Target="https://github.com/ZuzooVn/machine-learning-for-software-engineers" TargetMode="External"/><Relationship Id="rId5252" Type="http://schemas.openxmlformats.org/officeDocument/2006/relationships/control" Target="activeX/activeX71.xml"/><Relationship Id="rId87" Type="http://schemas.openxmlformats.org/officeDocument/2006/relationships/hyperlink" Target="http://www.cs.cornell.edu/courses/CS2043/2014sp/" TargetMode="External"/><Relationship Id="rId818" Type="http://schemas.openxmlformats.org/officeDocument/2006/relationships/hyperlink" Target="http://videolectures.net/rldm2015_littman_computational_reinforcement" TargetMode="External"/><Relationship Id="rId1448" Type="http://schemas.openxmlformats.org/officeDocument/2006/relationships/hyperlink" Target="https://arxiv.org/pdf/1603.08678v1.pdf" TargetMode="External"/><Relationship Id="rId1655" Type="http://schemas.openxmlformats.org/officeDocument/2006/relationships/hyperlink" Target="http://alexminnaar.com/deep-learning-basics-neural-networks-backpropagation-and-stochastic-gradient-descent.html" TargetMode="External"/><Relationship Id="rId2706" Type="http://schemas.openxmlformats.org/officeDocument/2006/relationships/hyperlink" Target="https://github.com/aboSamoor/polyglot" TargetMode="External"/><Relationship Id="rId4061" Type="http://schemas.openxmlformats.org/officeDocument/2006/relationships/hyperlink" Target="http://electron.atom.io/" TargetMode="External"/><Relationship Id="rId5112" Type="http://schemas.openxmlformats.org/officeDocument/2006/relationships/control" Target="activeX/activeX12.xml"/><Relationship Id="rId1308" Type="http://schemas.openxmlformats.org/officeDocument/2006/relationships/hyperlink" Target="https://github.com/hexahedria/biaxial-rnn-music-composition" TargetMode="External"/><Relationship Id="rId1862" Type="http://schemas.openxmlformats.org/officeDocument/2006/relationships/hyperlink" Target="http://www.aihorizon.com/essays/generalai/decision_trees.htm" TargetMode="External"/><Relationship Id="rId2913" Type="http://schemas.openxmlformats.org/officeDocument/2006/relationships/hyperlink" Target="https://github.com/glean/glean" TargetMode="External"/><Relationship Id="rId1515" Type="http://schemas.openxmlformats.org/officeDocument/2006/relationships/hyperlink" Target="http://ai.berkeley.edu/home.html" TargetMode="External"/><Relationship Id="rId1722" Type="http://schemas.openxmlformats.org/officeDocument/2006/relationships/hyperlink" Target="http://www.wildml.com/2015/09/recurrent-neural-networks-tutorial-part-1-introduction-to-rnns/" TargetMode="External"/><Relationship Id="rId4878" Type="http://schemas.openxmlformats.org/officeDocument/2006/relationships/hyperlink" Target="https://research.google.com/pubs/pub36726.html" TargetMode="External"/><Relationship Id="rId14" Type="http://schemas.openxmlformats.org/officeDocument/2006/relationships/hyperlink" Target="https://github.com/eriklindernoren" TargetMode="External"/><Relationship Id="rId3687" Type="http://schemas.openxmlformats.org/officeDocument/2006/relationships/hyperlink" Target="https://machinelearningmastery.com/deep-learning-with-python/" TargetMode="External"/><Relationship Id="rId3894" Type="http://schemas.openxmlformats.org/officeDocument/2006/relationships/hyperlink" Target="http://www.syntevo.com/smartgit/" TargetMode="External"/><Relationship Id="rId4738" Type="http://schemas.openxmlformats.org/officeDocument/2006/relationships/hyperlink" Target="https://github.com/facebookarchive/scribe" TargetMode="External"/><Relationship Id="rId4945" Type="http://schemas.openxmlformats.org/officeDocument/2006/relationships/hyperlink" Target="https://github.com/square/cubism" TargetMode="External"/><Relationship Id="rId2289" Type="http://schemas.openxmlformats.org/officeDocument/2006/relationships/hyperlink" Target="https://github.com/liuliu/ccv" TargetMode="External"/><Relationship Id="rId2496" Type="http://schemas.openxmlformats.org/officeDocument/2006/relationships/hyperlink" Target="https://github.com/cazala/synaptic" TargetMode="External"/><Relationship Id="rId3547" Type="http://schemas.openxmlformats.org/officeDocument/2006/relationships/hyperlink" Target="http://www.rita.dot.gov/bts/" TargetMode="External"/><Relationship Id="rId3754" Type="http://schemas.openxmlformats.org/officeDocument/2006/relationships/hyperlink" Target="https://chocolatapp.com/" TargetMode="External"/><Relationship Id="rId3961" Type="http://schemas.openxmlformats.org/officeDocument/2006/relationships/hyperlink" Target="https://yo-op.github.io/sketchcachecleaner/" TargetMode="External"/><Relationship Id="rId4805" Type="http://schemas.openxmlformats.org/officeDocument/2006/relationships/hyperlink" Target="https://users.soe.ucsc.edu/~niejiazhong/slides/chandra.pdf" TargetMode="External"/><Relationship Id="rId468" Type="http://schemas.openxmlformats.org/officeDocument/2006/relationships/hyperlink" Target="http://www.cs.hmc.edu/csforall/" TargetMode="External"/><Relationship Id="rId675" Type="http://schemas.openxmlformats.org/officeDocument/2006/relationships/hyperlink" Target="https://itunes.apple.com/us/course/developing-ios-8-apps-swift/id961180099" TargetMode="External"/><Relationship Id="rId882" Type="http://schemas.openxmlformats.org/officeDocument/2006/relationships/hyperlink" Target="http://airesources.org/" TargetMode="External"/><Relationship Id="rId1098" Type="http://schemas.openxmlformats.org/officeDocument/2006/relationships/hyperlink" Target="http://vincent.vanhoucke.com/" TargetMode="External"/><Relationship Id="rId2149" Type="http://schemas.openxmlformats.org/officeDocument/2006/relationships/hyperlink" Target="http://nbviewer.ipython.org/github/donnemartin/data-science-ipython-notebooks/blob/master/commands/misc.ipynb" TargetMode="External"/><Relationship Id="rId2356" Type="http://schemas.openxmlformats.org/officeDocument/2006/relationships/hyperlink" Target="http://incanter.org/" TargetMode="External"/><Relationship Id="rId2563" Type="http://schemas.openxmlformats.org/officeDocument/2006/relationships/hyperlink" Target="http://torch.ch/" TargetMode="External"/><Relationship Id="rId2770" Type="http://schemas.openxmlformats.org/officeDocument/2006/relationships/hyperlink" Target="https://github.com/spotify/annoy" TargetMode="External"/><Relationship Id="rId3407" Type="http://schemas.openxmlformats.org/officeDocument/2006/relationships/hyperlink" Target="http://aws.amazon.com/datasets/" TargetMode="External"/><Relationship Id="rId3614" Type="http://schemas.openxmlformats.org/officeDocument/2006/relationships/hyperlink" Target="http://www.wildml.com/2015/12/implementing-a-cnn-for-text-classification-in-tensorflow/" TargetMode="External"/><Relationship Id="rId3821" Type="http://schemas.openxmlformats.org/officeDocument/2006/relationships/hyperlink" Target="https://motionobj.com/regex/" TargetMode="External"/><Relationship Id="rId328" Type="http://schemas.openxmlformats.org/officeDocument/2006/relationships/hyperlink" Target="http://courses.csail.mit.edu/6.851/spring14/hmwk.html" TargetMode="External"/><Relationship Id="rId535" Type="http://schemas.openxmlformats.org/officeDocument/2006/relationships/hyperlink" Target="http://julialang.org/" TargetMode="External"/><Relationship Id="rId742" Type="http://schemas.openxmlformats.org/officeDocument/2006/relationships/hyperlink" Target="http://www.centerforoceansolutions.org/team/lisa-wedding" TargetMode="External"/><Relationship Id="rId1165" Type="http://schemas.openxmlformats.org/officeDocument/2006/relationships/hyperlink" Target="http://ls7-www.cs.uni-dortmund.de/~peters/pages/research/modeladaptsys/modeladaptsys_vba_rov.html" TargetMode="External"/><Relationship Id="rId1372" Type="http://schemas.openxmlformats.org/officeDocument/2006/relationships/hyperlink" Target="http://www.jmlr.org/proceedings/papers/v37/schulman15.pdf" TargetMode="External"/><Relationship Id="rId2009" Type="http://schemas.openxmlformats.org/officeDocument/2006/relationships/hyperlink" Target="http://nbviewer.ipython.org/github/donnemartin/data-science-ipython-notebooks/blob/master/deep-learning/tensor-flow-examples/notebooks/3_neural_networks/multilayer_perceptron.ipynb" TargetMode="External"/><Relationship Id="rId2216" Type="http://schemas.openxmlformats.org/officeDocument/2006/relationships/hyperlink" Target="https://github.com/josephmisiti/awesome-machine-learning" TargetMode="External"/><Relationship Id="rId2423" Type="http://schemas.openxmlformats.org/officeDocument/2006/relationships/hyperlink" Target="https://github.com/deeplearning4j/deeplearning4j" TargetMode="External"/><Relationship Id="rId2630" Type="http://schemas.openxmlformats.org/officeDocument/2006/relationships/hyperlink" Target="http://www.nuget.org/packages/Accord.MachineLearning/" TargetMode="External"/><Relationship Id="rId602" Type="http://schemas.openxmlformats.org/officeDocument/2006/relationships/hyperlink" Target="http://courses.csail.mit.edu/6.857/2015/" TargetMode="External"/><Relationship Id="rId1025" Type="http://schemas.openxmlformats.org/officeDocument/2006/relationships/hyperlink" Target="http://cs.nyu.edu/~ylan/" TargetMode="External"/><Relationship Id="rId1232" Type="http://schemas.openxmlformats.org/officeDocument/2006/relationships/hyperlink" Target="http://www-prima.inrialpes.fr/Prima/" TargetMode="External"/><Relationship Id="rId4388" Type="http://schemas.openxmlformats.org/officeDocument/2006/relationships/hyperlink" Target="https://github.com/keepassx/keepassx" TargetMode="External"/><Relationship Id="rId4595" Type="http://schemas.openxmlformats.org/officeDocument/2006/relationships/hyperlink" Target="https://github.com/onurakpolat/awesome-bigdata" TargetMode="External"/><Relationship Id="rId5439" Type="http://schemas.openxmlformats.org/officeDocument/2006/relationships/control" Target="activeX/activeX133.xml"/><Relationship Id="rId3197" Type="http://schemas.openxmlformats.org/officeDocument/2006/relationships/hyperlink" Target="https://console.developers.google.com/storage/openmobiledata_public/" TargetMode="External"/><Relationship Id="rId4248" Type="http://schemas.openxmlformats.org/officeDocument/2006/relationships/hyperlink" Target="https://github.com/MacGapProject" TargetMode="External"/><Relationship Id="rId3057" Type="http://schemas.openxmlformats.org/officeDocument/2006/relationships/hyperlink" Target="http://haifengl.github.io/smile/" TargetMode="External"/><Relationship Id="rId4108" Type="http://schemas.openxmlformats.org/officeDocument/2006/relationships/hyperlink" Target="http://www.stellarinfo.com/data-recovery-mac.php" TargetMode="External"/><Relationship Id="rId4455" Type="http://schemas.openxmlformats.org/officeDocument/2006/relationships/hyperlink" Target="https://github.com/macports/" TargetMode="External"/><Relationship Id="rId4662" Type="http://schemas.openxmlformats.org/officeDocument/2006/relationships/hyperlink" Target="https://www.vertica.com/" TargetMode="External"/><Relationship Id="rId185" Type="http://schemas.openxmlformats.org/officeDocument/2006/relationships/hyperlink" Target="https://web.stanford.edu/class/cs143/syllabus.html" TargetMode="External"/><Relationship Id="rId1909" Type="http://schemas.openxmlformats.org/officeDocument/2006/relationships/hyperlink" Target="https://homes.cs.washington.edu/~tqchen/pdf/BoostedTree.pdf" TargetMode="External"/><Relationship Id="rId3264" Type="http://schemas.openxmlformats.org/officeDocument/2006/relationships/hyperlink" Target="http://fisher.osu.edu/fin/fdf/osudata.htm" TargetMode="External"/><Relationship Id="rId3471" Type="http://schemas.openxmlformats.org/officeDocument/2006/relationships/hyperlink" Target="http://cryptome.org/" TargetMode="External"/><Relationship Id="rId4315" Type="http://schemas.openxmlformats.org/officeDocument/2006/relationships/hyperlink" Target="https://itunes.apple.com/cn/app/%E6%99%BA%E8%A1%8Cvpn-%E6%97%A0%E9%99%90%E6%B5%81%E9%87%8F-%E5%85%8D%E8%B4%B9vpn/id1213730464" TargetMode="External"/><Relationship Id="rId4522" Type="http://schemas.openxmlformats.org/officeDocument/2006/relationships/hyperlink" Target="http://gearpump.apache.org/" TargetMode="External"/><Relationship Id="rId392" Type="http://schemas.openxmlformats.org/officeDocument/2006/relationships/hyperlink" Target="https://www.edx.org/course/introduction-computer-science-harvardx-cs50x" TargetMode="External"/><Relationship Id="rId2073" Type="http://schemas.openxmlformats.org/officeDocument/2006/relationships/hyperlink" Target="http://nbviewer.jupyter.org/github/donnemartin/data-science-ipython-notebooks/blob/master/pandas/03.10-Working-With-Strings.ipynb" TargetMode="External"/><Relationship Id="rId2280" Type="http://schemas.openxmlformats.org/officeDocument/2006/relationships/hyperlink" Target="https://github.com/josephmisiti/awesome-machine-learning" TargetMode="External"/><Relationship Id="rId3124" Type="http://schemas.openxmlformats.org/officeDocument/2006/relationships/hyperlink" Target="http://hapmap.ncbi.nlm.nih.gov/downloads/index.html.en" TargetMode="External"/><Relationship Id="rId3331" Type="http://schemas.openxmlformats.org/officeDocument/2006/relationships/hyperlink" Target="http://visualgenome.org/api/v0/api_home.html" TargetMode="External"/><Relationship Id="rId252" Type="http://schemas.openxmlformats.org/officeDocument/2006/relationships/hyperlink" Target="https://groups.csail.mit.edu/mac/users/gjs/6.945/index.html" TargetMode="External"/><Relationship Id="rId2140" Type="http://schemas.openxmlformats.org/officeDocument/2006/relationships/hyperlink" Target="http://nbviewer.ipython.org/github/donnemartin/data-science-ipython-notebooks/blob/master/aws/aws.ipynb" TargetMode="External"/><Relationship Id="rId5089" Type="http://schemas.openxmlformats.org/officeDocument/2006/relationships/hyperlink" Target="http://machinelearningmastery.com/techniques-to-understand-machine-learning-algorithms-without-the-background-in-mathematics/" TargetMode="External"/><Relationship Id="rId5296" Type="http://schemas.openxmlformats.org/officeDocument/2006/relationships/hyperlink" Target="https://www.edx.org/course/introduction-artificial-intelligence-ai-microsoft-dat263x" TargetMode="External"/><Relationship Id="rId112" Type="http://schemas.openxmlformats.org/officeDocument/2006/relationships/hyperlink" Target="http://compsci.hunter.cuny.edu/~sweiss/course_materials/csci360/csci360_f14.php" TargetMode="External"/><Relationship Id="rId1699" Type="http://schemas.openxmlformats.org/officeDocument/2006/relationships/hyperlink" Target="https://github.com/chetannaik/learning_tensorflow" TargetMode="External"/><Relationship Id="rId2000" Type="http://schemas.openxmlformats.org/officeDocument/2006/relationships/hyperlink" Target="https://github.com/nlintz/TensorFlow-Tutorials" TargetMode="External"/><Relationship Id="rId5156" Type="http://schemas.openxmlformats.org/officeDocument/2006/relationships/hyperlink" Target="http://www.innoarchitech.com/machine-learning-an-in-depth-non-technical-guide-part-5/" TargetMode="External"/><Relationship Id="rId5363" Type="http://schemas.openxmlformats.org/officeDocument/2006/relationships/hyperlink" Target="https://deeplearning4j.org/deeplearningforbeginners.html" TargetMode="External"/><Relationship Id="rId2957" Type="http://schemas.openxmlformats.org/officeDocument/2006/relationships/hyperlink" Target="http://cran.r-project.org/web/packages/h2o/index.html" TargetMode="External"/><Relationship Id="rId4172" Type="http://schemas.openxmlformats.org/officeDocument/2006/relationships/hyperlink" Target="https://pdfexpert.com/" TargetMode="External"/><Relationship Id="rId5016" Type="http://schemas.openxmlformats.org/officeDocument/2006/relationships/hyperlink" Target="http://static.googleusercontent.com/media/research.google.com/en/pubs/archive/36971.pdf" TargetMode="External"/><Relationship Id="rId5223" Type="http://schemas.openxmlformats.org/officeDocument/2006/relationships/hyperlink" Target="https://github.com/jeffreyksmithjr/reactive-machine-learning-systems" TargetMode="External"/><Relationship Id="rId929" Type="http://schemas.openxmlformats.org/officeDocument/2006/relationships/hyperlink" Target="http://course.fast.ai/" TargetMode="External"/><Relationship Id="rId1559" Type="http://schemas.openxmlformats.org/officeDocument/2006/relationships/hyperlink" Target="https://medium.com/@ageitgey/machine-learning-is-fun-80ea3ec3c471" TargetMode="External"/><Relationship Id="rId1766" Type="http://schemas.openxmlformats.org/officeDocument/2006/relationships/hyperlink" Target="http://deeplearning4j.org/deepautoencoder.html" TargetMode="External"/><Relationship Id="rId1973" Type="http://schemas.openxmlformats.org/officeDocument/2006/relationships/hyperlink" Target="https://github.com/donnemartin/data-science-ipython-notebooks" TargetMode="External"/><Relationship Id="rId2817" Type="http://schemas.openxmlformats.org/officeDocument/2006/relationships/hyperlink" Target="https://github.com/numenta/nupic.cerebro2" TargetMode="External"/><Relationship Id="rId4032" Type="http://schemas.openxmlformats.org/officeDocument/2006/relationships/hyperlink" Target="https://gifox.io/" TargetMode="External"/><Relationship Id="rId5430" Type="http://schemas.openxmlformats.org/officeDocument/2006/relationships/hyperlink" Target="http://www.datatau.com/" TargetMode="External"/><Relationship Id="rId58" Type="http://schemas.openxmlformats.org/officeDocument/2006/relationships/hyperlink" Target="https://www.youtube.com/watch?v=9DWlqtsNGV0&amp;index=1&amp;list=PLmP5iIyVnKPQ-cO_EENdUgEdlRf0u5LYa" TargetMode="External"/><Relationship Id="rId1419" Type="http://schemas.openxmlformats.org/officeDocument/2006/relationships/hyperlink" Target="https://arxiv.org/pdf/1502.03044v3.pdf" TargetMode="External"/><Relationship Id="rId1626" Type="http://schemas.openxmlformats.org/officeDocument/2006/relationships/hyperlink" Target="http://statistics.about.com/od/Applications/a/Example-Of-Bootstrapping.htm" TargetMode="External"/><Relationship Id="rId1833" Type="http://schemas.openxmlformats.org/officeDocument/2006/relationships/hyperlink" Target="https://www.quora.com/What-does-support-vector-machine-SVM-mean-in-laymans-terms" TargetMode="External"/><Relationship Id="rId4989" Type="http://schemas.openxmlformats.org/officeDocument/2006/relationships/hyperlink" Target="https://www.datadoghq.com/blog/monitor-hadoop-metrics?ref=awesome" TargetMode="External"/><Relationship Id="rId1900" Type="http://schemas.openxmlformats.org/officeDocument/2006/relationships/hyperlink" Target="http://stats.stackexchange.com/questions/98953/why-doesnt-random-forest-handle-missing-values-in-predictors" TargetMode="External"/><Relationship Id="rId3798" Type="http://schemas.openxmlformats.org/officeDocument/2006/relationships/hyperlink" Target="https://github.com/nlf/dlite" TargetMode="External"/><Relationship Id="rId4849" Type="http://schemas.openxmlformats.org/officeDocument/2006/relationships/hyperlink" Target="https://www.dominodatalab.com/" TargetMode="External"/><Relationship Id="rId3658" Type="http://schemas.openxmlformats.org/officeDocument/2006/relationships/hyperlink" Target="https://www.youtube.com/watch?v=L8Y2_Cq2X5s&amp;index=7&amp;list=PLmImxx8Char9Ig0ZHSyTqGsdhb9weEGam" TargetMode="External"/><Relationship Id="rId3865" Type="http://schemas.openxmlformats.org/officeDocument/2006/relationships/hyperlink" Target="https://github.com/mischah/itunes-remote" TargetMode="External"/><Relationship Id="rId4709" Type="http://schemas.openxmlformats.org/officeDocument/2006/relationships/hyperlink" Target="https://github.com/rackerlabs/blueflood" TargetMode="External"/><Relationship Id="rId4916" Type="http://schemas.openxmlformats.org/officeDocument/2006/relationships/hyperlink" Target="https://www.bimeanalytics.com/?lang=en" TargetMode="External"/><Relationship Id="rId579" Type="http://schemas.openxmlformats.org/officeDocument/2006/relationships/hyperlink" Target="https://github.com/prakhar1989/awesome-courses/blob/master" TargetMode="External"/><Relationship Id="rId786" Type="http://schemas.openxmlformats.org/officeDocument/2006/relationships/hyperlink" Target="https://www.udacity.com/course/knowledge-based-ai-cognitive-systems--ud409" TargetMode="External"/><Relationship Id="rId993" Type="http://schemas.openxmlformats.org/officeDocument/2006/relationships/hyperlink" Target="http://www.socher.org/index.php/DeepLearningTutorial/DeepLearningTutorial" TargetMode="External"/><Relationship Id="rId2467" Type="http://schemas.openxmlformats.org/officeDocument/2006/relationships/hyperlink" Target="https://github.com/NathanEpstein/Z3d" TargetMode="External"/><Relationship Id="rId2674" Type="http://schemas.openxmlformats.org/officeDocument/2006/relationships/hyperlink" Target="http://www.clips.ua.ac.be/pattern" TargetMode="External"/><Relationship Id="rId3518" Type="http://schemas.openxmlformats.org/officeDocument/2006/relationships/hyperlink" Target="https://github.com/JeffSackmann/tennis_atp" TargetMode="External"/><Relationship Id="rId5080" Type="http://schemas.openxmlformats.org/officeDocument/2006/relationships/hyperlink" Target="http://softwareengineering.stackexchange.com/a/79717" TargetMode="External"/><Relationship Id="rId439" Type="http://schemas.openxmlformats.org/officeDocument/2006/relationships/hyperlink" Target="http://www.cs.cornell.edu/courses/CS1133/2013fa/about/overview.php" TargetMode="External"/><Relationship Id="rId646" Type="http://schemas.openxmlformats.org/officeDocument/2006/relationships/hyperlink" Target="http://www.cs.cornell.edu/Courses/CS4620/2014fa/index.shtml" TargetMode="External"/><Relationship Id="rId1069" Type="http://schemas.openxmlformats.org/officeDocument/2006/relationships/hyperlink" Target="http://www.cs.utoronto.ca/~ndjaitly/" TargetMode="External"/><Relationship Id="rId1276" Type="http://schemas.openxmlformats.org/officeDocument/2006/relationships/hyperlink" Target="https://github.com/PrincetonVision/marvin" TargetMode="External"/><Relationship Id="rId1483" Type="http://schemas.openxmlformats.org/officeDocument/2006/relationships/hyperlink" Target="https://github.com/ujjwalkarn/Machine-Learning-Tutorials" TargetMode="External"/><Relationship Id="rId2327" Type="http://schemas.openxmlformats.org/officeDocument/2006/relationships/hyperlink" Target="https://taku910.github.io/crfpp/" TargetMode="External"/><Relationship Id="rId2881" Type="http://schemas.openxmlformats.org/officeDocument/2006/relationships/hyperlink" Target="https://github.com/kastnerkyle/kaggle-dogs-vs-cats" TargetMode="External"/><Relationship Id="rId3725" Type="http://schemas.openxmlformats.org/officeDocument/2006/relationships/hyperlink" Target="https://github.com/jaywcjlove/awesome-mac" TargetMode="External"/><Relationship Id="rId3932" Type="http://schemas.openxmlformats.org/officeDocument/2006/relationships/hyperlink" Target="https://www.jackdb.com/" TargetMode="External"/><Relationship Id="rId506" Type="http://schemas.openxmlformats.org/officeDocument/2006/relationships/hyperlink" Target="http://www.cs.berkeley.edu/~pabbeel/cs287-fa13/" TargetMode="External"/><Relationship Id="rId853" Type="http://schemas.openxmlformats.org/officeDocument/2006/relationships/hyperlink" Target="http://www.aaai.org/Magazine/magazine.php" TargetMode="External"/><Relationship Id="rId1136" Type="http://schemas.openxmlformats.org/officeDocument/2006/relationships/hyperlink" Target="http://www.image-net.org/" TargetMode="External"/><Relationship Id="rId1690" Type="http://schemas.openxmlformats.org/officeDocument/2006/relationships/hyperlink" Target="https://apaszke.github.io/torch-internals.html" TargetMode="External"/><Relationship Id="rId2534" Type="http://schemas.openxmlformats.org/officeDocument/2006/relationships/hyperlink" Target="https://github.com/pluskid/Mocha.jl" TargetMode="External"/><Relationship Id="rId2741" Type="http://schemas.openxmlformats.org/officeDocument/2006/relationships/hyperlink" Target="https://arxiv.org/pdf/1611.07004.pdf" TargetMode="External"/><Relationship Id="rId713" Type="http://schemas.openxmlformats.org/officeDocument/2006/relationships/hyperlink" Target="https://sites.google.com/site/cs5540sp2013/lectures" TargetMode="External"/><Relationship Id="rId920" Type="http://schemas.openxmlformats.org/officeDocument/2006/relationships/hyperlink" Target="https://www.youtube.com/watch?v=azaLcvuql_g&amp;list=PLjbUi5mgii6BWEUZf7He6nowWvGne_Y8r" TargetMode="External"/><Relationship Id="rId1343" Type="http://schemas.openxmlformats.org/officeDocument/2006/relationships/hyperlink" Target="http://www.jmlr.org/proceedings/papers/v28/sutskever13.pdf" TargetMode="External"/><Relationship Id="rId1550" Type="http://schemas.openxmlformats.org/officeDocument/2006/relationships/hyperlink" Target="http://fastml.com/" TargetMode="External"/><Relationship Id="rId2601" Type="http://schemas.openxmlformats.org/officeDocument/2006/relationships/hyperlink" Target="https://github.com/soumith/galaxyzoo" TargetMode="External"/><Relationship Id="rId4499" Type="http://schemas.openxmlformats.org/officeDocument/2006/relationships/hyperlink" Target="https://github.com/onurakpolat/awesome-bigdata" TargetMode="External"/><Relationship Id="rId1203" Type="http://schemas.openxmlformats.org/officeDocument/2006/relationships/hyperlink" Target="http://www.cs.otago.ac.nz/research/vision/index.html" TargetMode="External"/><Relationship Id="rId1410" Type="http://schemas.openxmlformats.org/officeDocument/2006/relationships/hyperlink" Target="https://www.cs.cmu.edu/~afarhadi/papers/sentence.pdf" TargetMode="External"/><Relationship Id="rId4359" Type="http://schemas.openxmlformats.org/officeDocument/2006/relationships/hyperlink" Target="http://www.titanium.free.fr/" TargetMode="External"/><Relationship Id="rId4566" Type="http://schemas.openxmlformats.org/officeDocument/2006/relationships/hyperlink" Target="http://www.wallaroolabs.com/community" TargetMode="External"/><Relationship Id="rId4773" Type="http://schemas.openxmlformats.org/officeDocument/2006/relationships/hyperlink" Target="http://oozie.apache.org/" TargetMode="External"/><Relationship Id="rId4980" Type="http://schemas.openxmlformats.org/officeDocument/2006/relationships/hyperlink" Target="https://www.tempoiq.com/" TargetMode="External"/><Relationship Id="rId3168" Type="http://schemas.openxmlformats.org/officeDocument/2006/relationships/hyperlink" Target="http://aminer.org/citation" TargetMode="External"/><Relationship Id="rId3375" Type="http://schemas.openxmlformats.org/officeDocument/2006/relationships/hyperlink" Target="http://www.msmarco.org/dataset.aspx" TargetMode="External"/><Relationship Id="rId3582" Type="http://schemas.openxmlformats.org/officeDocument/2006/relationships/hyperlink" Target="https://github.com/vahidk/EffectiveTensorflow" TargetMode="External"/><Relationship Id="rId4219" Type="http://schemas.openxmlformats.org/officeDocument/2006/relationships/hyperlink" Target="https://sigil-ebook.com/" TargetMode="External"/><Relationship Id="rId4426" Type="http://schemas.openxmlformats.org/officeDocument/2006/relationships/hyperlink" Target="https://github.com/OpenEmu/OpenEmu" TargetMode="External"/><Relationship Id="rId4633" Type="http://schemas.openxmlformats.org/officeDocument/2006/relationships/hyperlink" Target="http://giraph.apache.org/" TargetMode="External"/><Relationship Id="rId4840" Type="http://schemas.openxmlformats.org/officeDocument/2006/relationships/hyperlink" Target="https://github.com/adobe-research/spindle" TargetMode="External"/><Relationship Id="rId296" Type="http://schemas.openxmlformats.org/officeDocument/2006/relationships/hyperlink" Target="http://steve-yegge.blogspot.com/2008/03/get-that-job-at-google.html" TargetMode="External"/><Relationship Id="rId2184" Type="http://schemas.openxmlformats.org/officeDocument/2006/relationships/hyperlink" Target="https://github.com/josephmisiti/awesome-machine-learning" TargetMode="External"/><Relationship Id="rId2391" Type="http://schemas.openxmlformats.org/officeDocument/2006/relationships/hyperlink" Target="http://www.cortical.io/" TargetMode="External"/><Relationship Id="rId3028" Type="http://schemas.openxmlformats.org/officeDocument/2006/relationships/hyperlink" Target="https://github.com/sassoftware/dm-flow" TargetMode="External"/><Relationship Id="rId3235" Type="http://schemas.openxmlformats.org/officeDocument/2006/relationships/hyperlink" Target="http://econ.sciences-po.fr/thierry-mayer/data" TargetMode="External"/><Relationship Id="rId3442" Type="http://schemas.openxmlformats.org/officeDocument/2006/relationships/hyperlink" Target="http://waxy.org/random/misc/gamergate_tweets.csv" TargetMode="External"/><Relationship Id="rId156" Type="http://schemas.openxmlformats.org/officeDocument/2006/relationships/hyperlink" Target="http://www.andrew.cmu.edu/course/15-749/" TargetMode="External"/><Relationship Id="rId363" Type="http://schemas.openxmlformats.org/officeDocument/2006/relationships/hyperlink" Target="http://www.cs.cornell.edu/~bindel/class/cs3220-s12/lectures.html" TargetMode="External"/><Relationship Id="rId570" Type="http://schemas.openxmlformats.org/officeDocument/2006/relationships/hyperlink" Target="http://ww2.cs.fsu.edu/~redwood/" TargetMode="External"/><Relationship Id="rId2044" Type="http://schemas.openxmlformats.org/officeDocument/2006/relationships/hyperlink" Target="http://nbviewer.ipython.org/github/donnemartin/data-science-ipython-notebooks/blob/master/scikit-learn/scikit-learn-intro.ipynb" TargetMode="External"/><Relationship Id="rId2251" Type="http://schemas.openxmlformats.org/officeDocument/2006/relationships/hyperlink" Target="https://github.com/josephmisiti/awesome-machine-learning" TargetMode="External"/><Relationship Id="rId3302" Type="http://schemas.openxmlformats.org/officeDocument/2006/relationships/hyperlink" Target="https://www.nlm.nih.gov/mesh/filelist.html" TargetMode="External"/><Relationship Id="rId4700" Type="http://schemas.openxmlformats.org/officeDocument/2006/relationships/hyperlink" Target="http://opentsdb.net/" TargetMode="External"/><Relationship Id="rId223" Type="http://schemas.openxmlformats.org/officeDocument/2006/relationships/hyperlink" Target="http://www.cs.virginia.edu/~weimer/4610/" TargetMode="External"/><Relationship Id="rId430" Type="http://schemas.openxmlformats.org/officeDocument/2006/relationships/hyperlink" Target="http://www.cs.cornell.edu/courses/CS1115/2013fa/" TargetMode="External"/><Relationship Id="rId1060" Type="http://schemas.openxmlformats.org/officeDocument/2006/relationships/hyperlink" Target="http://users.ics.aalto.fi/kcho/" TargetMode="External"/><Relationship Id="rId2111" Type="http://schemas.openxmlformats.org/officeDocument/2006/relationships/hyperlink" Target="http://nbviewer.ipython.org/github/donnemartin/data-science-ipython-notebooks/blob/master/python-data/structs_utils.ipynb" TargetMode="External"/><Relationship Id="rId5267" Type="http://schemas.openxmlformats.org/officeDocument/2006/relationships/hyperlink" Target="https://www.youtube.com/watch?v=IpGxLWOIZy4" TargetMode="External"/><Relationship Id="rId4076" Type="http://schemas.openxmlformats.org/officeDocument/2006/relationships/hyperlink" Target="https://www.codeux.com/textual" TargetMode="External"/><Relationship Id="rId1877" Type="http://schemas.openxmlformats.org/officeDocument/2006/relationships/hyperlink" Target="http://stats.stackexchange.com/questions/61230/chaid-vs-crt-or-cart" TargetMode="External"/><Relationship Id="rId2928" Type="http://schemas.openxmlformats.org/officeDocument/2006/relationships/hyperlink" Target="http://cran.r-project.org/web/packages/bigrf/index.html" TargetMode="External"/><Relationship Id="rId4283" Type="http://schemas.openxmlformats.org/officeDocument/2006/relationships/hyperlink" Target="http://www.firefox.com.cn/" TargetMode="External"/><Relationship Id="rId4490" Type="http://schemas.openxmlformats.org/officeDocument/2006/relationships/hyperlink" Target="https://github.com/onurakpolat/awesome-bigdata" TargetMode="External"/><Relationship Id="rId5127" Type="http://schemas.openxmlformats.org/officeDocument/2006/relationships/hyperlink" Target="http://machinelearningmastery.com/machine-learning-algorithms-mini-course/" TargetMode="External"/><Relationship Id="rId5334" Type="http://schemas.openxmlformats.org/officeDocument/2006/relationships/hyperlink" Target="http://martin.zinkevich.org/rules_of_ml/rules_of_ml.pdf" TargetMode="External"/><Relationship Id="rId1737" Type="http://schemas.openxmlformats.org/officeDocument/2006/relationships/hyperlink" Target="http://emnlp2014.org/papers/pdf/EMNLP2014179.pdf" TargetMode="External"/><Relationship Id="rId1944" Type="http://schemas.openxmlformats.org/officeDocument/2006/relationships/hyperlink" Target="https://www.quora.com/Explain-VC-dimension-and-shattering-in-lucid-Way" TargetMode="External"/><Relationship Id="rId3092" Type="http://schemas.openxmlformats.org/officeDocument/2006/relationships/hyperlink" Target="https://github.com/caesar0301/awesome-public-datasets" TargetMode="External"/><Relationship Id="rId4143" Type="http://schemas.openxmlformats.org/officeDocument/2006/relationships/hyperlink" Target="https://handbrake.fr/" TargetMode="External"/><Relationship Id="rId4350" Type="http://schemas.openxmlformats.org/officeDocument/2006/relationships/hyperlink" Target="https://todoist.com/mac" TargetMode="External"/><Relationship Id="rId5401" Type="http://schemas.openxmlformats.org/officeDocument/2006/relationships/hyperlink" Target="http://sscaitournament.com/" TargetMode="External"/><Relationship Id="rId29" Type="http://schemas.openxmlformats.org/officeDocument/2006/relationships/hyperlink" Target="https://github.com/prakhar1989/awesome-courses/" TargetMode="External"/><Relationship Id="rId4003" Type="http://schemas.openxmlformats.org/officeDocument/2006/relationships/hyperlink" Target="http://www.xmind.net/" TargetMode="External"/><Relationship Id="rId4210" Type="http://schemas.openxmlformats.org/officeDocument/2006/relationships/hyperlink" Target="http://www.get-notes.com/" TargetMode="External"/><Relationship Id="rId1804" Type="http://schemas.openxmlformats.org/officeDocument/2006/relationships/hyperlink" Target="http://alexminnaar.com/latent-dirichlet-allocation-in-scala-part-ii-the-code.html" TargetMode="External"/><Relationship Id="rId3769" Type="http://schemas.openxmlformats.org/officeDocument/2006/relationships/hyperlink" Target="https://netbeans.org/" TargetMode="External"/><Relationship Id="rId3976" Type="http://schemas.openxmlformats.org/officeDocument/2006/relationships/hyperlink" Target="http://www.tayasui.com/sketches/" TargetMode="External"/><Relationship Id="rId5191" Type="http://schemas.openxmlformats.org/officeDocument/2006/relationships/hyperlink" Target="https://github.com/rushter/MLAlgorithms" TargetMode="External"/><Relationship Id="rId897" Type="http://schemas.openxmlformats.org/officeDocument/2006/relationships/hyperlink" Target="http://deeplearning.net/tutorial/deeplearning.pdf" TargetMode="External"/><Relationship Id="rId2578" Type="http://schemas.openxmlformats.org/officeDocument/2006/relationships/hyperlink" Target="https://github.com/clementfarabet/manifold" TargetMode="External"/><Relationship Id="rId2785" Type="http://schemas.openxmlformats.org/officeDocument/2006/relationships/hyperlink" Target="https://github.com/eriklindernoren/ML-From-Scratch" TargetMode="External"/><Relationship Id="rId2992" Type="http://schemas.openxmlformats.org/officeDocument/2006/relationships/hyperlink" Target="http://cran.r-project.org/web/packages/Rmalschains/index.html" TargetMode="External"/><Relationship Id="rId3629" Type="http://schemas.openxmlformats.org/officeDocument/2006/relationships/hyperlink" Target="https://arxiv.org/abs/1705.09422" TargetMode="External"/><Relationship Id="rId3836" Type="http://schemas.openxmlformats.org/officeDocument/2006/relationships/hyperlink" Target="https://www.getpostman.com/" TargetMode="External"/><Relationship Id="rId5051" Type="http://schemas.openxmlformats.org/officeDocument/2006/relationships/hyperlink" Target="https://github.com/ZuzooVn/machine-learning-for-software-engineers" TargetMode="External"/><Relationship Id="rId757" Type="http://schemas.openxmlformats.org/officeDocument/2006/relationships/hyperlink" Target="http://www.schneems.com/ut-rails/" TargetMode="External"/><Relationship Id="rId964" Type="http://schemas.openxmlformats.org/officeDocument/2006/relationships/hyperlink" Target="http://arxiv.org/pdf/1502.02367v3.pdf" TargetMode="External"/><Relationship Id="rId1387" Type="http://schemas.openxmlformats.org/officeDocument/2006/relationships/hyperlink" Target="http://papers.nips.cc/paper/5346-sequence-to-sequence-learning-with-neural-networks.pdf" TargetMode="External"/><Relationship Id="rId1594" Type="http://schemas.openxmlformats.org/officeDocument/2006/relationships/hyperlink" Target="https://github.com/ujjwalkarn/Machine-Learning-Tutorials" TargetMode="External"/><Relationship Id="rId2438" Type="http://schemas.openxmlformats.org/officeDocument/2006/relationships/hyperlink" Target="http://www.cs.waikato.ac.nz/ml/weka/" TargetMode="External"/><Relationship Id="rId2645" Type="http://schemas.openxmlformats.org/officeDocument/2006/relationships/hyperlink" Target="https://github.com/Kalvar/ios-KRKmeans-Algorithm" TargetMode="External"/><Relationship Id="rId2852" Type="http://schemas.openxmlformats.org/officeDocument/2006/relationships/hyperlink" Target="https://github.com/mne-tools/mne-python-notebooks" TargetMode="External"/><Relationship Id="rId3903" Type="http://schemas.openxmlformats.org/officeDocument/2006/relationships/hyperlink" Target="http://www.gitblit.com/" TargetMode="External"/><Relationship Id="rId93" Type="http://schemas.openxmlformats.org/officeDocument/2006/relationships/hyperlink" Target="http://www.cs.cornell.edu/courses/CS4410/2014fa/" TargetMode="External"/><Relationship Id="rId617" Type="http://schemas.openxmlformats.org/officeDocument/2006/relationships/hyperlink" Target="http://www.cs.cornell.edu/courses/CS4700/2014fa/" TargetMode="External"/><Relationship Id="rId824" Type="http://schemas.openxmlformats.org/officeDocument/2006/relationships/hyperlink" Target="http://www.amazon.com/Machine-Learning-Probabilistic-Perspective-Computation/dp/0262018020" TargetMode="External"/><Relationship Id="rId1247" Type="http://schemas.openxmlformats.org/officeDocument/2006/relationships/hyperlink" Target="http://libccv.org/doc/doc-convnet/" TargetMode="External"/><Relationship Id="rId1454" Type="http://schemas.openxmlformats.org/officeDocument/2006/relationships/hyperlink" Target="https://github.com/ujjwalkarn/Machine-Learning-Tutorials" TargetMode="External"/><Relationship Id="rId1661" Type="http://schemas.openxmlformats.org/officeDocument/2006/relationships/hyperlink" Target="http://neuralnetworksanddeeplearning.com/" TargetMode="External"/><Relationship Id="rId2505" Type="http://schemas.openxmlformats.org/officeDocument/2006/relationships/hyperlink" Target="https://github.com/jcoglan/sylvester" TargetMode="External"/><Relationship Id="rId2712" Type="http://schemas.openxmlformats.org/officeDocument/2006/relationships/hyperlink" Target="https://github.com/dmlc/xgboost" TargetMode="External"/><Relationship Id="rId1107" Type="http://schemas.openxmlformats.org/officeDocument/2006/relationships/hyperlink" Target="http://www.site.uottawa.ca/~laganier/" TargetMode="External"/><Relationship Id="rId1314" Type="http://schemas.openxmlformats.org/officeDocument/2006/relationships/hyperlink" Target="http://pjreddie.com/darknet/yolo/" TargetMode="External"/><Relationship Id="rId1521" Type="http://schemas.openxmlformats.org/officeDocument/2006/relationships/hyperlink" Target="https://www.udacity.com/course/intro-to-artificial-intelligence--cs271" TargetMode="External"/><Relationship Id="rId4677" Type="http://schemas.openxmlformats.org/officeDocument/2006/relationships/hyperlink" Target="https://research.google.com/archive/spanner.html" TargetMode="External"/><Relationship Id="rId4884" Type="http://schemas.openxmlformats.org/officeDocument/2006/relationships/hyperlink" Target="https://engineering.linkedin.com/search/did-you-mean-galene" TargetMode="External"/><Relationship Id="rId3279" Type="http://schemas.openxmlformats.org/officeDocument/2006/relationships/hyperlink" Target="http://www.nws.noaa.gov/gis/" TargetMode="External"/><Relationship Id="rId3486" Type="http://schemas.openxmlformats.org/officeDocument/2006/relationships/hyperlink" Target="http://jmcguire.faculty.wesleyan.edu/welcome/cross-national-data/" TargetMode="External"/><Relationship Id="rId3693" Type="http://schemas.openxmlformats.org/officeDocument/2006/relationships/hyperlink" Target="https://github.com/jaywcjlove/awesome-mac/issues" TargetMode="External"/><Relationship Id="rId4537" Type="http://schemas.openxmlformats.org/officeDocument/2006/relationships/hyperlink" Target="http://www.cascading.org/" TargetMode="External"/><Relationship Id="rId20" Type="http://schemas.openxmlformats.org/officeDocument/2006/relationships/hyperlink" Target="https://github.com/Spandan-Madan/DeepLearningProject" TargetMode="External"/><Relationship Id="rId2088" Type="http://schemas.openxmlformats.org/officeDocument/2006/relationships/hyperlink" Target="http://nbviewer.jupyter.org/github/donnemartin/data-science-ipython-notebooks/blob/master/matplotlib/04.08-Multiple-Subplots.ipynb" TargetMode="External"/><Relationship Id="rId2295" Type="http://schemas.openxmlformats.org/officeDocument/2006/relationships/hyperlink" Target="https://github.com/ukoethe/vigra" TargetMode="External"/><Relationship Id="rId3139" Type="http://schemas.openxmlformats.org/officeDocument/2006/relationships/hyperlink" Target="http://www.cancerrxgene.org/" TargetMode="External"/><Relationship Id="rId3346" Type="http://schemas.openxmlformats.org/officeDocument/2006/relationships/hyperlink" Target="https://github.com/nextml/caption-contest-data" TargetMode="External"/><Relationship Id="rId4744" Type="http://schemas.openxmlformats.org/officeDocument/2006/relationships/hyperlink" Target="https://engineering.linkedin.com/data" TargetMode="External"/><Relationship Id="rId4951" Type="http://schemas.openxmlformats.org/officeDocument/2006/relationships/hyperlink" Target="https://github.com/ecomfe/echarts" TargetMode="External"/><Relationship Id="rId267" Type="http://schemas.openxmlformats.org/officeDocument/2006/relationships/hyperlink" Target="http://people.seas.harvard.edu/~minilek/cs224/fall14/hmwk.html" TargetMode="External"/><Relationship Id="rId474" Type="http://schemas.openxmlformats.org/officeDocument/2006/relationships/hyperlink" Target="https://github.com/sarabander/sicp-pdf" TargetMode="External"/><Relationship Id="rId2155" Type="http://schemas.openxmlformats.org/officeDocument/2006/relationships/hyperlink" Target="https://github.com/bottlepy/bottle" TargetMode="External"/><Relationship Id="rId3553" Type="http://schemas.openxmlformats.org/officeDocument/2006/relationships/hyperlink" Target="http://www.datawrangling.com/some-datasets-available-on-the-web" TargetMode="External"/><Relationship Id="rId3760" Type="http://schemas.openxmlformats.org/officeDocument/2006/relationships/hyperlink" Target="http://www.jetbrains.com/webstorm/" TargetMode="External"/><Relationship Id="rId4604" Type="http://schemas.openxmlformats.org/officeDocument/2006/relationships/hyperlink" Target="https://cloud.google.com/datastore/docs/concepts/overview" TargetMode="External"/><Relationship Id="rId4811" Type="http://schemas.openxmlformats.org/officeDocument/2006/relationships/hyperlink" Target="http://www.cs.waikato.ac.nz/ml/weka/" TargetMode="External"/><Relationship Id="rId127" Type="http://schemas.openxmlformats.org/officeDocument/2006/relationships/hyperlink" Target="http://homes.cs.washington.edu/~djg/teachingMaterials/spac/" TargetMode="External"/><Relationship Id="rId681" Type="http://schemas.openxmlformats.org/officeDocument/2006/relationships/hyperlink" Target="https://cs162.eecs.berkeley.edu/" TargetMode="External"/><Relationship Id="rId2362" Type="http://schemas.openxmlformats.org/officeDocument/2006/relationships/hyperlink" Target="https://github.com/fredwu/stemmer" TargetMode="External"/><Relationship Id="rId3206" Type="http://schemas.openxmlformats.org/officeDocument/2006/relationships/hyperlink" Target="https://www.kaggle.com/" TargetMode="External"/><Relationship Id="rId3413" Type="http://schemas.openxmlformats.org/officeDocument/2006/relationships/hyperlink" Target="http://www.data360.org/index.aspx" TargetMode="External"/><Relationship Id="rId3620" Type="http://schemas.openxmlformats.org/officeDocument/2006/relationships/hyperlink" Target="https://github.com/ibab/tensorflow-wavenet" TargetMode="External"/><Relationship Id="rId334" Type="http://schemas.openxmlformats.org/officeDocument/2006/relationships/hyperlink" Target="http://ocw.mit.edu/courses/electrical-engineering-and-computer-science/6-854j-advanced-algorithms-fall-2005/lecture-notes/" TargetMode="External"/><Relationship Id="rId541" Type="http://schemas.openxmlformats.org/officeDocument/2006/relationships/hyperlink" Target="http://www.ischool.berkeley.edu/newsandevents/audiovideo/webcast/21963" TargetMode="External"/><Relationship Id="rId1171" Type="http://schemas.openxmlformats.org/officeDocument/2006/relationships/hyperlink" Target="http://bias.csr.unibo.it/fvc2000/" TargetMode="External"/><Relationship Id="rId2015" Type="http://schemas.openxmlformats.org/officeDocument/2006/relationships/hyperlink" Target="http://nbviewer.ipython.org/github/donnemartin/data-science-ipython-notebooks/blob/master/deep-learning/tensor-flow-exercises/2_fullyconnected.ipynb" TargetMode="External"/><Relationship Id="rId2222" Type="http://schemas.openxmlformats.org/officeDocument/2006/relationships/hyperlink" Target="https://github.com/josephmisiti/awesome-machine-learning" TargetMode="External"/><Relationship Id="rId5378" Type="http://schemas.openxmlformats.org/officeDocument/2006/relationships/hyperlink" Target="https://flipboard.com/topic/artificialintelligence" TargetMode="External"/><Relationship Id="rId401" Type="http://schemas.openxmlformats.org/officeDocument/2006/relationships/hyperlink" Target="http://berkeley-cs61as.github.io/textbook.html" TargetMode="External"/><Relationship Id="rId1031" Type="http://schemas.openxmlformats.org/officeDocument/2006/relationships/hyperlink" Target="http://mil.engr.utk.edu/nmil/member/5.html" TargetMode="External"/><Relationship Id="rId1988" Type="http://schemas.openxmlformats.org/officeDocument/2006/relationships/hyperlink" Target="https://github.com/donnemartin/data-science-ipython-notebooks" TargetMode="External"/><Relationship Id="rId4187" Type="http://schemas.openxmlformats.org/officeDocument/2006/relationships/hyperlink" Target="http://reederapp.com/mac/" TargetMode="External"/><Relationship Id="rId4394" Type="http://schemas.openxmlformats.org/officeDocument/2006/relationships/hyperlink" Target="http://binarynights.com/forklift/" TargetMode="External"/><Relationship Id="rId5238" Type="http://schemas.openxmlformats.org/officeDocument/2006/relationships/hyperlink" Target="https://www.amazon.com/Probabilistic-Graphical-Models-Principles-Computation/dp/0262013193" TargetMode="External"/><Relationship Id="rId5445" Type="http://schemas.openxmlformats.org/officeDocument/2006/relationships/control" Target="activeX/activeX136.xml"/><Relationship Id="rId4047" Type="http://schemas.openxmlformats.org/officeDocument/2006/relationships/hyperlink" Target="https://itunes.apple.com/us/app/screenshot-psd/id489880259" TargetMode="External"/><Relationship Id="rId4254" Type="http://schemas.openxmlformats.org/officeDocument/2006/relationships/hyperlink" Target="https://github.com/aria2" TargetMode="External"/><Relationship Id="rId4461" Type="http://schemas.openxmlformats.org/officeDocument/2006/relationships/hyperlink" Target="https://www.quora.com/" TargetMode="External"/><Relationship Id="rId5305" Type="http://schemas.openxmlformats.org/officeDocument/2006/relationships/hyperlink" Target="https://www.coursera.org/learn/machine-learning" TargetMode="External"/><Relationship Id="rId1848" Type="http://schemas.openxmlformats.org/officeDocument/2006/relationships/hyperlink" Target="http://stats.stackexchange.com/questions/2179/variable-importance-from-svm" TargetMode="External"/><Relationship Id="rId3063" Type="http://schemas.openxmlformats.org/officeDocument/2006/relationships/hyperlink" Target="https://github.com/KevinCoble/AIToolbox" TargetMode="External"/><Relationship Id="rId3270" Type="http://schemas.openxmlformats.org/officeDocument/2006/relationships/hyperlink" Target="https://www.factual.com/" TargetMode="External"/><Relationship Id="rId4114" Type="http://schemas.openxmlformats.org/officeDocument/2006/relationships/hyperlink" Target="https://github.com/mpv-player/mpv" TargetMode="External"/><Relationship Id="rId4321" Type="http://schemas.openxmlformats.org/officeDocument/2006/relationships/hyperlink" Target="https://www.tinc-vpn.org/git/browse?p=tinc" TargetMode="External"/><Relationship Id="rId191" Type="http://schemas.openxmlformats.org/officeDocument/2006/relationships/hyperlink" Target="https://bitbucket.org/cs164_overlord/" TargetMode="External"/><Relationship Id="rId1708" Type="http://schemas.openxmlformats.org/officeDocument/2006/relationships/hyperlink" Target="https://github.com/dennybritz/nn-from-scratch" TargetMode="External"/><Relationship Id="rId1915" Type="http://schemas.openxmlformats.org/officeDocument/2006/relationships/hyperlink" Target="http://stats.stackexchange.com/questions/30645/role-of-n-minobsinnode-parameter-of-gbm-in-r" TargetMode="External"/><Relationship Id="rId3130" Type="http://schemas.openxmlformats.org/officeDocument/2006/relationships/hyperlink" Target="http://bit.do/VVW6" TargetMode="External"/><Relationship Id="rId5095" Type="http://schemas.openxmlformats.org/officeDocument/2006/relationships/hyperlink" Target="https://www.coursera.org/learn/learning-how-to-learn" TargetMode="External"/><Relationship Id="rId2689" Type="http://schemas.openxmlformats.org/officeDocument/2006/relationships/hyperlink" Target="https://github.com/proycon/python-ucto" TargetMode="External"/><Relationship Id="rId2896" Type="http://schemas.openxmlformats.org/officeDocument/2006/relationships/hyperlink" Target="https://deveiate.org/projects/Ruby-WordNet/" TargetMode="External"/><Relationship Id="rId3947" Type="http://schemas.openxmlformats.org/officeDocument/2006/relationships/hyperlink" Target="https://dbeaver.jkiss.org/" TargetMode="External"/><Relationship Id="rId868" Type="http://schemas.openxmlformats.org/officeDocument/2006/relationships/hyperlink" Target="http://fightcodegame.com/" TargetMode="External"/><Relationship Id="rId1498" Type="http://schemas.openxmlformats.org/officeDocument/2006/relationships/hyperlink" Target="https://www.quora.com/What-are-some-Machine-Learning-algorithms-that-you-should-always-have-a-strong-understanding-of-and-why" TargetMode="External"/><Relationship Id="rId2549" Type="http://schemas.openxmlformats.org/officeDocument/2006/relationships/hyperlink" Target="https://github.com/WizardMac/ReadStat.jl" TargetMode="External"/><Relationship Id="rId2756" Type="http://schemas.openxmlformats.org/officeDocument/2006/relationships/hyperlink" Target="https://github.com/zueve/neurolab" TargetMode="External"/><Relationship Id="rId2963" Type="http://schemas.openxmlformats.org/officeDocument/2006/relationships/hyperlink" Target="http://cran.r-project.org/web/packages/lars/index.html" TargetMode="External"/><Relationship Id="rId3807" Type="http://schemas.openxmlformats.org/officeDocument/2006/relationships/hyperlink" Target="https://johnste.github.io/finicky/" TargetMode="External"/><Relationship Id="rId5162" Type="http://schemas.openxmlformats.org/officeDocument/2006/relationships/hyperlink" Target="http://blog.adnansiddiqi.me/how-i-wrote-my-first-machine-learning-program-in-3-days/" TargetMode="External"/><Relationship Id="rId728" Type="http://schemas.openxmlformats.org/officeDocument/2006/relationships/hyperlink" Target="http://www.cs.cornell.edu/courses/CS6640/2012fa/index.shtml" TargetMode="External"/><Relationship Id="rId935" Type="http://schemas.openxmlformats.org/officeDocument/2006/relationships/hyperlink" Target="https://www.youtube.com/watch?v=6ufPpZDmPKA" TargetMode="External"/><Relationship Id="rId1358" Type="http://schemas.openxmlformats.org/officeDocument/2006/relationships/hyperlink" Target="https://arxiv.org/pdf/1409.0473v7.pdf" TargetMode="External"/><Relationship Id="rId1565" Type="http://schemas.openxmlformats.org/officeDocument/2006/relationships/hyperlink" Target="https://datastories.quora.com/" TargetMode="External"/><Relationship Id="rId1772" Type="http://schemas.openxmlformats.org/officeDocument/2006/relationships/hyperlink" Target="http://www.wildml.com/2015/11/understanding-convolutional-neural-networks-for-nlp/" TargetMode="External"/><Relationship Id="rId2409" Type="http://schemas.openxmlformats.org/officeDocument/2006/relationships/hyperlink" Target="https://opennlp.apache.org/" TargetMode="External"/><Relationship Id="rId2616" Type="http://schemas.openxmlformats.org/officeDocument/2006/relationships/hyperlink" Target="http://www.csie.ntu.edu.tw/~cjlin/liblinear/" TargetMode="External"/><Relationship Id="rId5022" Type="http://schemas.openxmlformats.org/officeDocument/2006/relationships/hyperlink" Target="http://leoneu.github.io/" TargetMode="External"/><Relationship Id="rId64" Type="http://schemas.openxmlformats.org/officeDocument/2006/relationships/hyperlink" Target="https://inst.eecs.berkeley.edu/~cs162/sp15/" TargetMode="External"/><Relationship Id="rId1218" Type="http://schemas.openxmlformats.org/officeDocument/2006/relationships/hyperlink" Target="http://rvl1.ecn.purdue.edu/RVL/" TargetMode="External"/><Relationship Id="rId1425" Type="http://schemas.openxmlformats.org/officeDocument/2006/relationships/hyperlink" Target="https://arxiv.org/pdf/1609.08144v2.pdf" TargetMode="External"/><Relationship Id="rId2823" Type="http://schemas.openxmlformats.org/officeDocument/2006/relationships/hyperlink" Target="https://github.com/airbnb/superset" TargetMode="External"/><Relationship Id="rId1632" Type="http://schemas.openxmlformats.org/officeDocument/2006/relationships/hyperlink" Target="http://cs224d.stanford.edu/" TargetMode="External"/><Relationship Id="rId4788" Type="http://schemas.openxmlformats.org/officeDocument/2006/relationships/hyperlink" Target="http://www.etcml.com/" TargetMode="External"/><Relationship Id="rId4995" Type="http://schemas.openxmlformats.org/officeDocument/2006/relationships/hyperlink" Target="https://amplab.cs.berkeley.edu/wp-content/uploads/2013/05/grades-graphx_with_fonts.pdf" TargetMode="External"/><Relationship Id="rId2199" Type="http://schemas.openxmlformats.org/officeDocument/2006/relationships/hyperlink" Target="https://github.com/josephmisiti/awesome-machine-learning" TargetMode="External"/><Relationship Id="rId3597" Type="http://schemas.openxmlformats.org/officeDocument/2006/relationships/hyperlink" Target="https://github.com/pavelgonchar/colornet" TargetMode="External"/><Relationship Id="rId4648" Type="http://schemas.openxmlformats.org/officeDocument/2006/relationships/hyperlink" Target="https://neo4j.com/" TargetMode="External"/><Relationship Id="rId4855" Type="http://schemas.openxmlformats.org/officeDocument/2006/relationships/hyperlink" Target="https://www.splunk.com/en_us/download/hunk.html" TargetMode="External"/><Relationship Id="rId3457" Type="http://schemas.openxmlformats.org/officeDocument/2006/relationships/hyperlink" Target="https://github.com/quankiquanki/skytrax-reviews-dataset" TargetMode="External"/><Relationship Id="rId3664" Type="http://schemas.openxmlformats.org/officeDocument/2006/relationships/hyperlink" Target="https://www.youtube.com/watch?v=fTUwdXUFfI8" TargetMode="External"/><Relationship Id="rId3871" Type="http://schemas.openxmlformats.org/officeDocument/2006/relationships/hyperlink" Target="https://cmus.github.io/" TargetMode="External"/><Relationship Id="rId4508" Type="http://schemas.openxmlformats.org/officeDocument/2006/relationships/hyperlink" Target="https://www.mysql.com/" TargetMode="External"/><Relationship Id="rId4715" Type="http://schemas.openxmlformats.org/officeDocument/2006/relationships/hyperlink" Target="http://calcite.apache.org/" TargetMode="External"/><Relationship Id="rId4922" Type="http://schemas.openxmlformats.org/officeDocument/2006/relationships/hyperlink" Target="https://jethro.io/" TargetMode="External"/><Relationship Id="rId378" Type="http://schemas.openxmlformats.org/officeDocument/2006/relationships/hyperlink" Target="http://www.csce.uark.edu/~sgauch/3193/S11/syllabus.html" TargetMode="External"/><Relationship Id="rId585" Type="http://schemas.openxmlformats.org/officeDocument/2006/relationships/hyperlink" Target="http://rpi.edu/" TargetMode="External"/><Relationship Id="rId792" Type="http://schemas.openxmlformats.org/officeDocument/2006/relationships/hyperlink" Target="http://www.amazon.com/gp/product/0743276647" TargetMode="External"/><Relationship Id="rId2059" Type="http://schemas.openxmlformats.org/officeDocument/2006/relationships/image" Target="media/image11.png"/><Relationship Id="rId2266" Type="http://schemas.openxmlformats.org/officeDocument/2006/relationships/hyperlink" Target="https://github.com/josephmisiti/awesome-machine-learning" TargetMode="External"/><Relationship Id="rId2473" Type="http://schemas.openxmlformats.org/officeDocument/2006/relationships/hyperlink" Target="https://github.com/npellet/visualizer" TargetMode="External"/><Relationship Id="rId2680" Type="http://schemas.openxmlformats.org/officeDocument/2006/relationships/hyperlink" Target="https://github.com/prodicus/spammy" TargetMode="External"/><Relationship Id="rId3317" Type="http://schemas.openxmlformats.org/officeDocument/2006/relationships/hyperlink" Target="http://www.face-rec.org/databases/" TargetMode="External"/><Relationship Id="rId3524" Type="http://schemas.openxmlformats.org/officeDocument/2006/relationships/hyperlink" Target="http://ecg.mit.edu/time-series/" TargetMode="External"/><Relationship Id="rId3731" Type="http://schemas.openxmlformats.org/officeDocument/2006/relationships/hyperlink" Target="https://github.com/jaywcjlove/awesome-mac/blob/master/editor-plugin.md" TargetMode="External"/><Relationship Id="rId238" Type="http://schemas.openxmlformats.org/officeDocument/2006/relationships/hyperlink" Target="http://www.cs.cornell.edu/courses/CS6118/2012fa/" TargetMode="External"/><Relationship Id="rId445" Type="http://schemas.openxmlformats.org/officeDocument/2006/relationships/hyperlink" Target="http://www.eng.utah.edu/~cs1410-20/schedule.html" TargetMode="External"/><Relationship Id="rId652" Type="http://schemas.openxmlformats.org/officeDocument/2006/relationships/hyperlink" Target="https://canvas.instructure.com/courses/904706" TargetMode="External"/><Relationship Id="rId1075" Type="http://schemas.openxmlformats.org/officeDocument/2006/relationships/hyperlink" Target="https://sites.google.com/site/drpngx/" TargetMode="External"/><Relationship Id="rId1282" Type="http://schemas.openxmlformats.org/officeDocument/2006/relationships/hyperlink" Target="https://github.com/baidu/paddle" TargetMode="External"/><Relationship Id="rId2126" Type="http://schemas.openxmlformats.org/officeDocument/2006/relationships/hyperlink" Target="https://raw.githubusercontent.com/donnemartin/data-science-ipython-notebooks/master/images/mrjob.png" TargetMode="External"/><Relationship Id="rId2333" Type="http://schemas.openxmlformats.org/officeDocument/2006/relationships/hyperlink" Target="https://meta-toolkit.org/" TargetMode="External"/><Relationship Id="rId2540" Type="http://schemas.openxmlformats.org/officeDocument/2006/relationships/hyperlink" Target="https://github.com/davidavdav/GaussianMixtures.jl" TargetMode="External"/><Relationship Id="rId305" Type="http://schemas.openxmlformats.org/officeDocument/2006/relationships/hyperlink" Target="http://web.cs.ucdavis.edu/~gusfield/" TargetMode="External"/><Relationship Id="rId512" Type="http://schemas.openxmlformats.org/officeDocument/2006/relationships/hyperlink" Target="http://www.cs.cornell.edu/courses/CS4780/2014fa/" TargetMode="External"/><Relationship Id="rId1142" Type="http://schemas.openxmlformats.org/officeDocument/2006/relationships/hyperlink" Target="http://shannon.cs.illinois.edu/DenotationGraph/" TargetMode="External"/><Relationship Id="rId2400" Type="http://schemas.openxmlformats.org/officeDocument/2006/relationships/hyperlink" Target="http://nlp.stanford.edu/software/tregex.shtml" TargetMode="External"/><Relationship Id="rId4298" Type="http://schemas.openxmlformats.org/officeDocument/2006/relationships/hyperlink" Target="https://github.com/shadowsocks/shadowsocks" TargetMode="External"/><Relationship Id="rId5349" Type="http://schemas.openxmlformats.org/officeDocument/2006/relationships/control" Target="activeX/activeX116.xml"/><Relationship Id="rId1002" Type="http://schemas.openxmlformats.org/officeDocument/2006/relationships/hyperlink" Target="https://github.com/nlintz/TensorFlow-Tutorials" TargetMode="External"/><Relationship Id="rId4158" Type="http://schemas.openxmlformats.org/officeDocument/2006/relationships/hyperlink" Target="http://www.aegisub.org/" TargetMode="External"/><Relationship Id="rId4365" Type="http://schemas.openxmlformats.org/officeDocument/2006/relationships/hyperlink" Target="http://scripts.sil.org/ukelele" TargetMode="External"/><Relationship Id="rId5209" Type="http://schemas.openxmlformats.org/officeDocument/2006/relationships/hyperlink" Target="https://github.com/alexsosn/MarslandMLAlgo" TargetMode="External"/><Relationship Id="rId1959" Type="http://schemas.openxmlformats.org/officeDocument/2006/relationships/hyperlink" Target="https://www.youtube.com/watch?v=sWxcIjZFGNM" TargetMode="External"/><Relationship Id="rId3174" Type="http://schemas.openxmlformats.org/officeDocument/2006/relationships/hyperlink" Target="http://math.nist.gov/~RPozo/complex_datasets.html" TargetMode="External"/><Relationship Id="rId4018" Type="http://schemas.openxmlformats.org/officeDocument/2006/relationships/hyperlink" Target="http://www.boltnev.com/resizemaster/" TargetMode="External"/><Relationship Id="rId4572" Type="http://schemas.openxmlformats.org/officeDocument/2006/relationships/hyperlink" Target="https://www.facebook.com/note.php?note_id=76191543919" TargetMode="External"/><Relationship Id="rId5416" Type="http://schemas.openxmlformats.org/officeDocument/2006/relationships/hyperlink" Target="https://twimlai.com/" TargetMode="External"/><Relationship Id="rId1819" Type="http://schemas.openxmlformats.org/officeDocument/2006/relationships/hyperlink" Target="https://www.quora.com/Is-skip-gram-negative-sampling-better-than-CBOW-NS-for-word2vec-If-so-why" TargetMode="External"/><Relationship Id="rId3381" Type="http://schemas.openxmlformats.org/officeDocument/2006/relationships/hyperlink" Target="http://universaldependencies.org/" TargetMode="External"/><Relationship Id="rId4225" Type="http://schemas.openxmlformats.org/officeDocument/2006/relationships/hyperlink" Target="http://www.yummysoftware.com/" TargetMode="External"/><Relationship Id="rId4432" Type="http://schemas.openxmlformats.org/officeDocument/2006/relationships/hyperlink" Target="https://github.com/phinze/homebrew-cask" TargetMode="External"/><Relationship Id="rId2190" Type="http://schemas.openxmlformats.org/officeDocument/2006/relationships/hyperlink" Target="https://github.com/josephmisiti/awesome-machine-learning" TargetMode="External"/><Relationship Id="rId3034" Type="http://schemas.openxmlformats.org/officeDocument/2006/relationships/hyperlink" Target="http://spark.apache.org/docs/latest/mllib-guide.html" TargetMode="External"/><Relationship Id="rId3241" Type="http://schemas.openxmlformats.org/officeDocument/2006/relationships/hyperlink" Target="https://collegescorecard.ed.gov/data/" TargetMode="External"/><Relationship Id="rId162" Type="http://schemas.openxmlformats.org/officeDocument/2006/relationships/hyperlink" Target="http://www.ece.cmu.edu/~ece447/s15/doku.php?id=readings" TargetMode="External"/><Relationship Id="rId2050" Type="http://schemas.openxmlformats.org/officeDocument/2006/relationships/hyperlink" Target="http://nbviewer.ipython.org/github/donnemartin/data-science-ipython-notebooks/blob/master/scikit-learn/scikit-learn-pca.ipynb" TargetMode="External"/><Relationship Id="rId3101" Type="http://schemas.openxmlformats.org/officeDocument/2006/relationships/hyperlink" Target="https://github.com/caesar0301/awesome-public-datasets" TargetMode="External"/><Relationship Id="rId979" Type="http://schemas.openxmlformats.org/officeDocument/2006/relationships/hyperlink" Target="http://arxiv.org/pdf/1410.3916v10" TargetMode="External"/><Relationship Id="rId5066" Type="http://schemas.openxmlformats.org/officeDocument/2006/relationships/hyperlink" Target="https://github.com/ZuzooVn/machine-learning-for-software-engineers" TargetMode="External"/><Relationship Id="rId5273" Type="http://schemas.openxmlformats.org/officeDocument/2006/relationships/control" Target="activeX/activeX81.xml"/><Relationship Id="rId839" Type="http://schemas.openxmlformats.org/officeDocument/2006/relationships/hyperlink" Target="http://www.springer.com/journal/10489" TargetMode="External"/><Relationship Id="rId1469" Type="http://schemas.openxmlformats.org/officeDocument/2006/relationships/hyperlink" Target="https://github.com/ujjwalkarn/Machine-Learning-Tutorials" TargetMode="External"/><Relationship Id="rId2867" Type="http://schemas.openxmlformats.org/officeDocument/2006/relationships/hyperlink" Target="http://education.parrotprediction.teachable.com/p/practical-xgboost-in-python" TargetMode="External"/><Relationship Id="rId3918" Type="http://schemas.openxmlformats.org/officeDocument/2006/relationships/hyperlink" Target="http://sqlitebrowser.org/" TargetMode="External"/><Relationship Id="rId4082" Type="http://schemas.openxmlformats.org/officeDocument/2006/relationships/hyperlink" Target="https://github.com/psychs/limechat" TargetMode="External"/><Relationship Id="rId5133" Type="http://schemas.openxmlformats.org/officeDocument/2006/relationships/hyperlink" Target="https://medium.com/@ageitgey/machine-learning-is-fun-part-3-deep-learning-and-convolutional-neural-networks-f40359318721" TargetMode="External"/><Relationship Id="rId5340" Type="http://schemas.openxmlformats.org/officeDocument/2006/relationships/hyperlink" Target="https://medium.com/machine-learning-for-humans/why-machine-learning-matters-6164faf1df12" TargetMode="External"/><Relationship Id="rId1676" Type="http://schemas.openxmlformats.org/officeDocument/2006/relationships/hyperlink" Target="http://deeplearning.net/tutorial/rnnslu.html" TargetMode="External"/><Relationship Id="rId1883" Type="http://schemas.openxmlformats.org/officeDocument/2006/relationships/hyperlink" Target="http://stackoverflow.com/questions/15318409/how-to-prune-a-tree-in-r" TargetMode="External"/><Relationship Id="rId2727" Type="http://schemas.openxmlformats.org/officeDocument/2006/relationships/hyperlink" Target="https://github.com/fchollet/keras" TargetMode="External"/><Relationship Id="rId2934" Type="http://schemas.openxmlformats.org/officeDocument/2006/relationships/hyperlink" Target="http://caret.r-forge.r-project.org/" TargetMode="External"/><Relationship Id="rId906" Type="http://schemas.openxmlformats.org/officeDocument/2006/relationships/hyperlink" Target="https://www.youtube.com/playlist?list=PL6Xpj9I5qXYEcOhn7TqghAJ6NAPrNmUBH" TargetMode="External"/><Relationship Id="rId1329" Type="http://schemas.openxmlformats.org/officeDocument/2006/relationships/hyperlink" Target="http://cs224d.stanford.edu/papers/maas_paper.pdf" TargetMode="External"/><Relationship Id="rId1536" Type="http://schemas.openxmlformats.org/officeDocument/2006/relationships/hyperlink" Target="http://stattrek.com/tutorials/statistics-tutorial.aspx" TargetMode="External"/><Relationship Id="rId1743" Type="http://schemas.openxmlformats.org/officeDocument/2006/relationships/hyperlink" Target="http://www.wildml.com/2015/10/recurrent-neural-network-tutorial-part-4-implementing-a-grulstm-rnn-with-python-and-theano/" TargetMode="External"/><Relationship Id="rId1950" Type="http://schemas.openxmlformats.org/officeDocument/2006/relationships/hyperlink" Target="http://www.iro.umontreal.ca/~bengioy/cifar/NCAP2014-summerschool/slides/Ryan_adams_140814_bayesopt_ncap.pdf" TargetMode="External"/><Relationship Id="rId4899" Type="http://schemas.openxmlformats.org/officeDocument/2006/relationships/hyperlink" Target="http://www.postgres-xl.org/" TargetMode="External"/><Relationship Id="rId5200" Type="http://schemas.openxmlformats.org/officeDocument/2006/relationships/hyperlink" Target="https://github.com/johnmyleswhite/ML_for_Hackers" TargetMode="External"/><Relationship Id="rId35" Type="http://schemas.openxmlformats.org/officeDocument/2006/relationships/hyperlink" Target="https://github.com/prakhar1989/awesome-courses/" TargetMode="External"/><Relationship Id="rId1603" Type="http://schemas.openxmlformats.org/officeDocument/2006/relationships/hyperlink" Target="https://en.wikipedia.org/wiki/Probit_model" TargetMode="External"/><Relationship Id="rId1810" Type="http://schemas.openxmlformats.org/officeDocument/2006/relationships/hyperlink" Target="http://alexminnaar.com/word2vec-tutorial-part-i-the-skip-gram-model.html" TargetMode="External"/><Relationship Id="rId4759" Type="http://schemas.openxmlformats.org/officeDocument/2006/relationships/hyperlink" Target="http://thrift.apache.org/" TargetMode="External"/><Relationship Id="rId4966" Type="http://schemas.openxmlformats.org/officeDocument/2006/relationships/hyperlink" Target="https://github.com/benpickles/peity" TargetMode="External"/><Relationship Id="rId3568" Type="http://schemas.openxmlformats.org/officeDocument/2006/relationships/hyperlink" Target="https://github.com/jtoy/awesome-tensorflow" TargetMode="External"/><Relationship Id="rId3775" Type="http://schemas.openxmlformats.org/officeDocument/2006/relationships/hyperlink" Target="https://github.com/weixin/WeFlow" TargetMode="External"/><Relationship Id="rId3982" Type="http://schemas.openxmlformats.org/officeDocument/2006/relationships/hyperlink" Target="https://sourceforge.net/projects/paintbrush/files/" TargetMode="External"/><Relationship Id="rId4619" Type="http://schemas.openxmlformats.org/officeDocument/2006/relationships/hyperlink" Target="https://github.com/griddb/griddb_nosql" TargetMode="External"/><Relationship Id="rId4826" Type="http://schemas.openxmlformats.org/officeDocument/2006/relationships/hyperlink" Target="http://helix.apache.org/" TargetMode="External"/><Relationship Id="rId489" Type="http://schemas.openxmlformats.org/officeDocument/2006/relationships/hyperlink" Target="http://cs109.github.io/2014/" TargetMode="External"/><Relationship Id="rId696" Type="http://schemas.openxmlformats.org/officeDocument/2006/relationships/hyperlink" Target="http://www.cs.cornell.edu/courses/CS4154/2014fa/assignments/index.php" TargetMode="External"/><Relationship Id="rId2377" Type="http://schemas.openxmlformats.org/officeDocument/2006/relationships/hyperlink" Target="https://github.com/goml/gobrain" TargetMode="External"/><Relationship Id="rId2584" Type="http://schemas.openxmlformats.org/officeDocument/2006/relationships/hyperlink" Target="https://github.com/ocallaco/LuaSHkit" TargetMode="External"/><Relationship Id="rId2791" Type="http://schemas.openxmlformats.org/officeDocument/2006/relationships/hyperlink" Target="http://pandas.pydata.org/" TargetMode="External"/><Relationship Id="rId3428" Type="http://schemas.openxmlformats.org/officeDocument/2006/relationships/hyperlink" Target="http://www.nuforc.org/webreports.html" TargetMode="External"/><Relationship Id="rId3635" Type="http://schemas.openxmlformats.org/officeDocument/2006/relationships/hyperlink" Target="http://arxiv.org/abs/1510.04935" TargetMode="External"/><Relationship Id="rId349" Type="http://schemas.openxmlformats.org/officeDocument/2006/relationships/hyperlink" Target="https://courses.engr.illinois.edu/cs173/fa2014/A-lecture/Homework/index.html" TargetMode="External"/><Relationship Id="rId556" Type="http://schemas.openxmlformats.org/officeDocument/2006/relationships/hyperlink" Target="http://www.cs.cmu.edu/~epxing/Class/10708-14/lecture.html" TargetMode="External"/><Relationship Id="rId763" Type="http://schemas.openxmlformats.org/officeDocument/2006/relationships/hyperlink" Target="http://www.ini740.com/S17/index.html" TargetMode="External"/><Relationship Id="rId1186" Type="http://schemas.openxmlformats.org/officeDocument/2006/relationships/hyperlink" Target="http://www.mis.atr.co.jp/~mlyons/jaffe.html" TargetMode="External"/><Relationship Id="rId1393" Type="http://schemas.openxmlformats.org/officeDocument/2006/relationships/hyperlink" Target="https://arxiv.org/abs/1607.01759" TargetMode="External"/><Relationship Id="rId2237" Type="http://schemas.openxmlformats.org/officeDocument/2006/relationships/hyperlink" Target="https://github.com/josephmisiti/awesome-machine-learning" TargetMode="External"/><Relationship Id="rId2444" Type="http://schemas.openxmlformats.org/officeDocument/2006/relationships/hyperlink" Target="https://github.com/apache/spark" TargetMode="External"/><Relationship Id="rId3842" Type="http://schemas.openxmlformats.org/officeDocument/2006/relationships/hyperlink" Target="https://github.com/mas-cli/mas" TargetMode="External"/><Relationship Id="rId209" Type="http://schemas.openxmlformats.org/officeDocument/2006/relationships/hyperlink" Target="https://courses.engr.illinois.edu/cs421/fa2014/lectures/index.html" TargetMode="External"/><Relationship Id="rId416" Type="http://schemas.openxmlformats.org/officeDocument/2006/relationships/hyperlink" Target="http://otfried.org/courses/cs109/index.html" TargetMode="External"/><Relationship Id="rId970" Type="http://schemas.openxmlformats.org/officeDocument/2006/relationships/hyperlink" Target="http://jmlr.org/proceedings/papers/v37/jozefowicz15.pdf" TargetMode="External"/><Relationship Id="rId1046" Type="http://schemas.openxmlformats.org/officeDocument/2006/relationships/hyperlink" Target="http://web.eecs.umich.edu/~honglak/" TargetMode="External"/><Relationship Id="rId1253" Type="http://schemas.openxmlformats.org/officeDocument/2006/relationships/hyperlink" Target="https://github.com/andersbll/deeppy" TargetMode="External"/><Relationship Id="rId2651" Type="http://schemas.openxmlformats.org/officeDocument/2006/relationships/hyperlink" Target="https://metacpan.org/pod/Paws::MachineLearning" TargetMode="External"/><Relationship Id="rId3702" Type="http://schemas.openxmlformats.org/officeDocument/2006/relationships/hyperlink" Target="https://camo.githubusercontent.com/0346a79e22858448a323486fbc30700c679386dc/68747470733a2f2f6a617977636a6c6f76652e6769746875622e696f2f73622f69636f2f6d696e2d6170702d73746f72652e737667" TargetMode="External"/><Relationship Id="rId623" Type="http://schemas.openxmlformats.org/officeDocument/2006/relationships/hyperlink" Target="http://www.cs.cornell.edu/courses/CS6700/2013sp/" TargetMode="External"/><Relationship Id="rId830" Type="http://schemas.openxmlformats.org/officeDocument/2006/relationships/hyperlink" Target="http://fastml.com/" TargetMode="External"/><Relationship Id="rId1460" Type="http://schemas.openxmlformats.org/officeDocument/2006/relationships/hyperlink" Target="https://github.com/ujjwalkarn/Machine-Learning-Tutorials" TargetMode="External"/><Relationship Id="rId2304" Type="http://schemas.openxmlformats.org/officeDocument/2006/relationships/hyperlink" Target="https://github.com/amznlabs/amazon-dsstne" TargetMode="External"/><Relationship Id="rId2511" Type="http://schemas.openxmlformats.org/officeDocument/2006/relationships/hyperlink" Target="https://github.com/JuliaStats/MLBase.jl" TargetMode="External"/><Relationship Id="rId1113" Type="http://schemas.openxmlformats.org/officeDocument/2006/relationships/hyperlink" Target="http://www.eecs.umich.edu/ai/" TargetMode="External"/><Relationship Id="rId1320" Type="http://schemas.openxmlformats.org/officeDocument/2006/relationships/hyperlink" Target="https://github.com/ybayle/awesome-deep-learning-music" TargetMode="External"/><Relationship Id="rId4269" Type="http://schemas.openxmlformats.org/officeDocument/2006/relationships/hyperlink" Target="https://mega.nz/" TargetMode="External"/><Relationship Id="rId4476" Type="http://schemas.openxmlformats.org/officeDocument/2006/relationships/hyperlink" Target="https://github.com/onurakpolat/awesome-bigdata" TargetMode="External"/><Relationship Id="rId4683" Type="http://schemas.openxmlformats.org/officeDocument/2006/relationships/hyperlink" Target="http://www.nuodb.com/" TargetMode="External"/><Relationship Id="rId4890" Type="http://schemas.openxmlformats.org/officeDocument/2006/relationships/hyperlink" Target="https://cloud.google.com/sql/docs/" TargetMode="External"/><Relationship Id="rId3078" Type="http://schemas.openxmlformats.org/officeDocument/2006/relationships/hyperlink" Target="https://github.com/caesar0301/awesome-public-datasets" TargetMode="External"/><Relationship Id="rId3285" Type="http://schemas.openxmlformats.org/officeDocument/2006/relationships/hyperlink" Target="http://data.ub.uni-muenchen.de/61/" TargetMode="External"/><Relationship Id="rId3492" Type="http://schemas.openxmlformats.org/officeDocument/2006/relationships/hyperlink" Target="http://www.paulhensel.org/dataintl.html" TargetMode="External"/><Relationship Id="rId4129" Type="http://schemas.openxmlformats.org/officeDocument/2006/relationships/hyperlink" Target="https://github.com/hydrogen-music/hydrogen" TargetMode="External"/><Relationship Id="rId4336" Type="http://schemas.openxmlformats.org/officeDocument/2006/relationships/hyperlink" Target="http://www.clipmenu.com/" TargetMode="External"/><Relationship Id="rId4543" Type="http://schemas.openxmlformats.org/officeDocument/2006/relationships/hyperlink" Target="https://www.facebook.com/notes/facebook-engineering/under-the-hood-data-diving-with-scuba/10150599692628920" TargetMode="External"/><Relationship Id="rId4750" Type="http://schemas.openxmlformats.org/officeDocument/2006/relationships/hyperlink" Target="https://github.com/linkedin/gobblin" TargetMode="External"/><Relationship Id="rId2094" Type="http://schemas.openxmlformats.org/officeDocument/2006/relationships/hyperlink" Target="http://nbviewer.jupyter.org/github/donnemartin/data-science-ipython-notebooks/blob/master/matplotlib/04.14-Visualization-With-Seaborn.ipynb" TargetMode="External"/><Relationship Id="rId3145" Type="http://schemas.openxmlformats.org/officeDocument/2006/relationships/hyperlink" Target="http://www.catalogueoflife.org/content/annual-checklist-archive" TargetMode="External"/><Relationship Id="rId3352" Type="http://schemas.openxmlformats.org/officeDocument/2006/relationships/hyperlink" Target="https://research.google.com/youtube8m/download.html" TargetMode="External"/><Relationship Id="rId4403" Type="http://schemas.openxmlformats.org/officeDocument/2006/relationships/hyperlink" Target="http://freemacsoft.net/appcleaner/" TargetMode="External"/><Relationship Id="rId4610" Type="http://schemas.openxmlformats.org/officeDocument/2006/relationships/hyperlink" Target="http://www.aerospike.com/" TargetMode="External"/><Relationship Id="rId273" Type="http://schemas.openxmlformats.org/officeDocument/2006/relationships/hyperlink" Target="http://web.engr.illinois.edu/~jeffe/teaching/algorithms/all-hwex.pdf" TargetMode="External"/><Relationship Id="rId480" Type="http://schemas.openxmlformats.org/officeDocument/2006/relationships/hyperlink" Target="http://web.stanford.edu/class/cs20si/index.html" TargetMode="External"/><Relationship Id="rId2161" Type="http://schemas.openxmlformats.org/officeDocument/2006/relationships/hyperlink" Target="http://ipython.org/notebook.html" TargetMode="External"/><Relationship Id="rId3005" Type="http://schemas.openxmlformats.org/officeDocument/2006/relationships/hyperlink" Target="http://cran.r-project.org/web/packages/svmpath/index.html" TargetMode="External"/><Relationship Id="rId3212" Type="http://schemas.openxmlformats.org/officeDocument/2006/relationships/hyperlink" Target="https://travistorrent.testroots.org/" TargetMode="External"/><Relationship Id="rId133" Type="http://schemas.openxmlformats.org/officeDocument/2006/relationships/hyperlink" Target="http://pdos.csail.mit.edu/6.828/2014/schedule.html" TargetMode="External"/><Relationship Id="rId340" Type="http://schemas.openxmlformats.org/officeDocument/2006/relationships/hyperlink" Target="http://www.cs.virginia.edu/~shelat/16s-4102/" TargetMode="External"/><Relationship Id="rId2021" Type="http://schemas.openxmlformats.org/officeDocument/2006/relationships/image" Target="media/image7.png"/><Relationship Id="rId5177" Type="http://schemas.openxmlformats.org/officeDocument/2006/relationships/hyperlink" Target="http://karlrosaen.com/ml/" TargetMode="External"/><Relationship Id="rId5384" Type="http://schemas.openxmlformats.org/officeDocument/2006/relationships/hyperlink" Target="https://medium.mybridge.co/machine-learning-top-10-in-september-6838169e9ee7" TargetMode="External"/><Relationship Id="rId200" Type="http://schemas.openxmlformats.org/officeDocument/2006/relationships/hyperlink" Target="https://www.classes.cs.uchicago.edu/archive/2016/winter/22300-1/" TargetMode="External"/><Relationship Id="rId2978" Type="http://schemas.openxmlformats.org/officeDocument/2006/relationships/hyperlink" Target="http://cran.r-project.org/web/packages/partykit/index.html" TargetMode="External"/><Relationship Id="rId4193" Type="http://schemas.openxmlformats.org/officeDocument/2006/relationships/hyperlink" Target="https://yhatt.github.io/marp/" TargetMode="External"/><Relationship Id="rId5037" Type="http://schemas.openxmlformats.org/officeDocument/2006/relationships/hyperlink" Target="https://www.youtube.com/watch?v=R-oiKt7bUU8" TargetMode="External"/><Relationship Id="rId1787" Type="http://schemas.openxmlformats.org/officeDocument/2006/relationships/hyperlink" Target="https://en.wikipedia.org/wiki/Bag-of-words_model" TargetMode="External"/><Relationship Id="rId1994" Type="http://schemas.openxmlformats.org/officeDocument/2006/relationships/hyperlink" Target="https://github.com/donnemartin/data-science-ipython-notebooks" TargetMode="External"/><Relationship Id="rId2838" Type="http://schemas.openxmlformats.org/officeDocument/2006/relationships/hyperlink" Target="https://github.com/ipython/ipython/wiki/A-gallery-of-interesting-IPython-Notebooks" TargetMode="External"/><Relationship Id="rId5244" Type="http://schemas.openxmlformats.org/officeDocument/2006/relationships/hyperlink" Target="https://www.amazon.com/Learning-Data-Yaser-S-Abu-Mostafa/dp/1600490069" TargetMode="External"/><Relationship Id="rId5451" Type="http://schemas.openxmlformats.org/officeDocument/2006/relationships/control" Target="activeX/activeX139.xml"/><Relationship Id="rId79" Type="http://schemas.openxmlformats.org/officeDocument/2006/relationships/hyperlink" Target="https://github.com/angrave/SystemProgramming/wiki" TargetMode="External"/><Relationship Id="rId1647" Type="http://schemas.openxmlformats.org/officeDocument/2006/relationships/hyperlink" Target="http://karpathy.github.io/neuralnets/" TargetMode="External"/><Relationship Id="rId1854" Type="http://schemas.openxmlformats.org/officeDocument/2006/relationships/hyperlink" Target="https://en.wikipedia.org/wiki/Platt_scaling" TargetMode="External"/><Relationship Id="rId2905" Type="http://schemas.openxmlformats.org/officeDocument/2006/relationships/hyperlink" Target="https://github.com/febeling/rb-libsvm" TargetMode="External"/><Relationship Id="rId4053" Type="http://schemas.openxmlformats.org/officeDocument/2006/relationships/hyperlink" Target="https://itunes.apple.com/cn/app/svgsus/id1106867065" TargetMode="External"/><Relationship Id="rId4260" Type="http://schemas.openxmlformats.org/officeDocument/2006/relationships/hyperlink" Target="https://software.charliemonroe.net/downie.php" TargetMode="External"/><Relationship Id="rId5104" Type="http://schemas.openxmlformats.org/officeDocument/2006/relationships/control" Target="activeX/activeX8.xml"/><Relationship Id="rId5311" Type="http://schemas.openxmlformats.org/officeDocument/2006/relationships/control" Target="activeX/activeX97.xml"/><Relationship Id="rId1507" Type="http://schemas.openxmlformats.org/officeDocument/2006/relationships/hyperlink" Target="https://github.com/pedrosan/TheAnalyticsEdge" TargetMode="External"/><Relationship Id="rId1714" Type="http://schemas.openxmlformats.org/officeDocument/2006/relationships/hyperlink" Target="http://stackoverflow.com/questions/10565868/multi-layer-perceptron-mlp-architecture-criteria-for-choosing-number-of-hidde?lq=1" TargetMode="External"/><Relationship Id="rId4120" Type="http://schemas.openxmlformats.org/officeDocument/2006/relationships/hyperlink" Target="https://github.com/sonoramac/Sonora" TargetMode="External"/><Relationship Id="rId1921" Type="http://schemas.openxmlformats.org/officeDocument/2006/relationships/hyperlink" Target="https://www.kaggle.com/c/higgs-boson/forums/t/10335/xgboost-post-competition-survey" TargetMode="External"/><Relationship Id="rId3679" Type="http://schemas.openxmlformats.org/officeDocument/2006/relationships/hyperlink" Target="https://indico.io/blog/the-good-bad-ugly-of-tensorflow/" TargetMode="External"/><Relationship Id="rId2488" Type="http://schemas.openxmlformats.org/officeDocument/2006/relationships/hyperlink" Target="http://joonku.com/project/machine_learning" TargetMode="External"/><Relationship Id="rId3886" Type="http://schemas.openxmlformats.org/officeDocument/2006/relationships/hyperlink" Target="https://camo.githubusercontent.com/1168647aeae5f5acea4277203c44a7fafdcceefc/68747470733a2f2f6a617977636a6c6f76652e6769746875622e696f2f73622f737461722f726564332e737667" TargetMode="External"/><Relationship Id="rId4937" Type="http://schemas.openxmlformats.org/officeDocument/2006/relationships/hyperlink" Target="https://github.com/ufukomer/bloomery" TargetMode="External"/><Relationship Id="rId1297" Type="http://schemas.openxmlformats.org/officeDocument/2006/relationships/hyperlink" Target="http://ocw.mit.edu/courses/electrical-engineering-and-computer-science/6-864-advanced-natural-language-processing-fall-2005/" TargetMode="External"/><Relationship Id="rId2695" Type="http://schemas.openxmlformats.org/officeDocument/2006/relationships/hyperlink" Target="https://github.com/dmcc/PyStanfordDependencies" TargetMode="External"/><Relationship Id="rId3539" Type="http://schemas.openxmlformats.org/officeDocument/2006/relationships/hyperlink" Target="http://openflights.org/data.html" TargetMode="External"/><Relationship Id="rId3746" Type="http://schemas.openxmlformats.org/officeDocument/2006/relationships/hyperlink" Target="https://micro-editor.github.io/" TargetMode="External"/><Relationship Id="rId3953" Type="http://schemas.openxmlformats.org/officeDocument/2006/relationships/hyperlink" Target="http://www.pixelmator.com/mac/" TargetMode="External"/><Relationship Id="rId667" Type="http://schemas.openxmlformats.org/officeDocument/2006/relationships/hyperlink" Target="https://github.com/mikeizbicki/ucr-cs100/tree/2015winter/assignments" TargetMode="External"/><Relationship Id="rId874" Type="http://schemas.openxmlformats.org/officeDocument/2006/relationships/hyperlink" Target="http://www.imdb.com/title/tt0470752/" TargetMode="External"/><Relationship Id="rId2348" Type="http://schemas.openxmlformats.org/officeDocument/2006/relationships/hyperlink" Target="https://github.com/engagor/dl4clj/" TargetMode="External"/><Relationship Id="rId2555" Type="http://schemas.openxmlformats.org/officeDocument/2006/relationships/hyperlink" Target="https://github.com/JuliaStats/Distributions.jl" TargetMode="External"/><Relationship Id="rId2762" Type="http://schemas.openxmlformats.org/officeDocument/2006/relationships/hyperlink" Target="https://github.com/proycon/python-timbl" TargetMode="External"/><Relationship Id="rId3606" Type="http://schemas.openxmlformats.org/officeDocument/2006/relationships/hyperlink" Target="https://github.com/dwiel/tensorflow_hmm" TargetMode="External"/><Relationship Id="rId3813" Type="http://schemas.openxmlformats.org/officeDocument/2006/relationships/hyperlink" Target="https://www.vagrantup.com/" TargetMode="External"/><Relationship Id="rId527" Type="http://schemas.openxmlformats.org/officeDocument/2006/relationships/hyperlink" Target="http://www.ee.columbia.edu/~cylin/course/bigdata/" TargetMode="External"/><Relationship Id="rId734" Type="http://schemas.openxmlformats.org/officeDocument/2006/relationships/hyperlink" Target="http://www.cs.cornell.edu/courses/CS6840/2014sp/" TargetMode="External"/><Relationship Id="rId941" Type="http://schemas.openxmlformats.org/officeDocument/2006/relationships/hyperlink" Target="http://www.ted.com/talks/jeremy_howard_the_wonderful_and_terrifying_implications_of_computers_that_can_learn" TargetMode="External"/><Relationship Id="rId1157" Type="http://schemas.openxmlformats.org/officeDocument/2006/relationships/hyperlink" Target="http://www.ri.cmu.edu/projects/project_418.html" TargetMode="External"/><Relationship Id="rId1364" Type="http://schemas.openxmlformats.org/officeDocument/2006/relationships/hyperlink" Target="http://papers.nips.cc/paper/5866-pointer-networks.pdf" TargetMode="External"/><Relationship Id="rId1571" Type="http://schemas.openxmlformats.org/officeDocument/2006/relationships/hyperlink" Target="https://dnc1994.com/2016/05/rank-10-percent-in-first-kaggle-competition-en/" TargetMode="External"/><Relationship Id="rId2208" Type="http://schemas.openxmlformats.org/officeDocument/2006/relationships/hyperlink" Target="https://github.com/josephmisiti/awesome-machine-learning" TargetMode="External"/><Relationship Id="rId2415" Type="http://schemas.openxmlformats.org/officeDocument/2006/relationships/hyperlink" Target="https://github.com/airbnb/aerosolve" TargetMode="External"/><Relationship Id="rId2622" Type="http://schemas.openxmlformats.org/officeDocument/2006/relationships/hyperlink" Target="https://www.cs.purdue.edu/homes/dgleich/packages/matlab_bgl/" TargetMode="External"/><Relationship Id="rId70" Type="http://schemas.openxmlformats.org/officeDocument/2006/relationships/hyperlink" Target="http://courses.cms.caltech.edu/cs179/" TargetMode="External"/><Relationship Id="rId801" Type="http://schemas.openxmlformats.org/officeDocument/2006/relationships/hyperlink" Target="http://www.audible.co.uk/pd/Non-fiction/Superintelligence-Audiobook/B00LPMA33G" TargetMode="External"/><Relationship Id="rId1017" Type="http://schemas.openxmlformats.org/officeDocument/2006/relationships/hyperlink" Target="http://www.stanford.edu/~asaxe/" TargetMode="External"/><Relationship Id="rId1224" Type="http://schemas.openxmlformats.org/officeDocument/2006/relationships/hyperlink" Target="http://vision.doc.ntu.ac.uk/datasets/UCID/ucid.html" TargetMode="External"/><Relationship Id="rId1431" Type="http://schemas.openxmlformats.org/officeDocument/2006/relationships/hyperlink" Target="https://arxiv.org/pdf/1610.00673" TargetMode="External"/><Relationship Id="rId4587" Type="http://schemas.openxmlformats.org/officeDocument/2006/relationships/hyperlink" Target="http://www.infoq.com/news/2014/06/facebook-apollo" TargetMode="External"/><Relationship Id="rId4794" Type="http://schemas.openxmlformats.org/officeDocument/2006/relationships/hyperlink" Target="http://www.mlbase.org/" TargetMode="External"/><Relationship Id="rId3189" Type="http://schemas.openxmlformats.org/officeDocument/2006/relationships/hyperlink" Target="http://cnets.indiana.edu/groups/nan/webtraffic/click-dataset/" TargetMode="External"/><Relationship Id="rId3396" Type="http://schemas.openxmlformats.org/officeDocument/2006/relationships/hyperlink" Target="http://neuroelectro.org/" TargetMode="External"/><Relationship Id="rId4447" Type="http://schemas.openxmlformats.org/officeDocument/2006/relationships/hyperlink" Target="https://github.com/ealeksandrov/ProvisionQL" TargetMode="External"/><Relationship Id="rId4654" Type="http://schemas.openxmlformats.org/officeDocument/2006/relationships/hyperlink" Target="http://the-paper-trail.org/blog/columnar-storage/" TargetMode="External"/><Relationship Id="rId3049" Type="http://schemas.openxmlformats.org/officeDocument/2006/relationships/hyperlink" Target="https://github.com/bioscala/bioscala" TargetMode="External"/><Relationship Id="rId3256" Type="http://schemas.openxmlformats.org/officeDocument/2006/relationships/hyperlink" Target="http://www.doc.ic.ac.uk/~dk3810/data/" TargetMode="External"/><Relationship Id="rId3463" Type="http://schemas.openxmlformats.org/officeDocument/2006/relationships/hyperlink" Target="http://archive.org/details/2011-05-calufa-twitter-sql" TargetMode="External"/><Relationship Id="rId4307" Type="http://schemas.openxmlformats.org/officeDocument/2006/relationships/hyperlink" Target="https://github.com/getlantern/lantern" TargetMode="External"/><Relationship Id="rId4861" Type="http://schemas.openxmlformats.org/officeDocument/2006/relationships/hyperlink" Target="https://github.com/rakam-io/rakam" TargetMode="External"/><Relationship Id="rId177" Type="http://schemas.openxmlformats.org/officeDocument/2006/relationships/hyperlink" Target="http://www.cs.umd.edu/class/spring2015/cmsc430/" TargetMode="External"/><Relationship Id="rId384" Type="http://schemas.openxmlformats.org/officeDocument/2006/relationships/hyperlink" Target="https://stellar.mit.edu/S/course/6/sp15/6.045/materials.html" TargetMode="External"/><Relationship Id="rId591" Type="http://schemas.openxmlformats.org/officeDocument/2006/relationships/hyperlink" Target="http://rpi.edu/" TargetMode="External"/><Relationship Id="rId2065" Type="http://schemas.openxmlformats.org/officeDocument/2006/relationships/hyperlink" Target="http://nbviewer.jupyter.org/github/donnemartin/data-science-ipython-notebooks/blob/master/pandas/03.02-Data-Indexing-and-Selection.ipynb" TargetMode="External"/><Relationship Id="rId2272" Type="http://schemas.openxmlformats.org/officeDocument/2006/relationships/hyperlink" Target="https://github.com/josephmisiti/awesome-machine-learning" TargetMode="External"/><Relationship Id="rId3116" Type="http://schemas.openxmlformats.org/officeDocument/2006/relationships/hyperlink" Target="http://ensemblgenomes.org/info/genomes" TargetMode="External"/><Relationship Id="rId3670" Type="http://schemas.openxmlformats.org/officeDocument/2006/relationships/hyperlink" Target="https://arxiv.org/abs/1605.08695" TargetMode="External"/><Relationship Id="rId4514" Type="http://schemas.openxmlformats.org/officeDocument/2006/relationships/hyperlink" Target="http://pachyderm.io/" TargetMode="External"/><Relationship Id="rId4721" Type="http://schemas.openxmlformats.org/officeDocument/2006/relationships/hyperlink" Target="https://research.google.com/pubs/pub36632.html" TargetMode="External"/><Relationship Id="rId244" Type="http://schemas.openxmlformats.org/officeDocument/2006/relationships/hyperlink" Target="https://courses.cs.washington.edu/courses/cse341/16sp/" TargetMode="External"/><Relationship Id="rId1081" Type="http://schemas.openxmlformats.org/officeDocument/2006/relationships/hyperlink" Target="http://bci.tugraz.at/scherer/" TargetMode="External"/><Relationship Id="rId3323" Type="http://schemas.openxmlformats.org/officeDocument/2006/relationships/hyperlink" Target="http://cvcl.mit.edu/MM/stimuli.html" TargetMode="External"/><Relationship Id="rId3530" Type="http://schemas.openxmlformats.org/officeDocument/2006/relationships/hyperlink" Target="http://research.microsoft.com/en-us/downloads/b16d359d-d164-469e-9fd4-daa38f2b2e13/" TargetMode="External"/><Relationship Id="rId451" Type="http://schemas.openxmlformats.org/officeDocument/2006/relationships/hyperlink" Target="http://www.cs.cornell.edu/courses/CS2110/2014fa/lecturenotes.html" TargetMode="External"/><Relationship Id="rId2132" Type="http://schemas.openxmlformats.org/officeDocument/2006/relationships/image" Target="media/image18.png"/><Relationship Id="rId5288" Type="http://schemas.openxmlformats.org/officeDocument/2006/relationships/hyperlink" Target="https://www.youtube.com/playlist?list=PL6Xpj9I5qXYEcOhn7TqghAJ6NAPrNmUBH" TargetMode="External"/><Relationship Id="rId104" Type="http://schemas.openxmlformats.org/officeDocument/2006/relationships/hyperlink" Target="http://comp.uark.edu/~wingning/csce3613/CSCE3613.pdf" TargetMode="External"/><Relationship Id="rId311" Type="http://schemas.openxmlformats.org/officeDocument/2006/relationships/hyperlink" Target="http://courses.csail.mit.edu/iap/interview/calendar.php" TargetMode="External"/><Relationship Id="rId1898" Type="http://schemas.openxmlformats.org/officeDocument/2006/relationships/hyperlink" Target="https://stat.ethz.ch/education/semesters/ss2012/ams/slides/v10.2.pdf" TargetMode="External"/><Relationship Id="rId2949" Type="http://schemas.openxmlformats.org/officeDocument/2006/relationships/hyperlink" Target="http://cran.r-project.org/web/packages/GAMBoost/index.html" TargetMode="External"/><Relationship Id="rId4097" Type="http://schemas.openxmlformats.org/officeDocument/2006/relationships/hyperlink" Target="http://www.foxmail.com/mac/en" TargetMode="External"/><Relationship Id="rId5148" Type="http://schemas.openxmlformats.org/officeDocument/2006/relationships/hyperlink" Target="http://www.innoarchitech.com/machine-learning-an-in-depth-non-technical-guide/" TargetMode="External"/><Relationship Id="rId5355" Type="http://schemas.openxmlformats.org/officeDocument/2006/relationships/control" Target="activeX/activeX119.xml"/><Relationship Id="rId1758" Type="http://schemas.openxmlformats.org/officeDocument/2006/relationships/hyperlink" Target="http://deeplearning4j.org/recursiveneuraltensornetwork.html" TargetMode="External"/><Relationship Id="rId2809" Type="http://schemas.openxmlformats.org/officeDocument/2006/relationships/hyperlink" Target="http://pygal.org/en/stable/" TargetMode="External"/><Relationship Id="rId4164" Type="http://schemas.openxmlformats.org/officeDocument/2006/relationships/hyperlink" Target="http://zh-cn.libreoffice.org/download/source-code/" TargetMode="External"/><Relationship Id="rId4371" Type="http://schemas.openxmlformats.org/officeDocument/2006/relationships/hyperlink" Target="https://github.com/Hammerspoon/hammerspoon" TargetMode="External"/><Relationship Id="rId5008" Type="http://schemas.openxmlformats.org/officeDocument/2006/relationships/hyperlink" Target="https://amplab.cs.berkeley.edu/wp-content/uploads/2012/03/mod482-xin1.pdf" TargetMode="External"/><Relationship Id="rId5215" Type="http://schemas.openxmlformats.org/officeDocument/2006/relationships/hyperlink" Target="https://www.amazon.com/Data-Mining-Practical-Techniques-Management/dp/0123748569" TargetMode="External"/><Relationship Id="rId5422" Type="http://schemas.openxmlformats.org/officeDocument/2006/relationships/hyperlink" Target="https://www.quora.com/topic/Statistics-academic-discipline" TargetMode="External"/><Relationship Id="rId1965" Type="http://schemas.openxmlformats.org/officeDocument/2006/relationships/hyperlink" Target="http://pages.cs.wisc.edu/~swright/nips2010/sjw-nips10.pdf" TargetMode="External"/><Relationship Id="rId3180" Type="http://schemas.openxmlformats.org/officeDocument/2006/relationships/hyperlink" Target="http://snap.stanford.edu/data/" TargetMode="External"/><Relationship Id="rId4024" Type="http://schemas.openxmlformats.org/officeDocument/2006/relationships/hyperlink" Target="http://theolabrothers.com/" TargetMode="External"/><Relationship Id="rId4231" Type="http://schemas.openxmlformats.org/officeDocument/2006/relationships/hyperlink" Target="http://electron.atom.io/" TargetMode="External"/><Relationship Id="rId1618" Type="http://schemas.openxmlformats.org/officeDocument/2006/relationships/hyperlink" Target="http://stackoverflow.com/questions/22909197/creating-folds-for-k-fold-cv-in-r-using-caret" TargetMode="External"/><Relationship Id="rId1825" Type="http://schemas.openxmlformats.org/officeDocument/2006/relationships/hyperlink" Target="http://blog.dennybritz.com/2015/09/11/reimagining-language-learning-with-nlp-and-reinforcement-learning/" TargetMode="External"/><Relationship Id="rId3040" Type="http://schemas.openxmlformats.org/officeDocument/2006/relationships/hyperlink" Target="https://github.com/apache/incubator-predictionio" TargetMode="External"/><Relationship Id="rId3997" Type="http://schemas.openxmlformats.org/officeDocument/2006/relationships/hyperlink" Target="https://www.mockflow.com/" TargetMode="External"/><Relationship Id="rId2599" Type="http://schemas.openxmlformats.org/officeDocument/2006/relationships/hyperlink" Target="https://github.com/jzrake/lunum" TargetMode="External"/><Relationship Id="rId3857" Type="http://schemas.openxmlformats.org/officeDocument/2006/relationships/hyperlink" Target="https://github.com/720kb/ndm" TargetMode="External"/><Relationship Id="rId4908" Type="http://schemas.openxmlformats.org/officeDocument/2006/relationships/hyperlink" Target="https://github.com/twitter/fatcache" TargetMode="External"/><Relationship Id="rId778" Type="http://schemas.openxmlformats.org/officeDocument/2006/relationships/hyperlink" Target="http://ocw.mit.edu/courses/electrical-engineering-and-computer-science/6-034-artificial-intelligence-fall-2010/lecture-videos" TargetMode="External"/><Relationship Id="rId985" Type="http://schemas.openxmlformats.org/officeDocument/2006/relationships/hyperlink" Target="https://arxiv.org/abs/1502.03167" TargetMode="External"/><Relationship Id="rId2459" Type="http://schemas.openxmlformats.org/officeDocument/2006/relationships/hyperlink" Target="http://dc-js.github.io/dc.js/" TargetMode="External"/><Relationship Id="rId2666" Type="http://schemas.openxmlformats.org/officeDocument/2006/relationships/hyperlink" Target="https://github.com/scikit-image/scikit-image" TargetMode="External"/><Relationship Id="rId2873" Type="http://schemas.openxmlformats.org/officeDocument/2006/relationships/hyperlink" Target="https://github.com/MLWave/kaggle_acquire-valued-shoppers-challenge" TargetMode="External"/><Relationship Id="rId3717" Type="http://schemas.openxmlformats.org/officeDocument/2006/relationships/hyperlink" Target="https://github.com/jaywcjlove/awesome-mac" TargetMode="External"/><Relationship Id="rId3924" Type="http://schemas.openxmlformats.org/officeDocument/2006/relationships/hyperlink" Target="https://github.com/paralect/robomongo" TargetMode="External"/><Relationship Id="rId5072" Type="http://schemas.openxmlformats.org/officeDocument/2006/relationships/hyperlink" Target="https://github.com/ZuzooVn/machine-learning-for-software-engineers" TargetMode="External"/><Relationship Id="rId638" Type="http://schemas.openxmlformats.org/officeDocument/2006/relationships/hyperlink" Target="http://cs.brown.edu/courses/csci1230/index.html" TargetMode="External"/><Relationship Id="rId845" Type="http://schemas.openxmlformats.org/officeDocument/2006/relationships/hyperlink" Target="http://www.springer.com/engineering/robotics/journal/40903" TargetMode="External"/><Relationship Id="rId1268" Type="http://schemas.openxmlformats.org/officeDocument/2006/relationships/hyperlink" Target="https://github.com/vlfeat/matconvnet" TargetMode="External"/><Relationship Id="rId1475" Type="http://schemas.openxmlformats.org/officeDocument/2006/relationships/hyperlink" Target="https://github.com/ujjwalkarn/Machine-Learning-Tutorials" TargetMode="External"/><Relationship Id="rId1682" Type="http://schemas.openxmlformats.org/officeDocument/2006/relationships/hyperlink" Target="http://torch.ch/" TargetMode="External"/><Relationship Id="rId2319" Type="http://schemas.openxmlformats.org/officeDocument/2006/relationships/hyperlink" Target="http://mc-stan.org/" TargetMode="External"/><Relationship Id="rId2526" Type="http://schemas.openxmlformats.org/officeDocument/2006/relationships/hyperlink" Target="https://github.com/lendle/OnlineLearning.jl" TargetMode="External"/><Relationship Id="rId2733" Type="http://schemas.openxmlformats.org/officeDocument/2006/relationships/hyperlink" Target="https://github.com/RaRe-Technologies/gensim" TargetMode="External"/><Relationship Id="rId705" Type="http://schemas.openxmlformats.org/officeDocument/2006/relationships/hyperlink" Target="http://www.cs.cornell.edu/courses/CS5150/2014fa/overview.html" TargetMode="External"/><Relationship Id="rId1128" Type="http://schemas.openxmlformats.org/officeDocument/2006/relationships/hyperlink" Target="http://jeffdonahue.com/lrcn/" TargetMode="External"/><Relationship Id="rId1335" Type="http://schemas.openxmlformats.org/officeDocument/2006/relationships/hyperlink" Target="https://arxiv.org/pdf/1207.0580.pdf" TargetMode="External"/><Relationship Id="rId1542" Type="http://schemas.openxmlformats.org/officeDocument/2006/relationships/hyperlink" Target="http://www.dataschool.io/" TargetMode="External"/><Relationship Id="rId2940" Type="http://schemas.openxmlformats.org/officeDocument/2006/relationships/hyperlink" Target="http://cran.r-project.org/web/packages/e1071/index.html" TargetMode="External"/><Relationship Id="rId4698" Type="http://schemas.openxmlformats.org/officeDocument/2006/relationships/hyperlink" Target="https://github.com/kairosdb/kairosdb" TargetMode="External"/><Relationship Id="rId912" Type="http://schemas.openxmlformats.org/officeDocument/2006/relationships/hyperlink" Target="http://vision.stanford.edu/teaching/cs231n/syllabus.html" TargetMode="External"/><Relationship Id="rId2800" Type="http://schemas.openxmlformats.org/officeDocument/2006/relationships/hyperlink" Target="https://github.com/bokeh/bokeh" TargetMode="External"/><Relationship Id="rId41" Type="http://schemas.openxmlformats.org/officeDocument/2006/relationships/image" Target="media/image2.png"/><Relationship Id="rId1402" Type="http://schemas.openxmlformats.org/officeDocument/2006/relationships/hyperlink" Target="https://arxiv.org/abs/1703.06870" TargetMode="External"/><Relationship Id="rId4558" Type="http://schemas.openxmlformats.org/officeDocument/2006/relationships/hyperlink" Target="http://stratosphere.eu/" TargetMode="External"/><Relationship Id="rId4765" Type="http://schemas.openxmlformats.org/officeDocument/2006/relationships/hyperlink" Target="https://www.serf.io/" TargetMode="External"/><Relationship Id="rId4972" Type="http://schemas.openxmlformats.org/officeDocument/2006/relationships/hyperlink" Target="http://shiny.rstudio.com/" TargetMode="External"/><Relationship Id="rId288" Type="http://schemas.openxmlformats.org/officeDocument/2006/relationships/hyperlink" Target="http://compsci.hunter.cuny.edu/~sweiss/courses/csci235.php" TargetMode="External"/><Relationship Id="rId3367" Type="http://schemas.openxmlformats.org/officeDocument/2006/relationships/hyperlink" Target="http://www.freebase.com/" TargetMode="External"/><Relationship Id="rId3574" Type="http://schemas.openxmlformats.org/officeDocument/2006/relationships/hyperlink" Target="https://github.com/guillaume-chevalier/LSTM-Human-Activity-Recognition" TargetMode="External"/><Relationship Id="rId3781" Type="http://schemas.openxmlformats.org/officeDocument/2006/relationships/hyperlink" Target="https://github.com/specialunderwear/Hosts.prefpane" TargetMode="External"/><Relationship Id="rId4418" Type="http://schemas.openxmlformats.org/officeDocument/2006/relationships/hyperlink" Target="http://zythum.sinaapp.com/youkuhtml5playerbookmark/" TargetMode="External"/><Relationship Id="rId4625" Type="http://schemas.openxmlformats.org/officeDocument/2006/relationships/hyperlink" Target="https://github.com/basho/riak" TargetMode="External"/><Relationship Id="rId4832" Type="http://schemas.openxmlformats.org/officeDocument/2006/relationships/hyperlink" Target="http://buildoop.github.io/" TargetMode="External"/><Relationship Id="rId495" Type="http://schemas.openxmlformats.org/officeDocument/2006/relationships/hyperlink" Target="http://cs224d.stanford.edu/" TargetMode="External"/><Relationship Id="rId2176" Type="http://schemas.openxmlformats.org/officeDocument/2006/relationships/hyperlink" Target="https://twitter.com/josephmisiti" TargetMode="External"/><Relationship Id="rId2383" Type="http://schemas.openxmlformats.org/officeDocument/2006/relationships/hyperlink" Target="http://www.svgopen.org/2011/papers/34-SVGo_a_Go_Library_for_SVG_generation/" TargetMode="External"/><Relationship Id="rId2590" Type="http://schemas.openxmlformats.org/officeDocument/2006/relationships/hyperlink" Target="https://github.com/marcoscoffier/torch-saliency" TargetMode="External"/><Relationship Id="rId3227" Type="http://schemas.openxmlformats.org/officeDocument/2006/relationships/hyperlink" Target="http://widukind.cepremap.org/" TargetMode="External"/><Relationship Id="rId3434" Type="http://schemas.openxmlformats.org/officeDocument/2006/relationships/hyperlink" Target="https://dataverse.harvard.edu/" TargetMode="External"/><Relationship Id="rId3641" Type="http://schemas.openxmlformats.org/officeDocument/2006/relationships/hyperlink" Target="https://github.com/tjhunter/tensorframes" TargetMode="External"/><Relationship Id="rId148" Type="http://schemas.openxmlformats.org/officeDocument/2006/relationships/hyperlink" Target="http://15721.courses.cs.cmu.edu/spring2016/" TargetMode="External"/><Relationship Id="rId355" Type="http://schemas.openxmlformats.org/officeDocument/2006/relationships/hyperlink" Target="https://courses.engr.illinois.edu/cs498374/fa2014/lectures.html" TargetMode="External"/><Relationship Id="rId562" Type="http://schemas.openxmlformats.org/officeDocument/2006/relationships/hyperlink" Target="http://web.stanford.edu/class/cs246/handouts.html" TargetMode="External"/><Relationship Id="rId1192" Type="http://schemas.openxmlformats.org/officeDocument/2006/relationships/hyperlink" Target="http://www.middlebury.edu/stereo/data.html" TargetMode="External"/><Relationship Id="rId2036" Type="http://schemas.openxmlformats.org/officeDocument/2006/relationships/hyperlink" Target="https://nbviewer.jupyter.org/github/donnemartin/data-science-ipython-notebooks/blob/master/deep-learning/keras-tutorial/2.2.2%20Supervised%20Learning%20-%20ConvNet%20HandsOn%20Part%20II.ipynb" TargetMode="External"/><Relationship Id="rId2243" Type="http://schemas.openxmlformats.org/officeDocument/2006/relationships/hyperlink" Target="https://github.com/josephmisiti/awesome-machine-learning" TargetMode="External"/><Relationship Id="rId2450" Type="http://schemas.openxmlformats.org/officeDocument/2006/relationships/hyperlink" Target="https://github.com/twitter/twitter-text" TargetMode="External"/><Relationship Id="rId3501" Type="http://schemas.openxmlformats.org/officeDocument/2006/relationships/hyperlink" Target="http://ucdata.berkeley.edu/" TargetMode="External"/><Relationship Id="rId5399" Type="http://schemas.openxmlformats.org/officeDocument/2006/relationships/hyperlink" Target="http://www.ice.ci.ritsumei.ac.jp/~ftgaic/" TargetMode="External"/><Relationship Id="rId215" Type="http://schemas.openxmlformats.org/officeDocument/2006/relationships/hyperlink" Target="http://www.cs.cornell.edu/Courses/cs3110/2014fa/" TargetMode="External"/><Relationship Id="rId422" Type="http://schemas.openxmlformats.org/officeDocument/2006/relationships/hyperlink" Target="http://www.cs.cornell.edu/courses/CS1110/2014fa/about/grading.php" TargetMode="External"/><Relationship Id="rId1052" Type="http://schemas.openxmlformats.org/officeDocument/2006/relationships/hyperlink" Target="http://www.thespermwhale.com/jaseweston/" TargetMode="External"/><Relationship Id="rId2103" Type="http://schemas.openxmlformats.org/officeDocument/2006/relationships/hyperlink" Target="http://nbviewer.jupyter.org/github/donnemartin/data-science-ipython-notebooks/blob/master/numpy/02.05-Computation-on-arrays-broadcasting.ipynb" TargetMode="External"/><Relationship Id="rId2310" Type="http://schemas.openxmlformats.org/officeDocument/2006/relationships/hyperlink" Target="https://github.com/Microsoft/LightGBM" TargetMode="External"/><Relationship Id="rId5259" Type="http://schemas.openxmlformats.org/officeDocument/2006/relationships/hyperlink" Target="https://www.youtube.com/playlist?list=PL2-dafEMk2A4ut2pyv0fSIXqOzXtBGkLj" TargetMode="External"/><Relationship Id="rId4068" Type="http://schemas.openxmlformats.org/officeDocument/2006/relationships/hyperlink" Target="http://weiboformac.sinaapp.com/" TargetMode="External"/><Relationship Id="rId4275" Type="http://schemas.openxmlformats.org/officeDocument/2006/relationships/hyperlink" Target="https://itunes.apple.com/cn/app/yan-wen-zi/id914708191?mt=12" TargetMode="External"/><Relationship Id="rId4482" Type="http://schemas.openxmlformats.org/officeDocument/2006/relationships/hyperlink" Target="https://github.com/onurakpolat/awesome-bigdata" TargetMode="External"/><Relationship Id="rId5119" Type="http://schemas.openxmlformats.org/officeDocument/2006/relationships/hyperlink" Target="http://machinelearningmastery.com/machine-learning-mastery-method/" TargetMode="External"/><Relationship Id="rId5326" Type="http://schemas.openxmlformats.org/officeDocument/2006/relationships/hyperlink" Target="http://introtodeeplearning.com/index.html" TargetMode="External"/><Relationship Id="rId1869" Type="http://schemas.openxmlformats.org/officeDocument/2006/relationships/hyperlink" Target="https://www.mindtools.com/dectree.html" TargetMode="External"/><Relationship Id="rId3084" Type="http://schemas.openxmlformats.org/officeDocument/2006/relationships/hyperlink" Target="https://github.com/caesar0301/awesome-public-datasets" TargetMode="External"/><Relationship Id="rId3291" Type="http://schemas.openxmlformats.org/officeDocument/2006/relationships/hyperlink" Target="https://github.com/mledoze/countries" TargetMode="External"/><Relationship Id="rId4135" Type="http://schemas.openxmlformats.org/officeDocument/2006/relationships/hyperlink" Target="https://github.com/musescore/MuseScore" TargetMode="External"/><Relationship Id="rId1729" Type="http://schemas.openxmlformats.org/officeDocument/2006/relationships/hyperlink" Target="https://gist.github.com/karpathy/d4dee566867f8291f086" TargetMode="External"/><Relationship Id="rId1936" Type="http://schemas.openxmlformats.org/officeDocument/2006/relationships/hyperlink" Target="http://stats.stackexchange.com/questions/18891/bagging-boosting-and-stacking-in-machine-learning" TargetMode="External"/><Relationship Id="rId4342" Type="http://schemas.openxmlformats.org/officeDocument/2006/relationships/hyperlink" Target="http://www.controlplaneapp.com/" TargetMode="External"/><Relationship Id="rId3151" Type="http://schemas.openxmlformats.org/officeDocument/2006/relationships/hyperlink" Target="http://actuariesclimateindex.org/data/" TargetMode="External"/><Relationship Id="rId4202" Type="http://schemas.openxmlformats.org/officeDocument/2006/relationships/hyperlink" Target="http://marked2app.com/" TargetMode="External"/><Relationship Id="rId3011" Type="http://schemas.openxmlformats.org/officeDocument/2006/relationships/hyperlink" Target="http://igraph.org/r/" TargetMode="External"/><Relationship Id="rId3968" Type="http://schemas.openxmlformats.org/officeDocument/2006/relationships/hyperlink" Target="http://mypaint.org/" TargetMode="External"/><Relationship Id="rId5" Type="http://schemas.openxmlformats.org/officeDocument/2006/relationships/webSettings" Target="webSettings.xml"/><Relationship Id="rId889" Type="http://schemas.openxmlformats.org/officeDocument/2006/relationships/hyperlink" Target="https://github.com/ChristosChristofidis/awesome-deep-learning" TargetMode="External"/><Relationship Id="rId2777" Type="http://schemas.openxmlformats.org/officeDocument/2006/relationships/hyperlink" Target="https://github.com/luispedro/milk" TargetMode="External"/><Relationship Id="rId5183" Type="http://schemas.openxmlformats.org/officeDocument/2006/relationships/hyperlink" Target="http://blog.aylien.com/10-machine-learning-terms-explained-in-simple/" TargetMode="External"/><Relationship Id="rId5390" Type="http://schemas.openxmlformats.org/officeDocument/2006/relationships/hyperlink" Target="http://www.datasciencecentral.com/group/resources/forum/topics/comprehensive-list-of-data-science-resources" TargetMode="External"/><Relationship Id="rId749" Type="http://schemas.openxmlformats.org/officeDocument/2006/relationships/hyperlink" Target="http://philipmjohnson.github.io/ics314f13/assessments/" TargetMode="External"/><Relationship Id="rId1379" Type="http://schemas.openxmlformats.org/officeDocument/2006/relationships/hyperlink" Target="https://arxiv.org/pdf/1606.04671" TargetMode="External"/><Relationship Id="rId1586" Type="http://schemas.openxmlformats.org/officeDocument/2006/relationships/hyperlink" Target="http://stats.stackexchange.com/questions/22718/what-is-the-difference-between-linear-regression-on-y-with-x-and-x-with-y?lq=1" TargetMode="External"/><Relationship Id="rId2984" Type="http://schemas.openxmlformats.org/officeDocument/2006/relationships/hyperlink" Target="http://cran.r-project.org/web/packages/randomForestSRC/index.html" TargetMode="External"/><Relationship Id="rId3828" Type="http://schemas.openxmlformats.org/officeDocument/2006/relationships/hyperlink" Target="https://github.com/james-proxy/james" TargetMode="External"/><Relationship Id="rId5043" Type="http://schemas.openxmlformats.org/officeDocument/2006/relationships/hyperlink" Target="https://github.com/t3chnoboy/awesome-awesome-awesome" TargetMode="External"/><Relationship Id="rId5250" Type="http://schemas.openxmlformats.org/officeDocument/2006/relationships/hyperlink" Target="https://www.manning.com/books/machine-learning-with-tensorflow" TargetMode="External"/><Relationship Id="rId609" Type="http://schemas.openxmlformats.org/officeDocument/2006/relationships/hyperlink" Target="http://css.csail.mit.edu/6.858/2014/quiz.html" TargetMode="External"/><Relationship Id="rId956" Type="http://schemas.openxmlformats.org/officeDocument/2006/relationships/hyperlink" Target="http://www.cs.toronto.edu/~hinton/deeprefs.html" TargetMode="External"/><Relationship Id="rId1239" Type="http://schemas.openxmlformats.org/officeDocument/2006/relationships/hyperlink" Target="http://arxiv.org/abs/1506.03340" TargetMode="External"/><Relationship Id="rId1793" Type="http://schemas.openxmlformats.org/officeDocument/2006/relationships/hyperlink" Target="http://blog.echen.me/2011/08/22/introduction-to-latent-dirichlet-allocation/" TargetMode="External"/><Relationship Id="rId2637" Type="http://schemas.openxmlformats.org/officeDocument/2006/relationships/hyperlink" Target="http://www.nuget.org/packages/MathNet.Numerics/" TargetMode="External"/><Relationship Id="rId2844" Type="http://schemas.openxmlformats.org/officeDocument/2006/relationships/hyperlink" Target="https://github.com/Wavelets/scipy-tutorials" TargetMode="External"/><Relationship Id="rId5110" Type="http://schemas.openxmlformats.org/officeDocument/2006/relationships/control" Target="activeX/activeX11.xml"/><Relationship Id="rId85" Type="http://schemas.openxmlformats.org/officeDocument/2006/relationships/hyperlink" Target="http://www.cgl.uwaterloo.ca/~wmcowan/teaching/cs452/s12/notes/index.html" TargetMode="External"/><Relationship Id="rId816" Type="http://schemas.openxmlformats.org/officeDocument/2006/relationships/hyperlink" Target="http://leenissen.dk/fann/wp/" TargetMode="External"/><Relationship Id="rId1446" Type="http://schemas.openxmlformats.org/officeDocument/2006/relationships/hyperlink" Target="https://arxiv.org/pdf/1506.06204v2.pdf" TargetMode="External"/><Relationship Id="rId1653" Type="http://schemas.openxmlformats.org/officeDocument/2006/relationships/hyperlink" Target="http://deeplearning4j.org/" TargetMode="External"/><Relationship Id="rId1860" Type="http://schemas.openxmlformats.org/officeDocument/2006/relationships/hyperlink" Target="http://statistical-research.com/a-brief-tour-of-the-trees-and-forests/" TargetMode="External"/><Relationship Id="rId2704" Type="http://schemas.openxmlformats.org/officeDocument/2006/relationships/hyperlink" Target="https://github.com/golastmile/rasa_nlu" TargetMode="External"/><Relationship Id="rId2911" Type="http://schemas.openxmlformats.org/officeDocument/2006/relationships/hyperlink" Target="http://www.rubyinside.com/scruffy-a-beautiful-graphing-toolkit-for-ruby-194.html" TargetMode="External"/><Relationship Id="rId1306" Type="http://schemas.openxmlformats.org/officeDocument/2006/relationships/hyperlink" Target="https://github.com/google/deepdream" TargetMode="External"/><Relationship Id="rId1513" Type="http://schemas.openxmlformats.org/officeDocument/2006/relationships/hyperlink" Target="https://www.quora.com/topic/Data-Science-Interviews/faq" TargetMode="External"/><Relationship Id="rId1720" Type="http://schemas.openxmlformats.org/officeDocument/2006/relationships/hyperlink" Target="http://www.autonlab.org/tutorials/neural13.pdf" TargetMode="External"/><Relationship Id="rId4669" Type="http://schemas.openxmlformats.org/officeDocument/2006/relationships/hyperlink" Target="http://probcomp.csail.mit.edu/bayesdb/index.html" TargetMode="External"/><Relationship Id="rId4876" Type="http://schemas.openxmlformats.org/officeDocument/2006/relationships/hyperlink" Target="https://www.facebook.com/publications/219621248185635/" TargetMode="External"/><Relationship Id="rId12" Type="http://schemas.openxmlformats.org/officeDocument/2006/relationships/hyperlink" Target="https://github.com/sbrugman" TargetMode="External"/><Relationship Id="rId3478" Type="http://schemas.openxmlformats.org/officeDocument/2006/relationships/hyperlink" Target="http://www.gesis.org/en/home/" TargetMode="External"/><Relationship Id="rId3685" Type="http://schemas.openxmlformats.org/officeDocument/2006/relationships/hyperlink" Target="https://software.intel.com/en-us/articles/tensorflow-optimizations-on-modern-intel-architecture" TargetMode="External"/><Relationship Id="rId3892" Type="http://schemas.openxmlformats.org/officeDocument/2006/relationships/hyperlink" Target="http://www.versionsapp.com/" TargetMode="External"/><Relationship Id="rId4529" Type="http://schemas.openxmlformats.org/officeDocument/2006/relationships/hyperlink" Target="http://spark.apache.org/" TargetMode="External"/><Relationship Id="rId4736" Type="http://schemas.openxmlformats.org/officeDocument/2006/relationships/hyperlink" Target="https://github.com/cloudera/cdk/tree/master/cdk-morphlines" TargetMode="External"/><Relationship Id="rId4943" Type="http://schemas.openxmlformats.org/officeDocument/2006/relationships/hyperlink" Target="https://github.com/gionkunz/chartist-js" TargetMode="External"/><Relationship Id="rId399" Type="http://schemas.openxmlformats.org/officeDocument/2006/relationships/hyperlink" Target="http://berkeley-cs61as.github.io/" TargetMode="External"/><Relationship Id="rId2287" Type="http://schemas.openxmlformats.org/officeDocument/2006/relationships/hyperlink" Target="https://github.com/GHamrouni/Recommender" TargetMode="External"/><Relationship Id="rId2494" Type="http://schemas.openxmlformats.org/officeDocument/2006/relationships/hyperlink" Target="https://github.com/harthur/brain" TargetMode="External"/><Relationship Id="rId3338" Type="http://schemas.openxmlformats.org/officeDocument/2006/relationships/hyperlink" Target="http://sci2s.ugr.es/keel/datasets.php" TargetMode="External"/><Relationship Id="rId3545" Type="http://schemas.openxmlformats.org/officeDocument/2006/relationships/hyperlink" Target="https://tfl.gov.uk/info-for/open-data-users/our-open-data" TargetMode="External"/><Relationship Id="rId3752" Type="http://schemas.openxmlformats.org/officeDocument/2006/relationships/hyperlink" Target="https://coteditor.com/" TargetMode="External"/><Relationship Id="rId259" Type="http://schemas.openxmlformats.org/officeDocument/2006/relationships/hyperlink" Target="http://datastructur.es/sp16/resources.html" TargetMode="External"/><Relationship Id="rId466" Type="http://schemas.openxmlformats.org/officeDocument/2006/relationships/hyperlink" Target="http://cse1.net/recaps" TargetMode="External"/><Relationship Id="rId673" Type="http://schemas.openxmlformats.org/officeDocument/2006/relationships/hyperlink" Target="https://itunes.apple.com/us/course/developing-ios-7-apps-for/id733644550" TargetMode="External"/><Relationship Id="rId880" Type="http://schemas.openxmlformats.org/officeDocument/2006/relationships/hyperlink" Target="http://wiki.opencog.org/w/The_Open_Cognition_Project" TargetMode="External"/><Relationship Id="rId1096" Type="http://schemas.openxmlformats.org/officeDocument/2006/relationships/hyperlink" Target="https://research.facebook.com/tomas-mikolov" TargetMode="External"/><Relationship Id="rId2147" Type="http://schemas.openxmlformats.org/officeDocument/2006/relationships/hyperlink" Target="http://nbviewer.ipython.org/github/donnemartin/data-science-ipython-notebooks/blob/master/commands/misc.ipynb" TargetMode="External"/><Relationship Id="rId2354" Type="http://schemas.openxmlformats.org/officeDocument/2006/relationships/hyperlink" Target="https://github.com/thinktopic/cortex" TargetMode="External"/><Relationship Id="rId2561" Type="http://schemas.openxmlformats.org/officeDocument/2006/relationships/hyperlink" Target="https://github.com/davidavdav/SignalProcessing.jl" TargetMode="External"/><Relationship Id="rId3405" Type="http://schemas.openxmlformats.org/officeDocument/2006/relationships/hyperlink" Target="http://www.sdss.org/" TargetMode="External"/><Relationship Id="rId4803" Type="http://schemas.openxmlformats.org/officeDocument/2006/relationships/hyperlink" Target="https://github.com/scikit-learn/scikit-learn" TargetMode="External"/><Relationship Id="rId119" Type="http://schemas.openxmlformats.org/officeDocument/2006/relationships/hyperlink" Target="https://www.youtube.com/playlist?list=PLE6LEE8y2Jp-kbEcVR2W3vfx0Pdca0BD3" TargetMode="External"/><Relationship Id="rId326" Type="http://schemas.openxmlformats.org/officeDocument/2006/relationships/hyperlink" Target="http://courses.csail.mit.edu/6.854/current/" TargetMode="External"/><Relationship Id="rId533" Type="http://schemas.openxmlformats.org/officeDocument/2006/relationships/hyperlink" Target="http://stanford.edu/~boyd/" TargetMode="External"/><Relationship Id="rId1163" Type="http://schemas.openxmlformats.org/officeDocument/2006/relationships/hyperlink" Target="http://www.cs.washington.edu/research/imagedatabase/groundtruth/" TargetMode="External"/><Relationship Id="rId1370" Type="http://schemas.openxmlformats.org/officeDocument/2006/relationships/hyperlink" Target="http://arxiv.org/pdf/1509.02971" TargetMode="External"/><Relationship Id="rId2007" Type="http://schemas.openxmlformats.org/officeDocument/2006/relationships/hyperlink" Target="http://nbviewer.ipython.org/github/donnemartin/data-science-ipython-notebooks/blob/master/deep-learning/tensor-flow-examples/notebooks/3_neural_networks/alexnet.ipynb" TargetMode="External"/><Relationship Id="rId2214" Type="http://schemas.openxmlformats.org/officeDocument/2006/relationships/hyperlink" Target="https://github.com/josephmisiti/awesome-machine-learning" TargetMode="External"/><Relationship Id="rId3612" Type="http://schemas.openxmlformats.org/officeDocument/2006/relationships/hyperlink" Target="https://github.com/dennybritz/cnn-text-classification-tf" TargetMode="External"/><Relationship Id="rId740" Type="http://schemas.openxmlformats.org/officeDocument/2006/relationships/hyperlink" Target="http://www.bren.ucsb.edu/people/Faculty/james_frew.htm" TargetMode="External"/><Relationship Id="rId1023" Type="http://schemas.openxmlformats.org/officeDocument/2006/relationships/hyperlink" Target="https://www.cisuc.uc.pt/people/show/2020" TargetMode="External"/><Relationship Id="rId2421" Type="http://schemas.openxmlformats.org/officeDocument/2006/relationships/hyperlink" Target="https://github.com/h2oai/h2o-3" TargetMode="External"/><Relationship Id="rId4179" Type="http://schemas.openxmlformats.org/officeDocument/2006/relationships/hyperlink" Target="https://itunes.apple.com/us/app/bear-beautiful-writing-app/id1091189122?ls=1&amp;mt=12" TargetMode="External"/><Relationship Id="rId600" Type="http://schemas.openxmlformats.org/officeDocument/2006/relationships/hyperlink" Target="https://github.com/RPISEC/Malware/tree/master/Labs" TargetMode="External"/><Relationship Id="rId1230" Type="http://schemas.openxmlformats.org/officeDocument/2006/relationships/hyperlink" Target="http://www.ee.oulu.fi/mvg" TargetMode="External"/><Relationship Id="rId4386" Type="http://schemas.openxmlformats.org/officeDocument/2006/relationships/hyperlink" Target="https://lastpass.com/" TargetMode="External"/><Relationship Id="rId4593" Type="http://schemas.openxmlformats.org/officeDocument/2006/relationships/hyperlink" Target="https://ravendb.net/" TargetMode="External"/><Relationship Id="rId5437" Type="http://schemas.openxmlformats.org/officeDocument/2006/relationships/hyperlink" Target="http://www.icmla-conference.org/" TargetMode="External"/><Relationship Id="rId3195" Type="http://schemas.openxmlformats.org/officeDocument/2006/relationships/hyperlink" Target="http://labs.criteo.com/2015/03/criteo-releases-its-new-dataset/" TargetMode="External"/><Relationship Id="rId4039" Type="http://schemas.openxmlformats.org/officeDocument/2006/relationships/hyperlink" Target="http://giphy.com/apps" TargetMode="External"/><Relationship Id="rId4246" Type="http://schemas.openxmlformats.org/officeDocument/2006/relationships/hyperlink" Target="https://github.com/AlloyTeam/webtop" TargetMode="External"/><Relationship Id="rId4453" Type="http://schemas.openxmlformats.org/officeDocument/2006/relationships/hyperlink" Target="https://github.com/Homebrew/brew/" TargetMode="External"/><Relationship Id="rId4660" Type="http://schemas.openxmlformats.org/officeDocument/2006/relationships/hyperlink" Target="http://parquet.apache.org/" TargetMode="External"/><Relationship Id="rId3055" Type="http://schemas.openxmlformats.org/officeDocument/2006/relationships/hyperlink" Target="https://github.com/IllinoisCogComp/saul/" TargetMode="External"/><Relationship Id="rId3262" Type="http://schemas.openxmlformats.org/officeDocument/2006/relationships/hyperlink" Target="https://raw.githubusercontent.com/caesar0301/awesome-public-datasets/master/README.rst" TargetMode="External"/><Relationship Id="rId4106" Type="http://schemas.openxmlformats.org/officeDocument/2006/relationships/hyperlink" Target="http://www.alsoft.com/DiskWarrior/" TargetMode="External"/><Relationship Id="rId4313" Type="http://schemas.openxmlformats.org/officeDocument/2006/relationships/hyperlink" Target="https://www.greenjsq.me/" TargetMode="External"/><Relationship Id="rId4520" Type="http://schemas.openxmlformats.org/officeDocument/2006/relationships/hyperlink" Target="http://incubator.apache.org/projects/datafu.html" TargetMode="External"/><Relationship Id="rId183" Type="http://schemas.openxmlformats.org/officeDocument/2006/relationships/hyperlink" Target="https://web.stanford.edu/class/cs143/" TargetMode="External"/><Relationship Id="rId390" Type="http://schemas.openxmlformats.org/officeDocument/2006/relationships/hyperlink" Target="https://cs50.harvard.edu/lectures" TargetMode="External"/><Relationship Id="rId1907" Type="http://schemas.openxmlformats.org/officeDocument/2006/relationships/hyperlink" Target="http://stackoverflow.com/questions/17059432/random-forest-package-in-r-shows-error-during-prediction-if-there-are-new-fact" TargetMode="External"/><Relationship Id="rId2071" Type="http://schemas.openxmlformats.org/officeDocument/2006/relationships/hyperlink" Target="http://nbviewer.jupyter.org/github/donnemartin/data-science-ipython-notebooks/blob/master/pandas/03.08-Aggregation-and-Grouping.ipynb" TargetMode="External"/><Relationship Id="rId3122" Type="http://schemas.openxmlformats.org/officeDocument/2006/relationships/hyperlink" Target="http://www.hmpdacc.org/reference_genomes/reference_genomes.php" TargetMode="External"/><Relationship Id="rId250" Type="http://schemas.openxmlformats.org/officeDocument/2006/relationships/hyperlink" Target="http://cs.wheaton.edu/~tvandrun/dmfp/source.html" TargetMode="External"/><Relationship Id="rId5087" Type="http://schemas.openxmlformats.org/officeDocument/2006/relationships/hyperlink" Target="https://twitter.com/zuzoovn" TargetMode="External"/><Relationship Id="rId5294" Type="http://schemas.openxmlformats.org/officeDocument/2006/relationships/hyperlink" Target="http://course.fast.ai/index.html" TargetMode="External"/><Relationship Id="rId110" Type="http://schemas.openxmlformats.org/officeDocument/2006/relationships/hyperlink" Target="http://www.cs.nyu.edu/~mwalfish/classes/15sp/syllabus.html" TargetMode="External"/><Relationship Id="rId2888" Type="http://schemas.openxmlformats.org/officeDocument/2006/relationships/hyperlink" Target="https://github.com/deepmind/lab" TargetMode="External"/><Relationship Id="rId3939" Type="http://schemas.openxmlformats.org/officeDocument/2006/relationships/hyperlink" Target="http://datumapps.com/datum.html" TargetMode="External"/><Relationship Id="rId5154" Type="http://schemas.openxmlformats.org/officeDocument/2006/relationships/hyperlink" Target="http://www.innoarchitech.com/machine-learning-an-in-depth-non-technical-guide-part-4/" TargetMode="External"/><Relationship Id="rId1697" Type="http://schemas.openxmlformats.org/officeDocument/2006/relationships/hyperlink" Target="https://github.com/chiphuyen/tf-stanford-tutorials" TargetMode="External"/><Relationship Id="rId2748" Type="http://schemas.openxmlformats.org/officeDocument/2006/relationships/hyperlink" Target="https://github.com/shogun-toolbox/shogun" TargetMode="External"/><Relationship Id="rId2955" Type="http://schemas.openxmlformats.org/officeDocument/2006/relationships/hyperlink" Target="http://cran.r-project.org/web/packages/grplasso/index.html" TargetMode="External"/><Relationship Id="rId5361" Type="http://schemas.openxmlformats.org/officeDocument/2006/relationships/hyperlink" Target="https://speakerdeck.com/pmigdal/machine-deep-learning-for-software-engineers" TargetMode="External"/><Relationship Id="rId927" Type="http://schemas.openxmlformats.org/officeDocument/2006/relationships/hyperlink" Target="http://rll.berkeley.edu/deeprlcourse/" TargetMode="External"/><Relationship Id="rId1557" Type="http://schemas.openxmlformats.org/officeDocument/2006/relationships/hyperlink" Target="http://timdettmers.com/" TargetMode="External"/><Relationship Id="rId1764" Type="http://schemas.openxmlformats.org/officeDocument/2006/relationships/hyperlink" Target="http://deeplearning4j.org/deepbeliefnetwork.html" TargetMode="External"/><Relationship Id="rId1971" Type="http://schemas.openxmlformats.org/officeDocument/2006/relationships/hyperlink" Target="http://vooban.com/en/tips-articles-geek-stuff/hyperopt-tutorial-for-optimizing-neural-networks-hyperparameters/" TargetMode="External"/><Relationship Id="rId2608" Type="http://schemas.openxmlformats.org/officeDocument/2006/relationships/hyperlink" Target="http://www.cmap.polytechnique.fr/~peyre/download/" TargetMode="External"/><Relationship Id="rId2815" Type="http://schemas.openxmlformats.org/officeDocument/2006/relationships/hyperlink" Target="http://www.windml.org/" TargetMode="External"/><Relationship Id="rId4170" Type="http://schemas.openxmlformats.org/officeDocument/2006/relationships/hyperlink" Target="http://skim-app.sourceforge.net/" TargetMode="External"/><Relationship Id="rId5014" Type="http://schemas.openxmlformats.org/officeDocument/2006/relationships/hyperlink" Target="https://amplab.cs.berkeley.edu/wp-content/uploads/2011/06/euro118-ananthanarayanan.pdf" TargetMode="External"/><Relationship Id="rId5221" Type="http://schemas.openxmlformats.org/officeDocument/2006/relationships/control" Target="activeX/activeX61.xml"/><Relationship Id="rId56" Type="http://schemas.openxmlformats.org/officeDocument/2006/relationships/hyperlink" Target="http://web.stanford.edu/~ouster/cgi-bin/cs140-spring14/projects.php" TargetMode="External"/><Relationship Id="rId1417" Type="http://schemas.openxmlformats.org/officeDocument/2006/relationships/hyperlink" Target="https://arxiv.org/pdf/1411.5654v1.pdf" TargetMode="External"/><Relationship Id="rId1624" Type="http://schemas.openxmlformats.org/officeDocument/2006/relationships/hyperlink" Target="http://stats.stackexchange.com/questions/26088/explaining-to-laypeople-why-bootstrapping-works" TargetMode="External"/><Relationship Id="rId1831" Type="http://schemas.openxmlformats.org/officeDocument/2006/relationships/hyperlink" Target="https://github.com/kjw0612/awesome-deep-vision" TargetMode="External"/><Relationship Id="rId4030" Type="http://schemas.openxmlformats.org/officeDocument/2006/relationships/hyperlink" Target="https://www.techsmith.com/snagit.html" TargetMode="External"/><Relationship Id="rId4987" Type="http://schemas.openxmlformats.org/officeDocument/2006/relationships/hyperlink" Target="https://kkovacs.eu/cassandra-vs-mongodb-vs-couchdb-vs-redis" TargetMode="External"/><Relationship Id="rId3589" Type="http://schemas.openxmlformats.org/officeDocument/2006/relationships/hyperlink" Target="https://github.com/ckmarkoh/neuralart_tensorflow" TargetMode="External"/><Relationship Id="rId3796" Type="http://schemas.openxmlformats.org/officeDocument/2006/relationships/hyperlink" Target="https://kapeli.com/dash" TargetMode="External"/><Relationship Id="rId2398" Type="http://schemas.openxmlformats.org/officeDocument/2006/relationships/hyperlink" Target="http://nlp.stanford.edu/software/CRF-NER.shtml" TargetMode="External"/><Relationship Id="rId3449" Type="http://schemas.openxmlformats.org/officeDocument/2006/relationships/hyperlink" Target="https://archive.org/details/201309_foursquare_dataset_umn" TargetMode="External"/><Relationship Id="rId4847" Type="http://schemas.openxmlformats.org/officeDocument/2006/relationships/hyperlink" Target="https://github.com/Netflix/atlas" TargetMode="External"/><Relationship Id="rId577" Type="http://schemas.openxmlformats.org/officeDocument/2006/relationships/hyperlink" Target="http://www.icir.org/vern/cs261n-Sp14/" TargetMode="External"/><Relationship Id="rId2258" Type="http://schemas.openxmlformats.org/officeDocument/2006/relationships/hyperlink" Target="https://github.com/josephmisiti/awesome-machine-learning" TargetMode="External"/><Relationship Id="rId3656" Type="http://schemas.openxmlformats.org/officeDocument/2006/relationships/hyperlink" Target="http://blog.altoros.com/videos-from-tensorflow-silicon-valley-meetup-january-19-2016.html" TargetMode="External"/><Relationship Id="rId3863" Type="http://schemas.openxmlformats.org/officeDocument/2006/relationships/hyperlink" Target="https://hyper.is/" TargetMode="External"/><Relationship Id="rId4707" Type="http://schemas.openxmlformats.org/officeDocument/2006/relationships/hyperlink" Target="https://github.com/Pardot/Rhombus" TargetMode="External"/><Relationship Id="rId4914" Type="http://schemas.openxmlformats.org/officeDocument/2006/relationships/hyperlink" Target="https://symas.com/mdb/" TargetMode="External"/><Relationship Id="rId784" Type="http://schemas.openxmlformats.org/officeDocument/2006/relationships/hyperlink" Target="https://in.udacity.com/course/deep-learning--ud730/" TargetMode="External"/><Relationship Id="rId991" Type="http://schemas.openxmlformats.org/officeDocument/2006/relationships/hyperlink" Target="http://deeplearning.stanford.edu/wiki/index.php/UFLDL_Tutorial" TargetMode="External"/><Relationship Id="rId1067" Type="http://schemas.openxmlformats.org/officeDocument/2006/relationships/hyperlink" Target="http://www.cs.toronto.edu/~norouzi/" TargetMode="External"/><Relationship Id="rId2465" Type="http://schemas.openxmlformats.org/officeDocument/2006/relationships/hyperlink" Target="https://github.com/nathanepstein/datakit" TargetMode="External"/><Relationship Id="rId2672" Type="http://schemas.openxmlformats.org/officeDocument/2006/relationships/hyperlink" Target="https://github.com/natanielruiz/dockerface" TargetMode="External"/><Relationship Id="rId3309" Type="http://schemas.openxmlformats.org/officeDocument/2006/relationships/hyperlink" Target="http://wilmabainbridge.com/facememorability2.html" TargetMode="External"/><Relationship Id="rId3516" Type="http://schemas.openxmlformats.org/officeDocument/2006/relationships/hyperlink" Target="https://github.com/phillc73/pinhooker" TargetMode="External"/><Relationship Id="rId3723" Type="http://schemas.openxmlformats.org/officeDocument/2006/relationships/hyperlink" Target="https://github.com/jaywcjlove/awesome-mac" TargetMode="External"/><Relationship Id="rId3930" Type="http://schemas.openxmlformats.org/officeDocument/2006/relationships/hyperlink" Target="https://www.eisbahn.jp/chrome_mysql_admin" TargetMode="External"/><Relationship Id="rId437" Type="http://schemas.openxmlformats.org/officeDocument/2006/relationships/hyperlink" Target="http://www.cs.cornell.edu/courses/CS1130/2014sp/assignments/index.php" TargetMode="External"/><Relationship Id="rId644" Type="http://schemas.openxmlformats.org/officeDocument/2006/relationships/hyperlink" Target="http://www.cs.cornell.edu/Courses/CS4620/2014fa/index.shtml" TargetMode="External"/><Relationship Id="rId851" Type="http://schemas.openxmlformats.org/officeDocument/2006/relationships/hyperlink" Target="http://www.elsevier.com/locate/artint" TargetMode="External"/><Relationship Id="rId1274" Type="http://schemas.openxmlformats.org/officeDocument/2006/relationships/hyperlink" Target="https://github.com/dmlc/mxnet/" TargetMode="External"/><Relationship Id="rId1481" Type="http://schemas.openxmlformats.org/officeDocument/2006/relationships/hyperlink" Target="https://github.com/ujjwalkarn/Machine-Learning-Tutorials" TargetMode="External"/><Relationship Id="rId2118" Type="http://schemas.openxmlformats.org/officeDocument/2006/relationships/image" Target="media/image15.png"/><Relationship Id="rId2325" Type="http://schemas.openxmlformats.org/officeDocument/2006/relationships/hyperlink" Target="https://github.com/BLLIP/bllip-parser" TargetMode="External"/><Relationship Id="rId2532" Type="http://schemas.openxmlformats.org/officeDocument/2006/relationships/hyperlink" Target="https://github.com/JuliaStats/NMF.jl" TargetMode="External"/><Relationship Id="rId504" Type="http://schemas.openxmlformats.org/officeDocument/2006/relationships/hyperlink" Target="https://www.youtube.com/watch?v=NfnWJUyUJYU&amp;list=PLkt2uSq6rBVctENoVBg1TpCC7OQi31AlC" TargetMode="External"/><Relationship Id="rId711" Type="http://schemas.openxmlformats.org/officeDocument/2006/relationships/hyperlink" Target="https://sites.google.com/site/cs5540sp2013/" TargetMode="External"/><Relationship Id="rId1134" Type="http://schemas.openxmlformats.org/officeDocument/2006/relationships/hyperlink" Target="http://ufldl.stanford.edu/housenumbers/" TargetMode="External"/><Relationship Id="rId1341" Type="http://schemas.openxmlformats.org/officeDocument/2006/relationships/hyperlink" Target="https://arxiv.org/abs/1511.05641" TargetMode="External"/><Relationship Id="rId4497" Type="http://schemas.openxmlformats.org/officeDocument/2006/relationships/hyperlink" Target="https://github.com/onurakpolat/awesome-bigdata" TargetMode="External"/><Relationship Id="rId1201" Type="http://schemas.openxmlformats.org/officeDocument/2006/relationships/hyperlink" Target="http://sampl.eng.ohio-state.edu/" TargetMode="External"/><Relationship Id="rId3099" Type="http://schemas.openxmlformats.org/officeDocument/2006/relationships/hyperlink" Target="https://github.com/caesar0301/awesome-public-datasets" TargetMode="External"/><Relationship Id="rId4357" Type="http://schemas.openxmlformats.org/officeDocument/2006/relationships/hyperlink" Target="http://www.2doapp.com/" TargetMode="External"/><Relationship Id="rId4564" Type="http://schemas.openxmlformats.org/officeDocument/2006/relationships/hyperlink" Target="https://github.com/twitter/summingbird" TargetMode="External"/><Relationship Id="rId4771" Type="http://schemas.openxmlformats.org/officeDocument/2006/relationships/hyperlink" Target="http://aurora.apache.org/" TargetMode="External"/><Relationship Id="rId5408" Type="http://schemas.openxmlformats.org/officeDocument/2006/relationships/hyperlink" Target="https://github.com/tensorflow/tensorflow" TargetMode="External"/><Relationship Id="rId3166" Type="http://schemas.openxmlformats.org/officeDocument/2006/relationships/hyperlink" Target="http://www.worldclim.org/" TargetMode="External"/><Relationship Id="rId3373" Type="http://schemas.openxmlformats.org/officeDocument/2006/relationships/hyperlink" Target="http://research.microsoft.com/en-us/um/redmond/projects/mctest/index.html" TargetMode="External"/><Relationship Id="rId3580" Type="http://schemas.openxmlformats.org/officeDocument/2006/relationships/hyperlink" Target="https://youtu.be/g-EvyKpZjmQ?list=PLSPPwKHXGS2110rEaNH7amFGmaD5hsObs" TargetMode="External"/><Relationship Id="rId4217" Type="http://schemas.openxmlformats.org/officeDocument/2006/relationships/hyperlink" Target="http://calibre-ebook.com/" TargetMode="External"/><Relationship Id="rId4424" Type="http://schemas.openxmlformats.org/officeDocument/2006/relationships/hyperlink" Target="http://www.smartisan.com/apps/handshaker" TargetMode="External"/><Relationship Id="rId294" Type="http://schemas.openxmlformats.org/officeDocument/2006/relationships/hyperlink" Target="http://www3.cs.stonybrook.edu/~skiena/373/" TargetMode="External"/><Relationship Id="rId2182" Type="http://schemas.openxmlformats.org/officeDocument/2006/relationships/hyperlink" Target="https://github.com/josephmisiti/awesome-machine-learning" TargetMode="External"/><Relationship Id="rId3026" Type="http://schemas.openxmlformats.org/officeDocument/2006/relationships/hyperlink" Target="https://github.com/sassoftware/enlighten-integration" TargetMode="External"/><Relationship Id="rId3233" Type="http://schemas.openxmlformats.org/officeDocument/2006/relationships/hyperlink" Target="https://opencorporates.com/" TargetMode="External"/><Relationship Id="rId4631" Type="http://schemas.openxmlformats.org/officeDocument/2006/relationships/hyperlink" Target="https://github.com/Treode/store" TargetMode="External"/><Relationship Id="rId154" Type="http://schemas.openxmlformats.org/officeDocument/2006/relationships/hyperlink" Target="https://www.youtube.com/playlist?list=PLSE8ODhjZXjYutVzTeAds8xUt1rcmyT7x" TargetMode="External"/><Relationship Id="rId361" Type="http://schemas.openxmlformats.org/officeDocument/2006/relationships/hyperlink" Target="http://www.cs.cornell.edu/~bindel/class/cs3220-s12/" TargetMode="External"/><Relationship Id="rId2042" Type="http://schemas.openxmlformats.org/officeDocument/2006/relationships/hyperlink" Target="https://raw.githubusercontent.com/donnemartin/data-science-ipython-notebooks/master/images/scikitlearn.png" TargetMode="External"/><Relationship Id="rId3440" Type="http://schemas.openxmlformats.org/officeDocument/2006/relationships/hyperlink" Target="http://www.statista.com/" TargetMode="External"/><Relationship Id="rId5198" Type="http://schemas.openxmlformats.org/officeDocument/2006/relationships/control" Target="activeX/activeX54.xml"/><Relationship Id="rId2999" Type="http://schemas.openxmlformats.org/officeDocument/2006/relationships/hyperlink" Target="http://cran.r-project.org/web/packages/RWeka/index.html" TargetMode="External"/><Relationship Id="rId3300" Type="http://schemas.openxmlformats.org/officeDocument/2006/relationships/hyperlink" Target="https://data.medicare.gov/" TargetMode="External"/><Relationship Id="rId221" Type="http://schemas.openxmlformats.org/officeDocument/2006/relationships/hyperlink" Target="https://pl.barzilay.org/syllabus.html" TargetMode="External"/><Relationship Id="rId2859" Type="http://schemas.openxmlformats.org/officeDocument/2006/relationships/hyperlink" Target="https://github.com/AllenDowney/ThinkOS" TargetMode="External"/><Relationship Id="rId5058" Type="http://schemas.openxmlformats.org/officeDocument/2006/relationships/hyperlink" Target="https://github.com/ZuzooVn/machine-learning-for-software-engineers" TargetMode="External"/><Relationship Id="rId5265" Type="http://schemas.openxmlformats.org/officeDocument/2006/relationships/hyperlink" Target="https://vimeo.com/43547079" TargetMode="External"/><Relationship Id="rId1668" Type="http://schemas.openxmlformats.org/officeDocument/2006/relationships/hyperlink" Target="https://en.wikipedia.org/wiki/Theano_(software)" TargetMode="External"/><Relationship Id="rId1875" Type="http://schemas.openxmlformats.org/officeDocument/2006/relationships/hyperlink" Target="http://stats.stackexchange.com/questions/12140/conditional-inference-trees-vs-traditional-decision-trees" TargetMode="External"/><Relationship Id="rId2719" Type="http://schemas.openxmlformats.org/officeDocument/2006/relationships/hyperlink" Target="https://github.com/simpleai-team/simpleai" TargetMode="External"/><Relationship Id="rId4074" Type="http://schemas.openxmlformats.org/officeDocument/2006/relationships/hyperlink" Target="https://github.com/rsms/fb-mac-messenger" TargetMode="External"/><Relationship Id="rId4281" Type="http://schemas.openxmlformats.org/officeDocument/2006/relationships/hyperlink" Target="http://www.google.cn/chrome/browser/" TargetMode="External"/><Relationship Id="rId5125" Type="http://schemas.openxmlformats.org/officeDocument/2006/relationships/hyperlink" Target="http://machinelearningmastery.com/python-machine-learning-mini-course/" TargetMode="External"/><Relationship Id="rId5332" Type="http://schemas.openxmlformats.org/officeDocument/2006/relationships/hyperlink" Target="https://medium.com/@samdebrule/a-humans-guide-to-machine-learning-e179f43b67a0" TargetMode="External"/><Relationship Id="rId1528" Type="http://schemas.openxmlformats.org/officeDocument/2006/relationships/hyperlink" Target="https://github.com/trevorstephens/gplearn" TargetMode="External"/><Relationship Id="rId2926" Type="http://schemas.openxmlformats.org/officeDocument/2006/relationships/hyperlink" Target="http://cran.r-project.org/web/packages/arules/index.html" TargetMode="External"/><Relationship Id="rId3090" Type="http://schemas.openxmlformats.org/officeDocument/2006/relationships/hyperlink" Target="https://github.com/caesar0301/awesome-public-datasets" TargetMode="External"/><Relationship Id="rId4141" Type="http://schemas.openxmlformats.org/officeDocument/2006/relationships/hyperlink" Target="http://tmkk.undo.jp/xld/index_e.html" TargetMode="External"/><Relationship Id="rId1735" Type="http://schemas.openxmlformats.org/officeDocument/2006/relationships/hyperlink" Target="https://larseidnes.com/2015/10/13/auto-generating-clickbait-with-recurrent-neural-networks/" TargetMode="External"/><Relationship Id="rId1942" Type="http://schemas.openxmlformats.org/officeDocument/2006/relationships/hyperlink" Target="http://www.ijcai.org/Proceedings/97-2/011.pdf" TargetMode="External"/><Relationship Id="rId4001" Type="http://schemas.openxmlformats.org/officeDocument/2006/relationships/hyperlink" Target="http://www.mockplus.com/" TargetMode="External"/><Relationship Id="rId27" Type="http://schemas.openxmlformats.org/officeDocument/2006/relationships/hyperlink" Target="https://github.com/kjw0612/awesome-deep-vision" TargetMode="External"/><Relationship Id="rId1802" Type="http://schemas.openxmlformats.org/officeDocument/2006/relationships/hyperlink" Target="http://alexminnaar.com/distributed-online-latent-dirichlet-allocation-with-apache-spark.html" TargetMode="External"/><Relationship Id="rId4958" Type="http://schemas.openxmlformats.org/officeDocument/2006/relationships/hyperlink" Target="http://graphiteapp.org/" TargetMode="External"/><Relationship Id="rId3767" Type="http://schemas.openxmlformats.org/officeDocument/2006/relationships/hyperlink" Target="https://www.xamarin.com/studio" TargetMode="External"/><Relationship Id="rId3974" Type="http://schemas.openxmlformats.org/officeDocument/2006/relationships/hyperlink" Target="http://monodraw.helftone.com/" TargetMode="External"/><Relationship Id="rId4818" Type="http://schemas.openxmlformats.org/officeDocument/2006/relationships/hyperlink" Target="https://github.com/deeplearning4j/dl4j-benchmark" TargetMode="External"/><Relationship Id="rId688" Type="http://schemas.openxmlformats.org/officeDocument/2006/relationships/hyperlink" Target="http://www.cs.cornell.edu/courses/CS3152/2014sp/assignments/index.php" TargetMode="External"/><Relationship Id="rId895" Type="http://schemas.openxmlformats.org/officeDocument/2006/relationships/hyperlink" Target="http://neuralnetworksanddeeplearning.com/" TargetMode="External"/><Relationship Id="rId2369" Type="http://schemas.openxmlformats.org/officeDocument/2006/relationships/hyperlink" Target="https://github.com/ynqa/word-embedding" TargetMode="External"/><Relationship Id="rId2576" Type="http://schemas.openxmlformats.org/officeDocument/2006/relationships/hyperlink" Target="https://github.com/torch/optim" TargetMode="External"/><Relationship Id="rId2783" Type="http://schemas.openxmlformats.org/officeDocument/2006/relationships/hyperlink" Target="https://github.com/reiinakano/xcessiv" TargetMode="External"/><Relationship Id="rId2990" Type="http://schemas.openxmlformats.org/officeDocument/2006/relationships/hyperlink" Target="http://cran.r-project.org/web/packages/rgenoud/index.html" TargetMode="External"/><Relationship Id="rId3627" Type="http://schemas.openxmlformats.org/officeDocument/2006/relationships/hyperlink" Target="http://carlvondrick.com/tinyvideo/" TargetMode="External"/><Relationship Id="rId3834" Type="http://schemas.openxmlformats.org/officeDocument/2006/relationships/hyperlink" Target="http://cellist.patr0n.us/index.html" TargetMode="External"/><Relationship Id="rId548" Type="http://schemas.openxmlformats.org/officeDocument/2006/relationships/hyperlink" Target="http://www-bcf.usc.edu/~gareth/ISL/" TargetMode="External"/><Relationship Id="rId755" Type="http://schemas.openxmlformats.org/officeDocument/2006/relationships/hyperlink" Target="http://www.schneems.com/ut-rails/" TargetMode="External"/><Relationship Id="rId962" Type="http://schemas.openxmlformats.org/officeDocument/2006/relationships/hyperlink" Target="http://web.eecs.utk.edu/~itamar/courses/ECE-692/Bobby_paper1.pdf" TargetMode="External"/><Relationship Id="rId1178" Type="http://schemas.openxmlformats.org/officeDocument/2006/relationships/hyperlink" Target="http://www.icg.tu-graz.ac.at/" TargetMode="External"/><Relationship Id="rId1385" Type="http://schemas.openxmlformats.org/officeDocument/2006/relationships/hyperlink" Target="https://www.hds.utc.fr/~bordesan/dokuwiki/lib/exe/fetch.php?id=en%3Apubli&amp;cache=cache&amp;media=en:bordes12aistats.pdf" TargetMode="External"/><Relationship Id="rId1592" Type="http://schemas.openxmlformats.org/officeDocument/2006/relationships/hyperlink" Target="http://stats.stackexchange.com/questions/101274/how-to-interpret-a-qq-plot?lq=1" TargetMode="External"/><Relationship Id="rId2229" Type="http://schemas.openxmlformats.org/officeDocument/2006/relationships/hyperlink" Target="https://github.com/josephmisiti/awesome-machine-learning" TargetMode="External"/><Relationship Id="rId2436" Type="http://schemas.openxmlformats.org/officeDocument/2006/relationships/hyperlink" Target="https://github.com/apache/incubator-systemml" TargetMode="External"/><Relationship Id="rId2643" Type="http://schemas.openxmlformats.org/officeDocument/2006/relationships/hyperlink" Target="https://github.com/Kalvar/ios-Multi-Perceptron-NeuralNetwork" TargetMode="External"/><Relationship Id="rId2850" Type="http://schemas.openxmlformats.org/officeDocument/2006/relationships/hyperlink" Target="https://github.com/fabianp/group_lasso" TargetMode="External"/><Relationship Id="rId91" Type="http://schemas.openxmlformats.org/officeDocument/2006/relationships/hyperlink" Target="http://www.cs.cornell.edu/courses/CS3410/2014sp/schedule.html" TargetMode="External"/><Relationship Id="rId408" Type="http://schemas.openxmlformats.org/officeDocument/2006/relationships/hyperlink" Target="http://see.stanford.edu/see/lecturelist.aspx?coll=11f4f422-5670-4b4c-889c-008262e09e4e" TargetMode="External"/><Relationship Id="rId615" Type="http://schemas.openxmlformats.org/officeDocument/2006/relationships/hyperlink" Target="http://ai.berkeley.edu/project_overview.html" TargetMode="External"/><Relationship Id="rId822" Type="http://schemas.openxmlformats.org/officeDocument/2006/relationships/hyperlink" Target="http://research.microsoft.com/pubs/209355/DeepLearning-NowPublishing-Vol7-SIG-039.pdf" TargetMode="External"/><Relationship Id="rId1038" Type="http://schemas.openxmlformats.org/officeDocument/2006/relationships/hyperlink" Target="http://www.cs.toronto.edu/~hinton/" TargetMode="External"/><Relationship Id="rId1245" Type="http://schemas.openxmlformats.org/officeDocument/2006/relationships/hyperlink" Target="https://code.google.com/p/cuda-convnet2/" TargetMode="External"/><Relationship Id="rId1452" Type="http://schemas.openxmlformats.org/officeDocument/2006/relationships/hyperlink" Target="https://github.com/ujjwalkarn/DataSciencePython" TargetMode="External"/><Relationship Id="rId2503" Type="http://schemas.openxmlformats.org/officeDocument/2006/relationships/hyperlink" Target="https://github.com/dmlc/mxnet" TargetMode="External"/><Relationship Id="rId3901" Type="http://schemas.openxmlformats.org/officeDocument/2006/relationships/hyperlink" Target="https://github.com/gogits/gogs" TargetMode="External"/><Relationship Id="rId1105" Type="http://schemas.openxmlformats.org/officeDocument/2006/relationships/hyperlink" Target="http://vision.stanford.edu/feifeili" TargetMode="External"/><Relationship Id="rId1312" Type="http://schemas.openxmlformats.org/officeDocument/2006/relationships/hyperlink" Target="https://www.projectoxford.ai/demo/emotion" TargetMode="External"/><Relationship Id="rId2710" Type="http://schemas.openxmlformats.org/officeDocument/2006/relationships/hyperlink" Target="https://github.com/jeff1evesque/machine-learning" TargetMode="External"/><Relationship Id="rId4468" Type="http://schemas.openxmlformats.org/officeDocument/2006/relationships/hyperlink" Target="https://github.com/onurakpolat/awesome-bigdata" TargetMode="External"/><Relationship Id="rId3277" Type="http://schemas.openxmlformats.org/officeDocument/2006/relationships/hyperlink" Target="https://aws.amazon.com/public-data-sets/landsat/" TargetMode="External"/><Relationship Id="rId4675" Type="http://schemas.openxmlformats.org/officeDocument/2006/relationships/hyperlink" Target="https://foundationdb.com/" TargetMode="External"/><Relationship Id="rId4882" Type="http://schemas.openxmlformats.org/officeDocument/2006/relationships/hyperlink" Target="http://senseidb.github.io/bobo/" TargetMode="External"/><Relationship Id="rId198" Type="http://schemas.openxmlformats.org/officeDocument/2006/relationships/hyperlink" Target="http://cs.brown.edu/courses/cs173/2012/Videos/" TargetMode="External"/><Relationship Id="rId2086" Type="http://schemas.openxmlformats.org/officeDocument/2006/relationships/hyperlink" Target="http://nbviewer.jupyter.org/github/donnemartin/data-science-ipython-notebooks/blob/master/matplotlib/04.06-Customizing-Legends.ipynb" TargetMode="External"/><Relationship Id="rId3484" Type="http://schemas.openxmlformats.org/officeDocument/2006/relationships/hyperlink" Target="http://www.issp.org/" TargetMode="External"/><Relationship Id="rId3691" Type="http://schemas.openxmlformats.org/officeDocument/2006/relationships/hyperlink" Target="https://www.packtpub.com/big-data-and-business-intelligence/building-machine-learning-projects-tensorflow" TargetMode="External"/><Relationship Id="rId4328" Type="http://schemas.openxmlformats.org/officeDocument/2006/relationships/hyperlink" Target="https://sourceforge.net/projects/keka/" TargetMode="External"/><Relationship Id="rId4535" Type="http://schemas.openxmlformats.org/officeDocument/2006/relationships/hyperlink" Target="http://cascalog.org/" TargetMode="External"/><Relationship Id="rId4742" Type="http://schemas.openxmlformats.org/officeDocument/2006/relationships/hyperlink" Target="https://github.com/sonalgoyal/hiho" TargetMode="External"/><Relationship Id="rId2293" Type="http://schemas.openxmlformats.org/officeDocument/2006/relationships/hyperlink" Target="http://eblearn.sourceforge.net/" TargetMode="External"/><Relationship Id="rId3137" Type="http://schemas.openxmlformats.org/officeDocument/2006/relationships/hyperlink" Target="http://www.pubgene.org/" TargetMode="External"/><Relationship Id="rId3344" Type="http://schemas.openxmlformats.org/officeDocument/2006/relationships/hyperlink" Target="http://labrosa.ee.columbia.edu/millionsong/pages/additional-datasets" TargetMode="External"/><Relationship Id="rId3551" Type="http://schemas.openxmlformats.org/officeDocument/2006/relationships/hyperlink" Target="https://mozillascience.org/collaborate" TargetMode="External"/><Relationship Id="rId4602" Type="http://schemas.openxmlformats.org/officeDocument/2006/relationships/hyperlink" Target="https://code.facebook.com/posts/321111638043166/hydrabase-the-evolution-of-hbase-facebook/" TargetMode="External"/><Relationship Id="rId265" Type="http://schemas.openxmlformats.org/officeDocument/2006/relationships/hyperlink" Target="http://people.seas.harvard.edu/~minilek/cs224/fall14/lec.html" TargetMode="External"/><Relationship Id="rId472" Type="http://schemas.openxmlformats.org/officeDocument/2006/relationships/hyperlink" Target="http://mitpress.mit.edu/sicp/full-text/book/book.html" TargetMode="External"/><Relationship Id="rId2153" Type="http://schemas.openxmlformats.org/officeDocument/2006/relationships/hyperlink" Target="https://github.com/pallets/flask" TargetMode="External"/><Relationship Id="rId2360" Type="http://schemas.openxmlformats.org/officeDocument/2006/relationships/hyperlink" Target="https://github.com/bararchy/crystal-fann" TargetMode="External"/><Relationship Id="rId3204" Type="http://schemas.openxmlformats.org/officeDocument/2006/relationships/hyperlink" Target="http://www.drivendata.org/" TargetMode="External"/><Relationship Id="rId3411" Type="http://schemas.openxmlformats.org/officeDocument/2006/relationships/hyperlink" Target="http://lib.stat.cmu.edu/datasets/" TargetMode="External"/><Relationship Id="rId125" Type="http://schemas.openxmlformats.org/officeDocument/2006/relationships/hyperlink" Target="http://dcg.ethz.ch/lectures/podc_allstars/lecture/podc.pdf" TargetMode="External"/><Relationship Id="rId332" Type="http://schemas.openxmlformats.org/officeDocument/2006/relationships/hyperlink" Target="http://ocw.mit.edu/courses/electrical-engineering-and-computer-science/6-854j-advanced-algorithms-fall-2005/index.htm" TargetMode="External"/><Relationship Id="rId2013" Type="http://schemas.openxmlformats.org/officeDocument/2006/relationships/hyperlink" Target="http://nbviewer.ipython.org/github/donnemartin/data-science-ipython-notebooks/blob/master/deep-learning/tensor-flow-examples/notebooks/5_ui/loss_visualization.ipynb" TargetMode="External"/><Relationship Id="rId2220" Type="http://schemas.openxmlformats.org/officeDocument/2006/relationships/hyperlink" Target="https://github.com/josephmisiti/awesome-machine-learning" TargetMode="External"/><Relationship Id="rId5169" Type="http://schemas.openxmlformats.org/officeDocument/2006/relationships/hyperlink" Target="http://www.slideshare.net/TetianaIvanova2/how-to-become-a-data-scientist-in-6-months" TargetMode="External"/><Relationship Id="rId5376" Type="http://schemas.openxmlformats.org/officeDocument/2006/relationships/hyperlink" Target="https://flipboard.com/topic/machinelearning" TargetMode="External"/><Relationship Id="rId4185" Type="http://schemas.openxmlformats.org/officeDocument/2006/relationships/hyperlink" Target="https://github.com/nfarina/feeds" TargetMode="External"/><Relationship Id="rId4392" Type="http://schemas.openxmlformats.org/officeDocument/2006/relationships/hyperlink" Target="https://github.com/keeweb/keeweb" TargetMode="External"/><Relationship Id="rId5029" Type="http://schemas.openxmlformats.org/officeDocument/2006/relationships/hyperlink" Target="http://static.googleusercontent.com/media/research.google.com/en/archive/gfs-sosp2003.pdf" TargetMode="External"/><Relationship Id="rId5236" Type="http://schemas.openxmlformats.org/officeDocument/2006/relationships/hyperlink" Target="https://camdavidsonpilon.github.io/Probabilistic-Programming-and-Bayesian-Methods-for-Hackers/" TargetMode="External"/><Relationship Id="rId5443" Type="http://schemas.openxmlformats.org/officeDocument/2006/relationships/control" Target="activeX/activeX135.xml"/><Relationship Id="rId1779" Type="http://schemas.openxmlformats.org/officeDocument/2006/relationships/hyperlink" Target="http://blog.kaggle.com/2014/12/22/convolutional-nets-and-cifar-10-an-interview-with-yan-lecun/" TargetMode="External"/><Relationship Id="rId1986" Type="http://schemas.openxmlformats.org/officeDocument/2006/relationships/hyperlink" Target="https://github.com/donnemartin/data-science-ipython-notebooks" TargetMode="External"/><Relationship Id="rId4045" Type="http://schemas.openxmlformats.org/officeDocument/2006/relationships/hyperlink" Target="http://jietu.qq.com/" TargetMode="External"/><Relationship Id="rId4252" Type="http://schemas.openxmlformats.org/officeDocument/2006/relationships/hyperlink" Target="https://github.com/transmission/transmission" TargetMode="External"/><Relationship Id="rId1639" Type="http://schemas.openxmlformats.org/officeDocument/2006/relationships/hyperlink" Target="https://www.reddit.com/r/IAmA/comments/3mdk9v/we_are_google_researchers_working_on_deep/" TargetMode="External"/><Relationship Id="rId1846" Type="http://schemas.openxmlformats.org/officeDocument/2006/relationships/hyperlink" Target="https://www.quora.com/Support-Vector-Machines/What-is-the-difference-between-Linear-SVMs-and-Logistic-Regression" TargetMode="External"/><Relationship Id="rId3061" Type="http://schemas.openxmlformats.org/officeDocument/2006/relationships/hyperlink" Target="https://github.com/stsievert/swix" TargetMode="External"/><Relationship Id="rId5303" Type="http://schemas.openxmlformats.org/officeDocument/2006/relationships/hyperlink" Target="https://www.coursera.org/learn/ml-foundations" TargetMode="External"/><Relationship Id="rId1706" Type="http://schemas.openxmlformats.org/officeDocument/2006/relationships/hyperlink" Target="https://github.com/MindorksOpenSource/AndroidTensorFlowMNISTExample" TargetMode="External"/><Relationship Id="rId1913" Type="http://schemas.openxmlformats.org/officeDocument/2006/relationships/hyperlink" Target="http://stats.stackexchange.com/questions/16501/what-does-interaction-depth-mean-in-gbm" TargetMode="External"/><Relationship Id="rId4112" Type="http://schemas.openxmlformats.org/officeDocument/2006/relationships/hyperlink" Target="https://github.com/xbmc/xbmc" TargetMode="External"/><Relationship Id="rId3878" Type="http://schemas.openxmlformats.org/officeDocument/2006/relationships/hyperlink" Target="https://zigz.ag/GitFinder/" TargetMode="External"/><Relationship Id="rId4929" Type="http://schemas.openxmlformats.org/officeDocument/2006/relationships/hyperlink" Target="http://www.spagobi.org/" TargetMode="External"/><Relationship Id="rId799" Type="http://schemas.openxmlformats.org/officeDocument/2006/relationships/hyperlink" Target="https://www.cbinsights.com/blog/python-tools-machine-learning/" TargetMode="External"/><Relationship Id="rId2687" Type="http://schemas.openxmlformats.org/officeDocument/2006/relationships/hyperlink" Target="https://github.com/proycon/pynlpl" TargetMode="External"/><Relationship Id="rId2894" Type="http://schemas.openxmlformats.org/officeDocument/2006/relationships/hyperlink" Target="https://deveiate.org/projects/Linguistics" TargetMode="External"/><Relationship Id="rId3738" Type="http://schemas.openxmlformats.org/officeDocument/2006/relationships/hyperlink" Target="https://www.emacswiki.org/emacs/EmacsForMacOS" TargetMode="External"/><Relationship Id="rId5093" Type="http://schemas.openxmlformats.org/officeDocument/2006/relationships/hyperlink" Target="https://www.quora.com/What-is-the-difference-between-Data-Analytics-Data-Analysis-Data-Mining-Data-Science-Machine-Learning-and-Big-Data-1" TargetMode="External"/><Relationship Id="rId659" Type="http://schemas.openxmlformats.org/officeDocument/2006/relationships/hyperlink" Target="http://am207.github.io/2016/lectures.html" TargetMode="External"/><Relationship Id="rId866" Type="http://schemas.openxmlformats.org/officeDocument/2006/relationships/hyperlink" Target="http://aichallenge.org/" TargetMode="External"/><Relationship Id="rId1289" Type="http://schemas.openxmlformats.org/officeDocument/2006/relationships/hyperlink" Target="https://plus.google.com/communities/112866381580457264725" TargetMode="External"/><Relationship Id="rId1496" Type="http://schemas.openxmlformats.org/officeDocument/2006/relationships/hyperlink" Target="http://stats.stackexchange.com/questions/tagged/machine-learning" TargetMode="External"/><Relationship Id="rId2547" Type="http://schemas.openxmlformats.org/officeDocument/2006/relationships/hyperlink" Target="https://github.com/JuliaStats/DataFramesMeta.jl" TargetMode="External"/><Relationship Id="rId3945" Type="http://schemas.openxmlformats.org/officeDocument/2006/relationships/hyperlink" Target="https://github.com/ChristianKienle/Core-Data-Editor" TargetMode="External"/><Relationship Id="rId5160" Type="http://schemas.openxmlformats.org/officeDocument/2006/relationships/hyperlink" Target="https://medium.com/learning-new-stuff/machine-learning-in-a-year-cdb0b0ebd29c" TargetMode="External"/><Relationship Id="rId519" Type="http://schemas.openxmlformats.org/officeDocument/2006/relationships/hyperlink" Target="https://class.stanford.edu/courses/Engineering/CVX101/Winter2014/courseware/7206c57866504e83821d00b5d3f80793/" TargetMode="External"/><Relationship Id="rId1149" Type="http://schemas.openxmlformats.org/officeDocument/2006/relationships/hyperlink" Target="http://www.science.uva.nl/~aloi/" TargetMode="External"/><Relationship Id="rId1356" Type="http://schemas.openxmlformats.org/officeDocument/2006/relationships/hyperlink" Target="http://arxiv.org/pdf/1406.1078" TargetMode="External"/><Relationship Id="rId2754" Type="http://schemas.openxmlformats.org/officeDocument/2006/relationships/hyperlink" Target="https://github.com/EducationalTestingService/skll" TargetMode="External"/><Relationship Id="rId2961" Type="http://schemas.openxmlformats.org/officeDocument/2006/relationships/hyperlink" Target="http://cran.r-project.org/web/packages/kernlab/index.html" TargetMode="External"/><Relationship Id="rId3805" Type="http://schemas.openxmlformats.org/officeDocument/2006/relationships/hyperlink" Target="http://zipzapmac.com/Go2Shell" TargetMode="External"/><Relationship Id="rId5020" Type="http://schemas.openxmlformats.org/officeDocument/2006/relationships/hyperlink" Target="http://static.googleusercontent.com/media/research.google.com/en/pubs/archive/36726.pdf" TargetMode="External"/><Relationship Id="rId726" Type="http://schemas.openxmlformats.org/officeDocument/2006/relationships/hyperlink" Target="http://www.cs.cornell.edu/courses/CS6630/2012sp/schedule.stm" TargetMode="External"/><Relationship Id="rId933" Type="http://schemas.openxmlformats.org/officeDocument/2006/relationships/hyperlink" Target="https://www.youtube.com/watch?v=sc-KbuZqGkI" TargetMode="External"/><Relationship Id="rId1009" Type="http://schemas.openxmlformats.org/officeDocument/2006/relationships/hyperlink" Target="http://aaroncourville.wordpress.com/" TargetMode="External"/><Relationship Id="rId1563" Type="http://schemas.openxmlformats.org/officeDocument/2006/relationships/hyperlink" Target="https://www.quora.com/Michael-Hochster/answers" TargetMode="External"/><Relationship Id="rId1770" Type="http://schemas.openxmlformats.org/officeDocument/2006/relationships/hyperlink" Target="https://github.com/kjw0612/awesome-deep-vision" TargetMode="External"/><Relationship Id="rId2407" Type="http://schemas.openxmlformats.org/officeDocument/2006/relationships/hyperlink" Target="https://github.com/twitter/twitter-text-java" TargetMode="External"/><Relationship Id="rId2614" Type="http://schemas.openxmlformats.org/officeDocument/2006/relationships/hyperlink" Target="http://people.kyb.tuebingen.mpg.de/spider/" TargetMode="External"/><Relationship Id="rId2821" Type="http://schemas.openxmlformats.org/officeDocument/2006/relationships/hyperlink" Target="https://github.com/bloomberg/bqplot" TargetMode="External"/><Relationship Id="rId62" Type="http://schemas.openxmlformats.org/officeDocument/2006/relationships/hyperlink" Target="http://www.cs.berkeley.edu/~culler/" TargetMode="External"/><Relationship Id="rId1216" Type="http://schemas.openxmlformats.org/officeDocument/2006/relationships/hyperlink" Target="http://web.mit.edu/torralba/www/database.html" TargetMode="External"/><Relationship Id="rId1423" Type="http://schemas.openxmlformats.org/officeDocument/2006/relationships/hyperlink" Target="https://arxiv.org/pdf/1603.06147.pdf" TargetMode="External"/><Relationship Id="rId1630" Type="http://schemas.openxmlformats.org/officeDocument/2006/relationships/hyperlink" Target="http://deeplearning4j.org/documentation.html" TargetMode="External"/><Relationship Id="rId4579" Type="http://schemas.openxmlformats.org/officeDocument/2006/relationships/hyperlink" Target="https://www.quantcast.com/about-us/quantcast-file-system/" TargetMode="External"/><Relationship Id="rId4786" Type="http://schemas.openxmlformats.org/officeDocument/2006/relationships/hyperlink" Target="https://github.com/danielsdeleo/Decider" TargetMode="External"/><Relationship Id="rId4993" Type="http://schemas.openxmlformats.org/officeDocument/2006/relationships/hyperlink" Target="https://amplab.cs.berkeley.edu/wp-content/uploads/2013/01/dmx1.pdf" TargetMode="External"/><Relationship Id="rId3388" Type="http://schemas.openxmlformats.org/officeDocument/2006/relationships/hyperlink" Target="http://braincatalogue.org/" TargetMode="External"/><Relationship Id="rId3595" Type="http://schemas.openxmlformats.org/officeDocument/2006/relationships/hyperlink" Target="https://github.com/Conchylicultor/DeepQA" TargetMode="External"/><Relationship Id="rId4439" Type="http://schemas.openxmlformats.org/officeDocument/2006/relationships/hyperlink" Target="https://github.com/p2/quicklook-csv" TargetMode="External"/><Relationship Id="rId4646" Type="http://schemas.openxmlformats.org/officeDocument/2006/relationships/hyperlink" Target="https://01.org/graphbuilder/" TargetMode="External"/><Relationship Id="rId4853" Type="http://schemas.openxmlformats.org/officeDocument/2006/relationships/hyperlink" Target="https://github.com/allegro/hermes" TargetMode="External"/><Relationship Id="rId2197" Type="http://schemas.openxmlformats.org/officeDocument/2006/relationships/hyperlink" Target="https://github.com/josephmisiti/awesome-machine-learning" TargetMode="External"/><Relationship Id="rId3248" Type="http://schemas.openxmlformats.org/officeDocument/2006/relationships/hyperlink" Target="http://www.vs.inf.ethz.ch/res/show.html?what=eco-data" TargetMode="External"/><Relationship Id="rId3455" Type="http://schemas.openxmlformats.org/officeDocument/2006/relationships/hyperlink" Target="http://snap.stanford.edu/data/higgs-twitter.html" TargetMode="External"/><Relationship Id="rId3662" Type="http://schemas.openxmlformats.org/officeDocument/2006/relationships/hyperlink" Target="https://youtu.be/XYwIDn00PAo" TargetMode="External"/><Relationship Id="rId4506" Type="http://schemas.openxmlformats.org/officeDocument/2006/relationships/hyperlink" Target="https://github.com/onurakpolat/awesome-bigdata" TargetMode="External"/><Relationship Id="rId4713" Type="http://schemas.openxmlformats.org/officeDocument/2006/relationships/hyperlink" Target="https://cwiki.apache.org/confluence/display/HCATALOG/Index" TargetMode="External"/><Relationship Id="rId169" Type="http://schemas.openxmlformats.org/officeDocument/2006/relationships/hyperlink" Target="http://papl.cs.brown.edu/2014/" TargetMode="External"/><Relationship Id="rId376" Type="http://schemas.openxmlformats.org/officeDocument/2006/relationships/hyperlink" Target="http://www.cs.cornell.edu/~dsteurer/complexity12/" TargetMode="External"/><Relationship Id="rId583" Type="http://schemas.openxmlformats.org/officeDocument/2006/relationships/hyperlink" Target="https://github.com/RPISEC/MBE" TargetMode="External"/><Relationship Id="rId790" Type="http://schemas.openxmlformats.org/officeDocument/2006/relationships/hyperlink" Target="http://www.freetechbooks.com/reinforcement-learning-an-introduction-second-edition-draft-t1282.html" TargetMode="External"/><Relationship Id="rId2057" Type="http://schemas.openxmlformats.org/officeDocument/2006/relationships/hyperlink" Target="http://nbviewer.ipython.org/github/donnemartin/data-science-ipython-notebooks/blob/master/scipy/hypothesis.ipynb" TargetMode="External"/><Relationship Id="rId2264" Type="http://schemas.openxmlformats.org/officeDocument/2006/relationships/hyperlink" Target="https://github.com/josephmisiti/awesome-machine-learning" TargetMode="External"/><Relationship Id="rId2471" Type="http://schemas.openxmlformats.org/officeDocument/2006/relationships/hyperlink" Target="https://www.zingchart.com/" TargetMode="External"/><Relationship Id="rId3108" Type="http://schemas.openxmlformats.org/officeDocument/2006/relationships/hyperlink" Target="https://www.broadinstitute.org/bbbc" TargetMode="External"/><Relationship Id="rId3315" Type="http://schemas.openxmlformats.org/officeDocument/2006/relationships/hyperlink" Target="https://www.vision.caltech.edu/Image_Datasets/CaltechPedestrians/" TargetMode="External"/><Relationship Id="rId3522" Type="http://schemas.openxmlformats.org/officeDocument/2006/relationships/hyperlink" Target="http://www.cntsdata.com/" TargetMode="External"/><Relationship Id="rId4920" Type="http://schemas.openxmlformats.org/officeDocument/2006/relationships/hyperlink" Target="https://www.jaspersoft.com/" TargetMode="External"/><Relationship Id="rId236" Type="http://schemas.openxmlformats.org/officeDocument/2006/relationships/hyperlink" Target="https://www.dropbox.com/sh/zanwtoflw4pcfu8/5pdT6axS3y" TargetMode="External"/><Relationship Id="rId443" Type="http://schemas.openxmlformats.org/officeDocument/2006/relationships/hyperlink" Target="http://www.eng.utah.edu/~cs2420-20/" TargetMode="External"/><Relationship Id="rId650" Type="http://schemas.openxmlformats.org/officeDocument/2006/relationships/hyperlink" Target="https://canvas.instructure.com/courses/904706" TargetMode="External"/><Relationship Id="rId1073" Type="http://schemas.openxmlformats.org/officeDocument/2006/relationships/hyperlink" Target="http://www.cs.berkeley.edu/~vinyals/" TargetMode="External"/><Relationship Id="rId1280" Type="http://schemas.openxmlformats.org/officeDocument/2006/relationships/hyperlink" Target="http://mlpack.org/" TargetMode="External"/><Relationship Id="rId2124" Type="http://schemas.openxmlformats.org/officeDocument/2006/relationships/hyperlink" Target="http://nbviewer.ipython.org/github/donnemartin/data-science-ipython-notebooks/blob/master/spark/spark.ipynb" TargetMode="External"/><Relationship Id="rId2331" Type="http://schemas.openxmlformats.org/officeDocument/2006/relationships/hyperlink" Target="http://proycon.github.io/folia/" TargetMode="External"/><Relationship Id="rId303" Type="http://schemas.openxmlformats.org/officeDocument/2006/relationships/hyperlink" Target="http://web.cs.ucdavis.edu/~gusfield/cs122f10/" TargetMode="External"/><Relationship Id="rId1140" Type="http://schemas.openxmlformats.org/officeDocument/2006/relationships/hyperlink" Target="http://archive.ics.uci.edu/ml/" TargetMode="External"/><Relationship Id="rId4089" Type="http://schemas.openxmlformats.org/officeDocument/2006/relationships/hyperlink" Target="https://www.teambition.com/" TargetMode="External"/><Relationship Id="rId4296" Type="http://schemas.openxmlformats.org/officeDocument/2006/relationships/hyperlink" Target="https://github.com/shadowsocks" TargetMode="External"/><Relationship Id="rId510" Type="http://schemas.openxmlformats.org/officeDocument/2006/relationships/hyperlink" Target="http://granite.ices.utexas.edu/coursewiki/index.php/Main_Page" TargetMode="External"/><Relationship Id="rId5347" Type="http://schemas.openxmlformats.org/officeDocument/2006/relationships/control" Target="activeX/activeX115.xml"/><Relationship Id="rId1000" Type="http://schemas.openxmlformats.org/officeDocument/2006/relationships/hyperlink" Target="https://github.com/josephmisiti/machine-learning-module" TargetMode="External"/><Relationship Id="rId1957" Type="http://schemas.openxmlformats.org/officeDocument/2006/relationships/hyperlink" Target="http://graph-ssl.wdfiles.com/local--files/blog%3A_start/graph_ssl_acl12_tutorial_slides_final.pdf" TargetMode="External"/><Relationship Id="rId4156" Type="http://schemas.openxmlformats.org/officeDocument/2006/relationships/hyperlink" Target="http://synfig.org/" TargetMode="External"/><Relationship Id="rId4363" Type="http://schemas.openxmlformats.org/officeDocument/2006/relationships/hyperlink" Target="https://pqrs.org/osx/karabiner/" TargetMode="External"/><Relationship Id="rId4570" Type="http://schemas.openxmlformats.org/officeDocument/2006/relationships/hyperlink" Target="http://ceph.com/ceph-storage/file-system/" TargetMode="External"/><Relationship Id="rId5207" Type="http://schemas.openxmlformats.org/officeDocument/2006/relationships/control" Target="activeX/activeX57.xml"/><Relationship Id="rId5414" Type="http://schemas.openxmlformats.org/officeDocument/2006/relationships/hyperlink" Target="http://lineardigressions.com/" TargetMode="External"/><Relationship Id="rId1817" Type="http://schemas.openxmlformats.org/officeDocument/2006/relationships/hyperlink" Target="https://www.quora.com/What-are-the-continuous-bag-of-words-and-skip-gram-architectures-in-laymans-terms" TargetMode="External"/><Relationship Id="rId3172" Type="http://schemas.openxmlformats.org/officeDocument/2006/relationships/hyperlink" Target="http://nber.org/patents/" TargetMode="External"/><Relationship Id="rId4016" Type="http://schemas.openxmlformats.org/officeDocument/2006/relationships/hyperlink" Target="https://pngmini.com/" TargetMode="External"/><Relationship Id="rId4223" Type="http://schemas.openxmlformats.org/officeDocument/2006/relationships/hyperlink" Target="https://panic.com/transmit/" TargetMode="External"/><Relationship Id="rId4430" Type="http://schemas.openxmlformats.org/officeDocument/2006/relationships/hyperlink" Target="https://www.realvnc.com/" TargetMode="External"/><Relationship Id="rId3032" Type="http://schemas.openxmlformats.org/officeDocument/2006/relationships/hyperlink" Target="https://github.com/factorie/factorie" TargetMode="External"/><Relationship Id="rId160" Type="http://schemas.openxmlformats.org/officeDocument/2006/relationships/hyperlink" Target="http://www.ece.cmu.edu/~ece447/s15/doku.php?id=schedule" TargetMode="External"/><Relationship Id="rId3989" Type="http://schemas.openxmlformats.org/officeDocument/2006/relationships/hyperlink" Target="https://github.com/jeremyvizzini/ScreenToLayers" TargetMode="External"/><Relationship Id="rId2798" Type="http://schemas.openxmlformats.org/officeDocument/2006/relationships/hyperlink" Target="http://www.astropy.org/" TargetMode="External"/><Relationship Id="rId3849" Type="http://schemas.openxmlformats.org/officeDocument/2006/relationships/hyperlink" Target="https://github.com/sorin-ionescu/prezto" TargetMode="External"/><Relationship Id="rId5064" Type="http://schemas.openxmlformats.org/officeDocument/2006/relationships/hyperlink" Target="https://github.com/ZuzooVn/machine-learning-for-software-engineers" TargetMode="External"/><Relationship Id="rId5271" Type="http://schemas.openxmlformats.org/officeDocument/2006/relationships/hyperlink" Target="https://www.youtube.com/watch?list=PL1bKyu9GtNYHcjGa6ulrvRVcm1lAB8he3&amp;v=W62ehrnOVqo" TargetMode="External"/><Relationship Id="rId977" Type="http://schemas.openxmlformats.org/officeDocument/2006/relationships/hyperlink" Target="http://arxiv.org/pdf/1406.1078v3.pdf" TargetMode="External"/><Relationship Id="rId2658" Type="http://schemas.openxmlformats.org/officeDocument/2006/relationships/hyperlink" Target="https://metacpan.org/pod/AI::NaiveBayes" TargetMode="External"/><Relationship Id="rId2865" Type="http://schemas.openxmlformats.org/officeDocument/2006/relationships/hyperlink" Target="https://github.com/kendricktan/suiron/" TargetMode="External"/><Relationship Id="rId3709" Type="http://schemas.openxmlformats.org/officeDocument/2006/relationships/hyperlink" Target="https://github.com/jaywcjlove/awesome-mac" TargetMode="External"/><Relationship Id="rId3916" Type="http://schemas.openxmlformats.org/officeDocument/2006/relationships/hyperlink" Target="http://menial.co.uk/base/" TargetMode="External"/><Relationship Id="rId4080" Type="http://schemas.openxmlformats.org/officeDocument/2006/relationships/hyperlink" Target="http://www.dingtalk.com/index-b.html" TargetMode="External"/><Relationship Id="rId837" Type="http://schemas.openxmlformats.org/officeDocument/2006/relationships/hyperlink" Target="http://www.springer.com/journal/10472" TargetMode="External"/><Relationship Id="rId1467" Type="http://schemas.openxmlformats.org/officeDocument/2006/relationships/hyperlink" Target="https://github.com/ujjwalkarn/Machine-Learning-Tutorials" TargetMode="External"/><Relationship Id="rId1674" Type="http://schemas.openxmlformats.org/officeDocument/2006/relationships/hyperlink" Target="http://deeplearning.net/tutorial/mlp.html" TargetMode="External"/><Relationship Id="rId1881" Type="http://schemas.openxmlformats.org/officeDocument/2006/relationships/hyperlink" Target="http://documents.software.dell.com/Statistics/Textbook/Classification-and-Regression-Trees" TargetMode="External"/><Relationship Id="rId2518" Type="http://schemas.openxmlformats.org/officeDocument/2006/relationships/hyperlink" Target="https://github.com/fredo-dedup/SimpleMCMC.jl" TargetMode="External"/><Relationship Id="rId2725" Type="http://schemas.openxmlformats.org/officeDocument/2006/relationships/hyperlink" Target="https://github.com/lisa-lab/pylearn2" TargetMode="External"/><Relationship Id="rId2932" Type="http://schemas.openxmlformats.org/officeDocument/2006/relationships/hyperlink" Target="http://cran.r-project.org/web/packages/bst/index.html" TargetMode="External"/><Relationship Id="rId5131" Type="http://schemas.openxmlformats.org/officeDocument/2006/relationships/hyperlink" Target="https://medium.com/@ageitgey/machine-learning-is-fun-part-2-a26a10b68df3" TargetMode="External"/><Relationship Id="rId904" Type="http://schemas.openxmlformats.org/officeDocument/2006/relationships/hyperlink" Target="http://www.cs.cmu.edu/~tom/10701_sp11/lectures.shtml" TargetMode="External"/><Relationship Id="rId1327" Type="http://schemas.openxmlformats.org/officeDocument/2006/relationships/hyperlink" Target="http://www.cv-foundation.org/openaccess/content_cvpr_2015/papers/Szegedy_Going_Deeper_With_2015_CVPR_paper.pdf" TargetMode="External"/><Relationship Id="rId1534" Type="http://schemas.openxmlformats.org/officeDocument/2006/relationships/hyperlink" Target="http://stattrek.com/sampling/sampling-distribution.aspx" TargetMode="External"/><Relationship Id="rId1741" Type="http://schemas.openxmlformats.org/officeDocument/2006/relationships/hyperlink" Target="https://apaszke.github.io/lstm-explained.html" TargetMode="External"/><Relationship Id="rId4897" Type="http://schemas.openxmlformats.org/officeDocument/2006/relationships/hyperlink" Target="http://db.cs.yale.edu/hadoopdb/hadoopdb.html" TargetMode="External"/><Relationship Id="rId33" Type="http://schemas.openxmlformats.org/officeDocument/2006/relationships/hyperlink" Target="https://github.com/prakhar1989/awesome-courses/" TargetMode="External"/><Relationship Id="rId1601" Type="http://schemas.openxmlformats.org/officeDocument/2006/relationships/hyperlink" Target="http://stats.stackexchange.com/questions/20523/difference-between-logit-and-probit-models" TargetMode="External"/><Relationship Id="rId3499" Type="http://schemas.openxmlformats.org/officeDocument/2006/relationships/hyperlink" Target="https://github.com/caesar0301/awesome-public-datasets/tree/master/Datasets" TargetMode="External"/><Relationship Id="rId4757" Type="http://schemas.openxmlformats.org/officeDocument/2006/relationships/hyperlink" Target="http://curator.apache.org/" TargetMode="External"/><Relationship Id="rId3359" Type="http://schemas.openxmlformats.org/officeDocument/2006/relationships/hyperlink" Target="http://vocab.getty.edu/" TargetMode="External"/><Relationship Id="rId3566" Type="http://schemas.openxmlformats.org/officeDocument/2006/relationships/hyperlink" Target="https://github.com/jtoy/awesome-tensorflow" TargetMode="External"/><Relationship Id="rId4964" Type="http://schemas.openxmlformats.org/officeDocument/2006/relationships/hyperlink" Target="https://metricsgraphicsjs.org/" TargetMode="External"/><Relationship Id="rId487" Type="http://schemas.openxmlformats.org/officeDocument/2006/relationships/hyperlink" Target="http://cs109.github.io/2014/pages/schedule.html" TargetMode="External"/><Relationship Id="rId694" Type="http://schemas.openxmlformats.org/officeDocument/2006/relationships/hyperlink" Target="http://www.cs.cornell.edu/courses/CS4154/2014fa/about/faq.php" TargetMode="External"/><Relationship Id="rId2168" Type="http://schemas.openxmlformats.org/officeDocument/2006/relationships/hyperlink" Target="https://github.com/pkmital/tensorflow_tutorials" TargetMode="External"/><Relationship Id="rId2375" Type="http://schemas.openxmlformats.org/officeDocument/2006/relationships/hyperlink" Target="https://github.com/thoj/go-galib" TargetMode="External"/><Relationship Id="rId3219" Type="http://schemas.openxmlformats.org/officeDocument/2006/relationships/hyperlink" Target="http://imos-data.s3-website-ap-southeast-2.amazonaws.com/" TargetMode="External"/><Relationship Id="rId3773" Type="http://schemas.openxmlformats.org/officeDocument/2006/relationships/hyperlink" Target="https://weflow.io/" TargetMode="External"/><Relationship Id="rId3980" Type="http://schemas.openxmlformats.org/officeDocument/2006/relationships/hyperlink" Target="https://www.google.com/intl/en/nikcollection/" TargetMode="External"/><Relationship Id="rId4617" Type="http://schemas.openxmlformats.org/officeDocument/2006/relationships/hyperlink" Target="https://github.com/nathanmarz/elephantdb" TargetMode="External"/><Relationship Id="rId4824" Type="http://schemas.openxmlformats.org/officeDocument/2006/relationships/hyperlink" Target="http://ambari.apache.org/" TargetMode="External"/><Relationship Id="rId347" Type="http://schemas.openxmlformats.org/officeDocument/2006/relationships/hyperlink" Target="https://courses.engr.illinois.edu/cs173/fa2014/A-lecture/index.html" TargetMode="External"/><Relationship Id="rId1184" Type="http://schemas.openxmlformats.org/officeDocument/2006/relationships/hyperlink" Target="http://www.ece.ncsu.edu/imaging" TargetMode="External"/><Relationship Id="rId2028" Type="http://schemas.openxmlformats.org/officeDocument/2006/relationships/image" Target="media/image8.jpeg"/><Relationship Id="rId2582" Type="http://schemas.openxmlformats.org/officeDocument/2006/relationships/hyperlink" Target="https://github.com/clementfarabet/lua---opengm" TargetMode="External"/><Relationship Id="rId3426" Type="http://schemas.openxmlformats.org/officeDocument/2006/relationships/hyperlink" Target="http://www.washingtonpost.com/wp-srv/metro/data/datapost.html" TargetMode="External"/><Relationship Id="rId3633" Type="http://schemas.openxmlformats.org/officeDocument/2006/relationships/hyperlink" Target="https://arxiv.org/abs/1706.09262" TargetMode="External"/><Relationship Id="rId3840" Type="http://schemas.openxmlformats.org/officeDocument/2006/relationships/hyperlink" Target="https://github.com/gnachman/iTerm2" TargetMode="External"/><Relationship Id="rId554" Type="http://schemas.openxmlformats.org/officeDocument/2006/relationships/hyperlink" Target="http://www.cs.cmu.edu/~epxing/Class/10708-14/lecture.html" TargetMode="External"/><Relationship Id="rId761" Type="http://schemas.openxmlformats.org/officeDocument/2006/relationships/hyperlink" Target="https://www.youtube.com/user/fillwithlight/videos" TargetMode="External"/><Relationship Id="rId1391" Type="http://schemas.openxmlformats.org/officeDocument/2006/relationships/hyperlink" Target="https://arxiv.org/abs/1506.03340" TargetMode="External"/><Relationship Id="rId2235" Type="http://schemas.openxmlformats.org/officeDocument/2006/relationships/hyperlink" Target="https://github.com/josephmisiti/awesome-machine-learning" TargetMode="External"/><Relationship Id="rId2442" Type="http://schemas.openxmlformats.org/officeDocument/2006/relationships/hyperlink" Target="https://github.com/apache/hadoop-mapreduce" TargetMode="External"/><Relationship Id="rId3700" Type="http://schemas.openxmlformats.org/officeDocument/2006/relationships/hyperlink" Target="https://camo.githubusercontent.com/89770188a24dd415991ffa93eca8c9bd5e9b2147/68747470733a2f2f6a617977636a6c6f76652e6769746875622e696f2f73622f69636f2f6d696e2d7475696a69616e2e737667" TargetMode="External"/><Relationship Id="rId207" Type="http://schemas.openxmlformats.org/officeDocument/2006/relationships/hyperlink" Target="http://www.scs.stanford.edu/14sp-cs240h/labs/lab3.html" TargetMode="External"/><Relationship Id="rId414" Type="http://schemas.openxmlformats.org/officeDocument/2006/relationships/hyperlink" Target="http://otfried.org/courses/cs109/index.html" TargetMode="External"/><Relationship Id="rId621" Type="http://schemas.openxmlformats.org/officeDocument/2006/relationships/hyperlink" Target="http://www.cs.cornell.edu/courses/CS6700/2013sp/lectures/CS6700-Overview_v2.pptx" TargetMode="External"/><Relationship Id="rId1044" Type="http://schemas.openxmlformats.org/officeDocument/2006/relationships/hyperlink" Target="http://www.ais.uni-bonn.de/~schulz/" TargetMode="External"/><Relationship Id="rId1251" Type="http://schemas.openxmlformats.org/officeDocument/2006/relationships/hyperlink" Target="https://github.com/rasmusbergpalm/DeepLearnToolbox" TargetMode="External"/><Relationship Id="rId2302" Type="http://schemas.openxmlformats.org/officeDocument/2006/relationships/hyperlink" Target="http://www.dmtk.io/" TargetMode="External"/><Relationship Id="rId5458" Type="http://schemas.openxmlformats.org/officeDocument/2006/relationships/hyperlink" Target="https://learn.elitedatascience.com/mlqa-welcome" TargetMode="External"/><Relationship Id="rId1111" Type="http://schemas.openxmlformats.org/officeDocument/2006/relationships/hyperlink" Target="http://www.ai-junkie.com/ann/evolved/nnt1.html" TargetMode="External"/><Relationship Id="rId4267" Type="http://schemas.openxmlformats.org/officeDocument/2006/relationships/hyperlink" Target="https://nextcloud.com/" TargetMode="External"/><Relationship Id="rId4474" Type="http://schemas.openxmlformats.org/officeDocument/2006/relationships/hyperlink" Target="https://github.com/onurakpolat/awesome-bigdata" TargetMode="External"/><Relationship Id="rId4681" Type="http://schemas.openxmlformats.org/officeDocument/2006/relationships/hyperlink" Target="http://www.infinisql.org/" TargetMode="External"/><Relationship Id="rId5318" Type="http://schemas.openxmlformats.org/officeDocument/2006/relationships/hyperlink" Target="https://www.kadenze.com/courses/creative-applications-of-deep-learning-with-tensorflow/info" TargetMode="External"/><Relationship Id="rId3076" Type="http://schemas.openxmlformats.org/officeDocument/2006/relationships/hyperlink" Target="https://github.com/caesar0301/awesome-public-datasets" TargetMode="External"/><Relationship Id="rId3283" Type="http://schemas.openxmlformats.org/officeDocument/2006/relationships/hyperlink" Target="http://pleiades.stoa.org/" TargetMode="External"/><Relationship Id="rId3490" Type="http://schemas.openxmlformats.org/officeDocument/2006/relationships/hyperlink" Target="http://index.gain.org/about/download" TargetMode="External"/><Relationship Id="rId4127" Type="http://schemas.openxmlformats.org/officeDocument/2006/relationships/hyperlink" Target="https://github.com/Ardour/ardour" TargetMode="External"/><Relationship Id="rId4334" Type="http://schemas.openxmlformats.org/officeDocument/2006/relationships/hyperlink" Target="https://getbitbar.com/" TargetMode="External"/><Relationship Id="rId4541" Type="http://schemas.openxmlformats.org/officeDocument/2006/relationships/hyperlink" Target="https://www.facebook.com/notes/facebook-engineering/under-the-hood-scheduling-mapreduce-jobs-more-efficiently-with-corona/10151142560538920" TargetMode="External"/><Relationship Id="rId1928" Type="http://schemas.openxmlformats.org/officeDocument/2006/relationships/hyperlink" Target="http://mlwave.com/kaggle-ensembling-guide/" TargetMode="External"/><Relationship Id="rId2092" Type="http://schemas.openxmlformats.org/officeDocument/2006/relationships/hyperlink" Target="http://nbviewer.jupyter.org/github/donnemartin/data-science-ipython-notebooks/blob/master/matplotlib/04.12-Three-Dimensional-Plotting.ipynb" TargetMode="External"/><Relationship Id="rId3143" Type="http://schemas.openxmlformats.org/officeDocument/2006/relationships/hyperlink" Target="http://ssbd.qbic.riken.jp/" TargetMode="External"/><Relationship Id="rId3350" Type="http://schemas.openxmlformats.org/officeDocument/2006/relationships/hyperlink" Target="http://archive.ics.uci.edu/ml/" TargetMode="External"/><Relationship Id="rId271" Type="http://schemas.openxmlformats.org/officeDocument/2006/relationships/hyperlink" Target="http://web.engr.illinois.edu/~jeffe/teaching/algorithms/" TargetMode="External"/><Relationship Id="rId3003" Type="http://schemas.openxmlformats.org/officeDocument/2006/relationships/hyperlink" Target="https://github.com/ecpolley/SuperLearner" TargetMode="External"/><Relationship Id="rId4401" Type="http://schemas.openxmlformats.org/officeDocument/2006/relationships/hyperlink" Target="https://github.com/keycastr/keycastr" TargetMode="External"/><Relationship Id="rId131" Type="http://schemas.openxmlformats.org/officeDocument/2006/relationships/hyperlink" Target="http://pdos.csail.mit.edu/6.828/2014/" TargetMode="External"/><Relationship Id="rId3210" Type="http://schemas.openxmlformats.org/officeDocument/2006/relationships/hyperlink" Target="https://2015.spaceappschallenge.org/" TargetMode="External"/><Relationship Id="rId2769" Type="http://schemas.openxmlformats.org/officeDocument/2006/relationships/hyperlink" Target="https://github.com/mnielsen/neural-networks-and-deep-learning" TargetMode="External"/><Relationship Id="rId2976" Type="http://schemas.openxmlformats.org/officeDocument/2006/relationships/hyperlink" Target="http://cran.r-project.org/web/packages/pamr/index.html" TargetMode="External"/><Relationship Id="rId5175" Type="http://schemas.openxmlformats.org/officeDocument/2006/relationships/hyperlink" Target="https://www.quora.com/How-can-one-become-a-good-machine-learning-engineer" TargetMode="External"/><Relationship Id="rId5382" Type="http://schemas.openxmlformats.org/officeDocument/2006/relationships/hyperlink" Target="https://medium.mybridge.co/top-ten-machine-learning-articles-for-the-past-month-9c1202351144" TargetMode="External"/><Relationship Id="rId948" Type="http://schemas.openxmlformats.org/officeDocument/2006/relationships/hyperlink" Target="https://github.com/terryum/awesome-deep-learning-papers" TargetMode="External"/><Relationship Id="rId1578" Type="http://schemas.openxmlformats.org/officeDocument/2006/relationships/hyperlink" Target="https://youtu.be/OAl6eAyP-yo" TargetMode="External"/><Relationship Id="rId1785" Type="http://schemas.openxmlformats.org/officeDocument/2006/relationships/hyperlink" Target="https://static.googleusercontent.com/media/research.google.com/en/us/pubs/archive/35671.pdf" TargetMode="External"/><Relationship Id="rId1992" Type="http://schemas.openxmlformats.org/officeDocument/2006/relationships/hyperlink" Target="https://github.com/donnemartin/data-science-ipython-notebooks" TargetMode="External"/><Relationship Id="rId2629" Type="http://schemas.openxmlformats.org/officeDocument/2006/relationships/hyperlink" Target="http://accord-framework.net/" TargetMode="External"/><Relationship Id="rId2836" Type="http://schemas.openxmlformats.org/officeDocument/2006/relationships/hyperlink" Target="https://github.com/numenta/nupic" TargetMode="External"/><Relationship Id="rId4191" Type="http://schemas.openxmlformats.org/officeDocument/2006/relationships/hyperlink" Target="https://ivarptr.github.io/yu-writer.site/" TargetMode="External"/><Relationship Id="rId5035" Type="http://schemas.openxmlformats.org/officeDocument/2006/relationships/hyperlink" Target="http://book.mixu.net/distsys/" TargetMode="External"/><Relationship Id="rId5242" Type="http://schemas.openxmlformats.org/officeDocument/2006/relationships/hyperlink" Target="https://github.com/jasebell/mlbook" TargetMode="External"/><Relationship Id="rId77" Type="http://schemas.openxmlformats.org/officeDocument/2006/relationships/hyperlink" Target="https://courses.engr.illinois.edu/cs241/sp2016/labs.html" TargetMode="External"/><Relationship Id="rId808" Type="http://schemas.openxmlformats.org/officeDocument/2006/relationships/hyperlink" Target="https://see.stanford.edu/Course/CS229" TargetMode="External"/><Relationship Id="rId1438" Type="http://schemas.openxmlformats.org/officeDocument/2006/relationships/hyperlink" Target="http://arxiv.org/pdf/1603.01768" TargetMode="External"/><Relationship Id="rId1645" Type="http://schemas.openxmlformats.org/officeDocument/2006/relationships/hyperlink" Target="http://videolectures.net/deeplearning2015_montreal/" TargetMode="External"/><Relationship Id="rId4051" Type="http://schemas.openxmlformats.org/officeDocument/2006/relationships/hyperlink" Target="http://geticonjar.com/" TargetMode="External"/><Relationship Id="rId5102" Type="http://schemas.openxmlformats.org/officeDocument/2006/relationships/control" Target="activeX/activeX7.xml"/><Relationship Id="rId1852" Type="http://schemas.openxmlformats.org/officeDocument/2006/relationships/hyperlink" Target="https://www.quora.com/Support-Vector-Machines/What-is-the-intuition-behind-Gaussian-kernel-in-SVM" TargetMode="External"/><Relationship Id="rId2903" Type="http://schemas.openxmlformats.org/officeDocument/2006/relationships/hyperlink" Target="https://github.com/vasinov/jruby_mahout" TargetMode="External"/><Relationship Id="rId1505" Type="http://schemas.openxmlformats.org/officeDocument/2006/relationships/hyperlink" Target="https://medium.com/@nomadic_mind/new-to-machine-learning-avoid-these-three-mistakes-73258b3848a4" TargetMode="External"/><Relationship Id="rId1712" Type="http://schemas.openxmlformats.org/officeDocument/2006/relationships/hyperlink" Target="http://stackoverflow.com/questions/2480650/role-of-bias-in-neural-networks" TargetMode="External"/><Relationship Id="rId4868" Type="http://schemas.openxmlformats.org/officeDocument/2006/relationships/hyperlink" Target="https://www.sumologic.com/" TargetMode="External"/><Relationship Id="rId3677" Type="http://schemas.openxmlformats.org/officeDocument/2006/relationships/hyperlink" Target="http://terrytangyuan.github.io/2016/08/06/tensorflow-not-just-deep-learning/" TargetMode="External"/><Relationship Id="rId3884" Type="http://schemas.openxmlformats.org/officeDocument/2006/relationships/hyperlink" Target="https://itunes.apple.com/us/app/ohmystar2/id1218642292" TargetMode="External"/><Relationship Id="rId4728" Type="http://schemas.openxmlformats.org/officeDocument/2006/relationships/hyperlink" Target="https://hortonworks.com/innovation/stinger/" TargetMode="External"/><Relationship Id="rId4935" Type="http://schemas.openxmlformats.org/officeDocument/2006/relationships/hyperlink" Target="https://github.com/samizdatco/arbor" TargetMode="External"/><Relationship Id="rId598" Type="http://schemas.openxmlformats.org/officeDocument/2006/relationships/hyperlink" Target="http://www.amazon.com/Practical-Malware-Analysis-Dissecting-Malicious/dp/1593272901" TargetMode="External"/><Relationship Id="rId2279" Type="http://schemas.openxmlformats.org/officeDocument/2006/relationships/hyperlink" Target="https://github.com/josephmisiti/awesome-machine-learning" TargetMode="External"/><Relationship Id="rId2486" Type="http://schemas.openxmlformats.org/officeDocument/2006/relationships/hyperlink" Target="https://github.com/primaryobjects/lda" TargetMode="External"/><Relationship Id="rId2693" Type="http://schemas.openxmlformats.org/officeDocument/2006/relationships/hyperlink" Target="https://github.com/proycon/colibri-core" TargetMode="External"/><Relationship Id="rId3537" Type="http://schemas.openxmlformats.org/officeDocument/2006/relationships/hyperlink" Target="https://github.com/fivethirtyeight/uber-tlc-foil-response" TargetMode="External"/><Relationship Id="rId3744" Type="http://schemas.openxmlformats.org/officeDocument/2006/relationships/hyperlink" Target="http://vimr.org/" TargetMode="External"/><Relationship Id="rId3951" Type="http://schemas.openxmlformats.org/officeDocument/2006/relationships/hyperlink" Target="https://www.blender.org/" TargetMode="External"/><Relationship Id="rId458" Type="http://schemas.openxmlformats.org/officeDocument/2006/relationships/hyperlink" Target="http://www.csce.uark.edu/~sgauch/2004/S14/index.html" TargetMode="External"/><Relationship Id="rId665" Type="http://schemas.openxmlformats.org/officeDocument/2006/relationships/hyperlink" Target="https://github.com/mikeizbicki/ucr-cs100" TargetMode="External"/><Relationship Id="rId872" Type="http://schemas.openxmlformats.org/officeDocument/2006/relationships/hyperlink" Target="http://www.imdb.com/title/tt0083658/" TargetMode="External"/><Relationship Id="rId1088" Type="http://schemas.openxmlformats.org/officeDocument/2006/relationships/hyperlink" Target="http://www.utstat.toronto.edu/~rsalakhu/" TargetMode="External"/><Relationship Id="rId1295" Type="http://schemas.openxmlformats.org/officeDocument/2006/relationships/hyperlink" Target="https://github.com/clementfarabet/gfx.js" TargetMode="External"/><Relationship Id="rId2139" Type="http://schemas.openxmlformats.org/officeDocument/2006/relationships/hyperlink" Target="http://nbviewer.ipython.org/github/donnemartin/data-science-ipython-notebooks/blob/master/aws/aws.ipynb" TargetMode="External"/><Relationship Id="rId2346" Type="http://schemas.openxmlformats.org/officeDocument/2006/relationships/hyperlink" Target="https://github.com/aria42/infer" TargetMode="External"/><Relationship Id="rId2553" Type="http://schemas.openxmlformats.org/officeDocument/2006/relationships/hyperlink" Target="https://github.com/johnmyleswhite/RDatasets.jl" TargetMode="External"/><Relationship Id="rId2760" Type="http://schemas.openxmlformats.org/officeDocument/2006/relationships/hyperlink" Target="https://github.com/tensorflow/tensorflow/" TargetMode="External"/><Relationship Id="rId3604" Type="http://schemas.openxmlformats.org/officeDocument/2006/relationships/hyperlink" Target="https://github.com/jazzsaxmafia/dcn.tf" TargetMode="External"/><Relationship Id="rId3811" Type="http://schemas.openxmlformats.org/officeDocument/2006/relationships/hyperlink" Target="http://www.texstudio.org/" TargetMode="External"/><Relationship Id="rId318" Type="http://schemas.openxmlformats.org/officeDocument/2006/relationships/hyperlink" Target="http://ocw.mit.edu/courses/electrical-engineering-and-computer-science/6-046j-design-and-analysis-of-algorithms-spring-2015/index.htm" TargetMode="External"/><Relationship Id="rId525" Type="http://schemas.openxmlformats.org/officeDocument/2006/relationships/hyperlink" Target="http://www.ee.columbia.edu/~cylin/course/bigdata/" TargetMode="External"/><Relationship Id="rId732" Type="http://schemas.openxmlformats.org/officeDocument/2006/relationships/hyperlink" Target="http://www.cs.cornell.edu/courses/CS6840/2014sp/" TargetMode="External"/><Relationship Id="rId1155" Type="http://schemas.openxmlformats.org/officeDocument/2006/relationships/hyperlink" Target="http://www.cs.waikato.ac.nz/~singlis/ccitt.html" TargetMode="External"/><Relationship Id="rId1362" Type="http://schemas.openxmlformats.org/officeDocument/2006/relationships/hyperlink" Target="http://arxiv.org/pdf/1410.3916" TargetMode="External"/><Relationship Id="rId2206" Type="http://schemas.openxmlformats.org/officeDocument/2006/relationships/hyperlink" Target="https://github.com/josephmisiti/awesome-machine-learning" TargetMode="External"/><Relationship Id="rId2413" Type="http://schemas.openxmlformats.org/officeDocument/2006/relationships/hyperlink" Target="https://github.com/clir/clearnlp" TargetMode="External"/><Relationship Id="rId2620" Type="http://schemas.openxmlformats.org/officeDocument/2006/relationships/hyperlink" Target="https://github.com/PRML/PRMLT" TargetMode="External"/><Relationship Id="rId1015" Type="http://schemas.openxmlformats.org/officeDocument/2006/relationships/hyperlink" Target="http://homepages.inf.ed.ac.uk/amos/" TargetMode="External"/><Relationship Id="rId1222" Type="http://schemas.openxmlformats.org/officeDocument/2006/relationships/hyperlink" Target="http://i21www.ira.uka.de/" TargetMode="External"/><Relationship Id="rId4378" Type="http://schemas.openxmlformats.org/officeDocument/2006/relationships/hyperlink" Target="https://github.com/jigish/slate" TargetMode="External"/><Relationship Id="rId4585" Type="http://schemas.openxmlformats.org/officeDocument/2006/relationships/hyperlink" Target="https://www.actian.com/data-management/ingres-sql-rdbms/" TargetMode="External"/><Relationship Id="rId5429" Type="http://schemas.openxmlformats.org/officeDocument/2006/relationships/hyperlink" Target="https://www.reddit.com/r/statistics" TargetMode="External"/><Relationship Id="rId3187" Type="http://schemas.openxmlformats.org/officeDocument/2006/relationships/hyperlink" Target="http://www.eecs.wsu.edu/mgd/gdb.html" TargetMode="External"/><Relationship Id="rId3394" Type="http://schemas.openxmlformats.org/officeDocument/2006/relationships/hyperlink" Target="https://ndar.nih.gov/" TargetMode="External"/><Relationship Id="rId4238" Type="http://schemas.openxmlformats.org/officeDocument/2006/relationships/hyperlink" Target="https://github.com/ptmt/react-native-desktop" TargetMode="External"/><Relationship Id="rId4792" Type="http://schemas.openxmlformats.org/officeDocument/2006/relationships/hyperlink" Target="https://github.com/fchollet/keras" TargetMode="External"/><Relationship Id="rId3047" Type="http://schemas.openxmlformats.org/officeDocument/2006/relationships/hyperlink" Target="https://github.com/tresata/ganitha" TargetMode="External"/><Relationship Id="rId4445" Type="http://schemas.openxmlformats.org/officeDocument/2006/relationships/hyperlink" Target="https://github.com/Marginal/QLVideo" TargetMode="External"/><Relationship Id="rId4652" Type="http://schemas.openxmlformats.org/officeDocument/2006/relationships/hyperlink" Target="https://github.com/twitter-archive/flockdb" TargetMode="External"/><Relationship Id="rId175" Type="http://schemas.openxmlformats.org/officeDocument/2006/relationships/hyperlink" Target="http://mooc.cs.helsinki.fi/clojure" TargetMode="External"/><Relationship Id="rId3254" Type="http://schemas.openxmlformats.org/officeDocument/2006/relationships/hyperlink" Target="http://redd.csail.mit.edu/" TargetMode="External"/><Relationship Id="rId3461" Type="http://schemas.openxmlformats.org/officeDocument/2006/relationships/hyperlink" Target="http://help.sentiment140.com/for-students/" TargetMode="External"/><Relationship Id="rId4305" Type="http://schemas.openxmlformats.org/officeDocument/2006/relationships/hyperlink" Target="https://tunnelblick.net/downloads.html" TargetMode="External"/><Relationship Id="rId4512" Type="http://schemas.openxmlformats.org/officeDocument/2006/relationships/hyperlink" Target="http://hadoop.apache.org/" TargetMode="External"/><Relationship Id="rId382" Type="http://schemas.openxmlformats.org/officeDocument/2006/relationships/hyperlink" Target="https://stellar.mit.edu/S/course/6/sp15/6.045/index.html" TargetMode="External"/><Relationship Id="rId2063" Type="http://schemas.openxmlformats.org/officeDocument/2006/relationships/hyperlink" Target="http://nbviewer.jupyter.org/github/donnemartin/data-science-ipython-notebooks/blob/master/pandas/03.00-Introduction-to-Pandas.ipynb" TargetMode="External"/><Relationship Id="rId2270" Type="http://schemas.openxmlformats.org/officeDocument/2006/relationships/hyperlink" Target="https://github.com/josephmisiti/awesome-machine-learning" TargetMode="External"/><Relationship Id="rId3114" Type="http://schemas.openxmlformats.org/officeDocument/2006/relationships/hyperlink" Target="http://www.ebi.ac.uk/pdbe/emdb/empiar/" TargetMode="External"/><Relationship Id="rId3321" Type="http://schemas.openxmlformats.org/officeDocument/2006/relationships/hyperlink" Target="http://web.mit.edu/torralba/www/indoor.html" TargetMode="External"/><Relationship Id="rId242" Type="http://schemas.openxmlformats.org/officeDocument/2006/relationships/hyperlink" Target="http://courses.cs.washington.edu/courses/cse341/16sp/" TargetMode="External"/><Relationship Id="rId2130" Type="http://schemas.openxmlformats.org/officeDocument/2006/relationships/hyperlink" Target="https://github.com/discoproject/disco/" TargetMode="External"/><Relationship Id="rId5079" Type="http://schemas.openxmlformats.org/officeDocument/2006/relationships/hyperlink" Target="http://programmers.stackexchange.com/questions/79476/what-skills-are-needed-for-machine-learning-jobs" TargetMode="External"/><Relationship Id="rId5286" Type="http://schemas.openxmlformats.org/officeDocument/2006/relationships/hyperlink" Target="https://www.youtube.com/playlist?list=PLiaHhY2iBX9ihLasvE8BKnS2Xg8AhY6iV" TargetMode="External"/><Relationship Id="rId102" Type="http://schemas.openxmlformats.org/officeDocument/2006/relationships/hyperlink" Target="http://www.cs.cornell.edu/Courses/CS5412/2014sp/Syllabus.htm" TargetMode="External"/><Relationship Id="rId1689" Type="http://schemas.openxmlformats.org/officeDocument/2006/relationships/hyperlink" Target="https://github.com/oxford-cs-ml-2015" TargetMode="External"/><Relationship Id="rId4095" Type="http://schemas.openxmlformats.org/officeDocument/2006/relationships/hyperlink" Target="https://nylas.com/nylas-mail/" TargetMode="External"/><Relationship Id="rId5146" Type="http://schemas.openxmlformats.org/officeDocument/2006/relationships/hyperlink" Target="https://triskell.github.io/2016/11/13/Supervised-Learning-and-Unsupervised-Learning.html" TargetMode="External"/><Relationship Id="rId5353" Type="http://schemas.openxmlformats.org/officeDocument/2006/relationships/control" Target="activeX/activeX118.xml"/><Relationship Id="rId1896" Type="http://schemas.openxmlformats.org/officeDocument/2006/relationships/hyperlink" Target="http://stats.stackexchange.com/questions/12605/measures-of-variable-importance-in-random-forests" TargetMode="External"/><Relationship Id="rId2947" Type="http://schemas.openxmlformats.org/officeDocument/2006/relationships/hyperlink" Target="http://cran.r-project.org/web/packages/fpc/index.html" TargetMode="External"/><Relationship Id="rId4162" Type="http://schemas.openxmlformats.org/officeDocument/2006/relationships/hyperlink" Target="http://openoffice.apache.org/source.html" TargetMode="External"/><Relationship Id="rId5006" Type="http://schemas.openxmlformats.org/officeDocument/2006/relationships/hyperlink" Target="https://amplab.cs.berkeley.edu/wp-content/uploads/2013/04/blinkdb_vldb12_demo.pdf" TargetMode="External"/><Relationship Id="rId5213" Type="http://schemas.openxmlformats.org/officeDocument/2006/relationships/hyperlink" Target="https://github.com/amueller/introduction_to_ml_with_python" TargetMode="External"/><Relationship Id="rId919" Type="http://schemas.openxmlformats.org/officeDocument/2006/relationships/hyperlink" Target="https://www.youtube.com/playlist?list=PLehuLRPyt1Hyi78UOkMPWCGRxGcA9NVOE" TargetMode="External"/><Relationship Id="rId1549" Type="http://schemas.openxmlformats.org/officeDocument/2006/relationships/hyperlink" Target="https://yanirseroussi.com/" TargetMode="External"/><Relationship Id="rId1756" Type="http://schemas.openxmlformats.org/officeDocument/2006/relationships/hyperlink" Target="http://www.wildml.com/2015/10/recurrent-neural-network-tutorial-part-4-implementing-a-grulstm-rnn-with-python-and-theano/" TargetMode="External"/><Relationship Id="rId1963" Type="http://schemas.openxmlformats.org/officeDocument/2006/relationships/hyperlink" Target="http://icml.cc/2012/papers/616.pdf" TargetMode="External"/><Relationship Id="rId2807" Type="http://schemas.openxmlformats.org/officeDocument/2006/relationships/hyperlink" Target="https://github.com/sinhrks/ggfortify" TargetMode="External"/><Relationship Id="rId4022" Type="http://schemas.openxmlformats.org/officeDocument/2006/relationships/hyperlink" Target="https://imageoptim.com/mac" TargetMode="External"/><Relationship Id="rId5420" Type="http://schemas.openxmlformats.org/officeDocument/2006/relationships/hyperlink" Target="http://datastori.es/" TargetMode="External"/><Relationship Id="rId48" Type="http://schemas.openxmlformats.org/officeDocument/2006/relationships/hyperlink" Target="http://www-inst.eecs.berkeley.edu/~cs61c/sp15/" TargetMode="External"/><Relationship Id="rId1409" Type="http://schemas.openxmlformats.org/officeDocument/2006/relationships/hyperlink" Target="https://arxiv.org/pdf/1608.07242" TargetMode="External"/><Relationship Id="rId1616" Type="http://schemas.openxmlformats.org/officeDocument/2006/relationships/hyperlink" Target="http://stats.stackexchange.com/questions/27730/choice-of-k-in-k-fold-cross-validation" TargetMode="External"/><Relationship Id="rId1823" Type="http://schemas.openxmlformats.org/officeDocument/2006/relationships/hyperlink" Target="http://stackoverflow.com/questions/21511801/text-clustering-with-levenshtein-distances" TargetMode="External"/><Relationship Id="rId4979" Type="http://schemas.openxmlformats.org/officeDocument/2006/relationships/hyperlink" Target="https://azure.microsoft.com/en-us/services/iot-hub/" TargetMode="External"/><Relationship Id="rId3788" Type="http://schemas.openxmlformats.org/officeDocument/2006/relationships/hyperlink" Target="https://macpaw.com/gemini" TargetMode="External"/><Relationship Id="rId3995" Type="http://schemas.openxmlformats.org/officeDocument/2006/relationships/hyperlink" Target="https://kiteapp.co/" TargetMode="External"/><Relationship Id="rId4839" Type="http://schemas.openxmlformats.org/officeDocument/2006/relationships/hyperlink" Target="https://github.com/etsy/411" TargetMode="External"/><Relationship Id="rId2597" Type="http://schemas.openxmlformats.org/officeDocument/2006/relationships/hyperlink" Target="http://scilua.org/" TargetMode="External"/><Relationship Id="rId3648" Type="http://schemas.openxmlformats.org/officeDocument/2006/relationships/hyperlink" Target="https://github.com/welschma/NNFlow" TargetMode="External"/><Relationship Id="rId3855" Type="http://schemas.openxmlformats.org/officeDocument/2006/relationships/hyperlink" Target="https://720kb.github.io/ndm" TargetMode="External"/><Relationship Id="rId569" Type="http://schemas.openxmlformats.org/officeDocument/2006/relationships/hyperlink" Target="http://www.cs.fsu.edu/~redwood/OffensiveComputerSecurity/" TargetMode="External"/><Relationship Id="rId776" Type="http://schemas.openxmlformats.org/officeDocument/2006/relationships/hyperlink" Target="https://github.com/owainlewis/awesome-artificial-intelligence" TargetMode="External"/><Relationship Id="rId983" Type="http://schemas.openxmlformats.org/officeDocument/2006/relationships/hyperlink" Target="http://arxiv.org/pdf/1506.07285v1.pdf" TargetMode="External"/><Relationship Id="rId1199" Type="http://schemas.openxmlformats.org/officeDocument/2006/relationships/hyperlink" Target="http://eewww.eng.ohio-state.edu/~flynn/3DDB/RID/" TargetMode="External"/><Relationship Id="rId2457" Type="http://schemas.openxmlformats.org/officeDocument/2006/relationships/hyperlink" Target="http://www.highcharts.com/" TargetMode="External"/><Relationship Id="rId2664" Type="http://schemas.openxmlformats.org/officeDocument/2006/relationships/hyperlink" Target="https://github.com/php-ai/php-ml" TargetMode="External"/><Relationship Id="rId3508" Type="http://schemas.openxmlformats.org/officeDocument/2006/relationships/hyperlink" Target="http://www.worldpop.org.uk/data/get_data/" TargetMode="External"/><Relationship Id="rId4906" Type="http://schemas.openxmlformats.org/officeDocument/2006/relationships/hyperlink" Target="https://www.facebook.com/notes/facebook-engineering/scaling-memcache-at-facebook/10151411410803920" TargetMode="External"/><Relationship Id="rId5070" Type="http://schemas.openxmlformats.org/officeDocument/2006/relationships/hyperlink" Target="https://github.com/ZuzooVn/machine-learning-for-software-engineers" TargetMode="External"/><Relationship Id="rId429" Type="http://schemas.openxmlformats.org/officeDocument/2006/relationships/hyperlink" Target="http://www.cs.cornell.edu/courses/CS1112/2014fa/Projects/projects.html" TargetMode="External"/><Relationship Id="rId636" Type="http://schemas.openxmlformats.org/officeDocument/2006/relationships/hyperlink" Target="http://15462.courses.cs.cmu.edu/fall2015/reading" TargetMode="External"/><Relationship Id="rId1059" Type="http://schemas.openxmlformats.org/officeDocument/2006/relationships/hyperlink" Target="http://koray.kavukcuoglu.org/" TargetMode="External"/><Relationship Id="rId1266" Type="http://schemas.openxmlformats.org/officeDocument/2006/relationships/hyperlink" Target="http://sourceforge.net/p/rnnl/wiki/Home/" TargetMode="External"/><Relationship Id="rId1473" Type="http://schemas.openxmlformats.org/officeDocument/2006/relationships/hyperlink" Target="https://github.com/ujjwalkarn/Machine-Learning-Tutorials" TargetMode="External"/><Relationship Id="rId2317" Type="http://schemas.openxmlformats.org/officeDocument/2006/relationships/hyperlink" Target="https://github.com/shogun-toolbox/shogun" TargetMode="External"/><Relationship Id="rId2871" Type="http://schemas.openxmlformats.org/officeDocument/2006/relationships/hyperlink" Target="https://github.com/hammer/wikichallenge" TargetMode="External"/><Relationship Id="rId3715" Type="http://schemas.openxmlformats.org/officeDocument/2006/relationships/hyperlink" Target="https://github.com/jaywcjlove/awesome-mac" TargetMode="External"/><Relationship Id="rId3922" Type="http://schemas.openxmlformats.org/officeDocument/2006/relationships/hyperlink" Target="http://www.psequel.com/" TargetMode="External"/><Relationship Id="rId843" Type="http://schemas.openxmlformats.org/officeDocument/2006/relationships/hyperlink" Target="http://www.springer.com/journal/10588" TargetMode="External"/><Relationship Id="rId1126" Type="http://schemas.openxmlformats.org/officeDocument/2006/relationships/hyperlink" Target="http://www.stat.ucla.edu/~junhua.mao/m-RNN.html" TargetMode="External"/><Relationship Id="rId1680" Type="http://schemas.openxmlformats.org/officeDocument/2006/relationships/hyperlink" Target="https://github.com/lisa-lab/DeepLearningTutorials" TargetMode="External"/><Relationship Id="rId2524" Type="http://schemas.openxmlformats.org/officeDocument/2006/relationships/hyperlink" Target="https://github.com/JuliaStats/GLM.jl" TargetMode="External"/><Relationship Id="rId2731" Type="http://schemas.openxmlformats.org/officeDocument/2006/relationships/hyperlink" Target="https://github.com/pfnet/chainer" TargetMode="External"/><Relationship Id="rId703" Type="http://schemas.openxmlformats.org/officeDocument/2006/relationships/hyperlink" Target="http://www.cs.cornell.edu/courses/CS4860/2012fa/schedule.php" TargetMode="External"/><Relationship Id="rId910" Type="http://schemas.openxmlformats.org/officeDocument/2006/relationships/hyperlink" Target="http://web.mit.edu/course/other/i2course/www/vision_and_learning_fall_2013.html" TargetMode="External"/><Relationship Id="rId1333" Type="http://schemas.openxmlformats.org/officeDocument/2006/relationships/hyperlink" Target="https://arxiv.org/pdf/1512.02595.pdf" TargetMode="External"/><Relationship Id="rId1540" Type="http://schemas.openxmlformats.org/officeDocument/2006/relationships/hyperlink" Target="http://onlinestatbook.com/2/advanced_graphs/q-q_plots.html" TargetMode="External"/><Relationship Id="rId4489" Type="http://schemas.openxmlformats.org/officeDocument/2006/relationships/hyperlink" Target="https://github.com/onurakpolat/awesome-bigdata" TargetMode="External"/><Relationship Id="rId4696" Type="http://schemas.openxmlformats.org/officeDocument/2006/relationships/hyperlink" Target="https://spotify.github.io/heroic/" TargetMode="External"/><Relationship Id="rId1400" Type="http://schemas.openxmlformats.org/officeDocument/2006/relationships/hyperlink" Target="http://arxiv.org/pdf/1512.02325" TargetMode="External"/><Relationship Id="rId3298" Type="http://schemas.openxmlformats.org/officeDocument/2006/relationships/hyperlink" Target="https://www.physionet.org/physiobank/database/" TargetMode="External"/><Relationship Id="rId4349" Type="http://schemas.openxmlformats.org/officeDocument/2006/relationships/hyperlink" Target="https://github.com/mucommander/mucommander" TargetMode="External"/><Relationship Id="rId4556" Type="http://schemas.openxmlformats.org/officeDocument/2006/relationships/hyperlink" Target="http://blueflood.io/" TargetMode="External"/><Relationship Id="rId4763" Type="http://schemas.openxmlformats.org/officeDocument/2006/relationships/hyperlink" Target="https://engineering.linkedin.com/data" TargetMode="External"/><Relationship Id="rId4970" Type="http://schemas.openxmlformats.org/officeDocument/2006/relationships/hyperlink" Target="https://github.com/getredash/redash" TargetMode="External"/><Relationship Id="rId3158" Type="http://schemas.openxmlformats.org/officeDocument/2006/relationships/hyperlink" Target="http://en.tutiempo.net/climate" TargetMode="External"/><Relationship Id="rId3365" Type="http://schemas.openxmlformats.org/officeDocument/2006/relationships/hyperlink" Target="http://wiki.dbpedia.org/Datasets" TargetMode="External"/><Relationship Id="rId3572" Type="http://schemas.openxmlformats.org/officeDocument/2006/relationships/hyperlink" Target="https://github.com/terryum/TensorFlow_Exercises" TargetMode="External"/><Relationship Id="rId4209" Type="http://schemas.openxmlformats.org/officeDocument/2006/relationships/hyperlink" Target="https://www.inkdrop.info/" TargetMode="External"/><Relationship Id="rId4416" Type="http://schemas.openxmlformats.org/officeDocument/2006/relationships/hyperlink" Target="https://www.omnigroup.com/more" TargetMode="External"/><Relationship Id="rId4623" Type="http://schemas.openxmlformats.org/officeDocument/2006/relationships/hyperlink" Target="http://www.oracle.com/technetwork/database/database-technologies/nosqldb/overview/index.html" TargetMode="External"/><Relationship Id="rId4830" Type="http://schemas.openxmlformats.org/officeDocument/2006/relationships/hyperlink" Target="https://hortonworks.com/hadoop/yarn/" TargetMode="External"/><Relationship Id="rId286" Type="http://schemas.openxmlformats.org/officeDocument/2006/relationships/hyperlink" Target="http://compsci.hunter.cuny.edu/~sweiss/courses/csci135.php" TargetMode="External"/><Relationship Id="rId493" Type="http://schemas.openxmlformats.org/officeDocument/2006/relationships/hyperlink" Target="https://work.caltech.edu/homeworks.html" TargetMode="External"/><Relationship Id="rId2174" Type="http://schemas.openxmlformats.org/officeDocument/2006/relationships/hyperlink" Target="https://www.kaggle.com/" TargetMode="External"/><Relationship Id="rId2381" Type="http://schemas.openxmlformats.org/officeDocument/2006/relationships/hyperlink" Target="https://github.com/jinyeom/neat" TargetMode="External"/><Relationship Id="rId3018" Type="http://schemas.openxmlformats.org/officeDocument/2006/relationships/hyperlink" Target="https://www.sas.com/en_us/software/university-edition.html" TargetMode="External"/><Relationship Id="rId3225" Type="http://schemas.openxmlformats.org/officeDocument/2006/relationships/hyperlink" Target="http://www.freetheworld.com/datasets_efw.html" TargetMode="External"/><Relationship Id="rId3432" Type="http://schemas.openxmlformats.org/officeDocument/2006/relationships/hyperlink" Target="https://datahub.io/dataset" TargetMode="External"/><Relationship Id="rId146" Type="http://schemas.openxmlformats.org/officeDocument/2006/relationships/hyperlink" Target="http://www.cs.cmu.edu/~dga/15-440/F12/index.html" TargetMode="External"/><Relationship Id="rId353" Type="http://schemas.openxmlformats.org/officeDocument/2006/relationships/hyperlink" Target="https://courses.engr.illinois.edu/cs498374/fa2014/" TargetMode="External"/><Relationship Id="rId560" Type="http://schemas.openxmlformats.org/officeDocument/2006/relationships/hyperlink" Target="http://www.mmds.org/" TargetMode="External"/><Relationship Id="rId1190" Type="http://schemas.openxmlformats.org/officeDocument/2006/relationships/hyperlink" Target="http://marathon.csee.usf.edu/Mammography/Database.html" TargetMode="External"/><Relationship Id="rId2034" Type="http://schemas.openxmlformats.org/officeDocument/2006/relationships/hyperlink" Target="https://nbviewer.jupyter.org/github/donnemartin/data-science-ipython-notebooks/blob/master/deep-learning/keras-tutorial/2.1%20Supervised%20Learning%20-%20ConvNets.ipynb" TargetMode="External"/><Relationship Id="rId2241" Type="http://schemas.openxmlformats.org/officeDocument/2006/relationships/hyperlink" Target="https://github.com/josephmisiti/awesome-machine-learning" TargetMode="External"/><Relationship Id="rId5397" Type="http://schemas.openxmlformats.org/officeDocument/2006/relationships/hyperlink" Target="https://aibirds.org/" TargetMode="External"/><Relationship Id="rId213" Type="http://schemas.openxmlformats.org/officeDocument/2006/relationships/hyperlink" Target="http://www.cs.cornell.edu/Courses/cs3110/2014fa/course_info.php" TargetMode="External"/><Relationship Id="rId420" Type="http://schemas.openxmlformats.org/officeDocument/2006/relationships/hyperlink" Target="http://www.cs.cornell.edu/courses/CS1109/2013su/calendar.html" TargetMode="External"/><Relationship Id="rId1050" Type="http://schemas.openxmlformats.org/officeDocument/2006/relationships/hyperlink" Target="http://www.cs.toronto.edu/~jmartens/" TargetMode="External"/><Relationship Id="rId2101" Type="http://schemas.openxmlformats.org/officeDocument/2006/relationships/hyperlink" Target="http://nbviewer.jupyter.org/github/donnemartin/data-science-ipython-notebooks/blob/master/numpy/02.03-Computation-on-arrays-ufuncs.ipynb" TargetMode="External"/><Relationship Id="rId5257" Type="http://schemas.openxmlformats.org/officeDocument/2006/relationships/hyperlink" Target="http://machinelearningmastery.com/master-kaggle-by-competing-consistently/" TargetMode="External"/><Relationship Id="rId4066" Type="http://schemas.openxmlformats.org/officeDocument/2006/relationships/hyperlink" Target="https://github.com/geeeeeeeeek/electronic-wechat" TargetMode="External"/><Relationship Id="rId1867" Type="http://schemas.openxmlformats.org/officeDocument/2006/relationships/hyperlink" Target="http://stats.stackexchange.com/questions/96025/how-do-decision-tree-learning-algorithms-deal-with-missing-values-under-the-hoo" TargetMode="External"/><Relationship Id="rId2918" Type="http://schemas.openxmlformats.org/officeDocument/2006/relationships/hyperlink" Target="http://kevincobain2000.github.io/listof/" TargetMode="External"/><Relationship Id="rId4273" Type="http://schemas.openxmlformats.org/officeDocument/2006/relationships/hyperlink" Target="https://qingg.im/index.html" TargetMode="External"/><Relationship Id="rId4480" Type="http://schemas.openxmlformats.org/officeDocument/2006/relationships/hyperlink" Target="https://github.com/onurakpolat/awesome-bigdata" TargetMode="External"/><Relationship Id="rId5117" Type="http://schemas.openxmlformats.org/officeDocument/2006/relationships/hyperlink" Target="http://www.slideshare.net/AlfredPong1/deep-learning-a-nontechnical-introduction-69385936" TargetMode="External"/><Relationship Id="rId5324" Type="http://schemas.openxmlformats.org/officeDocument/2006/relationships/hyperlink" Target="http://selfdrivingcars.mit.edu/" TargetMode="External"/><Relationship Id="rId1727" Type="http://schemas.openxmlformats.org/officeDocument/2006/relationships/hyperlink" Target="http://karpathy.github.io/2015/05/21/rnn-effectiveness/" TargetMode="External"/><Relationship Id="rId1934" Type="http://schemas.openxmlformats.org/officeDocument/2006/relationships/hyperlink" Target="http://www.vikparuchuri.com/blog/intro-to-ensemble-learning-in-r/" TargetMode="External"/><Relationship Id="rId3082" Type="http://schemas.openxmlformats.org/officeDocument/2006/relationships/hyperlink" Target="https://github.com/caesar0301/awesome-public-datasets" TargetMode="External"/><Relationship Id="rId4133" Type="http://schemas.openxmlformats.org/officeDocument/2006/relationships/hyperlink" Target="https://github.com/mixxxdj/mixxx" TargetMode="External"/><Relationship Id="rId4340" Type="http://schemas.openxmlformats.org/officeDocument/2006/relationships/hyperlink" Target="https://en.toolinbox.net/iPaste" TargetMode="External"/><Relationship Id="rId19" Type="http://schemas.openxmlformats.org/officeDocument/2006/relationships/hyperlink" Target="https://github.com/kailashahirwar/cheatsheets-ai" TargetMode="External"/><Relationship Id="rId3899" Type="http://schemas.openxmlformats.org/officeDocument/2006/relationships/hyperlink" Target="https://phabricator.com/" TargetMode="External"/><Relationship Id="rId4200" Type="http://schemas.openxmlformats.org/officeDocument/2006/relationships/hyperlink" Target="https://github.com/egoist/eme" TargetMode="External"/><Relationship Id="rId3759" Type="http://schemas.openxmlformats.org/officeDocument/2006/relationships/hyperlink" Target="https://www.eclipse.org/" TargetMode="External"/><Relationship Id="rId3966" Type="http://schemas.openxmlformats.org/officeDocument/2006/relationships/hyperlink" Target="http://al.chemy.org/" TargetMode="External"/><Relationship Id="rId5181" Type="http://schemas.openxmlformats.org/officeDocument/2006/relationships/hyperlink" Target="https://rayli.net/blog/data/top-10-data-mining-algorithms-in-plain-english/" TargetMode="External"/><Relationship Id="rId3" Type="http://schemas.openxmlformats.org/officeDocument/2006/relationships/styles" Target="styles.xml"/><Relationship Id="rId887" Type="http://schemas.openxmlformats.org/officeDocument/2006/relationships/hyperlink" Target="https://github.com/ChristosChristofidis/awesome-deep-learning" TargetMode="External"/><Relationship Id="rId2568" Type="http://schemas.openxmlformats.org/officeDocument/2006/relationships/hyperlink" Target="http://soumith.ch/torch-signal/signal/" TargetMode="External"/><Relationship Id="rId2775" Type="http://schemas.openxmlformats.org/officeDocument/2006/relationships/hyperlink" Target="http://orange.biolab.si/" TargetMode="External"/><Relationship Id="rId2982" Type="http://schemas.openxmlformats.org/officeDocument/2006/relationships/hyperlink" Target="http://cran.r-project.org/web/packages/quantregForest/index.html" TargetMode="External"/><Relationship Id="rId3619" Type="http://schemas.openxmlformats.org/officeDocument/2006/relationships/hyperlink" Target="https://github.com/thtrieu/yolotf" TargetMode="External"/><Relationship Id="rId3826" Type="http://schemas.openxmlformats.org/officeDocument/2006/relationships/hyperlink" Target="https://github.com/wireshark/wireshark" TargetMode="External"/><Relationship Id="rId5041" Type="http://schemas.openxmlformats.org/officeDocument/2006/relationships/hyperlink" Target="https://github.com/sindresorhus/awesome" TargetMode="External"/><Relationship Id="rId747" Type="http://schemas.openxmlformats.org/officeDocument/2006/relationships/hyperlink" Target="http://philipmjohnson.github.io/ics314f13/readings/" TargetMode="External"/><Relationship Id="rId954" Type="http://schemas.openxmlformats.org/officeDocument/2006/relationships/hyperlink" Target="http://nlp.stanford.edu/~socherr/pa4-ner.zip" TargetMode="External"/><Relationship Id="rId1377" Type="http://schemas.openxmlformats.org/officeDocument/2006/relationships/hyperlink" Target="http://arxiv.org/pdf/1511.06295" TargetMode="External"/><Relationship Id="rId1584" Type="http://schemas.openxmlformats.org/officeDocument/2006/relationships/hyperlink" Target="http://www.dataschool.io/applying-and-interpreting-linear-regression/" TargetMode="External"/><Relationship Id="rId1791" Type="http://schemas.openxmlformats.org/officeDocument/2006/relationships/hyperlink" Target="https://en.wikipedia.org/wiki/Probabilistic_latent_semantic_analysis" TargetMode="External"/><Relationship Id="rId2428" Type="http://schemas.openxmlformats.org/officeDocument/2006/relationships/hyperlink" Target="http://neuroph.sourceforge.net/" TargetMode="External"/><Relationship Id="rId2635" Type="http://schemas.openxmlformats.org/officeDocument/2006/relationships/hyperlink" Target="http://infernet.azurewebsites.net/" TargetMode="External"/><Relationship Id="rId2842" Type="http://schemas.openxmlformats.org/officeDocument/2006/relationships/hyperlink" Target="https://github.com/Wavelets/sarah-palin-lda" TargetMode="External"/><Relationship Id="rId83" Type="http://schemas.openxmlformats.org/officeDocument/2006/relationships/hyperlink" Target="http://www.cgl.uwaterloo.ca/~wmcowan/teaching/cs452/s12/" TargetMode="External"/><Relationship Id="rId607" Type="http://schemas.openxmlformats.org/officeDocument/2006/relationships/hyperlink" Target="http://people.csail.mit.edu/nickolai/" TargetMode="External"/><Relationship Id="rId814" Type="http://schemas.openxmlformats.org/officeDocument/2006/relationships/hyperlink" Target="http://arxiv.org/abs/1411.1373" TargetMode="External"/><Relationship Id="rId1237" Type="http://schemas.openxmlformats.org/officeDocument/2006/relationships/hyperlink" Target="http://cvc.yale.edu/" TargetMode="External"/><Relationship Id="rId1444" Type="http://schemas.openxmlformats.org/officeDocument/2006/relationships/hyperlink" Target="https://arxiv.org/pdf/1411.4038v2.pdf" TargetMode="External"/><Relationship Id="rId1651" Type="http://schemas.openxmlformats.org/officeDocument/2006/relationships/hyperlink" Target="http://deeplearning.net/" TargetMode="External"/><Relationship Id="rId2702" Type="http://schemas.openxmlformats.org/officeDocument/2006/relationships/hyperlink" Target="https://github.com/stanfordnlp/CoreNLP" TargetMode="External"/><Relationship Id="rId1304" Type="http://schemas.openxmlformats.org/officeDocument/2006/relationships/hyperlink" Target="https://github.com/idio/wiki2vec" TargetMode="External"/><Relationship Id="rId1511" Type="http://schemas.openxmlformats.org/officeDocument/2006/relationships/hyperlink" Target="https://www.quora.com/How-can-a-computer-science-graduate-student-prepare-himself-for-data-scientist-machine-learning-intern-interviews" TargetMode="External"/><Relationship Id="rId4667" Type="http://schemas.openxmlformats.org/officeDocument/2006/relationships/hyperlink" Target="http://www.actian.com/products/operational-databases/" TargetMode="External"/><Relationship Id="rId4874" Type="http://schemas.openxmlformats.org/officeDocument/2006/relationships/hyperlink" Target="https://www.elastic.co/" TargetMode="External"/><Relationship Id="rId3269" Type="http://schemas.openxmlformats.org/officeDocument/2006/relationships/hyperlink" Target="http://cambridgegis.github.io/gisdata.html" TargetMode="External"/><Relationship Id="rId3476" Type="http://schemas.openxmlformats.org/officeDocument/2006/relationships/hyperlink" Target="http://gdeltproject.org/data.html" TargetMode="External"/><Relationship Id="rId3683" Type="http://schemas.openxmlformats.org/officeDocument/2006/relationships/hyperlink" Target="http://warmspringwinds.github.io/tensorflow/tf-slim/2016/12/21/tfrecords-guide/" TargetMode="External"/><Relationship Id="rId4527" Type="http://schemas.openxmlformats.org/officeDocument/2006/relationships/hyperlink" Target="http://reef.apache.org/" TargetMode="External"/><Relationship Id="rId10" Type="http://schemas.openxmlformats.org/officeDocument/2006/relationships/hyperlink" Target="https://github.com/terryum" TargetMode="External"/><Relationship Id="rId397" Type="http://schemas.openxmlformats.org/officeDocument/2006/relationships/hyperlink" Target="http://cs61a.org/problems/" TargetMode="External"/><Relationship Id="rId2078" Type="http://schemas.openxmlformats.org/officeDocument/2006/relationships/hyperlink" Target="http://nbviewer.ipython.org/github/donnemartin/data-science-ipython-notebooks/blob/master/matplotlib/matplotlib.ipynb" TargetMode="External"/><Relationship Id="rId2285" Type="http://schemas.openxmlformats.org/officeDocument/2006/relationships/hyperlink" Target="https://github.com/mattcunningham/naive-apl" TargetMode="External"/><Relationship Id="rId2492" Type="http://schemas.openxmlformats.org/officeDocument/2006/relationships/hyperlink" Target="https://github.com/harthur/brain" TargetMode="External"/><Relationship Id="rId3129" Type="http://schemas.openxmlformats.org/officeDocument/2006/relationships/hyperlink" Target="https://gdc-portal.nci.nih.gov/" TargetMode="External"/><Relationship Id="rId3336" Type="http://schemas.openxmlformats.org/officeDocument/2006/relationships/hyperlink" Target="http://www.modelingonlineauctions.com/datasets" TargetMode="External"/><Relationship Id="rId3890" Type="http://schemas.openxmlformats.org/officeDocument/2006/relationships/hyperlink" Target="https://www.sourcetreeapp.com/" TargetMode="External"/><Relationship Id="rId4734" Type="http://schemas.openxmlformats.org/officeDocument/2006/relationships/hyperlink" Target="http://kafka.apache.org/" TargetMode="External"/><Relationship Id="rId4941" Type="http://schemas.openxmlformats.org/officeDocument/2006/relationships/hyperlink" Target="http://chartd.co/" TargetMode="External"/><Relationship Id="rId257" Type="http://schemas.openxmlformats.org/officeDocument/2006/relationships/hyperlink" Target="http://datastructur.es/sp16/" TargetMode="External"/><Relationship Id="rId464" Type="http://schemas.openxmlformats.org/officeDocument/2006/relationships/hyperlink" Target="http://cse1.net/lectures" TargetMode="External"/><Relationship Id="rId1094" Type="http://schemas.openxmlformats.org/officeDocument/2006/relationships/hyperlink" Target="http://www.cs.toronto.edu/~tijmen/" TargetMode="External"/><Relationship Id="rId2145" Type="http://schemas.openxmlformats.org/officeDocument/2006/relationships/hyperlink" Target="http://nbviewer.ipython.org/github/donnemartin/data-science-ipython-notebooks/blob/master/commands/misc.ipynb" TargetMode="External"/><Relationship Id="rId3543" Type="http://schemas.openxmlformats.org/officeDocument/2006/relationships/hyperlink" Target="http://www.transtats.bts.gov/DataIndex.asp" TargetMode="External"/><Relationship Id="rId3750" Type="http://schemas.openxmlformats.org/officeDocument/2006/relationships/hyperlink" Target="https://github.com/CodingFriends/Tincta" TargetMode="External"/><Relationship Id="rId4801" Type="http://schemas.openxmlformats.org/officeDocument/2006/relationships/hyperlink" Target="https://github.com/deeplearning4j/rl4j" TargetMode="External"/><Relationship Id="rId117" Type="http://schemas.openxmlformats.org/officeDocument/2006/relationships/hyperlink" Target="https://www.ops-class.org/courses/buffalo/CSE421_Spring2016/" TargetMode="External"/><Relationship Id="rId671" Type="http://schemas.openxmlformats.org/officeDocument/2006/relationships/hyperlink" Target="http://web.stanford.edu/class/cs193a/videos.shtml" TargetMode="External"/><Relationship Id="rId2352" Type="http://schemas.openxmlformats.org/officeDocument/2006/relationships/hyperlink" Target="https://github.com/htm-community/clortex" TargetMode="External"/><Relationship Id="rId3403" Type="http://schemas.openxmlformats.org/officeDocument/2006/relationships/hyperlink" Target="http://exoplanetarchive.ipac.caltech.edu/" TargetMode="External"/><Relationship Id="rId3610" Type="http://schemas.openxmlformats.org/officeDocument/2006/relationships/hyperlink" Target="http://arxiv.org/abs/1507.06228" TargetMode="External"/><Relationship Id="rId324" Type="http://schemas.openxmlformats.org/officeDocument/2006/relationships/hyperlink" Target="http://ocw.mit.edu/courses/electrical-engineering-and-computer-science/6-046j-design-and-analysis-of-algorithms-spring-2015/exams/" TargetMode="External"/><Relationship Id="rId531" Type="http://schemas.openxmlformats.org/officeDocument/2006/relationships/hyperlink" Target="http://llcao.net/cu-deeplearning15/index.html" TargetMode="External"/><Relationship Id="rId1161" Type="http://schemas.openxmlformats.org/officeDocument/2006/relationships/hyperlink" Target="http://www.cs.sfu.ca/~colour/data/index.html" TargetMode="External"/><Relationship Id="rId2005" Type="http://schemas.openxmlformats.org/officeDocument/2006/relationships/hyperlink" Target="http://nbviewer.ipython.org/github/donnemartin/data-science-ipython-notebooks/blob/master/deep-learning/tensor-flow-examples/notebooks/2_basic_classifiers/logistic_regression.ipynb" TargetMode="External"/><Relationship Id="rId2212" Type="http://schemas.openxmlformats.org/officeDocument/2006/relationships/hyperlink" Target="https://github.com/josephmisiti/awesome-machine-learning" TargetMode="External"/><Relationship Id="rId5368" Type="http://schemas.openxmlformats.org/officeDocument/2006/relationships/control" Target="activeX/activeX125.xml"/><Relationship Id="rId1021" Type="http://schemas.openxmlformats.org/officeDocument/2006/relationships/hyperlink" Target="http://www.cs.nyu.edu/~naz/" TargetMode="External"/><Relationship Id="rId1978" Type="http://schemas.openxmlformats.org/officeDocument/2006/relationships/hyperlink" Target="https://github.com/donnemartin/data-science-ipython-notebooks" TargetMode="External"/><Relationship Id="rId4177" Type="http://schemas.openxmlformats.org/officeDocument/2006/relationships/hyperlink" Target="https://www.texpad.com/" TargetMode="External"/><Relationship Id="rId4384" Type="http://schemas.openxmlformats.org/officeDocument/2006/relationships/hyperlink" Target="https://itunes.apple.com/app/id441258766" TargetMode="External"/><Relationship Id="rId4591" Type="http://schemas.openxmlformats.org/officeDocument/2006/relationships/hyperlink" Target="https://azure.microsoft.com/en-us/services/cosmos-db/" TargetMode="External"/><Relationship Id="rId5228" Type="http://schemas.openxmlformats.org/officeDocument/2006/relationships/hyperlink" Target="http://www.dataschool.io/15-hours-of-expert-machine-learning-videos/" TargetMode="External"/><Relationship Id="rId5435" Type="http://schemas.openxmlformats.org/officeDocument/2006/relationships/hyperlink" Target="http://www.aaai.org/Conferences/AAAI/aaai17.php" TargetMode="External"/><Relationship Id="rId3193" Type="http://schemas.openxmlformats.org/officeDocument/2006/relationships/hyperlink" Target="http://commoncrawl.org/the-data/get-started/" TargetMode="External"/><Relationship Id="rId4037" Type="http://schemas.openxmlformats.org/officeDocument/2006/relationships/hyperlink" Target="https://getkap.co/" TargetMode="External"/><Relationship Id="rId4244" Type="http://schemas.openxmlformats.org/officeDocument/2006/relationships/hyperlink" Target="https://github.com/netease-youdao/hex" TargetMode="External"/><Relationship Id="rId4451" Type="http://schemas.openxmlformats.org/officeDocument/2006/relationships/hyperlink" Target="http://caskroom.github.io/" TargetMode="External"/><Relationship Id="rId1838" Type="http://schemas.openxmlformats.org/officeDocument/2006/relationships/hyperlink" Target="http://www.statsoft.com/Textbook/Support-Vector-Machines" TargetMode="External"/><Relationship Id="rId3053" Type="http://schemas.openxmlformats.org/officeDocument/2006/relationships/hyperlink" Target="https://ci.apache.org/projects/flink/flink-docs-master/apis/batch/libs/ml/index.html" TargetMode="External"/><Relationship Id="rId3260" Type="http://schemas.openxmlformats.org/officeDocument/2006/relationships/hyperlink" Target="http://www.google.com/trends?q=google&amp;ctab=0&amp;geo=all&amp;date=all&amp;sort=0" TargetMode="External"/><Relationship Id="rId4104" Type="http://schemas.openxmlformats.org/officeDocument/2006/relationships/hyperlink" Target="https://www.mozilla.org/en-US/thunderbird/" TargetMode="External"/><Relationship Id="rId4311" Type="http://schemas.openxmlformats.org/officeDocument/2006/relationships/hyperlink" Target="http://www.2-vpn4.cc/home.action" TargetMode="External"/><Relationship Id="rId181" Type="http://schemas.openxmlformats.org/officeDocument/2006/relationships/hyperlink" Target="http://www.cs.princeton.edu/~dpw/courses/cos326-12/lectures.php" TargetMode="External"/><Relationship Id="rId1905" Type="http://schemas.openxmlformats.org/officeDocument/2006/relationships/hyperlink" Target="http://stackoverflow.com/questions/20537186/getting-predictions-after-rfimpute" TargetMode="External"/><Relationship Id="rId3120" Type="http://schemas.openxmlformats.org/officeDocument/2006/relationships/hyperlink" Target="http://lincs.hms.harvard.edu/" TargetMode="External"/><Relationship Id="rId5085" Type="http://schemas.openxmlformats.org/officeDocument/2006/relationships/control" Target="activeX/activeX1.xml"/><Relationship Id="rId998" Type="http://schemas.openxmlformats.org/officeDocument/2006/relationships/hyperlink" Target="http://danielnouri.org/notes/2014/12/17/using-convolutional-neural-nets-to-detect-facial-keypoints-tutorial/" TargetMode="External"/><Relationship Id="rId2679" Type="http://schemas.openxmlformats.org/officeDocument/2006/relationships/hyperlink" Target="https://github.com/isnowfy/snownlp" TargetMode="External"/><Relationship Id="rId2886" Type="http://schemas.openxmlformats.org/officeDocument/2006/relationships/hyperlink" Target="https://github.com/MLWave/kaggle_acquire-valued-shoppers-challenge" TargetMode="External"/><Relationship Id="rId3937" Type="http://schemas.openxmlformats.org/officeDocument/2006/relationships/hyperlink" Target="https://github.com/uglide/RedisDesktopManager" TargetMode="External"/><Relationship Id="rId5292" Type="http://schemas.openxmlformats.org/officeDocument/2006/relationships/hyperlink" Target="https://www.analyticsvidhya.com/blog/2016/12/30-top-videos-tutorials-courses-on-machine-learning-artificial-intelligence-from-2016/" TargetMode="External"/><Relationship Id="rId858" Type="http://schemas.openxmlformats.org/officeDocument/2006/relationships/hyperlink" Target="http://journals.cambridge.org/action/displayJournal?jid=KER" TargetMode="External"/><Relationship Id="rId1488" Type="http://schemas.openxmlformats.org/officeDocument/2006/relationships/hyperlink" Target="https://github.com/ujjwalkarn/Machine-Learning-Tutorials" TargetMode="External"/><Relationship Id="rId1695" Type="http://schemas.openxmlformats.org/officeDocument/2006/relationships/hyperlink" Target="https://github.com/aymericdamien/TensorFlow-Examples" TargetMode="External"/><Relationship Id="rId2539" Type="http://schemas.openxmlformats.org/officeDocument/2006/relationships/hyperlink" Target="https://github.com/davidavdav/ROCAnalysis.jl" TargetMode="External"/><Relationship Id="rId2746" Type="http://schemas.openxmlformats.org/officeDocument/2006/relationships/hyperlink" Target="https://github.com/raamana/neuropredict" TargetMode="External"/><Relationship Id="rId2953" Type="http://schemas.openxmlformats.org/officeDocument/2006/relationships/hyperlink" Target="http://cran.r-project.org/web/packages/glmpath/index.html" TargetMode="External"/><Relationship Id="rId5152" Type="http://schemas.openxmlformats.org/officeDocument/2006/relationships/hyperlink" Target="http://www.innoarchitech.com/machine-learning-an-in-depth-non-technical-guide-part-3/" TargetMode="External"/><Relationship Id="rId718" Type="http://schemas.openxmlformats.org/officeDocument/2006/relationships/hyperlink" Target="http://courses2.cit.cornell.edu/cs5724/" TargetMode="External"/><Relationship Id="rId925" Type="http://schemas.openxmlformats.org/officeDocument/2006/relationships/hyperlink" Target="http://selfdrivingcars.mit.edu/" TargetMode="External"/><Relationship Id="rId1348" Type="http://schemas.openxmlformats.org/officeDocument/2006/relationships/hyperlink" Target="http://arxiv.org/pdf/1112.6209.pdf&amp;embed" TargetMode="External"/><Relationship Id="rId1555" Type="http://schemas.openxmlformats.org/officeDocument/2006/relationships/hyperlink" Target="http://varianceexplained.org/" TargetMode="External"/><Relationship Id="rId1762" Type="http://schemas.openxmlformats.org/officeDocument/2006/relationships/hyperlink" Target="https://www.cs.toronto.edu/~hinton/absps/guideTR.pdf" TargetMode="External"/><Relationship Id="rId2606" Type="http://schemas.openxmlformats.org/officeDocument/2006/relationships/hyperlink" Target="http://www.shearlab.org/software" TargetMode="External"/><Relationship Id="rId5012" Type="http://schemas.openxmlformats.org/officeDocument/2006/relationships/hyperlink" Target="http://vldb.org/pvldb/vol5/p1436_alexanderhall_vldb2012.pdf" TargetMode="External"/><Relationship Id="rId1208" Type="http://schemas.openxmlformats.org/officeDocument/2006/relationships/hyperlink" Target="http://www.cee.hw.ac.uk/~mtc/sofa" TargetMode="External"/><Relationship Id="rId1415" Type="http://schemas.openxmlformats.org/officeDocument/2006/relationships/hyperlink" Target="https://arxiv.org/pdf/1406.5679v1.pdf" TargetMode="External"/><Relationship Id="rId2813" Type="http://schemas.openxmlformats.org/officeDocument/2006/relationships/hyperlink" Target="https://github.com/blaze/blaze" TargetMode="External"/><Relationship Id="rId54" Type="http://schemas.openxmlformats.org/officeDocument/2006/relationships/hyperlink" Target="http://web.stanford.edu/~ouster/cgi-bin/cs140-spring14/lectures.php" TargetMode="External"/><Relationship Id="rId1622" Type="http://schemas.openxmlformats.org/officeDocument/2006/relationships/hyperlink" Target="http://www.autonlab.org/tutorials/overfit10.pdf" TargetMode="External"/><Relationship Id="rId4778" Type="http://schemas.openxmlformats.org/officeDocument/2006/relationships/hyperlink" Target="https://github.com/radlab/sparrow" TargetMode="External"/><Relationship Id="rId4985" Type="http://schemas.openxmlformats.org/officeDocument/2006/relationships/hyperlink" Target="https://evrythng.com/" TargetMode="External"/><Relationship Id="rId2189" Type="http://schemas.openxmlformats.org/officeDocument/2006/relationships/hyperlink" Target="https://github.com/josephmisiti/awesome-machine-learning" TargetMode="External"/><Relationship Id="rId3587" Type="http://schemas.openxmlformats.org/officeDocument/2006/relationships/hyperlink" Target="https://github.com/denti/AlexNet3D" TargetMode="External"/><Relationship Id="rId3794" Type="http://schemas.openxmlformats.org/officeDocument/2006/relationships/hyperlink" Target="https://github.com/hschmidt/EnvPane" TargetMode="External"/><Relationship Id="rId4638" Type="http://schemas.openxmlformats.org/officeDocument/2006/relationships/hyperlink" Target="https://www.facebook.com/notes/facebook-engineering/tao-the-power-of-the-graph/10151525983993920" TargetMode="External"/><Relationship Id="rId4845" Type="http://schemas.openxmlformats.org/officeDocument/2006/relationships/hyperlink" Target="https://tika.apache.org/" TargetMode="External"/><Relationship Id="rId2396" Type="http://schemas.openxmlformats.org/officeDocument/2006/relationships/hyperlink" Target="http://nlp.stanford.edu/software/lex-parser.shtml" TargetMode="External"/><Relationship Id="rId3447" Type="http://schemas.openxmlformats.org/officeDocument/2006/relationships/hyperlink" Target="https://archive.org/details/oxford-2005-facebook-matrix" TargetMode="External"/><Relationship Id="rId3654" Type="http://schemas.openxmlformats.org/officeDocument/2006/relationships/hyperlink" Target="https://www.youtube.com/watch?v=ReaxoSIM5XQ" TargetMode="External"/><Relationship Id="rId3861" Type="http://schemas.openxmlformats.org/officeDocument/2006/relationships/hyperlink" Target="https://github.com/oh-my-fish/oh-my-fish" TargetMode="External"/><Relationship Id="rId4705" Type="http://schemas.openxmlformats.org/officeDocument/2006/relationships/hyperlink" Target="http://basho.com/products/riak-ts/" TargetMode="External"/><Relationship Id="rId4912" Type="http://schemas.openxmlformats.org/officeDocument/2006/relationships/hyperlink" Target="https://github.com/krestenkrab/hanoidb" TargetMode="External"/><Relationship Id="rId368" Type="http://schemas.openxmlformats.org/officeDocument/2006/relationships/hyperlink" Target="http://www.cs.cornell.edu/courses/CS4300/2013fa/lectures.htm" TargetMode="External"/><Relationship Id="rId575" Type="http://schemas.openxmlformats.org/officeDocument/2006/relationships/hyperlink" Target="http://www-inst.eecs.berkeley.edu/~cs161/sp15/" TargetMode="External"/><Relationship Id="rId782" Type="http://schemas.openxmlformats.org/officeDocument/2006/relationships/hyperlink" Target="https://class.coursera.org/ml-008" TargetMode="External"/><Relationship Id="rId2049" Type="http://schemas.openxmlformats.org/officeDocument/2006/relationships/hyperlink" Target="http://nbviewer.ipython.org/github/donnemartin/data-science-ipython-notebooks/blob/master/scikit-learn/scikit-learn-k-means.ipynb" TargetMode="External"/><Relationship Id="rId2256" Type="http://schemas.openxmlformats.org/officeDocument/2006/relationships/hyperlink" Target="https://github.com/josephmisiti/awesome-machine-learning" TargetMode="External"/><Relationship Id="rId2463" Type="http://schemas.openxmlformats.org/officeDocument/2006/relationships/hyperlink" Target="https://github.com/NathanEpstein/D3xter" TargetMode="External"/><Relationship Id="rId2670" Type="http://schemas.openxmlformats.org/officeDocument/2006/relationships/hyperlink" Target="https://github.com/jesolem/PCV" TargetMode="External"/><Relationship Id="rId3307" Type="http://schemas.openxmlformats.org/officeDocument/2006/relationships/hyperlink" Target="http://google-genomics.readthedocs.org/en/latest/use_cases/discover_public_data/isb_cgc_data.html" TargetMode="External"/><Relationship Id="rId3514" Type="http://schemas.openxmlformats.org/officeDocument/2006/relationships/hyperlink" Target="http://www.jokecamp.com/blog/guide-to-football-and-soccer-data-and-apis/" TargetMode="External"/><Relationship Id="rId3721" Type="http://schemas.openxmlformats.org/officeDocument/2006/relationships/hyperlink" Target="https://github.com/jaywcjlove/awesome-mac" TargetMode="External"/><Relationship Id="rId228" Type="http://schemas.openxmlformats.org/officeDocument/2006/relationships/hyperlink" Target="http://www.cs.cornell.edu/courses/CS5114/2013sp/syllabus.php" TargetMode="External"/><Relationship Id="rId435" Type="http://schemas.openxmlformats.org/officeDocument/2006/relationships/hyperlink" Target="http://www.cs.cornell.edu/courses/CS1130/2014sp/about/overview.php" TargetMode="External"/><Relationship Id="rId642" Type="http://schemas.openxmlformats.org/officeDocument/2006/relationships/hyperlink" Target="https://github.com/ut-cs378-vision-2014fall/course-info" TargetMode="External"/><Relationship Id="rId1065" Type="http://schemas.openxmlformats.org/officeDocument/2006/relationships/hyperlink" Target="http://aass.oru.se/~mlt/" TargetMode="External"/><Relationship Id="rId1272" Type="http://schemas.openxmlformats.org/officeDocument/2006/relationships/hyperlink" Target="https://github.com/Microsoft/DMTK" TargetMode="External"/><Relationship Id="rId2116" Type="http://schemas.openxmlformats.org/officeDocument/2006/relationships/hyperlink" Target="http://nbviewer.ipython.org/github/donnemartin/data-science-ipython-notebooks/blob/master/python-data/unit_tests.ipynb" TargetMode="External"/><Relationship Id="rId2323" Type="http://schemas.openxmlformats.org/officeDocument/2006/relationships/hyperlink" Target="https://github.com/dmlc/xgboost" TargetMode="External"/><Relationship Id="rId2530" Type="http://schemas.openxmlformats.org/officeDocument/2006/relationships/hyperlink" Target="https://github.com/JuliaStats/KernelDensity.jl" TargetMode="External"/><Relationship Id="rId502" Type="http://schemas.openxmlformats.org/officeDocument/2006/relationships/hyperlink" Target="http://cs231n.stanford.edu/" TargetMode="External"/><Relationship Id="rId1132" Type="http://schemas.openxmlformats.org/officeDocument/2006/relationships/hyperlink" Target="https://medium.com/@ageitgey/" TargetMode="External"/><Relationship Id="rId4288" Type="http://schemas.openxmlformats.org/officeDocument/2006/relationships/hyperlink" Target="http://oryoki.io/" TargetMode="External"/><Relationship Id="rId4495" Type="http://schemas.openxmlformats.org/officeDocument/2006/relationships/hyperlink" Target="https://github.com/onurakpolat/awesome-bigdata" TargetMode="External"/><Relationship Id="rId5339" Type="http://schemas.openxmlformats.org/officeDocument/2006/relationships/control" Target="activeX/activeX111.xml"/><Relationship Id="rId3097" Type="http://schemas.openxmlformats.org/officeDocument/2006/relationships/hyperlink" Target="https://github.com/caesar0301/awesome-public-datasets" TargetMode="External"/><Relationship Id="rId4148" Type="http://schemas.openxmlformats.org/officeDocument/2006/relationships/hyperlink" Target="https://github.com/mafintosh/playback" TargetMode="External"/><Relationship Id="rId4355" Type="http://schemas.openxmlformats.org/officeDocument/2006/relationships/hyperlink" Target="https://culturedcode.com/things/" TargetMode="External"/><Relationship Id="rId1949" Type="http://schemas.openxmlformats.org/officeDocument/2006/relationships/hyperlink" Target="http://videolectures.net/bark08_ghahramani_samlbb/" TargetMode="External"/><Relationship Id="rId3164" Type="http://schemas.openxmlformats.org/officeDocument/2006/relationships/hyperlink" Target="http://data.worldbank.org/developers/climate-data-api" TargetMode="External"/><Relationship Id="rId4008" Type="http://schemas.openxmlformats.org/officeDocument/2006/relationships/hyperlink" Target="https://marvelapp.com/" TargetMode="External"/><Relationship Id="rId4562" Type="http://schemas.openxmlformats.org/officeDocument/2006/relationships/hyperlink" Target="https://github.com/twitter/heron" TargetMode="External"/><Relationship Id="rId5406" Type="http://schemas.openxmlformats.org/officeDocument/2006/relationships/hyperlink" Target="https://github.com/tensorflow/magenta" TargetMode="External"/><Relationship Id="rId292" Type="http://schemas.openxmlformats.org/officeDocument/2006/relationships/hyperlink" Target="http://courses.cs.washington.edu/courses/cse331/15sp/" TargetMode="External"/><Relationship Id="rId1809" Type="http://schemas.openxmlformats.org/officeDocument/2006/relationships/hyperlink" Target="http://homepages.inf.ed.ac.uk/ballison/pdf/lrec_skipgrams.pdf" TargetMode="External"/><Relationship Id="rId3371" Type="http://schemas.openxmlformats.org/officeDocument/2006/relationships/hyperlink" Target="http://www.gutenberg.org/wiki/Gutenberg:Offline_Catalogs" TargetMode="External"/><Relationship Id="rId4215" Type="http://schemas.openxmlformats.org/officeDocument/2006/relationships/hyperlink" Target="http://app.leanote.com/" TargetMode="External"/><Relationship Id="rId4422" Type="http://schemas.openxmlformats.org/officeDocument/2006/relationships/hyperlink" Target="https://www.macupdate.com/app/mac/37991/nosleep" TargetMode="External"/><Relationship Id="rId2180" Type="http://schemas.openxmlformats.org/officeDocument/2006/relationships/hyperlink" Target="https://github.com/josephmisiti/awesome-machine-learning/blob/master/meetups.md" TargetMode="External"/><Relationship Id="rId3024" Type="http://schemas.openxmlformats.org/officeDocument/2006/relationships/hyperlink" Target="https://github.com/sassoftware/enlighten-apply/tree/master/ML_tables" TargetMode="External"/><Relationship Id="rId3231" Type="http://schemas.openxmlformats.org/officeDocument/2006/relationships/hyperlink" Target="http://www.jedh.org/" TargetMode="External"/><Relationship Id="rId152" Type="http://schemas.openxmlformats.org/officeDocument/2006/relationships/hyperlink" Target="http://15445.courses.cs.cmu.edu/fall2017/" TargetMode="External"/><Relationship Id="rId2040" Type="http://schemas.openxmlformats.org/officeDocument/2006/relationships/hyperlink" Target="https://nbviewer.jupyter.org/github/donnemartin/data-science-ipython-notebooks/blob/master/deep-learning/keras-tutorial/3.3%20%28Extra%29%20LSTM%20for%20Sentence%20Generation.ipynb" TargetMode="External"/><Relationship Id="rId2997" Type="http://schemas.openxmlformats.org/officeDocument/2006/relationships/hyperlink" Target="http://cran.r-project.org/web/packages/RPMM/index.html" TargetMode="External"/><Relationship Id="rId5196" Type="http://schemas.openxmlformats.org/officeDocument/2006/relationships/control" Target="activeX/activeX53.xml"/><Relationship Id="rId969" Type="http://schemas.openxmlformats.org/officeDocument/2006/relationships/hyperlink" Target="http://arxiv.org/pdf/1506.02078v1.pdf" TargetMode="External"/><Relationship Id="rId1599" Type="http://schemas.openxmlformats.org/officeDocument/2006/relationships/hyperlink" Target="http://stats.stackexchange.com/questions/25389/obtaining-predicted-values-y-1-or-0-from-a-logistic-regression-model-fit" TargetMode="External"/><Relationship Id="rId5056" Type="http://schemas.openxmlformats.org/officeDocument/2006/relationships/hyperlink" Target="https://github.com/ZuzooVn/machine-learning-for-software-engineers" TargetMode="External"/><Relationship Id="rId5263" Type="http://schemas.openxmlformats.org/officeDocument/2006/relationships/hyperlink" Target="https://www.youtube.com/playlist?list=PLOU2XLYxmsIIuiBfYad6rFYQU_jL2ryal" TargetMode="External"/><Relationship Id="rId1459" Type="http://schemas.openxmlformats.org/officeDocument/2006/relationships/hyperlink" Target="https://github.com/ujjwalkarn/Machine-Learning-Tutorials" TargetMode="External"/><Relationship Id="rId2857" Type="http://schemas.openxmlformats.org/officeDocument/2006/relationships/hyperlink" Target="https://github.com/AllenDowney/ThinkBayes" TargetMode="External"/><Relationship Id="rId3908" Type="http://schemas.openxmlformats.org/officeDocument/2006/relationships/hyperlink" Target="https://www.navicat.com.cn/products/navicat-data-modeler" TargetMode="External"/><Relationship Id="rId4072" Type="http://schemas.openxmlformats.org/officeDocument/2006/relationships/hyperlink" Target="https://desktop.telegram.org/" TargetMode="External"/><Relationship Id="rId5123" Type="http://schemas.openxmlformats.org/officeDocument/2006/relationships/hyperlink" Target="http://machinelearningmastery.com/start-here/" TargetMode="External"/><Relationship Id="rId5330" Type="http://schemas.openxmlformats.org/officeDocument/2006/relationships/hyperlink" Target="https://elitedatascience.com/machine-learning-masterclass" TargetMode="External"/><Relationship Id="rId98" Type="http://schemas.openxmlformats.org/officeDocument/2006/relationships/hyperlink" Target="http://rust-class.org/pages/classes.html" TargetMode="External"/><Relationship Id="rId829" Type="http://schemas.openxmlformats.org/officeDocument/2006/relationships/hyperlink" Target="https://github.com/josephmisiti/awesome-machine-learning" TargetMode="External"/><Relationship Id="rId1666" Type="http://schemas.openxmlformats.org/officeDocument/2006/relationships/hyperlink" Target="http://deeplearning4j.org/compare-dl4j-torch7-pylearn.html" TargetMode="External"/><Relationship Id="rId1873" Type="http://schemas.openxmlformats.org/officeDocument/2006/relationships/hyperlink" Target="http://stats.stackexchange.com/questions/6581/what-is-deviance-specifically-in-cart-rpart" TargetMode="External"/><Relationship Id="rId2717" Type="http://schemas.openxmlformats.org/officeDocument/2006/relationships/hyperlink" Target="http://scikit-learn.org/" TargetMode="External"/><Relationship Id="rId2924" Type="http://schemas.openxmlformats.org/officeDocument/2006/relationships/hyperlink" Target="https://github.com/jackm321/RustNN" TargetMode="External"/><Relationship Id="rId1319" Type="http://schemas.openxmlformats.org/officeDocument/2006/relationships/hyperlink" Target="https://github.com/natanielruiz/dockerface" TargetMode="External"/><Relationship Id="rId1526" Type="http://schemas.openxmlformats.org/officeDocument/2006/relationships/hyperlink" Target="http://www.ai-junkie.com/ga/intro/gat1.html" TargetMode="External"/><Relationship Id="rId1733" Type="http://schemas.openxmlformats.org/officeDocument/2006/relationships/hyperlink" Target="http://svail.github.io/" TargetMode="External"/><Relationship Id="rId1940" Type="http://schemas.openxmlformats.org/officeDocument/2006/relationships/hyperlink" Target="http://stats.stackexchange.com/questions/21502/how-are-classifications-merged-in-an-ensemble-classifier" TargetMode="External"/><Relationship Id="rId4889" Type="http://schemas.openxmlformats.org/officeDocument/2006/relationships/hyperlink" Target="http://www.drizzle.org/" TargetMode="External"/><Relationship Id="rId25" Type="http://schemas.openxmlformats.org/officeDocument/2006/relationships/hyperlink" Target="https://github.com/bulutyazilim/awesome-datascience" TargetMode="External"/><Relationship Id="rId1800" Type="http://schemas.openxmlformats.org/officeDocument/2006/relationships/hyperlink" Target="https://tedunderwood.com/2012/04/07/topic-modeling-made-just-simple-enough/" TargetMode="External"/><Relationship Id="rId3698" Type="http://schemas.openxmlformats.org/officeDocument/2006/relationships/hyperlink" Target="https://camo.githubusercontent.com/5b5710d91294db78c7e32ffa884d6c45ab15c471/68747470733a2f2f6a617977636a6c6f76652e6769746875622e696f2f73622f69636f2f6d696e2d667265652e737667" TargetMode="External"/><Relationship Id="rId4749" Type="http://schemas.openxmlformats.org/officeDocument/2006/relationships/hyperlink" Target="https://github.com/pinterest/secor" TargetMode="External"/><Relationship Id="rId4956" Type="http://schemas.openxmlformats.org/officeDocument/2006/relationships/hyperlink" Target="https://developers.google.com/chart/" TargetMode="External"/><Relationship Id="rId3558" Type="http://schemas.openxmlformats.org/officeDocument/2006/relationships/hyperlink" Target="http://xiaming.me/posts/2014/10/23/leveraging-open-data-to-understand-urban-lives/" TargetMode="External"/><Relationship Id="rId3765" Type="http://schemas.openxmlformats.org/officeDocument/2006/relationships/hyperlink" Target="https://www.decosoftware.com/" TargetMode="External"/><Relationship Id="rId3972" Type="http://schemas.openxmlformats.org/officeDocument/2006/relationships/hyperlink" Target="https://inkscape.org/zh/" TargetMode="External"/><Relationship Id="rId4609" Type="http://schemas.openxmlformats.org/officeDocument/2006/relationships/hyperlink" Target="http://www.scylladb.com/" TargetMode="External"/><Relationship Id="rId4816" Type="http://schemas.openxmlformats.org/officeDocument/2006/relationships/hyperlink" Target="https://issues.apache.org/jira/browse/MAPREDUCE-5116" TargetMode="External"/><Relationship Id="rId479" Type="http://schemas.openxmlformats.org/officeDocument/2006/relationships/hyperlink" Target="https://github.com/oxford-cs-deepnlp-2017/lectures" TargetMode="External"/><Relationship Id="rId686" Type="http://schemas.openxmlformats.org/officeDocument/2006/relationships/hyperlink" Target="http://www.cs.cornell.edu/courses/CS3152/2014sp/about/faq.php" TargetMode="External"/><Relationship Id="rId893" Type="http://schemas.openxmlformats.org/officeDocument/2006/relationships/hyperlink" Target="https://github.com/ChristosChristofidis/awesome-deep-learning" TargetMode="External"/><Relationship Id="rId2367" Type="http://schemas.openxmlformats.org/officeDocument/2006/relationships/hyperlink" Target="https://github.com/tebeka/snowball" TargetMode="External"/><Relationship Id="rId2574" Type="http://schemas.openxmlformats.org/officeDocument/2006/relationships/hyperlink" Target="https://github.com/Element-Research/dpnn" TargetMode="External"/><Relationship Id="rId2781" Type="http://schemas.openxmlformats.org/officeDocument/2006/relationships/hyperlink" Target="https://github.com/AmazaspShumik/sklearn-bayes" TargetMode="External"/><Relationship Id="rId3418" Type="http://schemas.openxmlformats.org/officeDocument/2006/relationships/hyperlink" Target="http://aka.ms/Data-Science" TargetMode="External"/><Relationship Id="rId3625" Type="http://schemas.openxmlformats.org/officeDocument/2006/relationships/hyperlink" Target="https://www.cs.nyu.edu/~fergus/papers/zeilerECCV2014.pdf" TargetMode="External"/><Relationship Id="rId339" Type="http://schemas.openxmlformats.org/officeDocument/2006/relationships/hyperlink" Target="http://en.wikipedia.org/wiki/Manuel_Blum" TargetMode="External"/><Relationship Id="rId546" Type="http://schemas.openxmlformats.org/officeDocument/2006/relationships/hyperlink" Target="https://github.com/oxford-cs-ml-2015/" TargetMode="External"/><Relationship Id="rId753" Type="http://schemas.openxmlformats.org/officeDocument/2006/relationships/hyperlink" Target="http://www.informatics.indiana.edu/rocha/i-bic/" TargetMode="External"/><Relationship Id="rId1176" Type="http://schemas.openxmlformats.org/officeDocument/2006/relationships/hyperlink" Target="http://hlab.phys.rug.nl/archive.html" TargetMode="External"/><Relationship Id="rId1383" Type="http://schemas.openxmlformats.org/officeDocument/2006/relationships/hyperlink" Target="https://arxiv.org/pdf/1606.04080" TargetMode="External"/><Relationship Id="rId2227" Type="http://schemas.openxmlformats.org/officeDocument/2006/relationships/hyperlink" Target="https://github.com/josephmisiti/awesome-machine-learning" TargetMode="External"/><Relationship Id="rId2434" Type="http://schemas.openxmlformats.org/officeDocument/2006/relationships/hyperlink" Target="http://nlp.stanford.edu/software/classifier.shtml" TargetMode="External"/><Relationship Id="rId3832" Type="http://schemas.openxmlformats.org/officeDocument/2006/relationships/hyperlink" Target="https://github.com/mmattozzi/cocoa-rest-client" TargetMode="External"/><Relationship Id="rId406" Type="http://schemas.openxmlformats.org/officeDocument/2006/relationships/hyperlink" Target="http://see.stanford.edu/materials/icspmcs106a/ProgrammingMethodologyAllMaterials.zip" TargetMode="External"/><Relationship Id="rId960" Type="http://schemas.openxmlformats.org/officeDocument/2006/relationships/hyperlink" Target="http://nlp.stanford.edu/~socherr/thesis.pdf" TargetMode="External"/><Relationship Id="rId1036" Type="http://schemas.openxmlformats.org/officeDocument/2006/relationships/hyperlink" Target="http://research.microsoft.com/en-us/people/fseide/" TargetMode="External"/><Relationship Id="rId1243" Type="http://schemas.openxmlformats.org/officeDocument/2006/relationships/hyperlink" Target="http://torch.ch/" TargetMode="External"/><Relationship Id="rId1590" Type="http://schemas.openxmlformats.org/officeDocument/2006/relationships/hyperlink" Target="https://github.com/ujjwalkarn/Machine-Learning-Tutorials" TargetMode="External"/><Relationship Id="rId2641" Type="http://schemas.openxmlformats.org/officeDocument/2006/relationships/hyperlink" Target="https://github.com/gianlucabertani/MAChineLearning" TargetMode="External"/><Relationship Id="rId4399" Type="http://schemas.openxmlformats.org/officeDocument/2006/relationships/hyperlink" Target="http://indragie.com/snap" TargetMode="External"/><Relationship Id="rId613" Type="http://schemas.openxmlformats.org/officeDocument/2006/relationships/hyperlink" Target="http://ai.berkeley.edu/home.html" TargetMode="External"/><Relationship Id="rId820" Type="http://schemas.openxmlformats.org/officeDocument/2006/relationships/hyperlink" Target="https://youtu.be/7o2GzSj86e8?t=3457" TargetMode="External"/><Relationship Id="rId1450" Type="http://schemas.openxmlformats.org/officeDocument/2006/relationships/hyperlink" Target="https://github.com/ujjwalkarn/Machine-Learning-Tutorials/blob/master/contributing.md" TargetMode="External"/><Relationship Id="rId2501" Type="http://schemas.openxmlformats.org/officeDocument/2006/relationships/hyperlink" Target="https://github.com/mljs/ml" TargetMode="External"/><Relationship Id="rId1103" Type="http://schemas.openxmlformats.org/officeDocument/2006/relationships/hyperlink" Target="http://yota.ro/" TargetMode="External"/><Relationship Id="rId1310" Type="http://schemas.openxmlformats.org/officeDocument/2006/relationships/hyperlink" Target="https://github.com/cmusatyalab/openface" TargetMode="External"/><Relationship Id="rId4259" Type="http://schemas.openxmlformats.org/officeDocument/2006/relationships/hyperlink" Target="http://mac.eltima.com/download-manager.html" TargetMode="External"/><Relationship Id="rId4466" Type="http://schemas.openxmlformats.org/officeDocument/2006/relationships/hyperlink" Target="http://sspai.com/tag/Mac" TargetMode="External"/><Relationship Id="rId4673" Type="http://schemas.openxmlformats.org/officeDocument/2006/relationships/hyperlink" Target="https://github.com/bloomberg/comdb2" TargetMode="External"/><Relationship Id="rId4880" Type="http://schemas.openxmlformats.org/officeDocument/2006/relationships/hyperlink" Target="https://blogs.apache.org/hbase/entry/coprocessor_introduction" TargetMode="External"/><Relationship Id="rId3068" Type="http://schemas.openxmlformats.org/officeDocument/2006/relationships/hyperlink" Target="https://github.com/likedan/Awesome-CoreML-Models" TargetMode="External"/><Relationship Id="rId3275" Type="http://schemas.openxmlformats.org/officeDocument/2006/relationships/hyperlink" Target="http://www.gadm.org/" TargetMode="External"/><Relationship Id="rId3482" Type="http://schemas.openxmlformats.org/officeDocument/2006/relationships/hyperlink" Target="http://www.ined.fr/en/" TargetMode="External"/><Relationship Id="rId4119" Type="http://schemas.openxmlformats.org/officeDocument/2006/relationships/hyperlink" Target="https://github.com/radiant-player/radiant-player-mac" TargetMode="External"/><Relationship Id="rId4326" Type="http://schemas.openxmlformats.org/officeDocument/2006/relationships/hyperlink" Target="https://macitbetter.com/" TargetMode="External"/><Relationship Id="rId4533" Type="http://schemas.openxmlformats.org/officeDocument/2006/relationships/hyperlink" Target="http://tez.apache.org/" TargetMode="External"/><Relationship Id="rId4740" Type="http://schemas.openxmlformats.org/officeDocument/2006/relationships/hyperlink" Target="https://research.google.com/pubs/pub41318.html" TargetMode="External"/><Relationship Id="rId196" Type="http://schemas.openxmlformats.org/officeDocument/2006/relationships/hyperlink" Target="http://www.pyret.org/" TargetMode="External"/><Relationship Id="rId2084" Type="http://schemas.openxmlformats.org/officeDocument/2006/relationships/hyperlink" Target="http://nbviewer.jupyter.org/github/donnemartin/data-science-ipython-notebooks/blob/master/matplotlib/04.04-Density-and-Contour-Plots.ipynb" TargetMode="External"/><Relationship Id="rId2291" Type="http://schemas.openxmlformats.org/officeDocument/2006/relationships/hyperlink" Target="http://htk.eng.cam.ac.uk/" TargetMode="External"/><Relationship Id="rId3135" Type="http://schemas.openxmlformats.org/officeDocument/2006/relationships/hyperlink" Target="https://www.med.unc.edu/pgc/downloads" TargetMode="External"/><Relationship Id="rId3342" Type="http://schemas.openxmlformats.org/officeDocument/2006/relationships/hyperlink" Target="https://github.com/mdeff/fma" TargetMode="External"/><Relationship Id="rId4600" Type="http://schemas.openxmlformats.org/officeDocument/2006/relationships/hyperlink" Target="http://hbase.apache.org/" TargetMode="External"/><Relationship Id="rId263" Type="http://schemas.openxmlformats.org/officeDocument/2006/relationships/hyperlink" Target="http://stanford.edu/~liszt90/acm/notebook.html" TargetMode="External"/><Relationship Id="rId470" Type="http://schemas.openxmlformats.org/officeDocument/2006/relationships/hyperlink" Target="http://ocw.mit.edu/courses/electrical-engineering-and-computer-science/6-001-structure-and-interpretation-of-computer-programs-spring-2005/index.htm" TargetMode="External"/><Relationship Id="rId2151" Type="http://schemas.openxmlformats.org/officeDocument/2006/relationships/hyperlink" Target="http://nbviewer.ipython.org/github/donnemartin/data-science-ipython-notebooks/blob/master/commands/misc.ipynb" TargetMode="External"/><Relationship Id="rId3202" Type="http://schemas.openxmlformats.org/officeDocument/2006/relationships/hyperlink" Target="http://data.crowdanalytix.com/" TargetMode="External"/><Relationship Id="rId123" Type="http://schemas.openxmlformats.org/officeDocument/2006/relationships/hyperlink" Target="https://github.com/patricklam/p4p-2015/tree/master/lectures" TargetMode="External"/><Relationship Id="rId330" Type="http://schemas.openxmlformats.org/officeDocument/2006/relationships/hyperlink" Target="http://nb.mit.edu/subscribe?key=D3a8CYpoO2VcR1ZcfaxmR5KbyjCGXd3INNXvL3mxEakYJ7qGJw" TargetMode="External"/><Relationship Id="rId2011" Type="http://schemas.openxmlformats.org/officeDocument/2006/relationships/hyperlink" Target="http://nbviewer.ipython.org/github/donnemartin/data-science-ipython-notebooks/blob/master/deep-learning/tensor-flow-examples/notebooks/4_multi_gpu/multigpu_basics.ipynb" TargetMode="External"/><Relationship Id="rId5167" Type="http://schemas.openxmlformats.org/officeDocument/2006/relationships/control" Target="activeX/activeX39.xml"/><Relationship Id="rId5374" Type="http://schemas.openxmlformats.org/officeDocument/2006/relationships/control" Target="activeX/activeX128.xml"/><Relationship Id="rId2968" Type="http://schemas.openxmlformats.org/officeDocument/2006/relationships/hyperlink" Target="http://cran.r-project.org/web/packages/maptree/index.html" TargetMode="External"/><Relationship Id="rId4183" Type="http://schemas.openxmlformats.org/officeDocument/2006/relationships/hyperlink" Target="https://github.com/pbek/QOwnNotes" TargetMode="External"/><Relationship Id="rId5027" Type="http://schemas.openxmlformats.org/officeDocument/2006/relationships/hyperlink" Target="http://static.googleusercontent.com/external_content/untrusted_dlcp/research.google.com/en/archive/bigtable-osdi06.pdf" TargetMode="External"/><Relationship Id="rId1777" Type="http://schemas.openxmlformats.org/officeDocument/2006/relationships/hyperlink" Target="http://danielnouri.org/notes/2014/12/17/using-convolutional-neural-nets-to-detect-facial-keypoints-tutorial/" TargetMode="External"/><Relationship Id="rId1984" Type="http://schemas.openxmlformats.org/officeDocument/2006/relationships/hyperlink" Target="https://github.com/donnemartin/data-science-ipython-notebooks" TargetMode="External"/><Relationship Id="rId2828" Type="http://schemas.openxmlformats.org/officeDocument/2006/relationships/hyperlink" Target="https://github.com/lmcinnes/hdbscan" TargetMode="External"/><Relationship Id="rId4390" Type="http://schemas.openxmlformats.org/officeDocument/2006/relationships/hyperlink" Target="https://github.com/mstarke/MacPass" TargetMode="External"/><Relationship Id="rId5234" Type="http://schemas.openxmlformats.org/officeDocument/2006/relationships/hyperlink" Target="https://github.com/gmonce/scikit-learn-book" TargetMode="External"/><Relationship Id="rId5441" Type="http://schemas.openxmlformats.org/officeDocument/2006/relationships/control" Target="activeX/activeX134.xml"/><Relationship Id="rId69" Type="http://schemas.openxmlformats.org/officeDocument/2006/relationships/hyperlink" Target="http://courses.cms.caltech.edu/cs179/" TargetMode="External"/><Relationship Id="rId1637" Type="http://schemas.openxmlformats.org/officeDocument/2006/relationships/hyperlink" Target="https://plus.google.com/communities/112866381580457264725" TargetMode="External"/><Relationship Id="rId1844" Type="http://schemas.openxmlformats.org/officeDocument/2006/relationships/hyperlink" Target="http://stats.stackexchange.com/questions/58684/regularized-logistic-regression-and-support-vector-machine" TargetMode="External"/><Relationship Id="rId4043" Type="http://schemas.openxmlformats.org/officeDocument/2006/relationships/hyperlink" Target="https://monosnap.com/" TargetMode="External"/><Relationship Id="rId4250" Type="http://schemas.openxmlformats.org/officeDocument/2006/relationships/hyperlink" Target="https://github.com/driftyco/ionic" TargetMode="External"/><Relationship Id="rId5301" Type="http://schemas.openxmlformats.org/officeDocument/2006/relationships/hyperlink" Target="https://www.udacity.com/course/machine-learning--ud262" TargetMode="External"/><Relationship Id="rId1704" Type="http://schemas.openxmlformats.org/officeDocument/2006/relationships/hyperlink" Target="https://github.com/MindorksOpenSource/AndroidTensorFlowMachineLearningExample" TargetMode="External"/><Relationship Id="rId4110" Type="http://schemas.openxmlformats.org/officeDocument/2006/relationships/hyperlink" Target="https://www.popcorn-time.to/mac.html" TargetMode="External"/><Relationship Id="rId1911" Type="http://schemas.openxmlformats.org/officeDocument/2006/relationships/hyperlink" Target="http://stats.stackexchange.com/questions/25748/what-are-some-useful-guidelines-for-gbm-parameters" TargetMode="External"/><Relationship Id="rId3669" Type="http://schemas.openxmlformats.org/officeDocument/2006/relationships/hyperlink" Target="https://github.com/tensorflow/models/tree/master/syntaxnet" TargetMode="External"/><Relationship Id="rId797" Type="http://schemas.openxmlformats.org/officeDocument/2006/relationships/hyperlink" Target="http://www.amazon.co.uk/Algorithms-Data-Structures-Idioms-Prolog/dp/0136070477" TargetMode="External"/><Relationship Id="rId2478" Type="http://schemas.openxmlformats.org/officeDocument/2006/relationships/hyperlink" Target="http://harthur.github.io/clusterfck/" TargetMode="External"/><Relationship Id="rId3876" Type="http://schemas.openxmlformats.org/officeDocument/2006/relationships/hyperlink" Target="https://github.com/git/git" TargetMode="External"/><Relationship Id="rId4927" Type="http://schemas.openxmlformats.org/officeDocument/2006/relationships/hyperlink" Target="https://redash.io/" TargetMode="External"/><Relationship Id="rId5091" Type="http://schemas.openxmlformats.org/officeDocument/2006/relationships/image" Target="media/image21.wmf"/><Relationship Id="rId1287" Type="http://schemas.openxmlformats.org/officeDocument/2006/relationships/hyperlink" Target="https://github.com/pytorch/pytorch" TargetMode="External"/><Relationship Id="rId2685" Type="http://schemas.openxmlformats.org/officeDocument/2006/relationships/hyperlink" Target="https://github.com/columbia-applied-data-science/rosetta" TargetMode="External"/><Relationship Id="rId2892" Type="http://schemas.openxmlformats.org/officeDocument/2006/relationships/hyperlink" Target="https://github.com/arbox/nlp-with-ruby" TargetMode="External"/><Relationship Id="rId3529" Type="http://schemas.openxmlformats.org/officeDocument/2006/relationships/hyperlink" Target="https://github.com/BetaNYC/Bike-Share-Data-Best-Practices/wiki/Bike-Share-Data-Systems" TargetMode="External"/><Relationship Id="rId3736" Type="http://schemas.openxmlformats.org/officeDocument/2006/relationships/hyperlink" Target="http://code.visualstudio.com/" TargetMode="External"/><Relationship Id="rId3943" Type="http://schemas.openxmlformats.org/officeDocument/2006/relationships/hyperlink" Target="https://www.jetbrains.com/student/" TargetMode="External"/><Relationship Id="rId657" Type="http://schemas.openxmlformats.org/officeDocument/2006/relationships/hyperlink" Target="http://cm.dce.harvard.edu/2015/02/24104/publicationListing.shtml" TargetMode="External"/><Relationship Id="rId864" Type="http://schemas.openxmlformats.org/officeDocument/2006/relationships/hyperlink" Target="http://www.ieee-ras.org/publications/t-ase" TargetMode="External"/><Relationship Id="rId1494" Type="http://schemas.openxmlformats.org/officeDocument/2006/relationships/hyperlink" Target="https://github.com/okulbilisim/awesome-datascience" TargetMode="External"/><Relationship Id="rId2338" Type="http://schemas.openxmlformats.org/officeDocument/2006/relationships/hyperlink" Target="https://github.com/nickgillian/grt" TargetMode="External"/><Relationship Id="rId2545" Type="http://schemas.openxmlformats.org/officeDocument/2006/relationships/hyperlink" Target="https://github.com/IainNZ/GraphLayout.jl" TargetMode="External"/><Relationship Id="rId2752" Type="http://schemas.openxmlformats.org/officeDocument/2006/relationships/hyperlink" Target="https://github.com/mattjj/pyhsmm" TargetMode="External"/><Relationship Id="rId3803" Type="http://schemas.openxmlformats.org/officeDocument/2006/relationships/hyperlink" Target="https://github.com/lanayotech/vagrant-manager/" TargetMode="External"/><Relationship Id="rId517" Type="http://schemas.openxmlformats.org/officeDocument/2006/relationships/hyperlink" Target="https://class.stanford.edu/courses/Engineering/CVX101/Winter2014/info" TargetMode="External"/><Relationship Id="rId724" Type="http://schemas.openxmlformats.org/officeDocument/2006/relationships/hyperlink" Target="http://www.cs.cornell.edu/courses/CS6630/2012sp/schedule.stm" TargetMode="External"/><Relationship Id="rId931" Type="http://schemas.openxmlformats.org/officeDocument/2006/relationships/hyperlink" Target="https://www.youtube.com/watch?v=n1ViNeWhC24" TargetMode="External"/><Relationship Id="rId1147" Type="http://schemas.openxmlformats.org/officeDocument/2006/relationships/hyperlink" Target="http://xtreme.gsfc.nasa.gov/" TargetMode="External"/><Relationship Id="rId1354" Type="http://schemas.openxmlformats.org/officeDocument/2006/relationships/hyperlink" Target="https://arxiv.org/pdf/1606.05328" TargetMode="External"/><Relationship Id="rId1561" Type="http://schemas.openxmlformats.org/officeDocument/2006/relationships/hyperlink" Target="https://www.quora.com/Data-Science" TargetMode="External"/><Relationship Id="rId2405" Type="http://schemas.openxmlformats.org/officeDocument/2006/relationships/hyperlink" Target="http://nlp.stanford.edu/software/patternslearning.shtml" TargetMode="External"/><Relationship Id="rId2612" Type="http://schemas.openxmlformats.org/officeDocument/2006/relationships/hyperlink" Target="http://www.socher.org/index.php/Main/Convolutional-RecursiveDeepLearningFor3DObjectClassification" TargetMode="External"/><Relationship Id="rId60" Type="http://schemas.openxmlformats.org/officeDocument/2006/relationships/hyperlink" Target="http://computationstructures.org/exercises/cmos/lab.html" TargetMode="External"/><Relationship Id="rId1007" Type="http://schemas.openxmlformats.org/officeDocument/2006/relationships/hyperlink" Target="http://danielnouri.org/notes/2014/12/17/using-convolutional-neural-nets-to-detect-facial-keypoints-tutorial/" TargetMode="External"/><Relationship Id="rId1214" Type="http://schemas.openxmlformats.org/officeDocument/2006/relationships/hyperlink" Target="http://www2.ece.ohio-state.edu/~aleix/ARdatabase.html" TargetMode="External"/><Relationship Id="rId1421" Type="http://schemas.openxmlformats.org/officeDocument/2006/relationships/hyperlink" Target="https://arxiv.org/pdf/1508.07909.pdf" TargetMode="External"/><Relationship Id="rId4577" Type="http://schemas.openxmlformats.org/officeDocument/2006/relationships/hyperlink" Target="http://wiki.lustre.org/" TargetMode="External"/><Relationship Id="rId4784" Type="http://schemas.openxmlformats.org/officeDocument/2006/relationships/hyperlink" Target="https://github.com/deeplearning4j/DataVec" TargetMode="External"/><Relationship Id="rId4991" Type="http://schemas.openxmlformats.org/officeDocument/2006/relationships/hyperlink" Target="http://infolab.stanford.edu/~ullman/mmds/book.pdf" TargetMode="External"/><Relationship Id="rId3179" Type="http://schemas.openxmlformats.org/officeDocument/2006/relationships/hyperlink" Target="http://www3.cs.stonybrook.edu/~algorith/implement/graphbase/implement.shtml" TargetMode="External"/><Relationship Id="rId3386" Type="http://schemas.openxmlformats.org/officeDocument/2006/relationships/hyperlink" Target="http://wordnet.princeton.edu/wordnet/download/" TargetMode="External"/><Relationship Id="rId3593" Type="http://schemas.openxmlformats.org/officeDocument/2006/relationships/hyperlink" Target="https://github.com/agermanidis/thingscoop" TargetMode="External"/><Relationship Id="rId4437" Type="http://schemas.openxmlformats.org/officeDocument/2006/relationships/hyperlink" Target="http://www.sagtau.com/quicklookjson.html" TargetMode="External"/><Relationship Id="rId4644" Type="http://schemas.openxmlformats.org/officeDocument/2006/relationships/hyperlink" Target="https://github.com/tinkerpop/gremlin" TargetMode="External"/><Relationship Id="rId2195" Type="http://schemas.openxmlformats.org/officeDocument/2006/relationships/hyperlink" Target="https://github.com/josephmisiti/awesome-machine-learning" TargetMode="External"/><Relationship Id="rId3039" Type="http://schemas.openxmlformats.org/officeDocument/2006/relationships/hyperlink" Target="https://github.com/xerial/xerial" TargetMode="External"/><Relationship Id="rId3246" Type="http://schemas.openxmlformats.org/officeDocument/2006/relationships/hyperlink" Target="https://dataport.pecanstreet.org/" TargetMode="External"/><Relationship Id="rId3453" Type="http://schemas.openxmlformats.org/officeDocument/2006/relationships/hyperlink" Target="http://www.indiemap.org/" TargetMode="External"/><Relationship Id="rId4851" Type="http://schemas.openxmlformats.org/officeDocument/2006/relationships/hyperlink" Target="https://github.com/Yelp/elastalert" TargetMode="External"/><Relationship Id="rId167" Type="http://schemas.openxmlformats.org/officeDocument/2006/relationships/hyperlink" Target="https://www.cs.swarthmore.edu/~jpolitz/cs91/s15/index.html" TargetMode="External"/><Relationship Id="rId374" Type="http://schemas.openxmlformats.org/officeDocument/2006/relationships/hyperlink" Target="http://www.cs.cornell.edu/~dsteurer/complexity12/" TargetMode="External"/><Relationship Id="rId581" Type="http://schemas.openxmlformats.org/officeDocument/2006/relationships/hyperlink" Target="http://www.cs.cornell.edu/courses/CS5430/2013sp/02.outline.html" TargetMode="External"/><Relationship Id="rId2055" Type="http://schemas.openxmlformats.org/officeDocument/2006/relationships/hyperlink" Target="http://nbviewer.ipython.org/github/donnemartin/data-science-ipython-notebooks/blob/master/scipy/effect_size.ipynb" TargetMode="External"/><Relationship Id="rId2262" Type="http://schemas.openxmlformats.org/officeDocument/2006/relationships/hyperlink" Target="https://github.com/josephmisiti/awesome-machine-learning" TargetMode="External"/><Relationship Id="rId3106" Type="http://schemas.openxmlformats.org/officeDocument/2006/relationships/hyperlink" Target="http://www.1000genomes.org/data" TargetMode="External"/><Relationship Id="rId3660" Type="http://schemas.openxmlformats.org/officeDocument/2006/relationships/hyperlink" Target="https://storage.googleapis.com/amy-jo/talks/tf-workshop.pdf" TargetMode="External"/><Relationship Id="rId4504" Type="http://schemas.openxmlformats.org/officeDocument/2006/relationships/hyperlink" Target="https://github.com/onurakpolat/awesome-bigdata" TargetMode="External"/><Relationship Id="rId4711" Type="http://schemas.openxmlformats.org/officeDocument/2006/relationships/hyperlink" Target="http://www.actian.com/analytic-database/vectorh-sql-hadoop" TargetMode="External"/><Relationship Id="rId234" Type="http://schemas.openxmlformats.org/officeDocument/2006/relationships/hyperlink" Target="http://matt.might.net/articles/" TargetMode="External"/><Relationship Id="rId3313" Type="http://schemas.openxmlformats.org/officeDocument/2006/relationships/hyperlink" Target="http://www.imageemotion.org/" TargetMode="External"/><Relationship Id="rId3520" Type="http://schemas.openxmlformats.org/officeDocument/2006/relationships/hyperlink" Target="https://github.com/JeffSackmann/tennis_slam_pointbypoint" TargetMode="External"/><Relationship Id="rId441" Type="http://schemas.openxmlformats.org/officeDocument/2006/relationships/hyperlink" Target="http://www.cs.cornell.edu/courses/CS1133/2013fa/assignments/index.php" TargetMode="External"/><Relationship Id="rId1071" Type="http://schemas.openxmlformats.org/officeDocument/2006/relationships/hyperlink" Target="http://www.cs.toronto.edu/~nitish/" TargetMode="External"/><Relationship Id="rId2122" Type="http://schemas.openxmlformats.org/officeDocument/2006/relationships/hyperlink" Target="https://raw.githubusercontent.com/donnemartin/data-science-ipython-notebooks/master/images/spark.png" TargetMode="External"/><Relationship Id="rId5278" Type="http://schemas.openxmlformats.org/officeDocument/2006/relationships/hyperlink" Target="http://blog.kaggle.com/author/kevin-markham/" TargetMode="External"/><Relationship Id="rId301" Type="http://schemas.openxmlformats.org/officeDocument/2006/relationships/hyperlink" Target="http://web.cs.ucdavis.edu/~gusfield/cs122f10/syll122.pdf" TargetMode="External"/><Relationship Id="rId1888" Type="http://schemas.openxmlformats.org/officeDocument/2006/relationships/hyperlink" Target="http://stackoverflow.com/questions/8675664/how-to-extract-tree-structure-from-ctree-function" TargetMode="External"/><Relationship Id="rId2939" Type="http://schemas.openxmlformats.org/officeDocument/2006/relationships/hyperlink" Target="http://cran.r-project.org/web/packages/Cubist/index.html" TargetMode="External"/><Relationship Id="rId4087" Type="http://schemas.openxmlformats.org/officeDocument/2006/relationships/hyperlink" Target="https://voluntary.net/bitpost/" TargetMode="External"/><Relationship Id="rId4294" Type="http://schemas.openxmlformats.org/officeDocument/2006/relationships/hyperlink" Target="https://app.grammarly.com/" TargetMode="External"/><Relationship Id="rId5138" Type="http://schemas.openxmlformats.org/officeDocument/2006/relationships/control" Target="activeX/activeX25.xml"/><Relationship Id="rId5345" Type="http://schemas.openxmlformats.org/officeDocument/2006/relationships/control" Target="activeX/activeX114.xml"/><Relationship Id="rId1748" Type="http://schemas.openxmlformats.org/officeDocument/2006/relationships/hyperlink" Target="http://avisingh599.github.io/deeplearning/visual-qa/" TargetMode="External"/><Relationship Id="rId4154" Type="http://schemas.openxmlformats.org/officeDocument/2006/relationships/hyperlink" Target="https://github.com/MaddTheSane/perian" TargetMode="External"/><Relationship Id="rId4361" Type="http://schemas.openxmlformats.org/officeDocument/2006/relationships/hyperlink" Target="https://itunes.apple.com/us/app/focus-productivity-timer/id777233759?mt=12" TargetMode="External"/><Relationship Id="rId5205" Type="http://schemas.openxmlformats.org/officeDocument/2006/relationships/control" Target="activeX/activeX56.xml"/><Relationship Id="rId5412" Type="http://schemas.openxmlformats.org/officeDocument/2006/relationships/hyperlink" Target="https://github.com/tensorflow/models/tree/master/syntaxnet" TargetMode="External"/><Relationship Id="rId1955" Type="http://schemas.openxmlformats.org/officeDocument/2006/relationships/hyperlink" Target="https://en.wikipedia.org/wiki/Markov_chain" TargetMode="External"/><Relationship Id="rId3170" Type="http://schemas.openxmlformats.org/officeDocument/2006/relationships/hyperlink" Target="https://kdl.cs.umass.edu/display/public/DBLP" TargetMode="External"/><Relationship Id="rId4014" Type="http://schemas.openxmlformats.org/officeDocument/2006/relationships/hyperlink" Target="https://github.com/kyleduo/TinyPNG4Mac" TargetMode="External"/><Relationship Id="rId4221" Type="http://schemas.openxmlformats.org/officeDocument/2006/relationships/hyperlink" Target="https://www.scribus.net/" TargetMode="External"/><Relationship Id="rId1608" Type="http://schemas.openxmlformats.org/officeDocument/2006/relationships/hyperlink" Target="http://stackoverflow.com/questions/13536537/partitioning-data-set-in-r-based-on-multiple-classes-of-observations" TargetMode="External"/><Relationship Id="rId1815" Type="http://schemas.openxmlformats.org/officeDocument/2006/relationships/hyperlink" Target="http://deeplearning4j.org/word2vec.html" TargetMode="External"/><Relationship Id="rId3030" Type="http://schemas.openxmlformats.org/officeDocument/2006/relationships/hyperlink" Target="https://github.com/scalanlp/breeze" TargetMode="External"/><Relationship Id="rId3987" Type="http://schemas.openxmlformats.org/officeDocument/2006/relationships/hyperlink" Target="https://ephtracy.github.io/" TargetMode="External"/><Relationship Id="rId2589" Type="http://schemas.openxmlformats.org/officeDocument/2006/relationships/hyperlink" Target="https://github.com/clementfarabet/videograph" TargetMode="External"/><Relationship Id="rId2796" Type="http://schemas.openxmlformats.org/officeDocument/2006/relationships/hyperlink" Target="https://github.com/sympy/sympy" TargetMode="External"/><Relationship Id="rId3847" Type="http://schemas.openxmlformats.org/officeDocument/2006/relationships/hyperlink" Target="https://github.com/wting/autojump/wiki" TargetMode="External"/><Relationship Id="rId768" Type="http://schemas.openxmlformats.org/officeDocument/2006/relationships/hyperlink" Target="https://github.com/owainlewis/awesome-artificial-intelligence" TargetMode="External"/><Relationship Id="rId975" Type="http://schemas.openxmlformats.org/officeDocument/2006/relationships/hyperlink" Target="http://www.cs.toronto.edu/~fritz/absps/RNN13.pdf" TargetMode="External"/><Relationship Id="rId1398" Type="http://schemas.openxmlformats.org/officeDocument/2006/relationships/hyperlink" Target="http://papers.nips.cc/paper/5638-analysis-of-variational-bayesian-latent-dirichlet-allocation-weaker-sparsity-than-map.pdf" TargetMode="External"/><Relationship Id="rId2449" Type="http://schemas.openxmlformats.org/officeDocument/2006/relationships/hyperlink" Target="https://github.com/deeplearning4j/deeplearning4j" TargetMode="External"/><Relationship Id="rId2656" Type="http://schemas.openxmlformats.org/officeDocument/2006/relationships/hyperlink" Target="https://metacpan.org/pod/Algorithm::SVMLight" TargetMode="External"/><Relationship Id="rId2863" Type="http://schemas.openxmlformats.org/officeDocument/2006/relationships/hyperlink" Target="https://github.com/hangtwenty/dive-into-machine-learning" TargetMode="External"/><Relationship Id="rId3707" Type="http://schemas.openxmlformats.org/officeDocument/2006/relationships/hyperlink" Target="https://github.com/jaywcjlove/awesome-mac" TargetMode="External"/><Relationship Id="rId3914" Type="http://schemas.openxmlformats.org/officeDocument/2006/relationships/hyperlink" Target="http://garrylachman.github.io/ElectroCRUD/" TargetMode="External"/><Relationship Id="rId5062" Type="http://schemas.openxmlformats.org/officeDocument/2006/relationships/hyperlink" Target="https://github.com/ZuzooVn/machine-learning-for-software-engineers" TargetMode="External"/><Relationship Id="rId628" Type="http://schemas.openxmlformats.org/officeDocument/2006/relationships/hyperlink" Target="http://ocw.mit.edu/courses/electrical-engineering-and-computer-science/6-868j-the-society-of-mind-fall-2011/readings/" TargetMode="External"/><Relationship Id="rId835" Type="http://schemas.openxmlformats.org/officeDocument/2006/relationships/hyperlink" Target="http://www.aaai.org/home.html" TargetMode="External"/><Relationship Id="rId1258" Type="http://schemas.openxmlformats.org/officeDocument/2006/relationships/hyperlink" Target="https://developer.nvidia.com/cuDNN" TargetMode="External"/><Relationship Id="rId1465" Type="http://schemas.openxmlformats.org/officeDocument/2006/relationships/hyperlink" Target="https://github.com/ujjwalkarn/Machine-Learning-Tutorials" TargetMode="External"/><Relationship Id="rId1672" Type="http://schemas.openxmlformats.org/officeDocument/2006/relationships/hyperlink" Target="http://deeplearning.net/software/theano/tutorial/" TargetMode="External"/><Relationship Id="rId2309" Type="http://schemas.openxmlformats.org/officeDocument/2006/relationships/hyperlink" Target="https://github.com/01org/daal" TargetMode="External"/><Relationship Id="rId2516" Type="http://schemas.openxmlformats.org/officeDocument/2006/relationships/hyperlink" Target="https://github.com/nutsiepully/NaiveBayes.jl" TargetMode="External"/><Relationship Id="rId2723" Type="http://schemas.openxmlformats.org/officeDocument/2006/relationships/hyperlink" Target="https://github.com/clips/pattern" TargetMode="External"/><Relationship Id="rId1118" Type="http://schemas.openxmlformats.org/officeDocument/2006/relationships/hyperlink" Target="http://www.csail.mit.edu/" TargetMode="External"/><Relationship Id="rId1325" Type="http://schemas.openxmlformats.org/officeDocument/2006/relationships/hyperlink" Target="http://papers.nips.cc/paper/4824-imagenet-classification-with-deep-convolutional-neural-networks.pdf" TargetMode="External"/><Relationship Id="rId1532" Type="http://schemas.openxmlformats.org/officeDocument/2006/relationships/hyperlink" Target="https://speakerdeck.com/jakevdp/statistics-for-hackers" TargetMode="External"/><Relationship Id="rId2930" Type="http://schemas.openxmlformats.org/officeDocument/2006/relationships/hyperlink" Target="http://cran.r-project.org/web/packages/bmrm/index.html" TargetMode="External"/><Relationship Id="rId4688" Type="http://schemas.openxmlformats.org/officeDocument/2006/relationships/hyperlink" Target="http://skydb.io/" TargetMode="External"/><Relationship Id="rId902" Type="http://schemas.openxmlformats.org/officeDocument/2006/relationships/hyperlink" Target="https://class.coursera.org/ml-005" TargetMode="External"/><Relationship Id="rId3497" Type="http://schemas.openxmlformats.org/officeDocument/2006/relationships/hyperlink" Target="http://www.trackingterrorism.org/" TargetMode="External"/><Relationship Id="rId4895" Type="http://schemas.openxmlformats.org/officeDocument/2006/relationships/hyperlink" Target="https://www.percona.com/" TargetMode="External"/><Relationship Id="rId31" Type="http://schemas.openxmlformats.org/officeDocument/2006/relationships/hyperlink" Target="https://github.com/prakhar1989/awesome-courses/" TargetMode="External"/><Relationship Id="rId2099" Type="http://schemas.openxmlformats.org/officeDocument/2006/relationships/hyperlink" Target="http://nbviewer.jupyter.org/github/donnemartin/data-science-ipython-notebooks/blob/master/numpy/02.01-Understanding-Data-Types.ipynb" TargetMode="External"/><Relationship Id="rId4548" Type="http://schemas.openxmlformats.org/officeDocument/2006/relationships/hyperlink" Target="https://code.google.com/p/jaql/" TargetMode="External"/><Relationship Id="rId4755" Type="http://schemas.openxmlformats.org/officeDocument/2006/relationships/hyperlink" Target="http://akka.io/" TargetMode="External"/><Relationship Id="rId4962" Type="http://schemas.openxmlformats.org/officeDocument/2006/relationships/hyperlink" Target="http://lumify.io/" TargetMode="External"/><Relationship Id="rId278" Type="http://schemas.openxmlformats.org/officeDocument/2006/relationships/hyperlink" Target="http://www.cs.cornell.edu/courses/CS4820/2014sp/lectures/" TargetMode="External"/><Relationship Id="rId3357" Type="http://schemas.openxmlformats.org/officeDocument/2006/relationships/hyperlink" Target="https://www.rijksmuseum.nl/en/api" TargetMode="External"/><Relationship Id="rId3564" Type="http://schemas.openxmlformats.org/officeDocument/2006/relationships/hyperlink" Target="https://github.com/jtoy/awesome-tensorflow" TargetMode="External"/><Relationship Id="rId3771" Type="http://schemas.openxmlformats.org/officeDocument/2006/relationships/hyperlink" Target="https://developer.android.com/studio/index.html" TargetMode="External"/><Relationship Id="rId4408" Type="http://schemas.openxmlformats.org/officeDocument/2006/relationships/hyperlink" Target="https://github.com/nitroshare/nitroshare-desktop" TargetMode="External"/><Relationship Id="rId4615" Type="http://schemas.openxmlformats.org/officeDocument/2006/relationships/hyperlink" Target="https://github.com/tidwall/buntdb" TargetMode="External"/><Relationship Id="rId4822" Type="http://schemas.openxmlformats.org/officeDocument/2006/relationships/hyperlink" Target="http://incubator.apache.org/projects/sentry.html" TargetMode="External"/><Relationship Id="rId485" Type="http://schemas.openxmlformats.org/officeDocument/2006/relationships/hyperlink" Target="http://cs109.github.io/2015/" TargetMode="External"/><Relationship Id="rId692" Type="http://schemas.openxmlformats.org/officeDocument/2006/relationships/hyperlink" Target="http://www.cs.cornell.edu/courses/CS4152/2014sp/assignments/index.php" TargetMode="External"/><Relationship Id="rId2166" Type="http://schemas.openxmlformats.org/officeDocument/2006/relationships/hyperlink" Target="https://github.com/AllenDowney/CompStats" TargetMode="External"/><Relationship Id="rId2373" Type="http://schemas.openxmlformats.org/officeDocument/2006/relationships/hyperlink" Target="https://github.com/alonsovidales/go_ml" TargetMode="External"/><Relationship Id="rId2580" Type="http://schemas.openxmlformats.org/officeDocument/2006/relationships/hyperlink" Target="https://github.com/clementfarabet/lbfgs" TargetMode="External"/><Relationship Id="rId3217" Type="http://schemas.openxmlformats.org/officeDocument/2006/relationships/hyperlink" Target="http://sedac.ciesin.columbia.edu/data/sets/browse" TargetMode="External"/><Relationship Id="rId3424" Type="http://schemas.openxmlformats.org/officeDocument/2006/relationships/hyperlink" Target="http://www.stats4stem.org/data-sets.html" TargetMode="External"/><Relationship Id="rId3631" Type="http://schemas.openxmlformats.org/officeDocument/2006/relationships/hyperlink" Target="https://arxiv.org/abs/1706.05739" TargetMode="External"/><Relationship Id="rId138" Type="http://schemas.openxmlformats.org/officeDocument/2006/relationships/hyperlink" Target="http://www.cs.cmu.edu/~213/schedule.html" TargetMode="External"/><Relationship Id="rId345" Type="http://schemas.openxmlformats.org/officeDocument/2006/relationships/hyperlink" Target="http://www.cis.upenn.edu/~bcpierce/sf/current/index.html" TargetMode="External"/><Relationship Id="rId552" Type="http://schemas.openxmlformats.org/officeDocument/2006/relationships/hyperlink" Target="http://www.cs.cmu.edu/~tom/10701_sp11/proj.shtml" TargetMode="External"/><Relationship Id="rId1182" Type="http://schemas.openxmlformats.org/officeDocument/2006/relationships/hyperlink" Target="http://www-rocq.inria.fr/~tarel/syntim/paires.html" TargetMode="External"/><Relationship Id="rId2026" Type="http://schemas.openxmlformats.org/officeDocument/2006/relationships/hyperlink" Target="http://nbviewer.ipython.org/github/donnemartin/data-science-ipython-notebooks/blob/master/deep-learning/theano-tutorial/theano_mlp/theano_mlp.ipynb" TargetMode="External"/><Relationship Id="rId2233" Type="http://schemas.openxmlformats.org/officeDocument/2006/relationships/hyperlink" Target="https://github.com/josephmisiti/awesome-machine-learning" TargetMode="External"/><Relationship Id="rId2440" Type="http://schemas.openxmlformats.org/officeDocument/2006/relationships/hyperlink" Target="http://cmusphinx.sourceforge.net/" TargetMode="External"/><Relationship Id="rId5389" Type="http://schemas.openxmlformats.org/officeDocument/2006/relationships/hyperlink" Target="https://medium.mybridge.co/algorithm-top-10-articles-v-november-e73cba2fa87e" TargetMode="External"/><Relationship Id="rId205" Type="http://schemas.openxmlformats.org/officeDocument/2006/relationships/hyperlink" Target="http://www.scs.stanford.edu/14sp-cs240h/labs/lab1.html" TargetMode="External"/><Relationship Id="rId412" Type="http://schemas.openxmlformats.org/officeDocument/2006/relationships/hyperlink" Target="http://see.stanford.edu/see/lecturelist.aspx?coll=2d712634-2bf1-4b55-9a3a-ca9d470755ee" TargetMode="External"/><Relationship Id="rId1042" Type="http://schemas.openxmlformats.org/officeDocument/2006/relationships/hyperlink" Target="http://personal-homepages.mis.mpg.de/montufar/" TargetMode="External"/><Relationship Id="rId2300" Type="http://schemas.openxmlformats.org/officeDocument/2006/relationships/hyperlink" Target="https://github.com/antinucleon/cxxnet" TargetMode="External"/><Relationship Id="rId4198" Type="http://schemas.openxmlformats.org/officeDocument/2006/relationships/hyperlink" Target="http://macdown.uranusjr.com/" TargetMode="External"/><Relationship Id="rId5249" Type="http://schemas.openxmlformats.org/officeDocument/2006/relationships/control" Target="activeX/activeX70.xml"/><Relationship Id="rId5456" Type="http://schemas.openxmlformats.org/officeDocument/2006/relationships/hyperlink" Target="http://analyticscosm.com/machine-learning-interview-questions-for-data-scientist-interview/" TargetMode="External"/><Relationship Id="rId1999" Type="http://schemas.openxmlformats.org/officeDocument/2006/relationships/hyperlink" Target="https://github.com/pkmital/tensorflow_tutorials" TargetMode="External"/><Relationship Id="rId4058" Type="http://schemas.openxmlformats.org/officeDocument/2006/relationships/hyperlink" Target="http://www.vmware.com/" TargetMode="External"/><Relationship Id="rId4265" Type="http://schemas.openxmlformats.org/officeDocument/2006/relationships/hyperlink" Target="http://pc.115.com/" TargetMode="External"/><Relationship Id="rId4472" Type="http://schemas.openxmlformats.org/officeDocument/2006/relationships/hyperlink" Target="http://hadoopecosystemtable.github.io/" TargetMode="External"/><Relationship Id="rId5109" Type="http://schemas.openxmlformats.org/officeDocument/2006/relationships/hyperlink" Target="https://www.analyticsvidhya.com/blog/2015/06/machine-learning-basics/" TargetMode="External"/><Relationship Id="rId5316" Type="http://schemas.openxmlformats.org/officeDocument/2006/relationships/hyperlink" Target="https://www.cs.ox.ac.uk/people/nando.defreitas/machinelearning/" TargetMode="External"/><Relationship Id="rId1859" Type="http://schemas.openxmlformats.org/officeDocument/2006/relationships/hyperlink" Target="http://stats.stackexchange.com/questions/tagged/cart" TargetMode="External"/><Relationship Id="rId3074" Type="http://schemas.openxmlformats.org/officeDocument/2006/relationships/hyperlink" Target="https://github.com/caesar0301/awesome-public-datasets" TargetMode="External"/><Relationship Id="rId4125" Type="http://schemas.openxmlformats.org/officeDocument/2006/relationships/hyperlink" Target="https://github.com/MrKepzie/Natron" TargetMode="External"/><Relationship Id="rId1719" Type="http://schemas.openxmlformats.org/officeDocument/2006/relationships/hyperlink" Target="http://www.codeproject.com/Articles/16419/AI-Neural-Network-for-beginners-Part-of" TargetMode="External"/><Relationship Id="rId1926" Type="http://schemas.openxmlformats.org/officeDocument/2006/relationships/hyperlink" Target="https://cran.r-project.org/web/packages/adabag/adabag.pdf" TargetMode="External"/><Relationship Id="rId3281" Type="http://schemas.openxmlformats.org/officeDocument/2006/relationships/hyperlink" Target="http://openaddresses.io/" TargetMode="External"/><Relationship Id="rId4332" Type="http://schemas.openxmlformats.org/officeDocument/2006/relationships/hyperlink" Target="https://www.mowglii.com/itsycal/" TargetMode="External"/><Relationship Id="rId2090" Type="http://schemas.openxmlformats.org/officeDocument/2006/relationships/hyperlink" Target="http://nbviewer.jupyter.org/github/donnemartin/data-science-ipython-notebooks/blob/master/matplotlib/04.10-Customizing-Ticks.ipynb" TargetMode="External"/><Relationship Id="rId3141" Type="http://schemas.openxmlformats.org/officeDocument/2006/relationships/hyperlink" Target="http://smd.stanford.edu/" TargetMode="External"/><Relationship Id="rId3001" Type="http://schemas.openxmlformats.org/officeDocument/2006/relationships/hyperlink" Target="http://cran.r-project.org/web/packages/sda/index.html" TargetMode="External"/><Relationship Id="rId3958" Type="http://schemas.openxmlformats.org/officeDocument/2006/relationships/hyperlink" Target="https://github.com/utom/sketch-measure" TargetMode="External"/><Relationship Id="rId879" Type="http://schemas.openxmlformats.org/officeDocument/2006/relationships/hyperlink" Target="http://www.imdb.com/title/tt2209764/" TargetMode="External"/><Relationship Id="rId2767" Type="http://schemas.openxmlformats.org/officeDocument/2006/relationships/hyperlink" Target="https://github.com/soumith/convnet-benchmarks" TargetMode="External"/><Relationship Id="rId5173" Type="http://schemas.openxmlformats.org/officeDocument/2006/relationships/hyperlink" Target="https://www.quora.com/Are-you-a-self-taught-machine-learning-engineer-If-yes-how-did-you-do-it-how-long-did-it-take-you" TargetMode="External"/><Relationship Id="rId5380" Type="http://schemas.openxmlformats.org/officeDocument/2006/relationships/hyperlink" Target="https://medium.com/tag/deep-learning" TargetMode="External"/><Relationship Id="rId739" Type="http://schemas.openxmlformats.org/officeDocument/2006/relationships/hyperlink" Target="http://ucsb-bren.github.io/esm296-4f/" TargetMode="External"/><Relationship Id="rId1369" Type="http://schemas.openxmlformats.org/officeDocument/2006/relationships/hyperlink" Target="http://arxiv.org/pdf/1602.01783" TargetMode="External"/><Relationship Id="rId1576" Type="http://schemas.openxmlformats.org/officeDocument/2006/relationships/hyperlink" Target="https://www.quora.com/What-are-the-advantages-of-different-classification-algorithms" TargetMode="External"/><Relationship Id="rId2974" Type="http://schemas.openxmlformats.org/officeDocument/2006/relationships/hyperlink" Target="http://cran.r-project.org/web/packages/nnet/index.html" TargetMode="External"/><Relationship Id="rId3818" Type="http://schemas.openxmlformats.org/officeDocument/2006/relationships/hyperlink" Target="http://krillapps.com/patterns/" TargetMode="External"/><Relationship Id="rId5033" Type="http://schemas.openxmlformats.org/officeDocument/2006/relationships/hyperlink" Target="http://www.springer.com/us/book/9780387710020" TargetMode="External"/><Relationship Id="rId5240" Type="http://schemas.openxmlformats.org/officeDocument/2006/relationships/hyperlink" Target="https://www.amazon.com/Machine-Learning-Hands-Developers-Professionals/dp/1118889061" TargetMode="External"/><Relationship Id="rId946" Type="http://schemas.openxmlformats.org/officeDocument/2006/relationships/hyperlink" Target="https://www.youtube.com/watch?v=FoO8qDB8gUU" TargetMode="External"/><Relationship Id="rId1229" Type="http://schemas.openxmlformats.org/officeDocument/2006/relationships/hyperlink" Target="http://www.outex.oulu.fi/" TargetMode="External"/><Relationship Id="rId1783" Type="http://schemas.openxmlformats.org/officeDocument/2006/relationships/hyperlink" Target="http://cs224d.stanford.edu/reports.html" TargetMode="External"/><Relationship Id="rId1990" Type="http://schemas.openxmlformats.org/officeDocument/2006/relationships/hyperlink" Target="https://github.com/donnemartin/data-science-ipython-notebooks" TargetMode="External"/><Relationship Id="rId2627" Type="http://schemas.openxmlformats.org/officeDocument/2006/relationships/hyperlink" Target="http://accord-framework.net/" TargetMode="External"/><Relationship Id="rId2834" Type="http://schemas.openxmlformats.org/officeDocument/2006/relationships/hyperlink" Target="https://github.com/Wavelets/ThinkStats2" TargetMode="External"/><Relationship Id="rId5100" Type="http://schemas.openxmlformats.org/officeDocument/2006/relationships/control" Target="activeX/activeX6.xml"/><Relationship Id="rId75" Type="http://schemas.openxmlformats.org/officeDocument/2006/relationships/hyperlink" Target="https://courses.engr.illinois.edu/cs241/sp2016/index.html" TargetMode="External"/><Relationship Id="rId806" Type="http://schemas.openxmlformats.org/officeDocument/2006/relationships/hyperlink" Target="http://artint.info/html/ArtInt.html" TargetMode="External"/><Relationship Id="rId1436" Type="http://schemas.openxmlformats.org/officeDocument/2006/relationships/hyperlink" Target="http://arxiv.org/pdf/1508.06576" TargetMode="External"/><Relationship Id="rId1643" Type="http://schemas.openxmlformats.org/officeDocument/2006/relationships/hyperlink" Target="https://speakerdeck.com/bargava/introduction-to-deep-learning" TargetMode="External"/><Relationship Id="rId1850" Type="http://schemas.openxmlformats.org/officeDocument/2006/relationships/hyperlink" Target="http://cbio.ensmp.fr/~jvert/svn/tutorials/practical/svmbasic/svmbasic_notes.pdf" TargetMode="External"/><Relationship Id="rId2901" Type="http://schemas.openxmlformats.org/officeDocument/2006/relationships/hyperlink" Target="https://github.com/tsycho/ruby-machine-learning" TargetMode="External"/><Relationship Id="rId4799" Type="http://schemas.openxmlformats.org/officeDocument/2006/relationships/hyperlink" Target="https://github.com/numenta/nupic" TargetMode="External"/><Relationship Id="rId1503" Type="http://schemas.openxmlformats.org/officeDocument/2006/relationships/hyperlink" Target="http://www.dataschool.io/comparing-supervised-learning-algorithms/" TargetMode="External"/><Relationship Id="rId1710" Type="http://schemas.openxmlformats.org/officeDocument/2006/relationships/hyperlink" Target="https://github.com/dennybritz/nn-theano" TargetMode="External"/><Relationship Id="rId4659" Type="http://schemas.openxmlformats.org/officeDocument/2006/relationships/hyperlink" Target="https://www.monetdb.org/" TargetMode="External"/><Relationship Id="rId4866" Type="http://schemas.openxmlformats.org/officeDocument/2006/relationships/hyperlink" Target="http://amplab-extras.github.io/SparkR-pkg/" TargetMode="External"/><Relationship Id="rId3468" Type="http://schemas.openxmlformats.org/officeDocument/2006/relationships/hyperlink" Target="https://www.canlii.org/en/index.php" TargetMode="External"/><Relationship Id="rId3675" Type="http://schemas.openxmlformats.org/officeDocument/2006/relationships/hyperlink" Target="http://terrytangyuan.github.io/2016/03/14/scikit-flow-intro/" TargetMode="External"/><Relationship Id="rId3882" Type="http://schemas.openxmlformats.org/officeDocument/2006/relationships/hyperlink" Target="https://desktop.github.com/" TargetMode="External"/><Relationship Id="rId4519" Type="http://schemas.openxmlformats.org/officeDocument/2006/relationships/hyperlink" Target="http://crunch.apache.org/" TargetMode="External"/><Relationship Id="rId4726" Type="http://schemas.openxmlformats.org/officeDocument/2006/relationships/hyperlink" Target="https://databricks.com/blog/2014/03/26/spark-sql-manipulating-structured-data-using-spark-2.html" TargetMode="External"/><Relationship Id="rId4933" Type="http://schemas.openxmlformats.org/officeDocument/2006/relationships/hyperlink" Target="https://github.com/airbnb/airpal" TargetMode="External"/><Relationship Id="rId389" Type="http://schemas.openxmlformats.org/officeDocument/2006/relationships/hyperlink" Target="https://cs50.harvard.edu/" TargetMode="External"/><Relationship Id="rId596" Type="http://schemas.openxmlformats.org/officeDocument/2006/relationships/hyperlink" Target="https://jhalderm.com/pub/papers/evm-ccs10.pdf" TargetMode="External"/><Relationship Id="rId2277" Type="http://schemas.openxmlformats.org/officeDocument/2006/relationships/hyperlink" Target="https://github.com/josephmisiti/awesome-machine-learning" TargetMode="External"/><Relationship Id="rId2484" Type="http://schemas.openxmlformats.org/officeDocument/2006/relationships/hyperlink" Target="https://github.com/rlidwka/node-fann" TargetMode="External"/><Relationship Id="rId2691" Type="http://schemas.openxmlformats.org/officeDocument/2006/relationships/hyperlink" Target="https://github.com/EducationalTestingService/python-zpar" TargetMode="External"/><Relationship Id="rId3328" Type="http://schemas.openxmlformats.org/officeDocument/2006/relationships/hyperlink" Target="http://www.openu.ac.il/home/hassner/data/ASLAN/ASLAN.html" TargetMode="External"/><Relationship Id="rId3535" Type="http://schemas.openxmlformats.org/officeDocument/2006/relationships/hyperlink" Target="http://www.nyc.gov/html/tlc/html/about/trip_record_data.shtml" TargetMode="External"/><Relationship Id="rId3742" Type="http://schemas.openxmlformats.org/officeDocument/2006/relationships/hyperlink" Target="http://www.vim.org/" TargetMode="External"/><Relationship Id="rId249" Type="http://schemas.openxmlformats.org/officeDocument/2006/relationships/hyperlink" Target="http://cs.wheaton.edu/~tvandrun/dmfp/" TargetMode="External"/><Relationship Id="rId456" Type="http://schemas.openxmlformats.org/officeDocument/2006/relationships/hyperlink" Target="http://courses2.cit.cornell.edu/info4302_2012fa/lectures.php" TargetMode="External"/><Relationship Id="rId663" Type="http://schemas.openxmlformats.org/officeDocument/2006/relationships/hyperlink" Target="http://ocw.tufts.edu/Course/75/Assignments" TargetMode="External"/><Relationship Id="rId870" Type="http://schemas.openxmlformats.org/officeDocument/2006/relationships/hyperlink" Target="http://www.imdb.com/title/tt0212720/" TargetMode="External"/><Relationship Id="rId1086" Type="http://schemas.openxmlformats.org/officeDocument/2006/relationships/hyperlink" Target="http://people.csail.mit.edu/rgrosse/" TargetMode="External"/><Relationship Id="rId1293" Type="http://schemas.openxmlformats.org/officeDocument/2006/relationships/hyperlink" Target="https://github.com/tleyden/docker/tree/master/caffe" TargetMode="External"/><Relationship Id="rId2137" Type="http://schemas.openxmlformats.org/officeDocument/2006/relationships/hyperlink" Target="http://nbviewer.ipython.org/github/donnemartin/data-science-ipython-notebooks/blob/master/aws/aws.ipynb" TargetMode="External"/><Relationship Id="rId2344" Type="http://schemas.openxmlformats.org/officeDocument/2006/relationships/hyperlink" Target="https://github.com/ptaoussanis/touchstone" TargetMode="External"/><Relationship Id="rId2551" Type="http://schemas.openxmlformats.org/officeDocument/2006/relationships/hyperlink" Target="https://github.com/GiovineItalia/Gadfly.jl" TargetMode="External"/><Relationship Id="rId109" Type="http://schemas.openxmlformats.org/officeDocument/2006/relationships/hyperlink" Target="http://www.cs.nyu.edu/~mwalfish/classes/15sp/labs.html" TargetMode="External"/><Relationship Id="rId316" Type="http://schemas.openxmlformats.org/officeDocument/2006/relationships/hyperlink" Target="http://ocw.mit.edu/courses/electrical-engineering-and-computer-science/6-006-introduction-to-algorithms-fall-2011/download-course-materials/" TargetMode="External"/><Relationship Id="rId523" Type="http://schemas.openxmlformats.org/officeDocument/2006/relationships/hyperlink" Target="http://cilvr.cs.nyu.edu/doku.php?id=deeplearning2015:schedule" TargetMode="External"/><Relationship Id="rId1153" Type="http://schemas.openxmlformats.org/officeDocument/2006/relationships/hyperlink" Target="http://homepages.inf.ed.ac.uk/rbf/CAVIARDATA1/" TargetMode="External"/><Relationship Id="rId2204" Type="http://schemas.openxmlformats.org/officeDocument/2006/relationships/hyperlink" Target="https://github.com/josephmisiti/awesome-machine-learning" TargetMode="External"/><Relationship Id="rId3602" Type="http://schemas.openxmlformats.org/officeDocument/2006/relationships/hyperlink" Target="https://github.com/jazzsaxmafia/Weakly_detector" TargetMode="External"/><Relationship Id="rId730" Type="http://schemas.openxmlformats.org/officeDocument/2006/relationships/hyperlink" Target="http://www.cs.cornell.edu/courses/CS6650/2013fa/" TargetMode="External"/><Relationship Id="rId1013" Type="http://schemas.openxmlformats.org/officeDocument/2006/relationships/hyperlink" Target="http://www.cs.utoronto.ca/~kriz/index.html" TargetMode="External"/><Relationship Id="rId1360" Type="http://schemas.openxmlformats.org/officeDocument/2006/relationships/hyperlink" Target="http://arxiv.org/pdf/1410.5401.pdf" TargetMode="External"/><Relationship Id="rId2411" Type="http://schemas.openxmlformats.org/officeDocument/2006/relationships/hyperlink" Target="https://code.google.com/archive/p/cleartk" TargetMode="External"/><Relationship Id="rId4169" Type="http://schemas.openxmlformats.org/officeDocument/2006/relationships/hyperlink" Target="http://www.hewbo.com/chm-reader.html" TargetMode="External"/><Relationship Id="rId1220" Type="http://schemas.openxmlformats.org/officeDocument/2006/relationships/hyperlink" Target="http://www.ee.surrey.ac.uk/Research/CVSSP" TargetMode="External"/><Relationship Id="rId4376" Type="http://schemas.openxmlformats.org/officeDocument/2006/relationships/hyperlink" Target="http://mizage.com/divvy/" TargetMode="External"/><Relationship Id="rId4583" Type="http://schemas.openxmlformats.org/officeDocument/2006/relationships/hyperlink" Target="https://www.tahoe-lafs.org/trac/tahoe-lafs" TargetMode="External"/><Relationship Id="rId4790" Type="http://schemas.openxmlformats.org/officeDocument/2006/relationships/hyperlink" Target="https://dato.com/products/create/" TargetMode="External"/><Relationship Id="rId5427" Type="http://schemas.openxmlformats.org/officeDocument/2006/relationships/hyperlink" Target="https://www.reddit.com/r/datascience" TargetMode="External"/><Relationship Id="rId3185" Type="http://schemas.openxmlformats.org/officeDocument/2006/relationships/hyperlink" Target="https://networkdata.ics.uci.edu/resources.php" TargetMode="External"/><Relationship Id="rId3392" Type="http://schemas.openxmlformats.org/officeDocument/2006/relationships/hyperlink" Target="http://fcon_1000.projects.nitrc.org/index.html" TargetMode="External"/><Relationship Id="rId4029" Type="http://schemas.openxmlformats.org/officeDocument/2006/relationships/hyperlink" Target="https://itunes.apple.com/cn/app/iconkit-icon-resizer-for-app/id507135296?mt=12" TargetMode="External"/><Relationship Id="rId4236" Type="http://schemas.openxmlformats.org/officeDocument/2006/relationships/hyperlink" Target="https://microsoft.github.io/reactxp/" TargetMode="External"/><Relationship Id="rId4443" Type="http://schemas.openxmlformats.org/officeDocument/2006/relationships/hyperlink" Target="http://www.mothersruin.com/software/SuspiciousPackage/" TargetMode="External"/><Relationship Id="rId4650" Type="http://schemas.openxmlformats.org/officeDocument/2006/relationships/hyperlink" Target="https://github.com/xslogic/phoebus" TargetMode="External"/><Relationship Id="rId3045" Type="http://schemas.openxmlformats.org/officeDocument/2006/relationships/hyperlink" Target="https://github.com/etsy/Conjecture" TargetMode="External"/><Relationship Id="rId3252" Type="http://schemas.openxmlformats.org/officeDocument/2006/relationships/hyperlink" Target="http://iawe.github.io/" TargetMode="External"/><Relationship Id="rId4303" Type="http://schemas.openxmlformats.org/officeDocument/2006/relationships/hyperlink" Target="https://ybb1024.com/" TargetMode="External"/><Relationship Id="rId4510" Type="http://schemas.openxmlformats.org/officeDocument/2006/relationships/hyperlink" Target="http://www.oracle.com/us/corporate/features/database-12c/index.html" TargetMode="External"/><Relationship Id="rId173" Type="http://schemas.openxmlformats.org/officeDocument/2006/relationships/hyperlink" Target="http://cis198-2016s.github.io/" TargetMode="External"/><Relationship Id="rId380" Type="http://schemas.openxmlformats.org/officeDocument/2006/relationships/hyperlink" Target="http://www.csce.uark.edu/~sgauch/3193/S11/hw/index.html" TargetMode="External"/><Relationship Id="rId2061" Type="http://schemas.openxmlformats.org/officeDocument/2006/relationships/hyperlink" Target="https://github.com/donnemartin/viz/blob/master/githubstats/data_wrangling.ipynb" TargetMode="External"/><Relationship Id="rId3112" Type="http://schemas.openxmlformats.org/officeDocument/2006/relationships/hyperlink" Target="http://www.ebi.ac.uk/arrayexpress/" TargetMode="External"/><Relationship Id="rId240" Type="http://schemas.openxmlformats.org/officeDocument/2006/relationships/hyperlink" Target="http://www.cs.cornell.edu/courses/CS6118/2012fa/" TargetMode="External"/><Relationship Id="rId5077" Type="http://schemas.openxmlformats.org/officeDocument/2006/relationships/hyperlink" Target="https://www.quora.com/How-do-I-get-a-job-in-Machine-Learning-as-a-software-programmer-who-self-studies-Machine-Learning-but-never-has-a-chance-to-use-it-at-work" TargetMode="External"/><Relationship Id="rId5284" Type="http://schemas.openxmlformats.org/officeDocument/2006/relationships/hyperlink" Target="https://www.youtube.com/channel/UC9OeZkIwhzfv-_Cb7fCikLQ" TargetMode="External"/><Relationship Id="rId100" Type="http://schemas.openxmlformats.org/officeDocument/2006/relationships/hyperlink" Target="http://www.amazon.com/Guide-Reliable-Distributed-Systems-High-Assurance/dp/1447124154" TargetMode="External"/><Relationship Id="rId2878" Type="http://schemas.openxmlformats.org/officeDocument/2006/relationships/hyperlink" Target="https://github.com/zygmuntz/kaggle-amazon" TargetMode="External"/><Relationship Id="rId3929" Type="http://schemas.openxmlformats.org/officeDocument/2006/relationships/hyperlink" Target="https://github.com/officert/mongotron" TargetMode="External"/><Relationship Id="rId4093" Type="http://schemas.openxmlformats.org/officeDocument/2006/relationships/hyperlink" Target="https://sparkmailapp.com/" TargetMode="External"/><Relationship Id="rId5144" Type="http://schemas.openxmlformats.org/officeDocument/2006/relationships/hyperlink" Target="https://triskell.github.io/2016/10/23/What-is-Machine-Learning.html" TargetMode="External"/><Relationship Id="rId1687" Type="http://schemas.openxmlformats.org/officeDocument/2006/relationships/hyperlink" Target="https://github.com/carpedm20/awesome-torch" TargetMode="External"/><Relationship Id="rId1894" Type="http://schemas.openxmlformats.org/officeDocument/2006/relationships/hyperlink" Target="http://people.stern.nyu.edu/adamodar/pdfiles/papers/probabilistic.pdf" TargetMode="External"/><Relationship Id="rId2738" Type="http://schemas.openxmlformats.org/officeDocument/2006/relationships/hyperlink" Target="https://github.com/ocelma/python-recsys" TargetMode="External"/><Relationship Id="rId2945" Type="http://schemas.openxmlformats.org/officeDocument/2006/relationships/hyperlink" Target="http://cran.r-project.org/web/packages/forecast/index.html" TargetMode="External"/><Relationship Id="rId5351" Type="http://schemas.openxmlformats.org/officeDocument/2006/relationships/control" Target="activeX/activeX117.xml"/><Relationship Id="rId917" Type="http://schemas.openxmlformats.org/officeDocument/2006/relationships/hyperlink" Target="https://www.youtube.com/playlist?list=PLHyI3Fbmv0SdzMHAy0aN59oYnLy5vyyTA" TargetMode="External"/><Relationship Id="rId1547" Type="http://schemas.openxmlformats.org/officeDocument/2006/relationships/hyperlink" Target="http://andland.github.io/" TargetMode="External"/><Relationship Id="rId1754" Type="http://schemas.openxmlformats.org/officeDocument/2006/relationships/hyperlink" Target="https://github.com/abhshkdz/neural-vqa" TargetMode="External"/><Relationship Id="rId1961" Type="http://schemas.openxmlformats.org/officeDocument/2006/relationships/hyperlink" Target="http://mlg.eng.cam.ac.uk/zoubin/papers/zglactive.pdf" TargetMode="External"/><Relationship Id="rId2805" Type="http://schemas.openxmlformats.org/officeDocument/2006/relationships/hyperlink" Target="https://github.com/D3xterjs/pydexter" TargetMode="External"/><Relationship Id="rId4160" Type="http://schemas.openxmlformats.org/officeDocument/2006/relationships/hyperlink" Target="http://www.iffmpeg.com/" TargetMode="External"/><Relationship Id="rId5004" Type="http://schemas.openxmlformats.org/officeDocument/2006/relationships/hyperlink" Target="https://www.usenix.org/system/files/conference/nsdi13/nsdi13-final170_update.pdf" TargetMode="External"/><Relationship Id="rId5211" Type="http://schemas.openxmlformats.org/officeDocument/2006/relationships/control" Target="activeX/activeX58.xml"/><Relationship Id="rId46" Type="http://schemas.openxmlformats.org/officeDocument/2006/relationships/hyperlink" Target="http://www-inst.eecs.berkeley.edu/~cs61c/sp15/" TargetMode="External"/><Relationship Id="rId1407" Type="http://schemas.openxmlformats.org/officeDocument/2006/relationships/hyperlink" Target="https://arxiv.org/pdf/1606.09549" TargetMode="External"/><Relationship Id="rId1614" Type="http://schemas.openxmlformats.org/officeDocument/2006/relationships/hyperlink" Target="http://stats.stackexchange.com/questions/31190/variance-estimates-in-k-fold-cross-validation" TargetMode="External"/><Relationship Id="rId1821" Type="http://schemas.openxmlformats.org/officeDocument/2006/relationships/hyperlink" Target="http://stackoverflow.com/questions/8196371/how-clustering-works-especially-string-clustering" TargetMode="External"/><Relationship Id="rId4020" Type="http://schemas.openxmlformats.org/officeDocument/2006/relationships/hyperlink" Target="http://www.jpegmini.com/" TargetMode="External"/><Relationship Id="rId4977" Type="http://schemas.openxmlformats.org/officeDocument/2006/relationships/hyperlink" Target="https://www.zingchart.com/" TargetMode="External"/><Relationship Id="rId3579" Type="http://schemas.openxmlformats.org/officeDocument/2006/relationships/hyperlink" Target="http://web.stanford.edu/class/cs20si/syllabus.html" TargetMode="External"/><Relationship Id="rId3786" Type="http://schemas.openxmlformats.org/officeDocument/2006/relationships/hyperlink" Target="https://github.com/2ndalpha/gasmask" TargetMode="External"/><Relationship Id="rId2388" Type="http://schemas.openxmlformats.org/officeDocument/2006/relationships/hyperlink" Target="https://github.com/ajtulloch/hopfield-networks" TargetMode="External"/><Relationship Id="rId2595" Type="http://schemas.openxmlformats.org/officeDocument/2006/relationships/hyperlink" Target="http://numlua.luaforge.net/" TargetMode="External"/><Relationship Id="rId3439" Type="http://schemas.openxmlformats.org/officeDocument/2006/relationships/hyperlink" Target="http://www.opendatanetwork.com/" TargetMode="External"/><Relationship Id="rId3993" Type="http://schemas.openxmlformats.org/officeDocument/2006/relationships/hyperlink" Target="http://origami.design/" TargetMode="External"/><Relationship Id="rId4837" Type="http://schemas.openxmlformats.org/officeDocument/2006/relationships/hyperlink" Target="https://hortonworks.com/blog/introducing-hoya-hbase-on-yarn/" TargetMode="External"/><Relationship Id="rId567" Type="http://schemas.openxmlformats.org/officeDocument/2006/relationships/hyperlink" Target="https://github.com/yandexdataschool/Practical_RL" TargetMode="External"/><Relationship Id="rId1197" Type="http://schemas.openxmlformats.org/officeDocument/2006/relationships/hyperlink" Target="http://gicl.mcs.drexel.edu/" TargetMode="External"/><Relationship Id="rId2248" Type="http://schemas.openxmlformats.org/officeDocument/2006/relationships/hyperlink" Target="https://github.com/josephmisiti/awesome-machine-learning" TargetMode="External"/><Relationship Id="rId3646" Type="http://schemas.openxmlformats.org/officeDocument/2006/relationships/hyperlink" Target="http://arxiv.org/pdf/1603.06042.pdf" TargetMode="External"/><Relationship Id="rId3853" Type="http://schemas.openxmlformats.org/officeDocument/2006/relationships/hyperlink" Target="http://brew.sh/" TargetMode="External"/><Relationship Id="rId4904" Type="http://schemas.openxmlformats.org/officeDocument/2006/relationships/hyperlink" Target="https://www.pipelinedb.com/" TargetMode="External"/><Relationship Id="rId774" Type="http://schemas.openxmlformats.org/officeDocument/2006/relationships/hyperlink" Target="https://github.com/owainlewis/awesome-artificial-intelligence" TargetMode="External"/><Relationship Id="rId981" Type="http://schemas.openxmlformats.org/officeDocument/2006/relationships/hyperlink" Target="http://arxiv.org/pdf/1505.01861v1.pdf" TargetMode="External"/><Relationship Id="rId1057" Type="http://schemas.openxmlformats.org/officeDocument/2006/relationships/hyperlink" Target="http://www.idsia.ch/~juergen/" TargetMode="External"/><Relationship Id="rId2455" Type="http://schemas.openxmlformats.org/officeDocument/2006/relationships/hyperlink" Target="https://github.com/nlp-compromise/compromise" TargetMode="External"/><Relationship Id="rId2662" Type="http://schemas.openxmlformats.org/officeDocument/2006/relationships/hyperlink" Target="https://github.com/zenogantner/PDL-ML" TargetMode="External"/><Relationship Id="rId3506" Type="http://schemas.openxmlformats.org/officeDocument/2006/relationships/hyperlink" Target="http://ucdp.uu.se/" TargetMode="External"/><Relationship Id="rId3713" Type="http://schemas.openxmlformats.org/officeDocument/2006/relationships/hyperlink" Target="https://github.com/jaywcjlove/awesome-mac" TargetMode="External"/><Relationship Id="rId3920" Type="http://schemas.openxmlformats.org/officeDocument/2006/relationships/hyperlink" Target="http://postgresapp.com/" TargetMode="External"/><Relationship Id="rId427" Type="http://schemas.openxmlformats.org/officeDocument/2006/relationships/hyperlink" Target="http://www.cs.cornell.edu/courses/CS1112/2014fa/syllabus.html" TargetMode="External"/><Relationship Id="rId634" Type="http://schemas.openxmlformats.org/officeDocument/2006/relationships/hyperlink" Target="https://alliance.seas.upenn.edu/~cis581/wiki/index.php?title=Projects" TargetMode="External"/><Relationship Id="rId841" Type="http://schemas.openxmlformats.org/officeDocument/2006/relationships/hyperlink" Target="http://www.springer.com/journal/10515" TargetMode="External"/><Relationship Id="rId1264" Type="http://schemas.openxmlformats.org/officeDocument/2006/relationships/hyperlink" Target="http://chainer.org/" TargetMode="External"/><Relationship Id="rId1471" Type="http://schemas.openxmlformats.org/officeDocument/2006/relationships/hyperlink" Target="https://github.com/ujjwalkarn/Machine-Learning-Tutorials" TargetMode="External"/><Relationship Id="rId2108" Type="http://schemas.openxmlformats.org/officeDocument/2006/relationships/hyperlink" Target="https://raw.githubusercontent.com/donnemartin/data-science-ipython-notebooks/master/images/python.png" TargetMode="External"/><Relationship Id="rId2315" Type="http://schemas.openxmlformats.org/officeDocument/2006/relationships/hyperlink" Target="https://root.cern.ch/" TargetMode="External"/><Relationship Id="rId2522" Type="http://schemas.openxmlformats.org/officeDocument/2006/relationships/hyperlink" Target="https://github.com/doobwa/MCMC.jl" TargetMode="External"/><Relationship Id="rId701" Type="http://schemas.openxmlformats.org/officeDocument/2006/relationships/hyperlink" Target="http://www.nuprl.org/" TargetMode="External"/><Relationship Id="rId1124" Type="http://schemas.openxmlformats.org/officeDocument/2006/relationships/hyperlink" Target="http://hips.seas.harvard.edu/" TargetMode="External"/><Relationship Id="rId1331" Type="http://schemas.openxmlformats.org/officeDocument/2006/relationships/hyperlink" Target="http://www.jmlr.org/proceedings/papers/v32/graves14.pdf" TargetMode="External"/><Relationship Id="rId4487" Type="http://schemas.openxmlformats.org/officeDocument/2006/relationships/hyperlink" Target="https://github.com/onurakpolat/awesome-bigdata" TargetMode="External"/><Relationship Id="rId4694" Type="http://schemas.openxmlformats.org/officeDocument/2006/relationships/hyperlink" Target="http://chronix.io/" TargetMode="External"/><Relationship Id="rId3089" Type="http://schemas.openxmlformats.org/officeDocument/2006/relationships/hyperlink" Target="https://github.com/caesar0301/awesome-public-datasets" TargetMode="External"/><Relationship Id="rId3296" Type="http://schemas.openxmlformats.org/officeDocument/2006/relationships/hyperlink" Target="http://www.gapminder.org/data/" TargetMode="External"/><Relationship Id="rId4347" Type="http://schemas.openxmlformats.org/officeDocument/2006/relationships/hyperlink" Target="https://github.com/vanshg/MacAssistant" TargetMode="External"/><Relationship Id="rId4554" Type="http://schemas.openxmlformats.org/officeDocument/2006/relationships/hyperlink" Target="https://medium.com/@Pinterest_Engineering/pinlater-an-asynchronous-job-execution-system-b8664cb8aa7d" TargetMode="External"/><Relationship Id="rId4761" Type="http://schemas.openxmlformats.org/officeDocument/2006/relationships/hyperlink" Target="https://research.google.com/archive/chubby.html" TargetMode="External"/><Relationship Id="rId3156" Type="http://schemas.openxmlformats.org/officeDocument/2006/relationships/hyperlink" Target="https://crudata.uea.ac.uk/cru/data/temperature/" TargetMode="External"/><Relationship Id="rId3363" Type="http://schemas.openxmlformats.org/officeDocument/2006/relationships/hyperlink" Target="http://lemurproject.org/clueweb09/FACC1/" TargetMode="External"/><Relationship Id="rId4207" Type="http://schemas.openxmlformats.org/officeDocument/2006/relationships/hyperlink" Target="https://evernote.com/" TargetMode="External"/><Relationship Id="rId4414" Type="http://schemas.openxmlformats.org/officeDocument/2006/relationships/hyperlink" Target="https://gfx.io/" TargetMode="External"/><Relationship Id="rId284" Type="http://schemas.openxmlformats.org/officeDocument/2006/relationships/hyperlink" Target="http://www-scf.usc.edu/~csci104/20142/assignments/" TargetMode="External"/><Relationship Id="rId491" Type="http://schemas.openxmlformats.org/officeDocument/2006/relationships/hyperlink" Target="https://work.caltech.edu/telecourse.html" TargetMode="External"/><Relationship Id="rId2172" Type="http://schemas.openxmlformats.org/officeDocument/2006/relationships/hyperlink" Target="https://github.com/mila-udem/summerschool2015" TargetMode="External"/><Relationship Id="rId3016" Type="http://schemas.openxmlformats.org/officeDocument/2006/relationships/hyperlink" Target="https://www.sas.com/en_us/software/factory-miner.html" TargetMode="External"/><Relationship Id="rId3223" Type="http://schemas.openxmlformats.org/officeDocument/2006/relationships/hyperlink" Target="https://www.aeaweb.org/resources/data" TargetMode="External"/><Relationship Id="rId3570" Type="http://schemas.openxmlformats.org/officeDocument/2006/relationships/hyperlink" Target="https://github.com/aymericdamien/TensorFlow-Examples" TargetMode="External"/><Relationship Id="rId4621" Type="http://schemas.openxmlformats.org/officeDocument/2006/relationships/hyperlink" Target="https://github.com/linkedin-sna/sna-page/tree/master/krati" TargetMode="External"/><Relationship Id="rId144" Type="http://schemas.openxmlformats.org/officeDocument/2006/relationships/hyperlink" Target="https://scs.hosted.panopto.com/Panopto/Pages/Sessions/List.aspx" TargetMode="External"/><Relationship Id="rId3430" Type="http://schemas.openxmlformats.org/officeDocument/2006/relationships/hyperlink" Target="http://webscope.sandbox.yahoo.com/catalog.php" TargetMode="External"/><Relationship Id="rId5188" Type="http://schemas.openxmlformats.org/officeDocument/2006/relationships/control" Target="activeX/activeX49.xml"/><Relationship Id="rId351" Type="http://schemas.openxmlformats.org/officeDocument/2006/relationships/hyperlink" Target="http://www.cs.berkeley.edu/~sanjamg/classes/cs276-fall14/" TargetMode="External"/><Relationship Id="rId2032" Type="http://schemas.openxmlformats.org/officeDocument/2006/relationships/hyperlink" Target="https://nbviewer.jupyter.org/github/donnemartin/data-science-ipython-notebooks/blob/master/deep-learning/keras-tutorial/1.3%20Introduction%20-%20Keras.ipynb" TargetMode="External"/><Relationship Id="rId2989" Type="http://schemas.openxmlformats.org/officeDocument/2006/relationships/hyperlink" Target="http://cran.r-project.org/web/packages/relaxo/index.html" TargetMode="External"/><Relationship Id="rId5395" Type="http://schemas.openxmlformats.org/officeDocument/2006/relationships/hyperlink" Target="http://vindinium.org/" TargetMode="External"/><Relationship Id="rId211" Type="http://schemas.openxmlformats.org/officeDocument/2006/relationships/hyperlink" Target="https://courses.engr.illinois.edu/cs421/fa2014/mps/index.html" TargetMode="External"/><Relationship Id="rId1798" Type="http://schemas.openxmlformats.org/officeDocument/2006/relationships/hyperlink" Target="http://datascience.stackexchange.com/questions/199/what-does-the-alpha-and-beta-hyperparameters-contribute-to-in-latent-dirichlet-a" TargetMode="External"/><Relationship Id="rId2849" Type="http://schemas.openxmlformats.org/officeDocument/2006/relationships/hyperlink" Target="https://github.com/kevincobain2000/sentiment_classifier" TargetMode="External"/><Relationship Id="rId5048" Type="http://schemas.openxmlformats.org/officeDocument/2006/relationships/hyperlink" Target="https://github.com/ZuzooVn/machine-learning-for-software-engineers" TargetMode="External"/><Relationship Id="rId5255" Type="http://schemas.openxmlformats.org/officeDocument/2006/relationships/hyperlink" Target="http://machinelearningmastery.com/how-a-beginner-used-small-projects-to-get-started-in-machine-learning-and-compete-on-kaggle" TargetMode="External"/><Relationship Id="rId5462" Type="http://schemas.openxmlformats.org/officeDocument/2006/relationships/theme" Target="theme/theme1.xml"/><Relationship Id="rId1658" Type="http://schemas.openxmlformats.org/officeDocument/2006/relationships/hyperlink" Target="http://stackoverflow.com/questions/478947/what-are-some-good-resources-for-learning-about-artificial-neural-networks" TargetMode="External"/><Relationship Id="rId1865" Type="http://schemas.openxmlformats.org/officeDocument/2006/relationships/hyperlink" Target="http://stackoverflow.com/questions/1859554/what-is-entropy-and-information-gain" TargetMode="External"/><Relationship Id="rId2709" Type="http://schemas.openxmlformats.org/officeDocument/2006/relationships/hyperlink" Target="https://github.com/jeff1evesque/machine-learning" TargetMode="External"/><Relationship Id="rId4064" Type="http://schemas.openxmlformats.org/officeDocument/2006/relationships/hyperlink" Target="https://github.com/geeeeeeeeek/electronic-wechat" TargetMode="External"/><Relationship Id="rId4271" Type="http://schemas.openxmlformats.org/officeDocument/2006/relationships/hyperlink" Target="http://pinyin.sogou.com/mac/" TargetMode="External"/><Relationship Id="rId5115" Type="http://schemas.openxmlformats.org/officeDocument/2006/relationships/hyperlink" Target="https://www.youtube.com/watch?v=elojMnjn4kk&amp;list=PL5-da3qGB5ICeMbQuqbbCOQWcS6OYBr5A&amp;index=1" TargetMode="External"/><Relationship Id="rId5322" Type="http://schemas.openxmlformats.org/officeDocument/2006/relationships/hyperlink" Target="https://www.udacity.com/course/intro-to-inferential-statistics--ud201" TargetMode="External"/><Relationship Id="rId1518" Type="http://schemas.openxmlformats.org/officeDocument/2006/relationships/hyperlink" Target="https://www.youtube.com/playlist?list=PLUl4u3cNGP63gFHB6xb-kVBiQHYe_4hSi" TargetMode="External"/><Relationship Id="rId2916" Type="http://schemas.openxmlformats.org/officeDocument/2006/relationships/hyperlink" Target="https://github.com/infochimps-labs/big_data_for_chimps" TargetMode="External"/><Relationship Id="rId3080" Type="http://schemas.openxmlformats.org/officeDocument/2006/relationships/hyperlink" Target="https://github.com/caesar0301/awesome-public-datasets" TargetMode="External"/><Relationship Id="rId4131" Type="http://schemas.openxmlformats.org/officeDocument/2006/relationships/hyperlink" Target="http://stringed.buenosapps.com/" TargetMode="External"/><Relationship Id="rId1725" Type="http://schemas.openxmlformats.org/officeDocument/2006/relationships/hyperlink" Target="https://github.com/dennybritz/rnn-tutorial-rnnlm/" TargetMode="External"/><Relationship Id="rId1932" Type="http://schemas.openxmlformats.org/officeDocument/2006/relationships/hyperlink" Target="http://amunategui.github.io/blending-models/" TargetMode="External"/><Relationship Id="rId17" Type="http://schemas.openxmlformats.org/officeDocument/2006/relationships/hyperlink" Target="https://github.com/aymericdamien/TopDeepLearning" TargetMode="External"/><Relationship Id="rId3897" Type="http://schemas.openxmlformats.org/officeDocument/2006/relationships/hyperlink" Target="https://github.com/" TargetMode="External"/><Relationship Id="rId4948" Type="http://schemas.openxmlformats.org/officeDocument/2006/relationships/hyperlink" Target="https://d3js.org/" TargetMode="External"/><Relationship Id="rId2499" Type="http://schemas.openxmlformats.org/officeDocument/2006/relationships/hyperlink" Target="https://github.com/itamarwe/kalman" TargetMode="External"/><Relationship Id="rId3757" Type="http://schemas.openxmlformats.org/officeDocument/2006/relationships/hyperlink" Target="https://www.jetbrains.com/idea/" TargetMode="External"/><Relationship Id="rId3964" Type="http://schemas.openxmlformats.org/officeDocument/2006/relationships/hyperlink" Target="https://itunes.apple.com/app/id1207744923" TargetMode="External"/><Relationship Id="rId4808" Type="http://schemas.openxmlformats.org/officeDocument/2006/relationships/hyperlink" Target="https://github.com/torch" TargetMode="External"/><Relationship Id="rId1" Type="http://schemas.openxmlformats.org/officeDocument/2006/relationships/customXml" Target="../customXml/item1.xml"/><Relationship Id="rId678" Type="http://schemas.openxmlformats.org/officeDocument/2006/relationships/hyperlink" Target="http://see.stanford.edu/see/lecturelist.aspx?coll=86cc8662-f6e4-43c3-a1be-b30d1d179743" TargetMode="External"/><Relationship Id="rId885" Type="http://schemas.openxmlformats.org/officeDocument/2006/relationships/hyperlink" Target="https://github.com/ChristosChristofidis/awesome-deep-learning" TargetMode="External"/><Relationship Id="rId2359" Type="http://schemas.openxmlformats.org/officeDocument/2006/relationships/hyperlink" Target="https://github.com/mathieulaporte/machine" TargetMode="External"/><Relationship Id="rId2566" Type="http://schemas.openxmlformats.org/officeDocument/2006/relationships/hyperlink" Target="https://github.com/torch/graph" TargetMode="External"/><Relationship Id="rId2773" Type="http://schemas.openxmlformats.org/officeDocument/2006/relationships/hyperlink" Target="https://github.com/pgmpy/pgmpy" TargetMode="External"/><Relationship Id="rId2980" Type="http://schemas.openxmlformats.org/officeDocument/2006/relationships/hyperlink" Target="http://cran.r-project.org/web/packages/penalizedLDA/index.html" TargetMode="External"/><Relationship Id="rId3617" Type="http://schemas.openxmlformats.org/officeDocument/2006/relationships/hyperlink" Target="https://github.com/carpedm20/lstm-char-cnn-tensorflow" TargetMode="External"/><Relationship Id="rId3824" Type="http://schemas.openxmlformats.org/officeDocument/2006/relationships/hyperlink" Target="http://www.mactechnologies.com/index.php?page=downloads" TargetMode="External"/><Relationship Id="rId538" Type="http://schemas.openxmlformats.org/officeDocument/2006/relationships/hyperlink" Target="http://stanford.edu/class/ee103/homework.html" TargetMode="External"/><Relationship Id="rId745" Type="http://schemas.openxmlformats.org/officeDocument/2006/relationships/hyperlink" Target="http://philipmjohnson.org/" TargetMode="External"/><Relationship Id="rId952" Type="http://schemas.openxmlformats.org/officeDocument/2006/relationships/hyperlink" Target="http://deeplearning.cs.cmu.edu/" TargetMode="External"/><Relationship Id="rId1168" Type="http://schemas.openxmlformats.org/officeDocument/2006/relationships/hyperlink" Target="http://vision.psych.umn.edu/www/kersten-lab/kersten-lab.html" TargetMode="External"/><Relationship Id="rId1375" Type="http://schemas.openxmlformats.org/officeDocument/2006/relationships/hyperlink" Target="http://citeseerx.ist.psu.edu/viewdoc/download?doi=10.1.1.696.7800&amp;rep=rep1&amp;type=pdf" TargetMode="External"/><Relationship Id="rId1582" Type="http://schemas.openxmlformats.org/officeDocument/2006/relationships/hyperlink" Target="http://stats.stackexchange.com/questions/16381/what-is-a-complete-list-of-the-usual-assumptions-for-linear-regression" TargetMode="External"/><Relationship Id="rId2219" Type="http://schemas.openxmlformats.org/officeDocument/2006/relationships/hyperlink" Target="https://github.com/josephmisiti/awesome-machine-learning" TargetMode="External"/><Relationship Id="rId2426" Type="http://schemas.openxmlformats.org/officeDocument/2006/relationships/hyperlink" Target="http://spark.apache.org/docs/latest/mllib-guide.html" TargetMode="External"/><Relationship Id="rId2633" Type="http://schemas.openxmlformats.org/officeDocument/2006/relationships/hyperlink" Target="http://www.nuget.org/packages/encog-dotnet-core/" TargetMode="External"/><Relationship Id="rId81" Type="http://schemas.openxmlformats.org/officeDocument/2006/relationships/hyperlink" Target="https://courses.engr.illinois.edu/cs425/fa2016/lectures.html" TargetMode="External"/><Relationship Id="rId605" Type="http://schemas.openxmlformats.org/officeDocument/2006/relationships/hyperlink" Target="http://css.csail.mit.edu/6.858/2014/" TargetMode="External"/><Relationship Id="rId812" Type="http://schemas.openxmlformats.org/officeDocument/2006/relationships/hyperlink" Target="http://pages.uoregon.edu/moursund/Books/AIBook/index.htm" TargetMode="External"/><Relationship Id="rId1028" Type="http://schemas.openxmlformats.org/officeDocument/2006/relationships/hyperlink" Target="http://www.clement.farabet.net/" TargetMode="External"/><Relationship Id="rId1235" Type="http://schemas.openxmlformats.org/officeDocument/2006/relationships/hyperlink" Target="http://cvc.yale.edu/projects/yalefaces/yalefaces.html" TargetMode="External"/><Relationship Id="rId1442" Type="http://schemas.openxmlformats.org/officeDocument/2006/relationships/hyperlink" Target="https://arxiv.org/pdf/1611.07865.pdf" TargetMode="External"/><Relationship Id="rId2840" Type="http://schemas.openxmlformats.org/officeDocument/2006/relationships/hyperlink" Target="https://github.com/donnemartin/data-science-ipython-notebooks" TargetMode="External"/><Relationship Id="rId4598" Type="http://schemas.openxmlformats.org/officeDocument/2006/relationships/hyperlink" Target="http://accumulo.apache.org/" TargetMode="External"/><Relationship Id="rId1302" Type="http://schemas.openxmlformats.org/officeDocument/2006/relationships/hyperlink" Target="https://github.com/erikbern/deep-pink" TargetMode="External"/><Relationship Id="rId2700" Type="http://schemas.openxmlformats.org/officeDocument/2006/relationships/hyperlink" Target="https://github.com/chartbeat-labs/textacy" TargetMode="External"/><Relationship Id="rId4458" Type="http://schemas.openxmlformats.org/officeDocument/2006/relationships/hyperlink" Target="https://www.macstories.net/" TargetMode="External"/><Relationship Id="rId3267" Type="http://schemas.openxmlformats.org/officeDocument/2006/relationships/hyperlink" Target="http://finance.yahoo.com/" TargetMode="External"/><Relationship Id="rId4665" Type="http://schemas.openxmlformats.org/officeDocument/2006/relationships/hyperlink" Target="https://aws.amazon.com/redshift/" TargetMode="External"/><Relationship Id="rId4872" Type="http://schemas.openxmlformats.org/officeDocument/2006/relationships/hyperlink" Target="http://lucene.apache.org/solr/" TargetMode="External"/><Relationship Id="rId188" Type="http://schemas.openxmlformats.org/officeDocument/2006/relationships/hyperlink" Target="http://www.keithschwarz.com/cs143/WWW/sum2011/" TargetMode="External"/><Relationship Id="rId395" Type="http://schemas.openxmlformats.org/officeDocument/2006/relationships/hyperlink" Target="http://cs61a.org/by_topic.html" TargetMode="External"/><Relationship Id="rId2076" Type="http://schemas.openxmlformats.org/officeDocument/2006/relationships/hyperlink" Target="https://raw.githubusercontent.com/donnemartin/data-science-ipython-notebooks/master/images/matplotlib.png" TargetMode="External"/><Relationship Id="rId3474" Type="http://schemas.openxmlformats.org/officeDocument/2006/relationships/hyperlink" Target="https://github.com/emorisse/FBI-Hate-Crime-Statistics/tree/master/2013" TargetMode="External"/><Relationship Id="rId3681" Type="http://schemas.openxmlformats.org/officeDocument/2006/relationships/hyperlink" Target="http://www.wildml.com/2016/08/rnns-in-tensorflow-a-practical-guide-and-undocumented-features/" TargetMode="External"/><Relationship Id="rId4318" Type="http://schemas.openxmlformats.org/officeDocument/2006/relationships/hyperlink" Target="https://www.plutox.top/" TargetMode="External"/><Relationship Id="rId4525" Type="http://schemas.openxmlformats.org/officeDocument/2006/relationships/hyperlink" Target="https://wiki.apache.org/hadoop/MapReduce/" TargetMode="External"/><Relationship Id="rId4732" Type="http://schemas.openxmlformats.org/officeDocument/2006/relationships/hyperlink" Target="http://chukwa.apache.org/" TargetMode="External"/><Relationship Id="rId2283" Type="http://schemas.openxmlformats.org/officeDocument/2006/relationships/hyperlink" Target="https://github.com/josephmisiti/awesome-machine-learning" TargetMode="External"/><Relationship Id="rId2490" Type="http://schemas.openxmlformats.org/officeDocument/2006/relationships/hyperlink" Target="https://github.com/mil-tokyo" TargetMode="External"/><Relationship Id="rId3127" Type="http://schemas.openxmlformats.org/officeDocument/2006/relationships/hyperlink" Target="http://www.ncbi.nlm.nih.gov/guide/proteins/" TargetMode="External"/><Relationship Id="rId3334" Type="http://schemas.openxmlformats.org/officeDocument/2006/relationships/hyperlink" Target="http://www.cs.toronto.edu/~delve/data/datasets.html" TargetMode="External"/><Relationship Id="rId3541" Type="http://schemas.openxmlformats.org/officeDocument/2006/relationships/hyperlink" Target="http://www.planecrashinfo.com/database.htm" TargetMode="External"/><Relationship Id="rId255" Type="http://schemas.openxmlformats.org/officeDocument/2006/relationships/hyperlink" Target="http://www.eli.sdsu.edu/courses/fall15/cs696/index.html" TargetMode="External"/><Relationship Id="rId462" Type="http://schemas.openxmlformats.org/officeDocument/2006/relationships/hyperlink" Target="http://www.csce.uark.edu/~sgauch/2004/S14/index.html" TargetMode="External"/><Relationship Id="rId1092" Type="http://schemas.openxmlformats.org/officeDocument/2006/relationships/hyperlink" Target="http://users.ics.aalto.fi/praiko/" TargetMode="External"/><Relationship Id="rId2143" Type="http://schemas.openxmlformats.org/officeDocument/2006/relationships/image" Target="media/image19.png"/><Relationship Id="rId2350" Type="http://schemas.openxmlformats.org/officeDocument/2006/relationships/hyperlink" Target="https://github.com/vollmerm/fungp" TargetMode="External"/><Relationship Id="rId3401" Type="http://schemas.openxmlformats.org/officeDocument/2006/relationships/hyperlink" Target="http://opendata.cern.ch/" TargetMode="External"/><Relationship Id="rId5299" Type="http://schemas.openxmlformats.org/officeDocument/2006/relationships/hyperlink" Target="http://hamelg.blogspot.com/2014/12/udacity-intro-to-machine-learning-review.html" TargetMode="External"/><Relationship Id="rId115" Type="http://schemas.openxmlformats.org/officeDocument/2006/relationships/hyperlink" Target="https://www.ops-class.org/" TargetMode="External"/><Relationship Id="rId322" Type="http://schemas.openxmlformats.org/officeDocument/2006/relationships/hyperlink" Target="http://ocw.mit.edu/courses/electrical-engineering-and-computer-science/6-046j-design-and-analysis-of-algorithms-spring-2015/assignments/" TargetMode="External"/><Relationship Id="rId2003" Type="http://schemas.openxmlformats.org/officeDocument/2006/relationships/hyperlink" Target="http://nbviewer.ipython.org/github/donnemartin/data-science-ipython-notebooks/blob/master/deep-learning/tensor-flow-examples/notebooks/1_intro/basic_operations.ipynb" TargetMode="External"/><Relationship Id="rId2210" Type="http://schemas.openxmlformats.org/officeDocument/2006/relationships/hyperlink" Target="https://github.com/josephmisiti/awesome-machine-learning" TargetMode="External"/><Relationship Id="rId5159" Type="http://schemas.openxmlformats.org/officeDocument/2006/relationships/control" Target="activeX/activeX35.xml"/><Relationship Id="rId5366" Type="http://schemas.openxmlformats.org/officeDocument/2006/relationships/control" Target="activeX/activeX124.xml"/><Relationship Id="rId4175" Type="http://schemas.openxmlformats.org/officeDocument/2006/relationships/hyperlink" Target="http://klib.me/" TargetMode="External"/><Relationship Id="rId4382" Type="http://schemas.openxmlformats.org/officeDocument/2006/relationships/hyperlink" Target="https://github.com/ianyh/Amethyst" TargetMode="External"/><Relationship Id="rId5019" Type="http://schemas.openxmlformats.org/officeDocument/2006/relationships/hyperlink" Target="http://kowshik.github.io/JPregel/pregel_paper.pdf" TargetMode="External"/><Relationship Id="rId5226" Type="http://schemas.openxmlformats.org/officeDocument/2006/relationships/hyperlink" Target="http://www-bcf.usc.edu/~gareth/ISL/code.html" TargetMode="External"/><Relationship Id="rId5433" Type="http://schemas.openxmlformats.org/officeDocument/2006/relationships/hyperlink" Target="https://nips.cc/" TargetMode="External"/><Relationship Id="rId1769" Type="http://schemas.openxmlformats.org/officeDocument/2006/relationships/hyperlink" Target="http://deeplearning.net/tutorial/SdA.html" TargetMode="External"/><Relationship Id="rId1976" Type="http://schemas.openxmlformats.org/officeDocument/2006/relationships/hyperlink" Target="https://github.com/donnemartin/data-science-ipython-notebooks" TargetMode="External"/><Relationship Id="rId3191" Type="http://schemas.openxmlformats.org/officeDocument/2006/relationships/hyperlink" Target="http://lemurproject.org/clueweb09/" TargetMode="External"/><Relationship Id="rId4035" Type="http://schemas.openxmlformats.org/officeDocument/2006/relationships/hyperlink" Target="http://www.cockos.com/licecap/" TargetMode="External"/><Relationship Id="rId4242" Type="http://schemas.openxmlformats.org/officeDocument/2006/relationships/hyperlink" Target="https://github.com/appjs/appjs" TargetMode="External"/><Relationship Id="rId1629" Type="http://schemas.openxmlformats.org/officeDocument/2006/relationships/hyperlink" Target="http://stats.stackexchange.com/questions/71184/cross-validation-or-bootstrapping-to-evaluate-classification-performance" TargetMode="External"/><Relationship Id="rId1836" Type="http://schemas.openxmlformats.org/officeDocument/2006/relationships/hyperlink" Target="http://www.csie.ntu.edu.tw/~cjlin/papers/guide/guide.pdf" TargetMode="External"/><Relationship Id="rId1903" Type="http://schemas.openxmlformats.org/officeDocument/2006/relationships/hyperlink" Target="http://stackoverflow.com/questions/tagged/random-forest" TargetMode="External"/><Relationship Id="rId3051" Type="http://schemas.openxmlformats.org/officeDocument/2006/relationships/hyperlink" Target="https://github.com/p2t2/figaro" TargetMode="External"/><Relationship Id="rId4102" Type="http://schemas.openxmlformats.org/officeDocument/2006/relationships/hyperlink" Target="https://polymail.io/" TargetMode="External"/><Relationship Id="rId3868" Type="http://schemas.openxmlformats.org/officeDocument/2006/relationships/hyperlink" Target="https://github.com/rgcr/m-cli" TargetMode="External"/><Relationship Id="rId4919" Type="http://schemas.openxmlformats.org/officeDocument/2006/relationships/hyperlink" Target="https://www.gooddata.com/" TargetMode="External"/><Relationship Id="rId789" Type="http://schemas.openxmlformats.org/officeDocument/2006/relationships/hyperlink" Target="http://www.amazon.com/exec/obidos/ASIN/1558601910" TargetMode="External"/><Relationship Id="rId996" Type="http://schemas.openxmlformats.org/officeDocument/2006/relationships/hyperlink" Target="http://deeplearning.net/tutorial/deeplearning.pdf" TargetMode="External"/><Relationship Id="rId2677" Type="http://schemas.openxmlformats.org/officeDocument/2006/relationships/hyperlink" Target="https://github.com/machinalis/yalign" TargetMode="External"/><Relationship Id="rId2884" Type="http://schemas.openxmlformats.org/officeDocument/2006/relationships/hyperlink" Target="https://github.com/zygmuntz/kaggle-merck" TargetMode="External"/><Relationship Id="rId3728" Type="http://schemas.openxmlformats.org/officeDocument/2006/relationships/hyperlink" Target="https://github.com/jaywcjlove/awesome-mac" TargetMode="External"/><Relationship Id="rId5083" Type="http://schemas.openxmlformats.org/officeDocument/2006/relationships/hyperlink" Target="http://machinelearningmastery.com/machine-learning-for-programmers/" TargetMode="External"/><Relationship Id="rId5290" Type="http://schemas.openxmlformats.org/officeDocument/2006/relationships/hyperlink" Target="https://www.analyticsvidhya.com/blog/2016/12/21-deep-learning-videos-tutorials-courses-on-youtube-from-2016/" TargetMode="External"/><Relationship Id="rId649" Type="http://schemas.openxmlformats.org/officeDocument/2006/relationships/hyperlink" Target="http://www.cs.cornell.edu/courses/CS4670/2015sp/lectures/lectures.html" TargetMode="External"/><Relationship Id="rId856" Type="http://schemas.openxmlformats.org/officeDocument/2006/relationships/hyperlink" Target="http://www.interscience.wiley.com/jpages/0884-8173/" TargetMode="External"/><Relationship Id="rId1279" Type="http://schemas.openxmlformats.org/officeDocument/2006/relationships/hyperlink" Target="https://github.com/tensorflow/models/tree/master/syntaxnet" TargetMode="External"/><Relationship Id="rId1486" Type="http://schemas.openxmlformats.org/officeDocument/2006/relationships/hyperlink" Target="https://github.com/ujjwalkarn/Machine-Learning-Tutorials" TargetMode="External"/><Relationship Id="rId2537" Type="http://schemas.openxmlformats.org/officeDocument/2006/relationships/hyperlink" Target="https://github.com/dmlc/mxnet" TargetMode="External"/><Relationship Id="rId3935" Type="http://schemas.openxmlformats.org/officeDocument/2006/relationships/hyperlink" Target="https://github.com/luin/medis" TargetMode="External"/><Relationship Id="rId5150" Type="http://schemas.openxmlformats.org/officeDocument/2006/relationships/hyperlink" Target="http://www.innoarchitech.com/machine-learning-an-in-depth-non-technical-guide-part-2/" TargetMode="External"/><Relationship Id="rId509" Type="http://schemas.openxmlformats.org/officeDocument/2006/relationships/hyperlink" Target="http://www.nr.com/CS395T/" TargetMode="External"/><Relationship Id="rId1139" Type="http://schemas.openxmlformats.org/officeDocument/2006/relationships/hyperlink" Target="http://www.eecs.berkeley.edu/Research/Projects/CS/vision/bsds/" TargetMode="External"/><Relationship Id="rId1346" Type="http://schemas.openxmlformats.org/officeDocument/2006/relationships/hyperlink" Target="https://pdfs.semanticscholar.org/5b6c/9dda1d88095fa4aac1507348e498a1f2e863.pdf" TargetMode="External"/><Relationship Id="rId1693" Type="http://schemas.openxmlformats.org/officeDocument/2006/relationships/hyperlink" Target="https://devblogs.nvidia.com/parallelforall/deep-learning-computer-vision-caffe-cudnn/" TargetMode="External"/><Relationship Id="rId2744" Type="http://schemas.openxmlformats.org/officeDocument/2006/relationships/hyperlink" Target="https://github.com/patvarilly/CoverTree" TargetMode="External"/><Relationship Id="rId2951" Type="http://schemas.openxmlformats.org/officeDocument/2006/relationships/hyperlink" Target="http://cran.r-project.org/web/packages/gbm/index.html" TargetMode="External"/><Relationship Id="rId5010" Type="http://schemas.openxmlformats.org/officeDocument/2006/relationships/hyperlink" Target="http://research.microsoft.com/pubs/178045/ppaoxs-paper29.pdf" TargetMode="External"/><Relationship Id="rId716" Type="http://schemas.openxmlformats.org/officeDocument/2006/relationships/hyperlink" Target="http://courses2.cit.cornell.edu/cs5724/" TargetMode="External"/><Relationship Id="rId923" Type="http://schemas.openxmlformats.org/officeDocument/2006/relationships/hyperlink" Target="https://www.youtube.com/playlist?list=PLkFD6_40KJIxopmdJF_CLNqG3QuDFHQUm" TargetMode="External"/><Relationship Id="rId1553" Type="http://schemas.openxmlformats.org/officeDocument/2006/relationships/hyperlink" Target="http://outlace.com/" TargetMode="External"/><Relationship Id="rId1760" Type="http://schemas.openxmlformats.org/officeDocument/2006/relationships/hyperlink" Target="http://deeplearning.net/tutorial/rbm.html" TargetMode="External"/><Relationship Id="rId2604" Type="http://schemas.openxmlformats.org/officeDocument/2006/relationships/hyperlink" Target="https://github.com/fidlej/aledataset" TargetMode="External"/><Relationship Id="rId2811" Type="http://schemas.openxmlformats.org/officeDocument/2006/relationships/hyperlink" Target="https://github.com/twitter/pycascading" TargetMode="External"/><Relationship Id="rId52" Type="http://schemas.openxmlformats.org/officeDocument/2006/relationships/hyperlink" Target="https://www.youtube.com/playlist?list=PL08D9FA018A965057&amp;spfreload=10" TargetMode="External"/><Relationship Id="rId1206" Type="http://schemas.openxmlformats.org/officeDocument/2006/relationships/hyperlink" Target="http://www.limsi.fr/" TargetMode="External"/><Relationship Id="rId1413" Type="http://schemas.openxmlformats.org/officeDocument/2006/relationships/hyperlink" Target="https://arxiv.org/pdf/1411.4389.pdf" TargetMode="External"/><Relationship Id="rId1620" Type="http://schemas.openxmlformats.org/officeDocument/2006/relationships/hyperlink" Target="http://ai.stanford.edu/~ang/papers/cv-final.pdf" TargetMode="External"/><Relationship Id="rId4569" Type="http://schemas.openxmlformats.org/officeDocument/2006/relationships/hyperlink" Target="https://www.beegfs.io/content/" TargetMode="External"/><Relationship Id="rId4776" Type="http://schemas.openxmlformats.org/officeDocument/2006/relationships/hyperlink" Target="https://azkaban.github.io/" TargetMode="External"/><Relationship Id="rId4983" Type="http://schemas.openxmlformats.org/officeDocument/2006/relationships/hyperlink" Target="https://www.thingworx.com/" TargetMode="External"/><Relationship Id="rId3378" Type="http://schemas.openxmlformats.org/officeDocument/2006/relationships/hyperlink" Target="http://www.clips.uantwerpen.be/datasets/personae-corpus" TargetMode="External"/><Relationship Id="rId3585" Type="http://schemas.openxmlformats.org/officeDocument/2006/relationships/hyperlink" Target="https://github.com/google/prettytensor" TargetMode="External"/><Relationship Id="rId3792" Type="http://schemas.openxmlformats.org/officeDocument/2006/relationships/hyperlink" Target="http://www.kaleidoscopeapp.com/" TargetMode="External"/><Relationship Id="rId4429" Type="http://schemas.openxmlformats.org/officeDocument/2006/relationships/hyperlink" Target="https://www.teamviewer.com/en" TargetMode="External"/><Relationship Id="rId4636" Type="http://schemas.openxmlformats.org/officeDocument/2006/relationships/hyperlink" Target="https://github.com/dgraph-io/dgraph" TargetMode="External"/><Relationship Id="rId4843" Type="http://schemas.openxmlformats.org/officeDocument/2006/relationships/hyperlink" Target="http://nutch.apache.org/" TargetMode="External"/><Relationship Id="rId299" Type="http://schemas.openxmlformats.org/officeDocument/2006/relationships/hyperlink" Target="http://web.cs.ucdavis.edu/~gusfield/cs122f10/" TargetMode="External"/><Relationship Id="rId2187" Type="http://schemas.openxmlformats.org/officeDocument/2006/relationships/hyperlink" Target="https://github.com/josephmisiti/awesome-machine-learning" TargetMode="External"/><Relationship Id="rId2394" Type="http://schemas.openxmlformats.org/officeDocument/2006/relationships/hyperlink" Target="https://www.youtube.com/watch?v=CsF4pd7fGF0" TargetMode="External"/><Relationship Id="rId3238" Type="http://schemas.openxmlformats.org/officeDocument/2006/relationships/hyperlink" Target="http://atlas.media.mit.edu/en/" TargetMode="External"/><Relationship Id="rId3445" Type="http://schemas.openxmlformats.org/officeDocument/2006/relationships/hyperlink" Target="http://www.cs.cmu.edu/~enron/" TargetMode="External"/><Relationship Id="rId3652" Type="http://schemas.openxmlformats.org/officeDocument/2006/relationships/hyperlink" Target="http://bit.ly/1TCNmEY" TargetMode="External"/><Relationship Id="rId4703" Type="http://schemas.openxmlformats.org/officeDocument/2006/relationships/hyperlink" Target="http://traildb.io/" TargetMode="External"/><Relationship Id="rId159" Type="http://schemas.openxmlformats.org/officeDocument/2006/relationships/hyperlink" Target="http://users.ece.cmu.edu/~omutlu/" TargetMode="External"/><Relationship Id="rId366" Type="http://schemas.openxmlformats.org/officeDocument/2006/relationships/hyperlink" Target="http://www.cs.cornell.edu/courses/CS4300/2013fa/lectures/introduction.pdf" TargetMode="External"/><Relationship Id="rId573" Type="http://schemas.openxmlformats.org/officeDocument/2006/relationships/hyperlink" Target="http://www.cs.fsu.edu/~redwood/OffensiveComputerSecurity/assignments.html" TargetMode="External"/><Relationship Id="rId780" Type="http://schemas.openxmlformats.org/officeDocument/2006/relationships/hyperlink" Target="https://www.edx.org/course/artificial-intelligence-uc-berkeleyx-cs188-1x-0" TargetMode="External"/><Relationship Id="rId2047" Type="http://schemas.openxmlformats.org/officeDocument/2006/relationships/hyperlink" Target="http://nbviewer.ipython.org/github/donnemartin/data-science-ipython-notebooks/blob/master/scikit-learn/scikit-learn-svm.ipynb" TargetMode="External"/><Relationship Id="rId2254" Type="http://schemas.openxmlformats.org/officeDocument/2006/relationships/hyperlink" Target="https://github.com/josephmisiti/awesome-machine-learning" TargetMode="External"/><Relationship Id="rId2461" Type="http://schemas.openxmlformats.org/officeDocument/2006/relationships/hyperlink" Target="http://dimplejs.org/" TargetMode="External"/><Relationship Id="rId3305" Type="http://schemas.openxmlformats.org/officeDocument/2006/relationships/hyperlink" Target="https://openpaymentsdata.cms.gov/" TargetMode="External"/><Relationship Id="rId3512" Type="http://schemas.openxmlformats.org/officeDocument/2006/relationships/hyperlink" Target="http://cricsheet.org/" TargetMode="External"/><Relationship Id="rId4910" Type="http://schemas.openxmlformats.org/officeDocument/2006/relationships/hyperlink" Target="http://www.actian.com/products/operational-databases/" TargetMode="External"/><Relationship Id="rId226" Type="http://schemas.openxmlformats.org/officeDocument/2006/relationships/hyperlink" Target="http://www.cs.cornell.edu/courses/CS5114/2013sp/index.php" TargetMode="External"/><Relationship Id="rId433" Type="http://schemas.openxmlformats.org/officeDocument/2006/relationships/hyperlink" Target="http://www.cs.cornell.edu/courses/CS1115/2013fa/projects_and_exams.htm" TargetMode="External"/><Relationship Id="rId1063" Type="http://schemas.openxmlformats.org/officeDocument/2006/relationships/hyperlink" Target="http://ludovicarnold.altervista.org/home/" TargetMode="External"/><Relationship Id="rId1270" Type="http://schemas.openxmlformats.org/officeDocument/2006/relationships/hyperlink" Target="https://github.com/IDSIA/brainstorm" TargetMode="External"/><Relationship Id="rId2114" Type="http://schemas.openxmlformats.org/officeDocument/2006/relationships/hyperlink" Target="http://nbviewer.ipython.org/github/donnemartin/data-science-ipython-notebooks/blob/master/python-data/logs.ipynb" TargetMode="External"/><Relationship Id="rId640" Type="http://schemas.openxmlformats.org/officeDocument/2006/relationships/hyperlink" Target="http://cs.brown.edu/courses/csci1230/labs.html" TargetMode="External"/><Relationship Id="rId2321" Type="http://schemas.openxmlformats.org/officeDocument/2006/relationships/hyperlink" Target="https://github.com/JohnLangford/vowpal_wabbit/wiki" TargetMode="External"/><Relationship Id="rId4079" Type="http://schemas.openxmlformats.org/officeDocument/2006/relationships/hyperlink" Target="https://github.com/jianliaoim/talk-os" TargetMode="External"/><Relationship Id="rId4286" Type="http://schemas.openxmlformats.org/officeDocument/2006/relationships/hyperlink" Target="http://www.maxthon.cn/mac/" TargetMode="External"/><Relationship Id="rId500" Type="http://schemas.openxmlformats.org/officeDocument/2006/relationships/hyperlink" Target="https://www.youtube.com/playlist?list=PL2SOU6wwxB0v1kQTpqpuu5kEJo2i-iUyf" TargetMode="External"/><Relationship Id="rId1130" Type="http://schemas.openxmlformats.org/officeDocument/2006/relationships/hyperlink" Target="https://www.mpi-inf.mpg.de/departments/computer-vision-and-multimodal-computing/" TargetMode="External"/><Relationship Id="rId4493" Type="http://schemas.openxmlformats.org/officeDocument/2006/relationships/hyperlink" Target="https://github.com/onurakpolat/awesome-bigdata" TargetMode="External"/><Relationship Id="rId5337" Type="http://schemas.openxmlformats.org/officeDocument/2006/relationships/control" Target="activeX/activeX110.xml"/><Relationship Id="rId1947" Type="http://schemas.openxmlformats.org/officeDocument/2006/relationships/hyperlink" Target="http://stats.stackexchange.com/questions/tagged/vc-dimension" TargetMode="External"/><Relationship Id="rId3095" Type="http://schemas.openxmlformats.org/officeDocument/2006/relationships/hyperlink" Target="https://github.com/caesar0301/awesome-public-datasets" TargetMode="External"/><Relationship Id="rId4146" Type="http://schemas.openxmlformats.org/officeDocument/2006/relationships/hyperlink" Target="https://github.com/niltsh/MPlayerX" TargetMode="External"/><Relationship Id="rId4353" Type="http://schemas.openxmlformats.org/officeDocument/2006/relationships/hyperlink" Target="https://flexibits.com/fantastical" TargetMode="External"/><Relationship Id="rId4560" Type="http://schemas.openxmlformats.org/officeDocument/2006/relationships/hyperlink" Target="https://github.com/IBMStreams/streamsx.topology" TargetMode="External"/><Relationship Id="rId5404" Type="http://schemas.openxmlformats.org/officeDocument/2006/relationships/hyperlink" Target="https://www.codingame.com/training/machine-learning" TargetMode="External"/><Relationship Id="rId1807" Type="http://schemas.openxmlformats.org/officeDocument/2006/relationships/hyperlink" Target="https://en.wikipedia.org/wiki/Bag-of-words_model" TargetMode="External"/><Relationship Id="rId3162" Type="http://schemas.openxmlformats.org/officeDocument/2006/relationships/hyperlink" Target="http://www.ncdc.noaa.gov/data-access/model-data/model-datasets/numerical-weather-prediction" TargetMode="External"/><Relationship Id="rId4006" Type="http://schemas.openxmlformats.org/officeDocument/2006/relationships/hyperlink" Target="http://framerjs.com/" TargetMode="External"/><Relationship Id="rId4213" Type="http://schemas.openxmlformats.org/officeDocument/2006/relationships/hyperlink" Target="http://note.youdao.com/" TargetMode="External"/><Relationship Id="rId4420" Type="http://schemas.openxmlformats.org/officeDocument/2006/relationships/hyperlink" Target="http://lightheadsw.com/caffeine/" TargetMode="External"/><Relationship Id="rId290" Type="http://schemas.openxmlformats.org/officeDocument/2006/relationships/hyperlink" Target="http://compsci.hunter.cuny.edu/~sweiss/courses/csci335.php" TargetMode="External"/><Relationship Id="rId3022" Type="http://schemas.openxmlformats.org/officeDocument/2006/relationships/hyperlink" Target="https://www.sas.com/en_us/software/analytics/sentiment-analysis.html" TargetMode="External"/><Relationship Id="rId150" Type="http://schemas.openxmlformats.org/officeDocument/2006/relationships/hyperlink" Target="https://www.youtube.com/playlist?list=PLSE8ODhjZXjbisIGOepfnlbfxeH7TW-8O" TargetMode="External"/><Relationship Id="rId3979" Type="http://schemas.openxmlformats.org/officeDocument/2006/relationships/hyperlink" Target="https://github.com/fontforge" TargetMode="External"/><Relationship Id="rId5194" Type="http://schemas.openxmlformats.org/officeDocument/2006/relationships/control" Target="activeX/activeX52.xml"/><Relationship Id="rId2788" Type="http://schemas.openxmlformats.org/officeDocument/2006/relationships/hyperlink" Target="http://numba.pydata.org/" TargetMode="External"/><Relationship Id="rId2995" Type="http://schemas.openxmlformats.org/officeDocument/2006/relationships/hyperlink" Target="http://cran.r-project.org/web/packages/RoughSets/index.html" TargetMode="External"/><Relationship Id="rId3839" Type="http://schemas.openxmlformats.org/officeDocument/2006/relationships/hyperlink" Target="http://www.iterm2.com/" TargetMode="External"/><Relationship Id="rId5054" Type="http://schemas.openxmlformats.org/officeDocument/2006/relationships/hyperlink" Target="https://github.com/ZuzooVn/machine-learning-for-software-engineers" TargetMode="External"/><Relationship Id="rId967" Type="http://schemas.openxmlformats.org/officeDocument/2006/relationships/hyperlink" Target="http://arxiv.org/pdf/1503.04069v1.pdf" TargetMode="External"/><Relationship Id="rId1597" Type="http://schemas.openxmlformats.org/officeDocument/2006/relationships/hyperlink" Target="https://web.stanford.edu/~hastie/Papers/elasticnet.pdf" TargetMode="External"/><Relationship Id="rId2648" Type="http://schemas.openxmlformats.org/officeDocument/2006/relationships/hyperlink" Target="http://mmottl.github.io/gpr/" TargetMode="External"/><Relationship Id="rId2855" Type="http://schemas.openxmlformats.org/officeDocument/2006/relationships/hyperlink" Target="https://github.com/BRML/climin" TargetMode="External"/><Relationship Id="rId3906" Type="http://schemas.openxmlformats.org/officeDocument/2006/relationships/hyperlink" Target="https://github.com/sequelpro/sequelpro" TargetMode="External"/><Relationship Id="rId5261" Type="http://schemas.openxmlformats.org/officeDocument/2006/relationships/hyperlink" Target="https://www.youtube.com/playlist?list=PL2-dafEMk2A6Kc7pV6gHH-apBFxwFjKeY" TargetMode="External"/><Relationship Id="rId96" Type="http://schemas.openxmlformats.org/officeDocument/2006/relationships/hyperlink" Target="http://rust-class.org/index.html" TargetMode="External"/><Relationship Id="rId827" Type="http://schemas.openxmlformats.org/officeDocument/2006/relationships/hyperlink" Target="http://machinelearningmastery.com/" TargetMode="External"/><Relationship Id="rId1457" Type="http://schemas.openxmlformats.org/officeDocument/2006/relationships/hyperlink" Target="https://github.com/ujjwalkarn/Machine-Learning-Tutorials" TargetMode="External"/><Relationship Id="rId1664" Type="http://schemas.openxmlformats.org/officeDocument/2006/relationships/hyperlink" Target="https://devblogs.nvidia.com/parallelforall/introduction-neural-machine-translation-gpus-part-3/" TargetMode="External"/><Relationship Id="rId1871" Type="http://schemas.openxmlformats.org/officeDocument/2006/relationships/hyperlink" Target="https://en.wikipedia.org/wiki/Pruning_(decision_trees)" TargetMode="External"/><Relationship Id="rId2508" Type="http://schemas.openxmlformats.org/officeDocument/2006/relationships/hyperlink" Target="https://github.com/flurry/Lyric" TargetMode="External"/><Relationship Id="rId2715" Type="http://schemas.openxmlformats.org/officeDocument/2006/relationships/hyperlink" Target="http://spark.apache.org/docs/latest/mllib-guide.html" TargetMode="External"/><Relationship Id="rId2922" Type="http://schemas.openxmlformats.org/officeDocument/2006/relationships/hyperlink" Target="https://github.com/autumnai/leaf" TargetMode="External"/><Relationship Id="rId4070" Type="http://schemas.openxmlformats.org/officeDocument/2006/relationships/hyperlink" Target="https://imach.me/gohanapp/" TargetMode="External"/><Relationship Id="rId5121" Type="http://schemas.openxmlformats.org/officeDocument/2006/relationships/hyperlink" Target="http://machinelearningmastery.com/machine-learning-for-programmers/" TargetMode="External"/><Relationship Id="rId1317" Type="http://schemas.openxmlformats.org/officeDocument/2006/relationships/hyperlink" Target="https://medium.com/@ageitgey/machine-learning-is-fun-80ea3ec3c471" TargetMode="External"/><Relationship Id="rId1524" Type="http://schemas.openxmlformats.org/officeDocument/2006/relationships/hyperlink" Target="http://outlace.com/Simple-Genetic-Algorithm-Python-Addendum/" TargetMode="External"/><Relationship Id="rId1731" Type="http://schemas.openxmlformats.org/officeDocument/2006/relationships/hyperlink" Target="http://deeplearning4j.org/lstm.html" TargetMode="External"/><Relationship Id="rId4887" Type="http://schemas.openxmlformats.org/officeDocument/2006/relationships/hyperlink" Target="http://sphinxsearch.com/" TargetMode="External"/><Relationship Id="rId23" Type="http://schemas.openxmlformats.org/officeDocument/2006/relationships/hyperlink" Target="https://github.com/vinta/awesome-python" TargetMode="External"/><Relationship Id="rId3489" Type="http://schemas.openxmlformats.org/officeDocument/2006/relationships/hyperlink" Target="http://realitycommons.media.mit.edu/realitymining.html" TargetMode="External"/><Relationship Id="rId3696" Type="http://schemas.openxmlformats.org/officeDocument/2006/relationships/hyperlink" Target="https://github.com/jaywcjlove/awesome-mac/blob/master/README-zh.md" TargetMode="External"/><Relationship Id="rId4747" Type="http://schemas.openxmlformats.org/officeDocument/2006/relationships/hyperlink" Target="https://www.elastic.co/products/logstash" TargetMode="External"/><Relationship Id="rId2298" Type="http://schemas.openxmlformats.org/officeDocument/2006/relationships/hyperlink" Target="https://github.com/Microsoft/CNTK" TargetMode="External"/><Relationship Id="rId3349" Type="http://schemas.openxmlformats.org/officeDocument/2006/relationships/hyperlink" Target="http://missionlocal.org/san-francisco-restaurant-health-inspections/" TargetMode="External"/><Relationship Id="rId3556" Type="http://schemas.openxmlformats.org/officeDocument/2006/relationships/hyperlink" Target="http://www.quora.com/Where-can-I-find-large-datasets-open-to-the-public" TargetMode="External"/><Relationship Id="rId4954" Type="http://schemas.openxmlformats.org/officeDocument/2006/relationships/hyperlink" Target="https://github.com/Freeboard/freeboard" TargetMode="External"/><Relationship Id="rId172" Type="http://schemas.openxmlformats.org/officeDocument/2006/relationships/hyperlink" Target="http://www.seas.upenn.edu/~cis194/spring13/index.html" TargetMode="External"/><Relationship Id="rId477" Type="http://schemas.openxmlformats.org/officeDocument/2006/relationships/hyperlink" Target="http://web.mit.edu/6.005/www/fa16/" TargetMode="External"/><Relationship Id="rId684" Type="http://schemas.openxmlformats.org/officeDocument/2006/relationships/hyperlink" Target="http://video.bilkent.edu.tr/course_videos.php?courseid=10" TargetMode="External"/><Relationship Id="rId2060" Type="http://schemas.openxmlformats.org/officeDocument/2006/relationships/hyperlink" Target="http://nbviewer.ipython.org/github/donnemartin/data-science-ipython-notebooks/blob/master/pandas/pandas.ipynb" TargetMode="External"/><Relationship Id="rId2158" Type="http://schemas.openxmlformats.org/officeDocument/2006/relationships/hyperlink" Target="https://docs.continuum.io/anaconda/install" TargetMode="External"/><Relationship Id="rId2365" Type="http://schemas.openxmlformats.org/officeDocument/2006/relationships/hyperlink" Target="https://github.com/reiver/go-porterstemmer" TargetMode="External"/><Relationship Id="rId3111" Type="http://schemas.openxmlformats.org/officeDocument/2006/relationships/hyperlink" Target="http://www.completegenomics.com/public-data/69-genomes/" TargetMode="External"/><Relationship Id="rId3209" Type="http://schemas.openxmlformats.org/officeDocument/2006/relationships/hyperlink" Target="http://netflixprize.com/leaderboard.html" TargetMode="External"/><Relationship Id="rId3763" Type="http://schemas.openxmlformats.org/officeDocument/2006/relationships/hyperlink" Target="https://plugins.jetbrains.com/plugin/7294?pr=webStorm" TargetMode="External"/><Relationship Id="rId3970" Type="http://schemas.openxmlformats.org/officeDocument/2006/relationships/hyperlink" Target="https://www.gimp.org/" TargetMode="External"/><Relationship Id="rId4607" Type="http://schemas.openxmlformats.org/officeDocument/2006/relationships/hyperlink" Target="https://github.com/caskdata/tephra" TargetMode="External"/><Relationship Id="rId4814" Type="http://schemas.openxmlformats.org/officeDocument/2006/relationships/hyperlink" Target="https://github.com/SWIMProjectUCB/SWIM/wiki" TargetMode="External"/><Relationship Id="rId337" Type="http://schemas.openxmlformats.org/officeDocument/2006/relationships/hyperlink" Target="http://ocw.mit.edu/courses/electrical-engineering-and-computer-science/6-854j-advanced-algorithms-fall-2005/download-course-materials/" TargetMode="External"/><Relationship Id="rId891" Type="http://schemas.openxmlformats.org/officeDocument/2006/relationships/hyperlink" Target="https://github.com/ChristosChristofidis/awesome-deep-learning" TargetMode="External"/><Relationship Id="rId989" Type="http://schemas.openxmlformats.org/officeDocument/2006/relationships/hyperlink" Target="https://arxiv.org/abs/1704.04861" TargetMode="External"/><Relationship Id="rId2018" Type="http://schemas.openxmlformats.org/officeDocument/2006/relationships/hyperlink" Target="http://nbviewer.ipython.org/github/donnemartin/data-science-ipython-notebooks/blob/master/deep-learning/tensor-flow-exercises/5_word2vec.ipynb" TargetMode="External"/><Relationship Id="rId2572" Type="http://schemas.openxmlformats.org/officeDocument/2006/relationships/hyperlink" Target="https://github.com/clementfarabet/lua---nnx" TargetMode="External"/><Relationship Id="rId2877" Type="http://schemas.openxmlformats.org/officeDocument/2006/relationships/hyperlink" Target="https://github.com/zygmuntz/kaggle-advertised-salaries" TargetMode="External"/><Relationship Id="rId3416" Type="http://schemas.openxmlformats.org/officeDocument/2006/relationships/hyperlink" Target="http://www.kdnuggets.com/datasets/index.html" TargetMode="External"/><Relationship Id="rId3623" Type="http://schemas.openxmlformats.org/officeDocument/2006/relationships/hyperlink" Target="http://ibug.doc.ic.ac.uk/media/uploads/documents/trigeorgis2016mnemonic.pdf" TargetMode="External"/><Relationship Id="rId3830" Type="http://schemas.openxmlformats.org/officeDocument/2006/relationships/hyperlink" Target="http://insomnia.rest/" TargetMode="External"/><Relationship Id="rId5076" Type="http://schemas.openxmlformats.org/officeDocument/2006/relationships/hyperlink" Target="https://www.quora.com/Can-I-learn-and-get-a-job-in-Machine-Learning-without-studying-CS-Master-and-PhD/answer/Drac-Smith?srid=oT0p" TargetMode="External"/><Relationship Id="rId5283" Type="http://schemas.openxmlformats.org/officeDocument/2006/relationships/control" Target="activeX/activeX85.xml"/><Relationship Id="rId544" Type="http://schemas.openxmlformats.org/officeDocument/2006/relationships/hyperlink" Target="https://github.com/torch/torch7/wiki/Cheatsheet" TargetMode="External"/><Relationship Id="rId751" Type="http://schemas.openxmlformats.org/officeDocument/2006/relationships/hyperlink" Target="http://www.informatics.indiana.edu/rocha/i-bic/" TargetMode="External"/><Relationship Id="rId849" Type="http://schemas.openxmlformats.org/officeDocument/2006/relationships/hyperlink" Target="http://www.springer.com/journal/11023" TargetMode="External"/><Relationship Id="rId1174" Type="http://schemas.openxmlformats.org/officeDocument/2006/relationships/hyperlink" Target="http://www-i6.informatik.rwth-aachen.de/~dreuw/database.html" TargetMode="External"/><Relationship Id="rId1381" Type="http://schemas.openxmlformats.org/officeDocument/2006/relationships/hyperlink" Target="http://www.cs.utoronto.ca/~gkoch/files/msc-thesis.pdf" TargetMode="External"/><Relationship Id="rId1479" Type="http://schemas.openxmlformats.org/officeDocument/2006/relationships/hyperlink" Target="https://github.com/ujjwalkarn/Machine-Learning-Tutorials" TargetMode="External"/><Relationship Id="rId1686" Type="http://schemas.openxmlformats.org/officeDocument/2006/relationships/hyperlink" Target="https://github.com/chetannaik/learning_torch" TargetMode="External"/><Relationship Id="rId2225" Type="http://schemas.openxmlformats.org/officeDocument/2006/relationships/hyperlink" Target="https://github.com/josephmisiti/awesome-machine-learning" TargetMode="External"/><Relationship Id="rId2432" Type="http://schemas.openxmlformats.org/officeDocument/2006/relationships/hyperlink" Target="https://github.com/padreati/rapaio" TargetMode="External"/><Relationship Id="rId3928" Type="http://schemas.openxmlformats.org/officeDocument/2006/relationships/hyperlink" Target="http://mongotron.io/" TargetMode="External"/><Relationship Id="rId4092" Type="http://schemas.openxmlformats.org/officeDocument/2006/relationships/hyperlink" Target="https://github.com/saenzramiro/rambox" TargetMode="External"/><Relationship Id="rId5143" Type="http://schemas.openxmlformats.org/officeDocument/2006/relationships/control" Target="activeX/activeX27.xml"/><Relationship Id="rId5350" Type="http://schemas.openxmlformats.org/officeDocument/2006/relationships/hyperlink" Target="https://ragle.sanukcode.net/articles/machine-learning-self-study-resources/" TargetMode="External"/><Relationship Id="rId404" Type="http://schemas.openxmlformats.org/officeDocument/2006/relationships/hyperlink" Target="http://see.stanford.edu/see/lecturelist.aspx?coll=824a47e1-135f-4508-a5aa-866adcae1111" TargetMode="External"/><Relationship Id="rId611" Type="http://schemas.openxmlformats.org/officeDocument/2006/relationships/hyperlink" Target="http://css.csail.mit.edu/6.858/2014/projects.html" TargetMode="External"/><Relationship Id="rId1034" Type="http://schemas.openxmlformats.org/officeDocument/2006/relationships/hyperlink" Target="http://music.ece.drexel.edu/people/eschmidt" TargetMode="External"/><Relationship Id="rId1241" Type="http://schemas.openxmlformats.org/officeDocument/2006/relationships/hyperlink" Target="https://github.com/openimages/dataset" TargetMode="External"/><Relationship Id="rId1339" Type="http://schemas.openxmlformats.org/officeDocument/2006/relationships/hyperlink" Target="https://pdfs.semanticscholar.org/f832/b16cb367802609d91d400085eb87d630212a.pdf" TargetMode="External"/><Relationship Id="rId1893" Type="http://schemas.openxmlformats.org/officeDocument/2006/relationships/hyperlink" Target="http://www.stats.org.uk/bayesian/Jordan.pdf" TargetMode="External"/><Relationship Id="rId2737" Type="http://schemas.openxmlformats.org/officeDocument/2006/relationships/hyperlink" Target="https://github.com/muricoca/crab" TargetMode="External"/><Relationship Id="rId2944" Type="http://schemas.openxmlformats.org/officeDocument/2006/relationships/hyperlink" Target="http://cran.r-project.org/web/packages/evtree/index.html" TargetMode="External"/><Relationship Id="rId4397" Type="http://schemas.openxmlformats.org/officeDocument/2006/relationships/hyperlink" Target="https://www.trankynam.com/xtrafinder/" TargetMode="External"/><Relationship Id="rId5003" Type="http://schemas.openxmlformats.org/officeDocument/2006/relationships/hyperlink" Target="http://db.disi.unitn.eu/pages/VLDBProgram/pdf/industry/p871-curtiss.pdf" TargetMode="External"/><Relationship Id="rId5210" Type="http://schemas.openxmlformats.org/officeDocument/2006/relationships/hyperlink" Target="http://seat.massey.ac.nz/personal/s.r.marsland/MLbook.html" TargetMode="External"/><Relationship Id="rId5448" Type="http://schemas.openxmlformats.org/officeDocument/2006/relationships/hyperlink" Target="https://resources.workable.com/machine-learning-engineer-interview-questions" TargetMode="External"/><Relationship Id="rId709" Type="http://schemas.openxmlformats.org/officeDocument/2006/relationships/hyperlink" Target="http://www.cs.cornell.edu/~bindel/class/cs5220-f11/lectures.html" TargetMode="External"/><Relationship Id="rId916" Type="http://schemas.openxmlformats.org/officeDocument/2006/relationships/hyperlink" Target="https://developer.nvidia.com/deep-learning-courses" TargetMode="External"/><Relationship Id="rId1101" Type="http://schemas.openxmlformats.org/officeDocument/2006/relationships/hyperlink" Target="http://www.cs.toronto.edu/~tang/" TargetMode="External"/><Relationship Id="rId1546" Type="http://schemas.openxmlformats.org/officeDocument/2006/relationships/hyperlink" Target="http://alexminnaar.com/" TargetMode="External"/><Relationship Id="rId1753" Type="http://schemas.openxmlformats.org/officeDocument/2006/relationships/hyperlink" Target="http://devblogs.nvidia.com/parallelforall/understanding-natural-language-deep-neural-networks-using-torch/" TargetMode="External"/><Relationship Id="rId1960" Type="http://schemas.openxmlformats.org/officeDocument/2006/relationships/hyperlink" Target="http://stats.stackexchange.com/questions/517/unsupervised-supervised-and-semi-supervised-learning" TargetMode="External"/><Relationship Id="rId2804" Type="http://schemas.openxmlformats.org/officeDocument/2006/relationships/hyperlink" Target="https://d3js.org/" TargetMode="External"/><Relationship Id="rId4257" Type="http://schemas.openxmlformats.org/officeDocument/2006/relationships/hyperlink" Target="https://github.com/soimort/you-get" TargetMode="External"/><Relationship Id="rId4464" Type="http://schemas.openxmlformats.org/officeDocument/2006/relationships/hyperlink" Target="http://appshopper.com/" TargetMode="External"/><Relationship Id="rId4671" Type="http://schemas.openxmlformats.org/officeDocument/2006/relationships/hyperlink" Target="https://www.citusdata.com/" TargetMode="External"/><Relationship Id="rId5308" Type="http://schemas.openxmlformats.org/officeDocument/2006/relationships/hyperlink" Target="https://metacademy.org/roadmaps/cjrd/coursera_ml_supplement" TargetMode="External"/><Relationship Id="rId45" Type="http://schemas.openxmlformats.org/officeDocument/2006/relationships/image" Target="media/image4.png"/><Relationship Id="rId1406" Type="http://schemas.openxmlformats.org/officeDocument/2006/relationships/hyperlink" Target="http://arxiv.org/pdf/1604.01802" TargetMode="External"/><Relationship Id="rId1613" Type="http://schemas.openxmlformats.org/officeDocument/2006/relationships/hyperlink" Target="http://stats.stackexchange.com/questions/103459/how-do-i-know-which-method-of-cross-validation-is-best" TargetMode="External"/><Relationship Id="rId1820" Type="http://schemas.openxmlformats.org/officeDocument/2006/relationships/hyperlink" Target="http://deeplearning4j.org/zh-sentiment_analysis_word2vec.html" TargetMode="External"/><Relationship Id="rId3066" Type="http://schemas.openxmlformats.org/officeDocument/2006/relationships/hyperlink" Target="https://github.com/PerfectlySoft/Perfect-TensorFlow" TargetMode="External"/><Relationship Id="rId3273" Type="http://schemas.openxmlformats.org/officeDocument/2006/relationships/hyperlink" Target="http://download.geofabrik.de/" TargetMode="External"/><Relationship Id="rId3480" Type="http://schemas.openxmlformats.org/officeDocument/2006/relationships/hyperlink" Target="https://data.hdx.rwlabs.org/" TargetMode="External"/><Relationship Id="rId4117" Type="http://schemas.openxmlformats.org/officeDocument/2006/relationships/hyperlink" Target="https://coppertino.com/vox/mac" TargetMode="External"/><Relationship Id="rId4324" Type="http://schemas.openxmlformats.org/officeDocument/2006/relationships/hyperlink" Target="https://itunes.apple.com/cn/app/freevpn-plus-%E6%B0%B8%E4%B8%8D%E8%BF%87%E6%9C%9Fmac%E5%85%8D%E8%B4%B9vpn/id1202726435" TargetMode="External"/><Relationship Id="rId4531" Type="http://schemas.openxmlformats.org/officeDocument/2006/relationships/hyperlink" Target="http://storm.apache.org/" TargetMode="External"/><Relationship Id="rId4769" Type="http://schemas.openxmlformats.org/officeDocument/2006/relationships/hyperlink" Target="https://twitter.github.io/finagle/" TargetMode="External"/><Relationship Id="rId4976" Type="http://schemas.openxmlformats.org/officeDocument/2006/relationships/hyperlink" Target="https://github.com/ZEPL/zeppelin" TargetMode="External"/><Relationship Id="rId194" Type="http://schemas.openxmlformats.org/officeDocument/2006/relationships/hyperlink" Target="http://cs.brown.edu/courses/cs173/2012/book/" TargetMode="External"/><Relationship Id="rId1918" Type="http://schemas.openxmlformats.org/officeDocument/2006/relationships/hyperlink" Target="https://www.kaggle.com/c/higgs-boson/forums/t/9497/r-s-gbm-vs-python-s-xgboost" TargetMode="External"/><Relationship Id="rId2082" Type="http://schemas.openxmlformats.org/officeDocument/2006/relationships/hyperlink" Target="http://nbviewer.jupyter.org/github/donnemartin/data-science-ipython-notebooks/blob/master/matplotlib/04.02-Simple-Scatter-Plots.ipynb" TargetMode="External"/><Relationship Id="rId3133" Type="http://schemas.openxmlformats.org/officeDocument/2006/relationships/hyperlink" Target="http://www.pathguide.org/" TargetMode="External"/><Relationship Id="rId3578" Type="http://schemas.openxmlformats.org/officeDocument/2006/relationships/hyperlink" Target="http://web.stanford.edu/class/cs20si/syllabus.html" TargetMode="External"/><Relationship Id="rId3785" Type="http://schemas.openxmlformats.org/officeDocument/2006/relationships/hyperlink" Target="https://github.com/2ndalpha/gasmask" TargetMode="External"/><Relationship Id="rId3992" Type="http://schemas.openxmlformats.org/officeDocument/2006/relationships/hyperlink" Target="https://sparkleapp.com/" TargetMode="External"/><Relationship Id="rId4629" Type="http://schemas.openxmlformats.org/officeDocument/2006/relationships/hyperlink" Target="https://github.com/pingcap/tikv" TargetMode="External"/><Relationship Id="rId4836" Type="http://schemas.openxmlformats.org/officeDocument/2006/relationships/hyperlink" Target="https://www.youtube.com/watch?v=0ZFMlO98Jkc" TargetMode="External"/><Relationship Id="rId261" Type="http://schemas.openxmlformats.org/officeDocument/2006/relationships/hyperlink" Target="https://archive.org/details/ucberkeley-webcast-PL-XXv-cvA_iC2Khb1B5NnbE7SHPQ1-W17" TargetMode="External"/><Relationship Id="rId499" Type="http://schemas.openxmlformats.org/officeDocument/2006/relationships/hyperlink" Target="http://people.seas.harvard.edu/~minilek/cs229r/fall15/lec.html" TargetMode="External"/><Relationship Id="rId2387" Type="http://schemas.openxmlformats.org/officeDocument/2006/relationships/hyperlink" Target="https://wiki.haskell.org/HNN" TargetMode="External"/><Relationship Id="rId2594" Type="http://schemas.openxmlformats.org/officeDocument/2006/relationships/hyperlink" Target="https://github.com/sermanet/OverFeat" TargetMode="External"/><Relationship Id="rId3340" Type="http://schemas.openxmlformats.org/officeDocument/2006/relationships/hyperlink" Target="https://www.lendingclub.com/info/download-data.action" TargetMode="External"/><Relationship Id="rId3438" Type="http://schemas.openxmlformats.org/officeDocument/2006/relationships/hyperlink" Target="https://certificates.theodi.org/en/datasets" TargetMode="External"/><Relationship Id="rId3645" Type="http://schemas.openxmlformats.org/officeDocument/2006/relationships/hyperlink" Target="https://github.com/tensorflow/models/tree/master/syntaxnet" TargetMode="External"/><Relationship Id="rId3852" Type="http://schemas.openxmlformats.org/officeDocument/2006/relationships/hyperlink" Target="http://www.cakebrew.com/" TargetMode="External"/><Relationship Id="rId5098" Type="http://schemas.openxmlformats.org/officeDocument/2006/relationships/control" Target="activeX/activeX5.xml"/><Relationship Id="rId359" Type="http://schemas.openxmlformats.org/officeDocument/2006/relationships/hyperlink" Target="http://www.cs.cornell.edu/courses/CS3110/2014fa/lecture_notes.php" TargetMode="External"/><Relationship Id="rId566" Type="http://schemas.openxmlformats.org/officeDocument/2006/relationships/hyperlink" Target="http://web.stanford.edu/class/cs276/index.html" TargetMode="External"/><Relationship Id="rId773" Type="http://schemas.openxmlformats.org/officeDocument/2006/relationships/hyperlink" Target="https://github.com/owainlewis/awesome-artificial-intelligence" TargetMode="External"/><Relationship Id="rId1196" Type="http://schemas.openxmlformats.org/officeDocument/2006/relationships/hyperlink" Target="http://www.designrepository.org/" TargetMode="External"/><Relationship Id="rId2247" Type="http://schemas.openxmlformats.org/officeDocument/2006/relationships/hyperlink" Target="https://github.com/josephmisiti/awesome-machine-learning" TargetMode="External"/><Relationship Id="rId2454" Type="http://schemas.openxmlformats.org/officeDocument/2006/relationships/hyperlink" Target="https://market.mashape.com/japerk/text-processing/support" TargetMode="External"/><Relationship Id="rId2899" Type="http://schemas.openxmlformats.org/officeDocument/2006/relationships/hyperlink" Target="https://github.com/twitter/twitter-text-rb" TargetMode="External"/><Relationship Id="rId3200" Type="http://schemas.openxmlformats.org/officeDocument/2006/relationships/hyperlink" Target="https://github.com/duyetdev/bruteforce-database" TargetMode="External"/><Relationship Id="rId3505" Type="http://schemas.openxmlformats.org/officeDocument/2006/relationships/hyperlink" Target="http://www.upjohn.org/services/resources/employment-research-data-center" TargetMode="External"/><Relationship Id="rId4903" Type="http://schemas.openxmlformats.org/officeDocument/2006/relationships/hyperlink" Target="http://www.timescale.com/" TargetMode="External"/><Relationship Id="rId121" Type="http://schemas.openxmlformats.org/officeDocument/2006/relationships/hyperlink" Target="https://www.ops-class.org/exams/" TargetMode="External"/><Relationship Id="rId219" Type="http://schemas.openxmlformats.org/officeDocument/2006/relationships/hyperlink" Target="http://www.cs.cornell.edu/courses/CS4120/2013fa/homework.html" TargetMode="External"/><Relationship Id="rId426" Type="http://schemas.openxmlformats.org/officeDocument/2006/relationships/hyperlink" Target="http://www.cs.cornell.edu/courses/CS1112/2014fa/syllabus.html" TargetMode="External"/><Relationship Id="rId633" Type="http://schemas.openxmlformats.org/officeDocument/2006/relationships/hyperlink" Target="https://alliance.seas.upenn.edu/~cis581/wiki/index.php?title=Schedule" TargetMode="External"/><Relationship Id="rId980" Type="http://schemas.openxmlformats.org/officeDocument/2006/relationships/hyperlink" Target="http://arxiv.org/pdf/1507.01273v1" TargetMode="External"/><Relationship Id="rId1056" Type="http://schemas.openxmlformats.org/officeDocument/2006/relationships/hyperlink" Target="http://aclab.ca/users/josh/index.html" TargetMode="External"/><Relationship Id="rId1263" Type="http://schemas.openxmlformats.org/officeDocument/2006/relationships/hyperlink" Target="http://keras.io/" TargetMode="External"/><Relationship Id="rId2107" Type="http://schemas.openxmlformats.org/officeDocument/2006/relationships/hyperlink" Target="http://nbviewer.jupyter.org/github/donnemartin/data-science-ipython-notebooks/blob/master/numpy/02.09-Structured-Data-NumPy.ipynb" TargetMode="External"/><Relationship Id="rId2314" Type="http://schemas.openxmlformats.org/officeDocument/2006/relationships/hyperlink" Target="https://github.com/chihming/proNet-core" TargetMode="External"/><Relationship Id="rId2661" Type="http://schemas.openxmlformats.org/officeDocument/2006/relationships/hyperlink" Target="https://metacpan.org/pod/Paws::MachineLearning" TargetMode="External"/><Relationship Id="rId2759" Type="http://schemas.openxmlformats.org/officeDocument/2006/relationships/hyperlink" Target="https://github.com/Theano/Theano/" TargetMode="External"/><Relationship Id="rId2966" Type="http://schemas.openxmlformats.org/officeDocument/2006/relationships/hyperlink" Target="http://cran.r-project.org/web/packages/LogicReg/index.html" TargetMode="External"/><Relationship Id="rId3712" Type="http://schemas.openxmlformats.org/officeDocument/2006/relationships/hyperlink" Target="https://github.com/jaywcjlove/awesome-mac" TargetMode="External"/><Relationship Id="rId5165" Type="http://schemas.openxmlformats.org/officeDocument/2006/relationships/control" Target="activeX/activeX38.xml"/><Relationship Id="rId5372" Type="http://schemas.openxmlformats.org/officeDocument/2006/relationships/control" Target="activeX/activeX127.xml"/><Relationship Id="rId840" Type="http://schemas.openxmlformats.org/officeDocument/2006/relationships/hyperlink" Target="http://www.springer.com/journal/10462" TargetMode="External"/><Relationship Id="rId938" Type="http://schemas.openxmlformats.org/officeDocument/2006/relationships/hyperlink" Target="https://www.youtube.com/watch?v=wZfVBwOO0-k" TargetMode="External"/><Relationship Id="rId1470" Type="http://schemas.openxmlformats.org/officeDocument/2006/relationships/hyperlink" Target="https://github.com/ujjwalkarn/Machine-Learning-Tutorials" TargetMode="External"/><Relationship Id="rId1568" Type="http://schemas.openxmlformats.org/officeDocument/2006/relationships/hyperlink" Target="http://blog.kaggle.com/2015/10/05/grasp-and-lift-eeg-detection-winners-interview-3rd-place-team-hedj/" TargetMode="External"/><Relationship Id="rId1775" Type="http://schemas.openxmlformats.org/officeDocument/2006/relationships/hyperlink" Target="https://github.com/cs231n/cs231n.github.io" TargetMode="External"/><Relationship Id="rId2521" Type="http://schemas.openxmlformats.org/officeDocument/2006/relationships/hyperlink" Target="https://github.com/compressed/BackpropNeuralNet.jl" TargetMode="External"/><Relationship Id="rId2619" Type="http://schemas.openxmlformats.org/officeDocument/2006/relationships/hyperlink" Target="https://github.com/covartech/PRT" TargetMode="External"/><Relationship Id="rId2826" Type="http://schemas.openxmlformats.org/officeDocument/2006/relationships/hyperlink" Target="https://github.com/sevamoo/SOMPY" TargetMode="External"/><Relationship Id="rId4181" Type="http://schemas.openxmlformats.org/officeDocument/2006/relationships/hyperlink" Target="https://github.com/BoostIO/Boostnote" TargetMode="External"/><Relationship Id="rId4279" Type="http://schemas.openxmlformats.org/officeDocument/2006/relationships/hyperlink" Target="http://matthewpalmer.net/rocket/" TargetMode="External"/><Relationship Id="rId5025" Type="http://schemas.openxmlformats.org/officeDocument/2006/relationships/hyperlink" Target="http://www.read.seas.harvard.edu/~kohler/class/cs239-w08/decandia07dynamo.pdf" TargetMode="External"/><Relationship Id="rId5232" Type="http://schemas.openxmlformats.org/officeDocument/2006/relationships/control" Target="activeX/activeX64.xml"/><Relationship Id="rId67" Type="http://schemas.openxmlformats.org/officeDocument/2006/relationships/hyperlink" Target="https://inst.eecs.berkeley.edu/~cs168/fa14/" TargetMode="External"/><Relationship Id="rId700" Type="http://schemas.openxmlformats.org/officeDocument/2006/relationships/hyperlink" Target="http://www.cs.cornell.edu/courses/CS4860/2012fa/" TargetMode="External"/><Relationship Id="rId1123" Type="http://schemas.openxmlformats.org/officeDocument/2006/relationships/hyperlink" Target="http://www.nrl.navy.mil/itd/aic/" TargetMode="External"/><Relationship Id="rId1330" Type="http://schemas.openxmlformats.org/officeDocument/2006/relationships/hyperlink" Target="http://arxiv.org/pdf/1303.5778.pdf" TargetMode="External"/><Relationship Id="rId1428" Type="http://schemas.openxmlformats.org/officeDocument/2006/relationships/hyperlink" Target="http://arxiv.org/pdf/1509.06825" TargetMode="External"/><Relationship Id="rId1635" Type="http://schemas.openxmlformats.org/officeDocument/2006/relationships/hyperlink" Target="http://ufldl.stanford.edu/tutorial/" TargetMode="External"/><Relationship Id="rId1982" Type="http://schemas.openxmlformats.org/officeDocument/2006/relationships/hyperlink" Target="https://github.com/donnemartin/data-science-ipython-notebooks" TargetMode="External"/><Relationship Id="rId3088" Type="http://schemas.openxmlformats.org/officeDocument/2006/relationships/hyperlink" Target="https://github.com/caesar0301/awesome-public-datasets" TargetMode="External"/><Relationship Id="rId4041" Type="http://schemas.openxmlformats.org/officeDocument/2006/relationships/hyperlink" Target="http://teampaper.me/snap/" TargetMode="External"/><Relationship Id="rId4486" Type="http://schemas.openxmlformats.org/officeDocument/2006/relationships/hyperlink" Target="https://github.com/onurakpolat/awesome-bigdata" TargetMode="External"/><Relationship Id="rId4693" Type="http://schemas.openxmlformats.org/officeDocument/2006/relationships/hyperlink" Target="http://axibase.com/products/axibase-time-series-database/" TargetMode="External"/><Relationship Id="rId1842" Type="http://schemas.openxmlformats.org/officeDocument/2006/relationships/hyperlink" Target="http://stats.stackexchange.com/questions/57438/why-is-svm-not-so-good-as-decision-tree-on-the-same-data" TargetMode="External"/><Relationship Id="rId3295" Type="http://schemas.openxmlformats.org/officeDocument/2006/relationships/hyperlink" Target="http://www.ehdp.com/vitalnet/datasets.htm" TargetMode="External"/><Relationship Id="rId4139" Type="http://schemas.openxmlformats.org/officeDocument/2006/relationships/hyperlink" Target="http://www.videolan.org/index.html" TargetMode="External"/><Relationship Id="rId4346" Type="http://schemas.openxmlformats.org/officeDocument/2006/relationships/hyperlink" Target="https://github.com/vanshg/MacAssistant/releases" TargetMode="External"/><Relationship Id="rId4553" Type="http://schemas.openxmlformats.org/officeDocument/2006/relationships/hyperlink" Target="http://www.onyxplatform.org/" TargetMode="External"/><Relationship Id="rId4760" Type="http://schemas.openxmlformats.org/officeDocument/2006/relationships/hyperlink" Target="http://zookeeper.apache.org/" TargetMode="External"/><Relationship Id="rId4998" Type="http://schemas.openxmlformats.org/officeDocument/2006/relationships/hyperlink" Target="http://static.druid.io/docs/druid.pdf" TargetMode="External"/><Relationship Id="rId1702" Type="http://schemas.openxmlformats.org/officeDocument/2006/relationships/hyperlink" Target="https://github.com/BinRoot/TensorFlow-Book" TargetMode="External"/><Relationship Id="rId3155" Type="http://schemas.openxmlformats.org/officeDocument/2006/relationships/hyperlink" Target="http://weather.gc.ca/grib/index_e.html" TargetMode="External"/><Relationship Id="rId3362" Type="http://schemas.openxmlformats.org/officeDocument/2006/relationships/hyperlink" Target="http://www.clips.uantwerpen.be/datasets/csi-corpus" TargetMode="External"/><Relationship Id="rId4206" Type="http://schemas.openxmlformats.org/officeDocument/2006/relationships/hyperlink" Target="http://happenapps.com/" TargetMode="External"/><Relationship Id="rId4413" Type="http://schemas.openxmlformats.org/officeDocument/2006/relationships/hyperlink" Target="http://www.tuxera.com/products/tuxera-ntfs-for-mac/" TargetMode="External"/><Relationship Id="rId4620" Type="http://schemas.openxmlformats.org/officeDocument/2006/relationships/hyperlink" Target="https://github.com/rescrv/HyperDex" TargetMode="External"/><Relationship Id="rId4858" Type="http://schemas.openxmlformats.org/officeDocument/2006/relationships/hyperlink" Target="https://github.com/influxdata/kapacitor" TargetMode="External"/><Relationship Id="rId283" Type="http://schemas.openxmlformats.org/officeDocument/2006/relationships/hyperlink" Target="http://www-scf.usc.edu/~csci104/20142/labs" TargetMode="External"/><Relationship Id="rId490" Type="http://schemas.openxmlformats.org/officeDocument/2006/relationships/hyperlink" Target="http://cm.dce.harvard.edu/2014/01/14328/publicationListing.shtml" TargetMode="External"/><Relationship Id="rId2171" Type="http://schemas.openxmlformats.org/officeDocument/2006/relationships/hyperlink" Target="https://github.com/BinRoot/TensorFlow-Book" TargetMode="External"/><Relationship Id="rId3015" Type="http://schemas.openxmlformats.org/officeDocument/2006/relationships/hyperlink" Target="https://www.sas.com/en_us/software/enterprise-miner.html" TargetMode="External"/><Relationship Id="rId3222" Type="http://schemas.openxmlformats.org/officeDocument/2006/relationships/hyperlink" Target="http://earthquake.usgs.gov/earthquakes/search/" TargetMode="External"/><Relationship Id="rId3667" Type="http://schemas.openxmlformats.org/officeDocument/2006/relationships/hyperlink" Target="http://arxiv.org/abs/1603.02339" TargetMode="External"/><Relationship Id="rId3874" Type="http://schemas.openxmlformats.org/officeDocument/2006/relationships/hyperlink" Target="https://git-scm.com/" TargetMode="External"/><Relationship Id="rId4718" Type="http://schemas.openxmlformats.org/officeDocument/2006/relationships/hyperlink" Target="http://www.cascading.org/projects/lingual/" TargetMode="External"/><Relationship Id="rId4925" Type="http://schemas.openxmlformats.org/officeDocument/2006/relationships/hyperlink" Target="http://www.pentaho.com/" TargetMode="External"/><Relationship Id="rId143" Type="http://schemas.openxmlformats.org/officeDocument/2006/relationships/hyperlink" Target="http://15418.courses.cs.cmu.edu/spring2015/reading" TargetMode="External"/><Relationship Id="rId350" Type="http://schemas.openxmlformats.org/officeDocument/2006/relationships/hyperlink" Target="https://courses.engr.illinois.edu/cs173/fa2014/A-lecture/Exams/index.html" TargetMode="External"/><Relationship Id="rId588" Type="http://schemas.openxmlformats.org/officeDocument/2006/relationships/hyperlink" Target="https://github.com/RPISEC/MBE/tree/master/src" TargetMode="External"/><Relationship Id="rId795" Type="http://schemas.openxmlformats.org/officeDocument/2006/relationships/hyperlink" Target="http://www.amazon.com/How-Create-Mind-Thought-Revealed/dp/0143124048/ref=pd_sim_14_3?ie=UTF8&amp;refRID=0QY72H7NGRYH79R7S3K7" TargetMode="External"/><Relationship Id="rId2031" Type="http://schemas.openxmlformats.org/officeDocument/2006/relationships/hyperlink" Target="https://nbviewer.jupyter.org/github/donnemartin/data-science-ipython-notebooks/blob/master/deep-learning/keras-tutorial/1.2%20Introduction%20-%20Theano.ipynb" TargetMode="External"/><Relationship Id="rId2269" Type="http://schemas.openxmlformats.org/officeDocument/2006/relationships/hyperlink" Target="https://github.com/josephmisiti/awesome-machine-learning" TargetMode="External"/><Relationship Id="rId2476" Type="http://schemas.openxmlformats.org/officeDocument/2006/relationships/hyperlink" Target="http://www.fusioncharts.com/" TargetMode="External"/><Relationship Id="rId2683" Type="http://schemas.openxmlformats.org/officeDocument/2006/relationships/hyperlink" Target="http://konlpy.org/" TargetMode="External"/><Relationship Id="rId2890" Type="http://schemas.openxmlformats.org/officeDocument/2006/relationships/hyperlink" Target="https://github.com/openai/universe" TargetMode="External"/><Relationship Id="rId3527" Type="http://schemas.openxmlformats.org/officeDocument/2006/relationships/hyperlink" Target="http://stat-computing.org/dataexpo/2009/the-data.html" TargetMode="External"/><Relationship Id="rId3734" Type="http://schemas.openxmlformats.org/officeDocument/2006/relationships/hyperlink" Target="http://brackets.io/" TargetMode="External"/><Relationship Id="rId3941" Type="http://schemas.openxmlformats.org/officeDocument/2006/relationships/hyperlink" Target="https://github.com/gcollazo/mongodbapp" TargetMode="External"/><Relationship Id="rId5187" Type="http://schemas.openxmlformats.org/officeDocument/2006/relationships/hyperlink" Target="https://gab41.lab41.org/the-10-algorithms-machine-learning-engineers-need-to-know-f4bb63f5b2fa" TargetMode="External"/><Relationship Id="rId5394" Type="http://schemas.openxmlformats.org/officeDocument/2006/relationships/hyperlink" Target="https://halite.io/" TargetMode="External"/><Relationship Id="rId9" Type="http://schemas.openxmlformats.org/officeDocument/2006/relationships/hyperlink" Target="https://github.com/ty4z2008/Qix" TargetMode="External"/><Relationship Id="rId210" Type="http://schemas.openxmlformats.org/officeDocument/2006/relationships/hyperlink" Target="http://recordings.engineering.illinois.edu/ess/portal/section/631edaeb-2a33-4537-b7c8-0c1cba783a4f" TargetMode="External"/><Relationship Id="rId448" Type="http://schemas.openxmlformats.org/officeDocument/2006/relationships/hyperlink" Target="http://racket-lang.org/" TargetMode="External"/><Relationship Id="rId655" Type="http://schemas.openxmlformats.org/officeDocument/2006/relationships/hyperlink" Target="https://mrl.nyu.edu/~perlin/courses/fall2015/" TargetMode="External"/><Relationship Id="rId862" Type="http://schemas.openxmlformats.org/officeDocument/2006/relationships/hyperlink" Target="http://www.worldscinet.com/journals/ijait/ijait.shtml" TargetMode="External"/><Relationship Id="rId1078" Type="http://schemas.openxmlformats.org/officeDocument/2006/relationships/hyperlink" Target="http://cs.nyu.edu/~sermanet" TargetMode="External"/><Relationship Id="rId1285" Type="http://schemas.openxmlformats.org/officeDocument/2006/relationships/hyperlink" Target="https://github.com/dnouri/nolearn" TargetMode="External"/><Relationship Id="rId1492" Type="http://schemas.openxmlformats.org/officeDocument/2006/relationships/hyperlink" Target="https://github.com/josephmisiti/awesome-machine-learning" TargetMode="External"/><Relationship Id="rId2129" Type="http://schemas.openxmlformats.org/officeDocument/2006/relationships/hyperlink" Target="https://github.com/Yelp/mrjob" TargetMode="External"/><Relationship Id="rId2336" Type="http://schemas.openxmlformats.org/officeDocument/2006/relationships/hyperlink" Target="https://github.com/kaldi-asr/kaldi" TargetMode="External"/><Relationship Id="rId2543" Type="http://schemas.openxmlformats.org/officeDocument/2006/relationships/hyperlink" Target="https://github.com/slycoder/TopicModels.jl" TargetMode="External"/><Relationship Id="rId2750" Type="http://schemas.openxmlformats.org/officeDocument/2006/relationships/hyperlink" Target="http://caffe.berkeleyvision.org/" TargetMode="External"/><Relationship Id="rId2988" Type="http://schemas.openxmlformats.org/officeDocument/2006/relationships/hyperlink" Target="http://cran.r-project.org/web/packages/REEMtree/index.html" TargetMode="External"/><Relationship Id="rId3801" Type="http://schemas.openxmlformats.org/officeDocument/2006/relationships/hyperlink" Target="http://staruml.io/" TargetMode="External"/><Relationship Id="rId5047" Type="http://schemas.openxmlformats.org/officeDocument/2006/relationships/hyperlink" Target="https://github.com/ZuzooVn/machine-learning-for-software-engineers" TargetMode="External"/><Relationship Id="rId5254" Type="http://schemas.openxmlformats.org/officeDocument/2006/relationships/control" Target="activeX/activeX72.xml"/><Relationship Id="rId308" Type="http://schemas.openxmlformats.org/officeDocument/2006/relationships/hyperlink" Target="http://web.cs.ucdavis.edu/~gusfield/cs222w11/" TargetMode="External"/><Relationship Id="rId515" Type="http://schemas.openxmlformats.org/officeDocument/2006/relationships/hyperlink" Target="http://www.cs.cornell.edu/courses/CS4786/2015sp/assignments.htm" TargetMode="External"/><Relationship Id="rId722" Type="http://schemas.openxmlformats.org/officeDocument/2006/relationships/hyperlink" Target="http://www.cs.cornell.edu/courses/CS6630/2012sp/about.stm" TargetMode="External"/><Relationship Id="rId1145" Type="http://schemas.openxmlformats.org/officeDocument/2006/relationships/hyperlink" Target="http://www.cs.toronto.edu/~mren/imageqa/data/cocoqa/" TargetMode="External"/><Relationship Id="rId1352" Type="http://schemas.openxmlformats.org/officeDocument/2006/relationships/hyperlink" Target="http://jmlr.org/proceedings/papers/v37/gregor15.pdf" TargetMode="External"/><Relationship Id="rId1797" Type="http://schemas.openxmlformats.org/officeDocument/2006/relationships/hyperlink" Target="https://www.cs.princeton.edu/~blei/papers/BleiNgJordan2003.pdf" TargetMode="External"/><Relationship Id="rId2403" Type="http://schemas.openxmlformats.org/officeDocument/2006/relationships/hyperlink" Target="http://nlp.stanford.edu/software/tokensregex.shtml" TargetMode="External"/><Relationship Id="rId2848" Type="http://schemas.openxmlformats.org/officeDocument/2006/relationships/hyperlink" Target="https://github.com/madhusudancs/sentiment-analyzer" TargetMode="External"/><Relationship Id="rId5461" Type="http://schemas.openxmlformats.org/officeDocument/2006/relationships/fontTable" Target="fontTable.xml"/><Relationship Id="rId89" Type="http://schemas.openxmlformats.org/officeDocument/2006/relationships/hyperlink" Target="http://www.cs.cornell.edu/courses/CS2043/2014sp/" TargetMode="External"/><Relationship Id="rId1005" Type="http://schemas.openxmlformats.org/officeDocument/2006/relationships/hyperlink" Target="https://github.com/Vict0rSch/deep_learning" TargetMode="External"/><Relationship Id="rId1212" Type="http://schemas.openxmlformats.org/officeDocument/2006/relationships/hyperlink" Target="http://range.informatik.uni-stuttgart.de/" TargetMode="External"/><Relationship Id="rId1657" Type="http://schemas.openxmlformats.org/officeDocument/2006/relationships/hyperlink" Target="http://stackoverflow.com/questions/2976452/whats-is-the-difference-between-train-validation-and-test-set-in-neural-networ" TargetMode="External"/><Relationship Id="rId1864" Type="http://schemas.openxmlformats.org/officeDocument/2006/relationships/hyperlink" Target="http://www.ise.bgu.ac.il/faculty/liorr/hbchap9.pdf" TargetMode="External"/><Relationship Id="rId2610" Type="http://schemas.openxmlformats.org/officeDocument/2006/relationships/hyperlink" Target="https://amplab.cs.berkeley.edu/an-nlp-library-for-matlab/" TargetMode="External"/><Relationship Id="rId2708" Type="http://schemas.openxmlformats.org/officeDocument/2006/relationships/hyperlink" Target="https://github.com/ClimbsRocks/auto_ml" TargetMode="External"/><Relationship Id="rId2915" Type="http://schemas.openxmlformats.org/officeDocument/2006/relationships/hyperlink" Target="https://github.com/nkallen/arel" TargetMode="External"/><Relationship Id="rId4063" Type="http://schemas.openxmlformats.org/officeDocument/2006/relationships/hyperlink" Target="http://weixin.qq.com/cgi-bin/readtemplate?t=mac&amp;lang=en" TargetMode="External"/><Relationship Id="rId4270" Type="http://schemas.openxmlformats.org/officeDocument/2006/relationships/hyperlink" Target="https://www.seafile.com/" TargetMode="External"/><Relationship Id="rId4368" Type="http://schemas.openxmlformats.org/officeDocument/2006/relationships/hyperlink" Target="https://github.com/Caldis/Mos" TargetMode="External"/><Relationship Id="rId4575" Type="http://schemas.openxmlformats.org/officeDocument/2006/relationships/hyperlink" Target="https://research.google.com/pubs/pub36971.html" TargetMode="External"/><Relationship Id="rId5114" Type="http://schemas.openxmlformats.org/officeDocument/2006/relationships/control" Target="activeX/activeX13.xml"/><Relationship Id="rId5321" Type="http://schemas.openxmlformats.org/officeDocument/2006/relationships/control" Target="activeX/activeX102.xml"/><Relationship Id="rId5419" Type="http://schemas.openxmlformats.org/officeDocument/2006/relationships/hyperlink" Target="https://soundcloud.com/nssd-podcast" TargetMode="External"/><Relationship Id="rId1517" Type="http://schemas.openxmlformats.org/officeDocument/2006/relationships/hyperlink" Target="https://www.youtube.com/watch?v=W1S-HSakPTM" TargetMode="External"/><Relationship Id="rId1724" Type="http://schemas.openxmlformats.org/officeDocument/2006/relationships/hyperlink" Target="http://www.wildml.com/2015/10/recurrent-neural-networks-tutorial-part-3-backpropagation-through-time-and-vanishing-gradients/" TargetMode="External"/><Relationship Id="rId3177" Type="http://schemas.openxmlformats.org/officeDocument/2006/relationships/hyperlink" Target="https://www.elsevier.com/solutions/scopus" TargetMode="External"/><Relationship Id="rId4130" Type="http://schemas.openxmlformats.org/officeDocument/2006/relationships/hyperlink" Target="http://www.rogueamoeba.com/audiohijack/" TargetMode="External"/><Relationship Id="rId4228" Type="http://schemas.openxmlformats.org/officeDocument/2006/relationships/hyperlink" Target="https://github.com/sindresorhus/create-dmg" TargetMode="External"/><Relationship Id="rId4782" Type="http://schemas.openxmlformats.org/officeDocument/2006/relationships/hyperlink" Target="http://www.cascading.org/projects/pattern/" TargetMode="External"/><Relationship Id="rId16" Type="http://schemas.openxmlformats.org/officeDocument/2006/relationships/hyperlink" Target="https://github.com/aymericdamien" TargetMode="External"/><Relationship Id="rId1931" Type="http://schemas.openxmlformats.org/officeDocument/2006/relationships/hyperlink" Target="http://cs.nju.edu.cn/zhouzh/zhouzh.files/publication/springerEBR09.pdf" TargetMode="External"/><Relationship Id="rId3037" Type="http://schemas.openxmlformats.org/officeDocument/2006/relationships/hyperlink" Target="https://github.com/twitter/summingbird" TargetMode="External"/><Relationship Id="rId3384" Type="http://schemas.openxmlformats.org/officeDocument/2006/relationships/hyperlink" Target="https://www.wikidata.org/wiki/Wikidata:Database_download" TargetMode="External"/><Relationship Id="rId3591" Type="http://schemas.openxmlformats.org/officeDocument/2006/relationships/hyperlink" Target="https://github.com/hardmaru/write-rnn-tensorflow" TargetMode="External"/><Relationship Id="rId3689" Type="http://schemas.openxmlformats.org/officeDocument/2006/relationships/hyperlink" Target="https://www.packtpub.com/big-data-and-business-intelligence/getting-started-tensorflow" TargetMode="External"/><Relationship Id="rId3896" Type="http://schemas.openxmlformats.org/officeDocument/2006/relationships/hyperlink" Target="http://gitlab.com/" TargetMode="External"/><Relationship Id="rId4435" Type="http://schemas.openxmlformats.org/officeDocument/2006/relationships/hyperlink" Target="https://github.com/anthonygelibert/QLColorCode" TargetMode="External"/><Relationship Id="rId4642" Type="http://schemas.openxmlformats.org/officeDocument/2006/relationships/hyperlink" Target="https://turi.com/products/create/docs/" TargetMode="External"/><Relationship Id="rId2193" Type="http://schemas.openxmlformats.org/officeDocument/2006/relationships/hyperlink" Target="https://github.com/josephmisiti/awesome-machine-learning" TargetMode="External"/><Relationship Id="rId2498" Type="http://schemas.openxmlformats.org/officeDocument/2006/relationships/hyperlink" Target="https://github.com/totemstech/neuraln" TargetMode="External"/><Relationship Id="rId3244" Type="http://schemas.openxmlformats.org/officeDocument/2006/relationships/hyperlink" Target="http://nilm.cmubi.org/" TargetMode="External"/><Relationship Id="rId3451" Type="http://schemas.openxmlformats.org/officeDocument/2006/relationships/hyperlink" Target="http://www3.cs.stonybrook.edu/~leman/data/gscholar.db" TargetMode="External"/><Relationship Id="rId3549" Type="http://schemas.openxmlformats.org/officeDocument/2006/relationships/hyperlink" Target="http://ops.fhwa.dot.gov/freight/freight_analysis/faf/index.htm" TargetMode="External"/><Relationship Id="rId4502" Type="http://schemas.openxmlformats.org/officeDocument/2006/relationships/hyperlink" Target="https://github.com/onurakpolat/awesome-bigdata" TargetMode="External"/><Relationship Id="rId4947" Type="http://schemas.openxmlformats.org/officeDocument/2006/relationships/hyperlink" Target="http://dc-js.github.io/dc.js/" TargetMode="External"/><Relationship Id="rId165" Type="http://schemas.openxmlformats.org/officeDocument/2006/relationships/hyperlink" Target="https://github.com/compilers-course-materials" TargetMode="External"/><Relationship Id="rId372" Type="http://schemas.openxmlformats.org/officeDocument/2006/relationships/hyperlink" Target="http://www.cs.cornell.edu/~dsteurer/toc13/homework/" TargetMode="External"/><Relationship Id="rId677" Type="http://schemas.openxmlformats.org/officeDocument/2006/relationships/hyperlink" Target="http://see.stanford.edu/see/courseinfo.aspx?coll=86cc8662-f6e4-43c3-a1be-b30d1d179743" TargetMode="External"/><Relationship Id="rId2053" Type="http://schemas.openxmlformats.org/officeDocument/2006/relationships/hyperlink" Target="https://raw.githubusercontent.com/donnemartin/data-science-ipython-notebooks/master/images/scipy.png" TargetMode="External"/><Relationship Id="rId2260" Type="http://schemas.openxmlformats.org/officeDocument/2006/relationships/hyperlink" Target="https://github.com/josephmisiti/awesome-machine-learning" TargetMode="External"/><Relationship Id="rId2358" Type="http://schemas.openxmlformats.org/officeDocument/2006/relationships/hyperlink" Target="https://github.com/clojurewerkz/envision" TargetMode="External"/><Relationship Id="rId3104" Type="http://schemas.openxmlformats.org/officeDocument/2006/relationships/hyperlink" Target="http://www.plants.usda.gov/dl_all.html" TargetMode="External"/><Relationship Id="rId3311" Type="http://schemas.openxmlformats.org/officeDocument/2006/relationships/hyperlink" Target="https://web.archive.org/web/20150520175645/http:/137.189.35.203/WebUI/CatDatabase/catData.html" TargetMode="External"/><Relationship Id="rId3756" Type="http://schemas.openxmlformats.org/officeDocument/2006/relationships/hyperlink" Target="https://itunes.apple.com/app/id497799835" TargetMode="External"/><Relationship Id="rId3963" Type="http://schemas.openxmlformats.org/officeDocument/2006/relationships/hyperlink" Target="https://designer.io/" TargetMode="External"/><Relationship Id="rId4807" Type="http://schemas.openxmlformats.org/officeDocument/2006/relationships/hyperlink" Target="https://github.com/theano" TargetMode="External"/><Relationship Id="rId232" Type="http://schemas.openxmlformats.org/officeDocument/2006/relationships/hyperlink" Target="http://www.cs.cornell.edu/courses/CS5142/2013fa/" TargetMode="External"/><Relationship Id="rId884" Type="http://schemas.openxmlformats.org/officeDocument/2006/relationships/hyperlink" Target="https://github.com/ChristosChristofidis/awesome-deep-learning" TargetMode="External"/><Relationship Id="rId2120" Type="http://schemas.openxmlformats.org/officeDocument/2006/relationships/hyperlink" Target="http://nbviewer.ipython.org/github/donnemartin/data-science-ipython-notebooks/blob/master/kaggle/titanic.ipynb" TargetMode="External"/><Relationship Id="rId2565" Type="http://schemas.openxmlformats.org/officeDocument/2006/relationships/hyperlink" Target="https://github.com/twitter/torch-autograd" TargetMode="External"/><Relationship Id="rId2772" Type="http://schemas.openxmlformats.org/officeDocument/2006/relationships/hyperlink" Target="https://github.com/rhiever/tpot" TargetMode="External"/><Relationship Id="rId3409" Type="http://schemas.openxmlformats.org/officeDocument/2006/relationships/hyperlink" Target="https://archive.org/details/datasets" TargetMode="External"/><Relationship Id="rId3616" Type="http://schemas.openxmlformats.org/officeDocument/2006/relationships/hyperlink" Target="http://arxiv.org/abs/1503.08895" TargetMode="External"/><Relationship Id="rId3823" Type="http://schemas.openxmlformats.org/officeDocument/2006/relationships/hyperlink" Target="https://github.com/samsouder/reggy" TargetMode="External"/><Relationship Id="rId5069" Type="http://schemas.openxmlformats.org/officeDocument/2006/relationships/hyperlink" Target="https://github.com/ZuzooVn/machine-learning-for-software-engineers" TargetMode="External"/><Relationship Id="rId5276" Type="http://schemas.openxmlformats.org/officeDocument/2006/relationships/hyperlink" Target="https://www.youtube.com/playlist?list=PL5-da3qGB5ICeMbQuqbbCOQWcS6OYBr5A" TargetMode="External"/><Relationship Id="rId537" Type="http://schemas.openxmlformats.org/officeDocument/2006/relationships/hyperlink" Target="http://stanford.edu/class/ee103/mma.html" TargetMode="External"/><Relationship Id="rId744" Type="http://schemas.openxmlformats.org/officeDocument/2006/relationships/hyperlink" Target="http://philipmjohnson.github.io/ics314f13/" TargetMode="External"/><Relationship Id="rId951" Type="http://schemas.openxmlformats.org/officeDocument/2006/relationships/hyperlink" Target="http://www.iro.umontreal.ca/~lisa/pointeurs/TR1312.pdf" TargetMode="External"/><Relationship Id="rId1167" Type="http://schemas.openxmlformats.org/officeDocument/2006/relationships/hyperlink" Target="https://web-beta.archive.org/web/20011216051535/vision.psych.umn.edu/www/kersten-lab/demos/digitalembryo.html" TargetMode="External"/><Relationship Id="rId1374" Type="http://schemas.openxmlformats.org/officeDocument/2006/relationships/hyperlink" Target="http://www.jmlr.org/proceedings/papers/v27/bengio12a/bengio12a.pdf" TargetMode="External"/><Relationship Id="rId1581" Type="http://schemas.openxmlformats.org/officeDocument/2006/relationships/hyperlink" Target="http://pareonline.net/getvn.asp?n=2&amp;v=8" TargetMode="External"/><Relationship Id="rId1679" Type="http://schemas.openxmlformats.org/officeDocument/2006/relationships/hyperlink" Target="http://deeplearning.net/tutorial/DBN.html" TargetMode="External"/><Relationship Id="rId2218" Type="http://schemas.openxmlformats.org/officeDocument/2006/relationships/hyperlink" Target="https://github.com/josephmisiti/awesome-machine-learning" TargetMode="External"/><Relationship Id="rId2425" Type="http://schemas.openxmlformats.org/officeDocument/2006/relationships/hyperlink" Target="http://meka.sourceforge.net/" TargetMode="External"/><Relationship Id="rId2632" Type="http://schemas.openxmlformats.org/officeDocument/2006/relationships/hyperlink" Target="https://github.com/fsprojects/Vulpes" TargetMode="External"/><Relationship Id="rId4085" Type="http://schemas.openxmlformats.org/officeDocument/2006/relationships/hyperlink" Target="http://www.jingoal.com/client/mac/mac.htm" TargetMode="External"/><Relationship Id="rId4292" Type="http://schemas.openxmlformats.org/officeDocument/2006/relationships/hyperlink" Target="http://cidian.dict.cn/mac.html" TargetMode="External"/><Relationship Id="rId5136" Type="http://schemas.openxmlformats.org/officeDocument/2006/relationships/control" Target="activeX/activeX24.xml"/><Relationship Id="rId5343" Type="http://schemas.openxmlformats.org/officeDocument/2006/relationships/control" Target="activeX/activeX113.xml"/><Relationship Id="rId80" Type="http://schemas.openxmlformats.org/officeDocument/2006/relationships/hyperlink" Target="https://courses.engr.illinois.edu/cs425/fa2016/index.html" TargetMode="External"/><Relationship Id="rId604" Type="http://schemas.openxmlformats.org/officeDocument/2006/relationships/hyperlink" Target="http://courses.csail.mit.edu/6.857/2015/references" TargetMode="External"/><Relationship Id="rId811" Type="http://schemas.openxmlformats.org/officeDocument/2006/relationships/hyperlink" Target="http://www.biosino.org/mirror/www.aaai.org/Press/Books/Hunter/hunter-contents.html" TargetMode="External"/><Relationship Id="rId1027" Type="http://schemas.openxmlformats.org/officeDocument/2006/relationships/hyperlink" Target="http://nlp.stanford.edu/~manning/" TargetMode="External"/><Relationship Id="rId1234" Type="http://schemas.openxmlformats.org/officeDocument/2006/relationships/hyperlink" Target="http://www.cs.cmu.edu/0.000000E+003dvision/" TargetMode="External"/><Relationship Id="rId1441" Type="http://schemas.openxmlformats.org/officeDocument/2006/relationships/hyperlink" Target="https://arxiv.org/pdf/1610.07629v1.pdf" TargetMode="External"/><Relationship Id="rId1886" Type="http://schemas.openxmlformats.org/officeDocument/2006/relationships/hyperlink" Target="https://cran.r-project.org/web/packages/party/party.pdf" TargetMode="External"/><Relationship Id="rId2937" Type="http://schemas.openxmlformats.org/officeDocument/2006/relationships/hyperlink" Target="http://cran.r-project.org/web/packages/CORElearn/index.html" TargetMode="External"/><Relationship Id="rId4152" Type="http://schemas.openxmlformats.org/officeDocument/2006/relationships/hyperlink" Target="http://www.arctime.org/" TargetMode="External"/><Relationship Id="rId4597" Type="http://schemas.openxmlformats.org/officeDocument/2006/relationships/hyperlink" Target="http://dbmsmusings.blogspot.com/2010/03/distinguishing-two-major-types-of_29.html" TargetMode="External"/><Relationship Id="rId5203" Type="http://schemas.openxmlformats.org/officeDocument/2006/relationships/hyperlink" Target="https://www.amazon.com/Python-Machine-Learning-Sebastian-Raschka-ebook/dp/B00YSILNL0" TargetMode="External"/><Relationship Id="rId909" Type="http://schemas.openxmlformats.org/officeDocument/2006/relationships/hyperlink" Target="http://ocw.mit.edu/courses/electrical-engineering-and-computer-science/6-034-artificial-intelligence-fall-2010/lecture-videos/" TargetMode="External"/><Relationship Id="rId1301" Type="http://schemas.openxmlformats.org/officeDocument/2006/relationships/hyperlink" Target="http://www.datasciencecentral.com/profiles/blogs/implementing-a-distributed-deep-learning-network-over-spark" TargetMode="External"/><Relationship Id="rId1539" Type="http://schemas.openxmlformats.org/officeDocument/2006/relationships/hyperlink" Target="https://en.wikipedia.org/wiki/Goodness_of_fit" TargetMode="External"/><Relationship Id="rId1746" Type="http://schemas.openxmlformats.org/officeDocument/2006/relationships/hyperlink" Target="https://github.com/apaszke/kaggle-grasp-and-lift" TargetMode="External"/><Relationship Id="rId1953" Type="http://schemas.openxmlformats.org/officeDocument/2006/relationships/hyperlink" Target="http://greenteapress.com/wp/think-bayes/" TargetMode="External"/><Relationship Id="rId3199" Type="http://schemas.openxmlformats.org/officeDocument/2006/relationships/hyperlink" Target="http://www.caida.org/projects/network_telescope/" TargetMode="External"/><Relationship Id="rId4457" Type="http://schemas.openxmlformats.org/officeDocument/2006/relationships/hyperlink" Target="http://alternativeto.net/" TargetMode="External"/><Relationship Id="rId4664" Type="http://schemas.openxmlformats.org/officeDocument/2006/relationships/hyperlink" Target="https://cloud.google.com/bigquery/what-is-bigquery" TargetMode="External"/><Relationship Id="rId5410" Type="http://schemas.openxmlformats.org/officeDocument/2006/relationships/hyperlink" Target="https://github.com/cmusatyalab/openface" TargetMode="External"/><Relationship Id="rId38" Type="http://schemas.openxmlformats.org/officeDocument/2006/relationships/hyperlink" Target="https://camo.githubusercontent.com/41fd765c5e790461111087135fba87a5b80d8a90/68747470733a2f2f6173736574732d63646e2e6769746875622e636f6d2f696d616765732f69636f6e732f656d6f6a692f756e69636f64652f31663466392e706e67" TargetMode="External"/><Relationship Id="rId1606" Type="http://schemas.openxmlformats.org/officeDocument/2006/relationships/hyperlink" Target="http://www.ats.ucla.edu/stat/mult_pkg/faq/general/Psuedo_RSquareds.htm" TargetMode="External"/><Relationship Id="rId1813" Type="http://schemas.openxmlformats.org/officeDocument/2006/relationships/hyperlink" Target="https://www.kaggle.com/c/word2vec-nlp-tutorial/details/part-3-more-fun-with-word-vectors" TargetMode="External"/><Relationship Id="rId3059" Type="http://schemas.openxmlformats.org/officeDocument/2006/relationships/hyperlink" Target="https://github.com/collinhundley/Swift-AI" TargetMode="External"/><Relationship Id="rId3266" Type="http://schemas.openxmlformats.org/officeDocument/2006/relationships/hyperlink" Target="https://research.stlouisfed.org/fred2/" TargetMode="External"/><Relationship Id="rId3473" Type="http://schemas.openxmlformats.org/officeDocument/2006/relationships/hyperlink" Target="http://www.europeansocialsurvey.org/data/" TargetMode="External"/><Relationship Id="rId4012" Type="http://schemas.openxmlformats.org/officeDocument/2006/relationships/hyperlink" Target="http://www.adobe.com/products/experience-design.html" TargetMode="External"/><Relationship Id="rId4317" Type="http://schemas.openxmlformats.org/officeDocument/2006/relationships/hyperlink" Target="https://chrome.google.com/webstore/detail/%E5%BC%80%E7%9C%BC/kpamljbkjaaljbcgobdealnpalcgicna?hl=zh-CN" TargetMode="External"/><Relationship Id="rId4524" Type="http://schemas.openxmlformats.org/officeDocument/2006/relationships/hyperlink" Target="http://hama.apache.org/" TargetMode="External"/><Relationship Id="rId4871" Type="http://schemas.openxmlformats.org/officeDocument/2006/relationships/hyperlink" Target="http://lucene.apache.org/" TargetMode="External"/><Relationship Id="rId4969" Type="http://schemas.openxmlformats.org/officeDocument/2006/relationships/hyperlink" Target="https://github.com/okfn/recline" TargetMode="External"/><Relationship Id="rId187" Type="http://schemas.openxmlformats.org/officeDocument/2006/relationships/hyperlink" Target="https://web.stanford.edu/class/cs143/" TargetMode="External"/><Relationship Id="rId394" Type="http://schemas.openxmlformats.org/officeDocument/2006/relationships/hyperlink" Target="http://cs61a.org/by_type.html" TargetMode="External"/><Relationship Id="rId2075" Type="http://schemas.openxmlformats.org/officeDocument/2006/relationships/hyperlink" Target="http://nbviewer.jupyter.org/github/donnemartin/data-science-ipython-notebooks/blob/master/pandas/03.12-Performance-Eval-and-Query.ipynb" TargetMode="External"/><Relationship Id="rId2282" Type="http://schemas.openxmlformats.org/officeDocument/2006/relationships/hyperlink" Target="https://github.com/josephmisiti/awesome-machine-learning" TargetMode="External"/><Relationship Id="rId3126" Type="http://schemas.openxmlformats.org/officeDocument/2006/relationships/hyperlink" Target="http://www.broadinstitute.org/cgi-bin/cancer/datasets.cgi" TargetMode="External"/><Relationship Id="rId3680" Type="http://schemas.openxmlformats.org/officeDocument/2006/relationships/hyperlink" Target="http://joelgrus.com/2016/05/23/fizz-buzz-in-tensorflow/" TargetMode="External"/><Relationship Id="rId3778" Type="http://schemas.openxmlformats.org/officeDocument/2006/relationships/hyperlink" Target="https://incident57.com/codekit/" TargetMode="External"/><Relationship Id="rId3985" Type="http://schemas.openxmlformats.org/officeDocument/2006/relationships/hyperlink" Target="https://vectr.com/" TargetMode="External"/><Relationship Id="rId4731" Type="http://schemas.openxmlformats.org/officeDocument/2006/relationships/hyperlink" Target="https://aws.amazon.com/kinesis/" TargetMode="External"/><Relationship Id="rId4829" Type="http://schemas.openxmlformats.org/officeDocument/2006/relationships/hyperlink" Target="http://whirr.apache.org/" TargetMode="External"/><Relationship Id="rId254" Type="http://schemas.openxmlformats.org/officeDocument/2006/relationships/hyperlink" Target="https://groups.csail.mit.edu/mac/users/gjs/6.945/readings/" TargetMode="External"/><Relationship Id="rId699" Type="http://schemas.openxmlformats.org/officeDocument/2006/relationships/hyperlink" Target="https://courses.cit.cornell.edu/physics4481-7681_2014sp/" TargetMode="External"/><Relationship Id="rId1091" Type="http://schemas.openxmlformats.org/officeDocument/2006/relationships/hyperlink" Target="http://www.ais.uni-bonn.de/behnke/" TargetMode="External"/><Relationship Id="rId2587" Type="http://schemas.openxmlformats.org/officeDocument/2006/relationships/hyperlink" Target="https://github.com/torch/cunn" TargetMode="External"/><Relationship Id="rId2794" Type="http://schemas.openxmlformats.org/officeDocument/2006/relationships/hyperlink" Target="https://github.com/quantopian/zipline" TargetMode="External"/><Relationship Id="rId3333" Type="http://schemas.openxmlformats.org/officeDocument/2006/relationships/hyperlink" Target="https://github.com/irecsys/CARSKit/tree/master/context-aware_data_sets" TargetMode="External"/><Relationship Id="rId3540" Type="http://schemas.openxmlformats.org/officeDocument/2006/relationships/hyperlink" Target="https://www.rideindego.com/stations/json/" TargetMode="External"/><Relationship Id="rId3638" Type="http://schemas.openxmlformats.org/officeDocument/2006/relationships/hyperlink" Target="https://github.com/somaticio/tensorflow.rb" TargetMode="External"/><Relationship Id="rId3845" Type="http://schemas.openxmlformats.org/officeDocument/2006/relationships/hyperlink" Target="http://ohmyz.sh/" TargetMode="External"/><Relationship Id="rId5298" Type="http://schemas.openxmlformats.org/officeDocument/2006/relationships/hyperlink" Target="https://www.udacity.com/course/intro-to-machine-learning--ud120" TargetMode="External"/><Relationship Id="rId114" Type="http://schemas.openxmlformats.org/officeDocument/2006/relationships/hyperlink" Target="http://compsci.hunter.cuny.edu/~sweiss/course_materials/csci493.65/csci493.65_spr14.php" TargetMode="External"/><Relationship Id="rId461" Type="http://schemas.openxmlformats.org/officeDocument/2006/relationships/hyperlink" Target="http://www.csce.uark.edu/~sgauch/2004/S14/hw/index.html" TargetMode="External"/><Relationship Id="rId559" Type="http://schemas.openxmlformats.org/officeDocument/2006/relationships/hyperlink" Target="http://web.stanford.edu/class/cs246/" TargetMode="External"/><Relationship Id="rId766" Type="http://schemas.openxmlformats.org/officeDocument/2006/relationships/hyperlink" Target="https://github.com/owainlewis/awesome-artificial-intelligence" TargetMode="External"/><Relationship Id="rId1189" Type="http://schemas.openxmlformats.org/officeDocument/2006/relationships/hyperlink" Target="http://vision.cse.psu.edu/book/testbed/images/" TargetMode="External"/><Relationship Id="rId1396" Type="http://schemas.openxmlformats.org/officeDocument/2006/relationships/hyperlink" Target="http://arxiv.org/pdf/1406.4729" TargetMode="External"/><Relationship Id="rId2142" Type="http://schemas.openxmlformats.org/officeDocument/2006/relationships/hyperlink" Target="https://raw.githubusercontent.com/donnemartin/data-science-ipython-notebooks/master/images/commands.png" TargetMode="External"/><Relationship Id="rId2447" Type="http://schemas.openxmlformats.org/officeDocument/2006/relationships/hyperlink" Target="http://jwork.org/dmelt/" TargetMode="External"/><Relationship Id="rId3400" Type="http://schemas.openxmlformats.org/officeDocument/2006/relationships/hyperlink" Target="http://studyforrest.org/" TargetMode="External"/><Relationship Id="rId5060" Type="http://schemas.openxmlformats.org/officeDocument/2006/relationships/hyperlink" Target="https://github.com/ZuzooVn/machine-learning-for-software-engineers" TargetMode="External"/><Relationship Id="rId321" Type="http://schemas.openxmlformats.org/officeDocument/2006/relationships/hyperlink" Target="http://ocw.mit.edu/courses/electrical-engineering-and-computer-science/6-046j-design-and-analysis-of-algorithms-spring-2015/lecture-notes/" TargetMode="External"/><Relationship Id="rId419" Type="http://schemas.openxmlformats.org/officeDocument/2006/relationships/hyperlink" Target="http://www.cs.cornell.edu/courses/CS1109/2013su/calendar.html" TargetMode="External"/><Relationship Id="rId626" Type="http://schemas.openxmlformats.org/officeDocument/2006/relationships/hyperlink" Target="http://ocw.mit.edu/courses/electrical-engineering-and-computer-science/6-868j-the-society-of-mind-fall-2011/video-lectures/" TargetMode="External"/><Relationship Id="rId973" Type="http://schemas.openxmlformats.org/officeDocument/2006/relationships/hyperlink" Target="http://www.fit.vutbr.cz/~imikolov/rnnlm/ApplicationOfRNNinMeetingRecognition_IS2011.pdf" TargetMode="External"/><Relationship Id="rId1049" Type="http://schemas.openxmlformats.org/officeDocument/2006/relationships/hyperlink" Target="http://mil.engr.utk.edu/nmil/member/2.html" TargetMode="External"/><Relationship Id="rId1256" Type="http://schemas.openxmlformats.org/officeDocument/2006/relationships/hyperlink" Target="https://github.com/pluskid/Mocha.jl" TargetMode="External"/><Relationship Id="rId2002" Type="http://schemas.openxmlformats.org/officeDocument/2006/relationships/hyperlink" Target="https://github.com/BinRoot/TensorFlow-Book" TargetMode="External"/><Relationship Id="rId2307" Type="http://schemas.openxmlformats.org/officeDocument/2006/relationships/hyperlink" Target="https://github.com/FidoProject/Fido" TargetMode="External"/><Relationship Id="rId2654" Type="http://schemas.openxmlformats.org/officeDocument/2006/relationships/hyperlink" Target="https://metacpan.org/pod/AI::MXNet" TargetMode="External"/><Relationship Id="rId2861" Type="http://schemas.openxmlformats.org/officeDocument/2006/relationships/hyperlink" Target="https://github.com/mwgg/GreatCircle" TargetMode="External"/><Relationship Id="rId2959" Type="http://schemas.openxmlformats.org/officeDocument/2006/relationships/hyperlink" Target="http://www-bcf.usc.edu/~gareth/ISL/" TargetMode="External"/><Relationship Id="rId3705" Type="http://schemas.openxmlformats.org/officeDocument/2006/relationships/hyperlink" Target="https://github.com/jaywcjlove/awesome-mac" TargetMode="External"/><Relationship Id="rId3912" Type="http://schemas.openxmlformats.org/officeDocument/2006/relationships/hyperlink" Target="https://github.com/bdash-app/bdash" TargetMode="External"/><Relationship Id="rId5158" Type="http://schemas.openxmlformats.org/officeDocument/2006/relationships/hyperlink" Target="https://medium.com/learning-new-stuff/machine-learning-in-a-week-a0da25d59850" TargetMode="External"/><Relationship Id="rId5365" Type="http://schemas.openxmlformats.org/officeDocument/2006/relationships/hyperlink" Target="https://github.com/pauli-space/foundations_for_deep_learning" TargetMode="External"/><Relationship Id="rId833" Type="http://schemas.openxmlformats.org/officeDocument/2006/relationships/hyperlink" Target="https://intelligence.org/research-guide/" TargetMode="External"/><Relationship Id="rId1116" Type="http://schemas.openxmlformats.org/officeDocument/2006/relationships/hyperlink" Target="http://www.aiai.ed.ac.uk/" TargetMode="External"/><Relationship Id="rId1463" Type="http://schemas.openxmlformats.org/officeDocument/2006/relationships/hyperlink" Target="https://github.com/ujjwalkarn/Machine-Learning-Tutorials" TargetMode="External"/><Relationship Id="rId1670" Type="http://schemas.openxmlformats.org/officeDocument/2006/relationships/hyperlink" Target="http://www.wildml.com/2015/09/speeding-up-your-neural-network-with-theano-and-the-gpu/" TargetMode="External"/><Relationship Id="rId1768" Type="http://schemas.openxmlformats.org/officeDocument/2006/relationships/hyperlink" Target="http://deeplearning.net/tutorial/code/dA.py" TargetMode="External"/><Relationship Id="rId2514" Type="http://schemas.openxmlformats.org/officeDocument/2006/relationships/hyperlink" Target="https://github.com/lindahua/Regression.jl" TargetMode="External"/><Relationship Id="rId2721" Type="http://schemas.openxmlformats.org/officeDocument/2006/relationships/hyperlink" Target="https://turi.com/products/create/docs/" TargetMode="External"/><Relationship Id="rId2819" Type="http://schemas.openxmlformats.org/officeDocument/2006/relationships/hyperlink" Target="https://github.com/sparklingpandas/sparklingpandas" TargetMode="External"/><Relationship Id="rId4174" Type="http://schemas.openxmlformats.org/officeDocument/2006/relationships/hyperlink" Target="https://www.amazon.com/gp/digital/fiona/kcp-landing-page" TargetMode="External"/><Relationship Id="rId4381" Type="http://schemas.openxmlformats.org/officeDocument/2006/relationships/hyperlink" Target="http://ianyh.com/amethyst/" TargetMode="External"/><Relationship Id="rId5018" Type="http://schemas.openxmlformats.org/officeDocument/2006/relationships/hyperlink" Target="https://amplab.cs.berkeley.edu/wp-content/uploads/2011/06/Spark-Cluster-Computing-with-Working-Sets.pdf" TargetMode="External"/><Relationship Id="rId5225" Type="http://schemas.openxmlformats.org/officeDocument/2006/relationships/hyperlink" Target="http://www-bcf.usc.edu/~gareth/ISL/" TargetMode="External"/><Relationship Id="rId5432" Type="http://schemas.openxmlformats.org/officeDocument/2006/relationships/hyperlink" Target="http://www.kdnuggets.com/" TargetMode="External"/><Relationship Id="rId900" Type="http://schemas.openxmlformats.org/officeDocument/2006/relationships/hyperlink" Target="http://aima.cs.berkeley.edu/" TargetMode="External"/><Relationship Id="rId1323" Type="http://schemas.openxmlformats.org/officeDocument/2006/relationships/hyperlink" Target="http://www.cs.toronto.edu/~hinton/absps/ncfast.pdf" TargetMode="External"/><Relationship Id="rId1530" Type="http://schemas.openxmlformats.org/officeDocument/2006/relationships/hyperlink" Target="http://stackoverflow.com/questions/3819977/what-are-the-differences-between-genetic-algorithms-and-genetic-programming" TargetMode="External"/><Relationship Id="rId1628" Type="http://schemas.openxmlformats.org/officeDocument/2006/relationships/hyperlink" Target="http://stats.stackexchange.com/questions/18348/differences-between-cross-validation-and-bootstrapping-to-estimate-the-predictio" TargetMode="External"/><Relationship Id="rId1975" Type="http://schemas.openxmlformats.org/officeDocument/2006/relationships/hyperlink" Target="https://github.com/donnemartin/data-science-ipython-notebooks" TargetMode="External"/><Relationship Id="rId3190" Type="http://schemas.openxmlformats.org/officeDocument/2006/relationships/hyperlink" Target="http://www.caida.org/data/overview/" TargetMode="External"/><Relationship Id="rId4034" Type="http://schemas.openxmlformats.org/officeDocument/2006/relationships/hyperlink" Target="https://github.com/mancunianetz/APNGb" TargetMode="External"/><Relationship Id="rId4241" Type="http://schemas.openxmlformats.org/officeDocument/2006/relationships/hyperlink" Target="http://appjs.com/" TargetMode="External"/><Relationship Id="rId4479" Type="http://schemas.openxmlformats.org/officeDocument/2006/relationships/hyperlink" Target="https://github.com/onurakpolat/awesome-bigdata" TargetMode="External"/><Relationship Id="rId4686" Type="http://schemas.openxmlformats.org/officeDocument/2006/relationships/hyperlink" Target="https://hana.sap.com/abouthana.html" TargetMode="External"/><Relationship Id="rId4893" Type="http://schemas.openxmlformats.org/officeDocument/2006/relationships/hyperlink" Target="https://www.percona.com/software/mysql-database/percona-server" TargetMode="External"/><Relationship Id="rId1835" Type="http://schemas.openxmlformats.org/officeDocument/2006/relationships/hyperlink" Target="http://alex.smola.org/papers/2003/SmoSch03b.pdf" TargetMode="External"/><Relationship Id="rId3050" Type="http://schemas.openxmlformats.org/officeDocument/2006/relationships/hyperlink" Target="https://github.com/BIDData/BIDMach" TargetMode="External"/><Relationship Id="rId3288" Type="http://schemas.openxmlformats.org/officeDocument/2006/relationships/hyperlink" Target="http://efele.net/maps/tz/world/" TargetMode="External"/><Relationship Id="rId3495" Type="http://schemas.openxmlformats.org/officeDocument/2006/relationships/hyperlink" Target="http://www3.cs.stonybrook.edu/~leman/data/14-icwsm-political-polarity-data.zip" TargetMode="External"/><Relationship Id="rId4101" Type="http://schemas.openxmlformats.org/officeDocument/2006/relationships/hyperlink" Target="https://www.postbox-inc.com/" TargetMode="External"/><Relationship Id="rId4339" Type="http://schemas.openxmlformats.org/officeDocument/2006/relationships/hyperlink" Target="https://itunes.apple.com/us/app/paste-clipboard-history-manager/id967805235" TargetMode="External"/><Relationship Id="rId4546" Type="http://schemas.openxmlformats.org/officeDocument/2006/relationships/hyperlink" Target="https://research.google.com/pubs/pub41378.html" TargetMode="External"/><Relationship Id="rId4753" Type="http://schemas.openxmlformats.org/officeDocument/2006/relationships/hyperlink" Target="https://github.com/apache/incubator-pulsar" TargetMode="External"/><Relationship Id="rId4960" Type="http://schemas.openxmlformats.org/officeDocument/2006/relationships/hyperlink" Target="http://ipython.org/" TargetMode="External"/><Relationship Id="rId1902" Type="http://schemas.openxmlformats.org/officeDocument/2006/relationships/hyperlink" Target="http://stats.stackexchange.com/questions/tagged/random-forest" TargetMode="External"/><Relationship Id="rId2097" Type="http://schemas.openxmlformats.org/officeDocument/2006/relationships/hyperlink" Target="http://nbviewer.ipython.org/github/donnemartin/data-science-ipython-notebooks/blob/master/numpy/numpy.ipynb" TargetMode="External"/><Relationship Id="rId3148" Type="http://schemas.openxmlformats.org/officeDocument/2006/relationships/hyperlink" Target="http://hgdownload.soe.ucsc.edu/downloads.html" TargetMode="External"/><Relationship Id="rId3355" Type="http://schemas.openxmlformats.org/officeDocument/2006/relationships/hyperlink" Target="https://github.com/artsmia/collection" TargetMode="External"/><Relationship Id="rId3562" Type="http://schemas.openxmlformats.org/officeDocument/2006/relationships/hyperlink" Target="https://github.com/jtoy/awesome-tensorflow" TargetMode="External"/><Relationship Id="rId4406" Type="http://schemas.openxmlformats.org/officeDocument/2006/relationships/hyperlink" Target="https://github.com/brianmichel/Juice" TargetMode="External"/><Relationship Id="rId4613" Type="http://schemas.openxmlformats.org/officeDocument/2006/relationships/hyperlink" Target="https://github.com/boltdb/bolt" TargetMode="External"/><Relationship Id="rId276" Type="http://schemas.openxmlformats.org/officeDocument/2006/relationships/hyperlink" Target="http://aaronbloomfield.github.io/pdr/labs/" TargetMode="External"/><Relationship Id="rId483" Type="http://schemas.openxmlformats.org/officeDocument/2006/relationships/hyperlink" Target="http://www.cs.columbia.edu/~jebara/resume.html" TargetMode="External"/><Relationship Id="rId690" Type="http://schemas.openxmlformats.org/officeDocument/2006/relationships/hyperlink" Target="http://www.cs.cornell.edu/courses/CS4152/2014sp/about/faq.php" TargetMode="External"/><Relationship Id="rId2164" Type="http://schemas.openxmlformats.org/officeDocument/2006/relationships/hyperlink" Target="https://github.com/jakevdp/PythonDataScienceHandbook" TargetMode="External"/><Relationship Id="rId2371" Type="http://schemas.openxmlformats.org/officeDocument/2006/relationships/hyperlink" Target="https://github.com/sjwhitworth/golearn" TargetMode="External"/><Relationship Id="rId3008" Type="http://schemas.openxmlformats.org/officeDocument/2006/relationships/hyperlink" Target="http://cran.r-project.org/web/packages/varSelRF/index.html" TargetMode="External"/><Relationship Id="rId3215" Type="http://schemas.openxmlformats.org/officeDocument/2006/relationships/hyperlink" Target="https://www.bodc.ac.uk/data/" TargetMode="External"/><Relationship Id="rId3422" Type="http://schemas.openxmlformats.org/officeDocument/2006/relationships/hyperlink" Target="http://packages.revolutionanalytics.com/datasets/" TargetMode="External"/><Relationship Id="rId3867" Type="http://schemas.openxmlformats.org/officeDocument/2006/relationships/hyperlink" Target="https://github.com/guarinogabriel/Mac-CLI" TargetMode="External"/><Relationship Id="rId4820" Type="http://schemas.openxmlformats.org/officeDocument/2006/relationships/hyperlink" Target="http://eagle.apache.org/" TargetMode="External"/><Relationship Id="rId4918" Type="http://schemas.openxmlformats.org/officeDocument/2006/relationships/hyperlink" Target="https://www.datapine.com/" TargetMode="External"/><Relationship Id="rId136" Type="http://schemas.openxmlformats.org/officeDocument/2006/relationships/hyperlink" Target="http://courses.cs.washington.edu/courses/csep552/13sp/video/" TargetMode="External"/><Relationship Id="rId343" Type="http://schemas.openxmlformats.org/officeDocument/2006/relationships/hyperlink" Target="http://www.seas.upenn.edu/~cis500/cis500-f14/index.html" TargetMode="External"/><Relationship Id="rId550" Type="http://schemas.openxmlformats.org/officeDocument/2006/relationships/hyperlink" Target="http://www.cs.cmu.edu/~ninamf/courses/601sp15/" TargetMode="External"/><Relationship Id="rId788" Type="http://schemas.openxmlformats.org/officeDocument/2006/relationships/hyperlink" Target="http://aima.cs.berkeley.edu/books.html" TargetMode="External"/><Relationship Id="rId995" Type="http://schemas.openxmlformats.org/officeDocument/2006/relationships/hyperlink" Target="http://www.metacademy.org/roadmaps/rgrosse/deep_learning" TargetMode="External"/><Relationship Id="rId1180" Type="http://schemas.openxmlformats.org/officeDocument/2006/relationships/hyperlink" Target="http://www-rocq.inria.fr/~tarel/syntim/images.html" TargetMode="External"/><Relationship Id="rId2024" Type="http://schemas.openxmlformats.org/officeDocument/2006/relationships/hyperlink" Target="http://nbviewer.ipython.org/github/donnemartin/data-science-ipython-notebooks/blob/master/deep-learning/theano-tutorial/intro_theano/logistic_regression.ipynb" TargetMode="External"/><Relationship Id="rId2231" Type="http://schemas.openxmlformats.org/officeDocument/2006/relationships/hyperlink" Target="https://github.com/josephmisiti/awesome-machine-learning" TargetMode="External"/><Relationship Id="rId2469" Type="http://schemas.openxmlformats.org/officeDocument/2006/relationships/hyperlink" Target="http://c3js.org/" TargetMode="External"/><Relationship Id="rId2676" Type="http://schemas.openxmlformats.org/officeDocument/2006/relationships/hyperlink" Target="http://textblob.readthedocs.io/en/dev/" TargetMode="External"/><Relationship Id="rId2883" Type="http://schemas.openxmlformats.org/officeDocument/2006/relationships/hyperlink" Target="https://github.com/zygmuntz/kaggle-gender" TargetMode="External"/><Relationship Id="rId3727" Type="http://schemas.openxmlformats.org/officeDocument/2006/relationships/hyperlink" Target="https://github.com/jaywcjlove/awesome-mac" TargetMode="External"/><Relationship Id="rId3934" Type="http://schemas.openxmlformats.org/officeDocument/2006/relationships/hyperlink" Target="http://getmedis.com/" TargetMode="External"/><Relationship Id="rId5082" Type="http://schemas.openxmlformats.org/officeDocument/2006/relationships/hyperlink" Target="http://machinelearningmastery.com/programmers-can-get-into-machine-learning/" TargetMode="External"/><Relationship Id="rId5387" Type="http://schemas.openxmlformats.org/officeDocument/2006/relationships/hyperlink" Target="https://medium.mybridge.co/machine-learning-top-10-of-the-year-v-2017-7552599935c0" TargetMode="External"/><Relationship Id="rId203" Type="http://schemas.openxmlformats.org/officeDocument/2006/relationships/hyperlink" Target="http://www.scs.stanford.edu/14sp-cs240h/" TargetMode="External"/><Relationship Id="rId648" Type="http://schemas.openxmlformats.org/officeDocument/2006/relationships/hyperlink" Target="http://www.cs.cornell.edu/courses/CS4670/2015sp/projects/projects.html" TargetMode="External"/><Relationship Id="rId855" Type="http://schemas.openxmlformats.org/officeDocument/2006/relationships/hyperlink" Target="http://www.blackwellpublishing.com/content/BPL_Images/New_Journal_Samples/coin0824-7935~17~4/C.PDF" TargetMode="External"/><Relationship Id="rId1040" Type="http://schemas.openxmlformats.org/officeDocument/2006/relationships/hyperlink" Target="http://www.uoguelph.ca/~gwtaylor/" TargetMode="External"/><Relationship Id="rId1278" Type="http://schemas.openxmlformats.org/officeDocument/2006/relationships/hyperlink" Target="https://github.com/amznlabs/amazon-dsstne" TargetMode="External"/><Relationship Id="rId1485" Type="http://schemas.openxmlformats.org/officeDocument/2006/relationships/hyperlink" Target="https://github.com/ujjwalkarn/Machine-Learning-Tutorials" TargetMode="External"/><Relationship Id="rId1692" Type="http://schemas.openxmlformats.org/officeDocument/2006/relationships/hyperlink" Target="http://devblogs.nvidia.com/parallelforall/understanding-natural-language-deep-neural-networks-using-torch/" TargetMode="External"/><Relationship Id="rId2329" Type="http://schemas.openxmlformats.org/officeDocument/2006/relationships/hyperlink" Target="https://github.com/LanguageMachines/frog" TargetMode="External"/><Relationship Id="rId2536" Type="http://schemas.openxmlformats.org/officeDocument/2006/relationships/hyperlink" Target="https://github.com/wildart/ManifoldLearning.jl" TargetMode="External"/><Relationship Id="rId2743" Type="http://schemas.openxmlformats.org/officeDocument/2006/relationships/hyperlink" Target="https://github.com/pprett/bolt" TargetMode="External"/><Relationship Id="rId4196" Type="http://schemas.openxmlformats.org/officeDocument/2006/relationships/hyperlink" Target="http://www.mweb.im/" TargetMode="External"/><Relationship Id="rId5247" Type="http://schemas.openxmlformats.org/officeDocument/2006/relationships/hyperlink" Target="https://webdocs.cs.ualberta.ca/~sutton/book/the-book-2nd.html" TargetMode="External"/><Relationship Id="rId410" Type="http://schemas.openxmlformats.org/officeDocument/2006/relationships/hyperlink" Target="http://see.stanford.edu/materials/icspacs106b/ProgrammingAbstractionsAllMaterials.zip" TargetMode="External"/><Relationship Id="rId508" Type="http://schemas.openxmlformats.org/officeDocument/2006/relationships/hyperlink" Target="http://www.cs.berkeley.edu/~pabbeel/cs287-fa13/" TargetMode="External"/><Relationship Id="rId715" Type="http://schemas.openxmlformats.org/officeDocument/2006/relationships/hyperlink" Target="http://courses2.cit.cornell.edu/cs5724/" TargetMode="External"/><Relationship Id="rId922" Type="http://schemas.openxmlformats.org/officeDocument/2006/relationships/hyperlink" Target="http://www.bayareadlschool.org/" TargetMode="External"/><Relationship Id="rId1138" Type="http://schemas.openxmlformats.org/officeDocument/2006/relationships/hyperlink" Target="https://yahooresearch.tumblr.com/post/89783581601/one-hundred-million-creative-commons-flickr-images" TargetMode="External"/><Relationship Id="rId1345" Type="http://schemas.openxmlformats.org/officeDocument/2006/relationships/hyperlink" Target="https://arxiv.org/pdf/1606.04474" TargetMode="External"/><Relationship Id="rId1552" Type="http://schemas.openxmlformats.org/officeDocument/2006/relationships/hyperlink" Target="http://blog.kaggle.com/" TargetMode="External"/><Relationship Id="rId1997" Type="http://schemas.openxmlformats.org/officeDocument/2006/relationships/hyperlink" Target="https://avatars0.githubusercontent.com/u/15658638?v=3&amp;s=100" TargetMode="External"/><Relationship Id="rId2603" Type="http://schemas.openxmlformats.org/officeDocument/2006/relationships/hyperlink" Target="https://github.com/rosejn/torch-datasets" TargetMode="External"/><Relationship Id="rId2950" Type="http://schemas.openxmlformats.org/officeDocument/2006/relationships/hyperlink" Target="http://cran.r-project.org/web/packages/gamboostLSS/index.html" TargetMode="External"/><Relationship Id="rId4056" Type="http://schemas.openxmlformats.org/officeDocument/2006/relationships/hyperlink" Target="http://www.parallels.com/" TargetMode="External"/><Relationship Id="rId5454" Type="http://schemas.openxmlformats.org/officeDocument/2006/relationships/hyperlink" Target="https://www.quora.com/What-are-the-best-interview-questions-to-evaluate-a-machine-learning-researcher" TargetMode="External"/><Relationship Id="rId1205" Type="http://schemas.openxmlformats.org/officeDocument/2006/relationships/hyperlink" Target="http://www.limsi.fr/Recherche/IMM/PageIMM.html" TargetMode="External"/><Relationship Id="rId1857" Type="http://schemas.openxmlformats.org/officeDocument/2006/relationships/hyperlink" Target="http://outlace.com/Reinforcement-Learning-Part-1/" TargetMode="External"/><Relationship Id="rId2810" Type="http://schemas.openxmlformats.org/officeDocument/2006/relationships/hyperlink" Target="https://github.com/pyqtgraph/pyqtgraph" TargetMode="External"/><Relationship Id="rId2908" Type="http://schemas.openxmlformats.org/officeDocument/2006/relationships/hyperlink" Target="https://github.com/chrislo/data_visualisation_ruby" TargetMode="External"/><Relationship Id="rId4263" Type="http://schemas.openxmlformats.org/officeDocument/2006/relationships/hyperlink" Target="https://www.weiyun.com/" TargetMode="External"/><Relationship Id="rId4470" Type="http://schemas.openxmlformats.org/officeDocument/2006/relationships/hyperlink" Target="https://github.com/vinta/awesome-python" TargetMode="External"/><Relationship Id="rId4568" Type="http://schemas.openxmlformats.org/officeDocument/2006/relationships/hyperlink" Target="http://hadoop.apache.org/" TargetMode="External"/><Relationship Id="rId5107" Type="http://schemas.openxmlformats.org/officeDocument/2006/relationships/hyperlink" Target="http://blog.algorithmia.com/introduction-machine-learning-developers/" TargetMode="External"/><Relationship Id="rId5314" Type="http://schemas.openxmlformats.org/officeDocument/2006/relationships/hyperlink" Target="https://www.coursera.org/learn/neural-networks" TargetMode="External"/><Relationship Id="rId51" Type="http://schemas.openxmlformats.org/officeDocument/2006/relationships/hyperlink" Target="https://courseware.stanford.edu/pg/courses/lectures/371747" TargetMode="External"/><Relationship Id="rId1412" Type="http://schemas.openxmlformats.org/officeDocument/2006/relationships/hyperlink" Target="https://arxiv.org/pdf/1411.4555.pdf" TargetMode="External"/><Relationship Id="rId1717" Type="http://schemas.openxmlformats.org/officeDocument/2006/relationships/hyperlink" Target="http://www.ai-junkie.com/ann/evolved/nnt6.html" TargetMode="External"/><Relationship Id="rId1924" Type="http://schemas.openxmlformats.org/officeDocument/2006/relationships/hyperlink" Target="https://gist.github.com/tristanwietsma/5486024" TargetMode="External"/><Relationship Id="rId3072" Type="http://schemas.openxmlformats.org/officeDocument/2006/relationships/hyperlink" Target="https://github.com/sindresorhus/awesome" TargetMode="External"/><Relationship Id="rId3377" Type="http://schemas.openxmlformats.org/officeDocument/2006/relationships/hyperlink" Target="http://compling.hss.ntu.edu.sg/omw/" TargetMode="External"/><Relationship Id="rId4123" Type="http://schemas.openxmlformats.org/officeDocument/2006/relationships/hyperlink" Target="https://github.com/audacity/audacity" TargetMode="External"/><Relationship Id="rId4330" Type="http://schemas.openxmlformats.org/officeDocument/2006/relationships/hyperlink" Target="http://memo-app.net/" TargetMode="External"/><Relationship Id="rId4775" Type="http://schemas.openxmlformats.org/officeDocument/2006/relationships/hyperlink" Target="http://mesos.github.io/chronos/" TargetMode="External"/><Relationship Id="rId4982" Type="http://schemas.openxmlformats.org/officeDocument/2006/relationships/hyperlink" Target="https://www.pubnub.com/" TargetMode="External"/><Relationship Id="rId298" Type="http://schemas.openxmlformats.org/officeDocument/2006/relationships/hyperlink" Target="http://www.cs.sunysb.edu/~algorith/video-lectures/" TargetMode="External"/><Relationship Id="rId3584" Type="http://schemas.openxmlformats.org/officeDocument/2006/relationships/hyperlink" Target="https://github.com/cysmith/neural-style-tf" TargetMode="External"/><Relationship Id="rId3791" Type="http://schemas.openxmlformats.org/officeDocument/2006/relationships/hyperlink" Target="http://www.scootersoftware.com/" TargetMode="External"/><Relationship Id="rId3889" Type="http://schemas.openxmlformats.org/officeDocument/2006/relationships/hyperlink" Target="https://github.com/github/hub" TargetMode="External"/><Relationship Id="rId4428" Type="http://schemas.openxmlformats.org/officeDocument/2006/relationships/hyperlink" Target="https://github.com/insidegui/WWDC" TargetMode="External"/><Relationship Id="rId4635" Type="http://schemas.openxmlformats.org/officeDocument/2006/relationships/hyperlink" Target="https://www.arangodb.com/" TargetMode="External"/><Relationship Id="rId4842" Type="http://schemas.openxmlformats.org/officeDocument/2006/relationships/hyperlink" Target="http://metron.apache.org/" TargetMode="External"/><Relationship Id="rId158" Type="http://schemas.openxmlformats.org/officeDocument/2006/relationships/hyperlink" Target="http://www.ece.cmu.edu/~ece447/s15/doku.php?id=start" TargetMode="External"/><Relationship Id="rId2186" Type="http://schemas.openxmlformats.org/officeDocument/2006/relationships/hyperlink" Target="https://github.com/josephmisiti/awesome-machine-learning" TargetMode="External"/><Relationship Id="rId2393" Type="http://schemas.openxmlformats.org/officeDocument/2006/relationships/hyperlink" Target="http://cortical.io/" TargetMode="External"/><Relationship Id="rId2698" Type="http://schemas.openxmlformats.org/officeDocument/2006/relationships/hyperlink" Target="https://github.com/jamesturk/jellyfish" TargetMode="External"/><Relationship Id="rId3237" Type="http://schemas.openxmlformats.org/officeDocument/2006/relationships/hyperlink" Target="http://cid.econ.ucdavis.edu/" TargetMode="External"/><Relationship Id="rId3444" Type="http://schemas.openxmlformats.org/officeDocument/2006/relationships/hyperlink" Target="https://archive.org/details/twitter_cikm_2010" TargetMode="External"/><Relationship Id="rId3651" Type="http://schemas.openxmlformats.org/officeDocument/2006/relationships/hyperlink" Target="http://bit.ly/1R27Ki9" TargetMode="External"/><Relationship Id="rId4702" Type="http://schemas.openxmlformats.org/officeDocument/2006/relationships/hyperlink" Target="https://github.com/facebookincubator/beringei" TargetMode="External"/><Relationship Id="rId365" Type="http://schemas.openxmlformats.org/officeDocument/2006/relationships/hyperlink" Target="http://www.cs.cornell.edu/courses/CS4300/2013fa/" TargetMode="External"/><Relationship Id="rId572" Type="http://schemas.openxmlformats.org/officeDocument/2006/relationships/hyperlink" Target="http://www.cs.fsu.edu/~redwood/OffensiveComputerSecurity/lectures.html" TargetMode="External"/><Relationship Id="rId2046" Type="http://schemas.openxmlformats.org/officeDocument/2006/relationships/hyperlink" Target="http://nbviewer.ipython.org/github/donnemartin/data-science-ipython-notebooks/blob/master/scikit-learn/scikit-learn-linear-reg.ipynb" TargetMode="External"/><Relationship Id="rId2253" Type="http://schemas.openxmlformats.org/officeDocument/2006/relationships/hyperlink" Target="https://github.com/josephmisiti/awesome-machine-learning" TargetMode="External"/><Relationship Id="rId2460" Type="http://schemas.openxmlformats.org/officeDocument/2006/relationships/hyperlink" Target="http://www.chartjs.org/" TargetMode="External"/><Relationship Id="rId3304" Type="http://schemas.openxmlformats.org/officeDocument/2006/relationships/hyperlink" Target="http://www.openods.co.uk/" TargetMode="External"/><Relationship Id="rId3511" Type="http://schemas.openxmlformats.org/officeDocument/2006/relationships/hyperlink" Target="http://data.betfair.com/" TargetMode="External"/><Relationship Id="rId3749" Type="http://schemas.openxmlformats.org/officeDocument/2006/relationships/hyperlink" Target="https://codingfriends.github.io/Tincta/" TargetMode="External"/><Relationship Id="rId3956" Type="http://schemas.openxmlformats.org/officeDocument/2006/relationships/hyperlink" Target="https://github.com/buzzfeed/Sketch-Toolbox" TargetMode="External"/><Relationship Id="rId5171" Type="http://schemas.openxmlformats.org/officeDocument/2006/relationships/hyperlink" Target="http://blog.udacity.com/2016/04/5-skills-you-need-to-become-a-machine-learning-engineer.html" TargetMode="External"/><Relationship Id="rId225" Type="http://schemas.openxmlformats.org/officeDocument/2006/relationships/hyperlink" Target="http://www.cs.virginia.edu/~weimer/4610/pa.html" TargetMode="External"/><Relationship Id="rId432" Type="http://schemas.openxmlformats.org/officeDocument/2006/relationships/hyperlink" Target="http://www.cs.cornell.edu/courses/CS1115/2013fa/lecture_slides.htm" TargetMode="External"/><Relationship Id="rId877" Type="http://schemas.openxmlformats.org/officeDocument/2006/relationships/hyperlink" Target="http://www.imdb.com/title/tt1446714/" TargetMode="External"/><Relationship Id="rId1062" Type="http://schemas.openxmlformats.org/officeDocument/2006/relationships/hyperlink" Target="http://www.kyb.tuebingen.mpg.de/nc/employee/details/lucas.html" TargetMode="External"/><Relationship Id="rId2113" Type="http://schemas.openxmlformats.org/officeDocument/2006/relationships/hyperlink" Target="http://nbviewer.ipython.org/github/donnemartin/data-science-ipython-notebooks/blob/master/python-data/datetime.ipynb" TargetMode="External"/><Relationship Id="rId2320" Type="http://schemas.openxmlformats.org/officeDocument/2006/relationships/hyperlink" Target="https://languagemachines.github.io/timbl/" TargetMode="External"/><Relationship Id="rId2558" Type="http://schemas.openxmlformats.org/officeDocument/2006/relationships/hyperlink" Target="https://github.com/lindahua/Sampling.jl" TargetMode="External"/><Relationship Id="rId2765" Type="http://schemas.openxmlformats.org/officeDocument/2006/relationships/hyperlink" Target="https://github.com/rasbt/mlxtend" TargetMode="External"/><Relationship Id="rId2972" Type="http://schemas.openxmlformats.org/officeDocument/2006/relationships/hyperlink" Target="http://cran.r-project.org/web/packages/mvpart/index.html" TargetMode="External"/><Relationship Id="rId3609" Type="http://schemas.openxmlformats.org/officeDocument/2006/relationships/hyperlink" Target="https://github.com/fomorians/highway-cnn" TargetMode="External"/><Relationship Id="rId3816" Type="http://schemas.openxmlformats.org/officeDocument/2006/relationships/hyperlink" Target="http://localname.io/" TargetMode="External"/><Relationship Id="rId5269" Type="http://schemas.openxmlformats.org/officeDocument/2006/relationships/hyperlink" Target="https://www.youtube.com/watch?v=F1ka6a13S9I" TargetMode="External"/><Relationship Id="rId737" Type="http://schemas.openxmlformats.org/officeDocument/2006/relationships/hyperlink" Target="http://courses.cs.washington.edu/courses/cse154/14au/lectures.shtml" TargetMode="External"/><Relationship Id="rId944" Type="http://schemas.openxmlformats.org/officeDocument/2006/relationships/hyperlink" Target="http://googleresearch.blogspot.com/2015/09/a-beginners-guide-to-deep-neural.html" TargetMode="External"/><Relationship Id="rId1367" Type="http://schemas.openxmlformats.org/officeDocument/2006/relationships/hyperlink" Target="https://storage.googleapis.com/deepmind-data/assets/papers/DeepMindNature14236Paper.pdf" TargetMode="External"/><Relationship Id="rId1574" Type="http://schemas.openxmlformats.org/officeDocument/2006/relationships/hyperlink" Target="http://stats.stackexchange.com/questions/6581/what-is-deviance-specifically-in-cart-rpart" TargetMode="External"/><Relationship Id="rId1781" Type="http://schemas.openxmlformats.org/officeDocument/2006/relationships/hyperlink" Target="http://devblogs.nvidia.com/parallelforall/understanding-natural-language-deep-neural-networks-using-torch/" TargetMode="External"/><Relationship Id="rId2418" Type="http://schemas.openxmlformats.org/officeDocument/2006/relationships/hyperlink" Target="https://elki-project.github.io/" TargetMode="External"/><Relationship Id="rId2625" Type="http://schemas.openxmlformats.org/officeDocument/2006/relationships/hyperlink" Target="http://www.emgu.com/wiki/index.php/Main_Page" TargetMode="External"/><Relationship Id="rId2832" Type="http://schemas.openxmlformats.org/officeDocument/2006/relationships/hyperlink" Target="https://github.com/jaredthecoder/BioPy" TargetMode="External"/><Relationship Id="rId4078" Type="http://schemas.openxmlformats.org/officeDocument/2006/relationships/hyperlink" Target="https://jianliao.com/site?lang=en" TargetMode="External"/><Relationship Id="rId4285" Type="http://schemas.openxmlformats.org/officeDocument/2006/relationships/hyperlink" Target="http://browser.qq.com/mac/en/index.html" TargetMode="External"/><Relationship Id="rId4492" Type="http://schemas.openxmlformats.org/officeDocument/2006/relationships/hyperlink" Target="https://github.com/onurakpolat/awesome-bigdata" TargetMode="External"/><Relationship Id="rId5031" Type="http://schemas.openxmlformats.org/officeDocument/2006/relationships/hyperlink" Target="https://www.manning.com/books/storm-applied" TargetMode="External"/><Relationship Id="rId5129" Type="http://schemas.openxmlformats.org/officeDocument/2006/relationships/hyperlink" Target="https://medium.com/@ageitgey/machine-learning-is-fun-80ea3ec3c471" TargetMode="External"/><Relationship Id="rId5336" Type="http://schemas.openxmlformats.org/officeDocument/2006/relationships/hyperlink" Target="https://news.ycombinator.com/item?id=12898718" TargetMode="External"/><Relationship Id="rId73" Type="http://schemas.openxmlformats.org/officeDocument/2006/relationships/hyperlink" Target="https://sites.google.com/site/cs186fall2013/section-notes" TargetMode="External"/><Relationship Id="rId804" Type="http://schemas.openxmlformats.org/officeDocument/2006/relationships/hyperlink" Target="http://cogprints.org/7150/1/10.1.1.83.5248.pdf" TargetMode="External"/><Relationship Id="rId1227" Type="http://schemas.openxmlformats.org/officeDocument/2006/relationships/hyperlink" Target="http://www.ee.oulu.fi/research/imag/color/pbfd.html" TargetMode="External"/><Relationship Id="rId1434" Type="http://schemas.openxmlformats.org/officeDocument/2006/relationships/hyperlink" Target="https://arxiv.org/pdf/1611.03673" TargetMode="External"/><Relationship Id="rId1641" Type="http://schemas.openxmlformats.org/officeDocument/2006/relationships/hyperlink" Target="http://devblogs.nvidia.com/parallelforall/deep-learning-nutshell-core-concepts/" TargetMode="External"/><Relationship Id="rId1879" Type="http://schemas.openxmlformats.org/officeDocument/2006/relationships/hyperlink" Target="http://www.ftpress.com/articles/article.aspx?p=2248639&amp;seqNum=11" TargetMode="External"/><Relationship Id="rId3094" Type="http://schemas.openxmlformats.org/officeDocument/2006/relationships/hyperlink" Target="https://github.com/caesar0301/awesome-public-datasets" TargetMode="External"/><Relationship Id="rId4145" Type="http://schemas.openxmlformats.org/officeDocument/2006/relationships/hyperlink" Target="http://mplayerx.org/" TargetMode="External"/><Relationship Id="rId4797" Type="http://schemas.openxmlformats.org/officeDocument/2006/relationships/hyperlink" Target="https://monkeylearn.com/" TargetMode="External"/><Relationship Id="rId1501" Type="http://schemas.openxmlformats.org/officeDocument/2006/relationships/hyperlink" Target="http://www.slideshare.net/pierluca.lanzi/presentations" TargetMode="External"/><Relationship Id="rId1739" Type="http://schemas.openxmlformats.org/officeDocument/2006/relationships/hyperlink" Target="http://neuralniche.com/post/tutorial/" TargetMode="External"/><Relationship Id="rId1946" Type="http://schemas.openxmlformats.org/officeDocument/2006/relationships/hyperlink" Target="http://www.svms.org/vc-dimension/" TargetMode="External"/><Relationship Id="rId3399" Type="http://schemas.openxmlformats.org/officeDocument/2006/relationships/hyperlink" Target="https://openfmri.org/" TargetMode="External"/><Relationship Id="rId4005" Type="http://schemas.openxmlformats.org/officeDocument/2006/relationships/hyperlink" Target="http://www.literatureandlatte.com/scapple.php" TargetMode="External"/><Relationship Id="rId4352" Type="http://schemas.openxmlformats.org/officeDocument/2006/relationships/hyperlink" Target="https://www.taskpaper.com/" TargetMode="External"/><Relationship Id="rId4657" Type="http://schemas.openxmlformats.org/officeDocument/2006/relationships/hyperlink" Target="https://clickhouse.yandex/" TargetMode="External"/><Relationship Id="rId4864" Type="http://schemas.openxmlformats.org/officeDocument/2006/relationships/hyperlink" Target="https://github.com/SnappyDataInc/snappydata" TargetMode="External"/><Relationship Id="rId5403" Type="http://schemas.openxmlformats.org/officeDocument/2006/relationships/hyperlink" Target="https://sites.google.com/site/starcraftaic/" TargetMode="External"/><Relationship Id="rId1806" Type="http://schemas.openxmlformats.org/officeDocument/2006/relationships/hyperlink" Target="http://alexperrier.github.io/jekyll/update/2015/09/04/topic-modeling-of-twitter-followers.html" TargetMode="External"/><Relationship Id="rId3161" Type="http://schemas.openxmlformats.org/officeDocument/2006/relationships/hyperlink" Target="http://www.ncdc.noaa.gov/data-access/quick-links" TargetMode="External"/><Relationship Id="rId3259" Type="http://schemas.openxmlformats.org/officeDocument/2006/relationships/hyperlink" Target="https://www.google.com/finance" TargetMode="External"/><Relationship Id="rId3466" Type="http://schemas.openxmlformats.org/officeDocument/2006/relationships/hyperlink" Target="http://netsg.cs.sfu.ca/youtubedata/" TargetMode="External"/><Relationship Id="rId4212" Type="http://schemas.openxmlformats.org/officeDocument/2006/relationships/hyperlink" Target="https://www.zoho.com/notebook/notebook-for-mac.html" TargetMode="External"/><Relationship Id="rId4517" Type="http://schemas.openxmlformats.org/officeDocument/2006/relationships/hyperlink" Target="https://apex.apache.org/" TargetMode="External"/><Relationship Id="rId387" Type="http://schemas.openxmlformats.org/officeDocument/2006/relationships/hyperlink" Target="http://snap.berkeley.edu/" TargetMode="External"/><Relationship Id="rId594" Type="http://schemas.openxmlformats.org/officeDocument/2006/relationships/hyperlink" Target="https://jhalderm.com/pub/papers/dcvoting-fc12.pdf" TargetMode="External"/><Relationship Id="rId2068" Type="http://schemas.openxmlformats.org/officeDocument/2006/relationships/hyperlink" Target="http://nbviewer.jupyter.org/github/donnemartin/data-science-ipython-notebooks/blob/master/pandas/03.05-Hierarchical-Indexing.ipynb" TargetMode="External"/><Relationship Id="rId2275" Type="http://schemas.openxmlformats.org/officeDocument/2006/relationships/hyperlink" Target="https://github.com/josephmisiti/awesome-machine-learning" TargetMode="External"/><Relationship Id="rId3021" Type="http://schemas.openxmlformats.org/officeDocument/2006/relationships/hyperlink" Target="https://www.sas.com/en_us/software/analytics/contextual-analysis.html" TargetMode="External"/><Relationship Id="rId3119" Type="http://schemas.openxmlformats.org/officeDocument/2006/relationships/hyperlink" Target="https://github.com/jhpoelen/eol-globi-data/wiki" TargetMode="External"/><Relationship Id="rId3326" Type="http://schemas.openxmlformats.org/officeDocument/2006/relationships/hyperlink" Target="http://vision.stanford.edu/aditya86/ImageNetDogs/" TargetMode="External"/><Relationship Id="rId3673" Type="http://schemas.openxmlformats.org/officeDocument/2006/relationships/hyperlink" Target="http://www.somatic.io/blog/why-tensorflow-will-change-the-game-for-ai" TargetMode="External"/><Relationship Id="rId3880" Type="http://schemas.openxmlformats.org/officeDocument/2006/relationships/hyperlink" Target="https://github.com/Shikkic/gitbar" TargetMode="External"/><Relationship Id="rId3978" Type="http://schemas.openxmlformats.org/officeDocument/2006/relationships/hyperlink" Target="http://fontforge.github.io/" TargetMode="External"/><Relationship Id="rId4724" Type="http://schemas.openxmlformats.org/officeDocument/2006/relationships/hyperlink" Target="http://rainstor.com/products/rainstor-database/" TargetMode="External"/><Relationship Id="rId4931" Type="http://schemas.openxmlformats.org/officeDocument/2006/relationships/hyperlink" Target="https://www.zoomdata.com/" TargetMode="External"/><Relationship Id="rId247" Type="http://schemas.openxmlformats.org/officeDocument/2006/relationships/hyperlink" Target="http://courses.cs.washington.edu/courses/csep501/09au/homework/index.html" TargetMode="External"/><Relationship Id="rId899" Type="http://schemas.openxmlformats.org/officeDocument/2006/relationships/hyperlink" Target="https://svn-d1.mpi-inf.mpg.de/AG1/MultiCoreLab/papers/ebook-fuzzy-mitchell-99.pdf" TargetMode="External"/><Relationship Id="rId1084" Type="http://schemas.openxmlformats.org/officeDocument/2006/relationships/hyperlink" Target="http://mil.engr.utk.edu/nmil/member/19.html" TargetMode="External"/><Relationship Id="rId2482" Type="http://schemas.openxmlformats.org/officeDocument/2006/relationships/hyperlink" Target="https://code.google.com/archive/p/figue" TargetMode="External"/><Relationship Id="rId2787" Type="http://schemas.openxmlformats.org/officeDocument/2006/relationships/hyperlink" Target="http://www.numpy.org/" TargetMode="External"/><Relationship Id="rId3533" Type="http://schemas.openxmlformats.org/officeDocument/2006/relationships/hyperlink" Target="http://www.marinetraffic.com/de/ais-api-services" TargetMode="External"/><Relationship Id="rId3740" Type="http://schemas.openxmlformats.org/officeDocument/2006/relationships/hyperlink" Target="https://macromates.com/" TargetMode="External"/><Relationship Id="rId3838" Type="http://schemas.openxmlformats.org/officeDocument/2006/relationships/hyperlink" Target="https://developer.apple.com/legacy/library/documentation/Darwin/Reference/ManPages/" TargetMode="External"/><Relationship Id="rId5193" Type="http://schemas.openxmlformats.org/officeDocument/2006/relationships/hyperlink" Target="https://www.amazon.com/Data-Smart-Science-Transform-Information/dp/111866146X" TargetMode="External"/><Relationship Id="rId107" Type="http://schemas.openxmlformats.org/officeDocument/2006/relationships/hyperlink" Target="http://comp.uark.edu/~wingning/csce3613/Link3613.html" TargetMode="External"/><Relationship Id="rId454" Type="http://schemas.openxmlformats.org/officeDocument/2006/relationships/hyperlink" Target="http://courses2.cit.cornell.edu/info4302_2012fa/" TargetMode="External"/><Relationship Id="rId661" Type="http://schemas.openxmlformats.org/officeDocument/2006/relationships/hyperlink" Target="http://mchow01.github.io/" TargetMode="External"/><Relationship Id="rId759" Type="http://schemas.openxmlformats.org/officeDocument/2006/relationships/hyperlink" Target="http://mlecture.uni-bremen.de/ml/index.php?option=com_content&amp;view=article&amp;id=233" TargetMode="External"/><Relationship Id="rId966" Type="http://schemas.openxmlformats.org/officeDocument/2006/relationships/hyperlink" Target="http://jmlr.org/proceedings/papers/v37/chung15-supp.pdf" TargetMode="External"/><Relationship Id="rId1291" Type="http://schemas.openxmlformats.org/officeDocument/2006/relationships/hyperlink" Target="http://meta-guide.com/software-meta-guide/100-best-github-deep-learning/" TargetMode="External"/><Relationship Id="rId1389" Type="http://schemas.openxmlformats.org/officeDocument/2006/relationships/hyperlink" Target="https://arxiv.org/abs/1508.06615" TargetMode="External"/><Relationship Id="rId1596" Type="http://schemas.openxmlformats.org/officeDocument/2006/relationships/hyperlink" Target="https://en.wikipedia.org/wiki/Elastic_net_regularization" TargetMode="External"/><Relationship Id="rId2135" Type="http://schemas.openxmlformats.org/officeDocument/2006/relationships/hyperlink" Target="http://nbviewer.ipython.org/github/donnemartin/data-science-ipython-notebooks/blob/master/aws/aws.ipynb" TargetMode="External"/><Relationship Id="rId2342" Type="http://schemas.openxmlformats.org/officeDocument/2006/relationships/hyperlink" Target="https://github.com/dakrone/clojure-opennlp" TargetMode="External"/><Relationship Id="rId2647" Type="http://schemas.openxmlformats.org/officeDocument/2006/relationships/hyperlink" Target="https://github.com/hammerlab/oml/" TargetMode="External"/><Relationship Id="rId2994" Type="http://schemas.openxmlformats.org/officeDocument/2006/relationships/hyperlink" Target="http://cran.r-project.org/web/packages/ROCR/index.html" TargetMode="External"/><Relationship Id="rId3600" Type="http://schemas.openxmlformats.org/officeDocument/2006/relationships/hyperlink" Target="https://github.com/jazzsaxmafia/show_attend_and_tell.tensorflow" TargetMode="External"/><Relationship Id="rId5053" Type="http://schemas.openxmlformats.org/officeDocument/2006/relationships/hyperlink" Target="https://github.com/ZuzooVn/machine-learning-for-software-engineers" TargetMode="External"/><Relationship Id="rId5260" Type="http://schemas.openxmlformats.org/officeDocument/2006/relationships/control" Target="activeX/activeX75.xml"/><Relationship Id="rId314" Type="http://schemas.openxmlformats.org/officeDocument/2006/relationships/hyperlink" Target="http://ocw.mit.edu/courses/electrical-engineering-and-computer-science/6-006-introduction-to-algorithms-fall-2011/assignments/" TargetMode="External"/><Relationship Id="rId521" Type="http://schemas.openxmlformats.org/officeDocument/2006/relationships/hyperlink" Target="http://yann.lecun.com/" TargetMode="External"/><Relationship Id="rId619" Type="http://schemas.openxmlformats.org/officeDocument/2006/relationships/hyperlink" Target="http://www.cs.cornell.edu/courses/CS4700/2014fa/" TargetMode="External"/><Relationship Id="rId1151" Type="http://schemas.openxmlformats.org/officeDocument/2006/relationships/hyperlink" Target="http://www.imm.dtu.dk/image/" TargetMode="External"/><Relationship Id="rId1249" Type="http://schemas.openxmlformats.org/officeDocument/2006/relationships/hyperlink" Target="http://deeplearning4j.org/" TargetMode="External"/><Relationship Id="rId2202" Type="http://schemas.openxmlformats.org/officeDocument/2006/relationships/hyperlink" Target="https://github.com/josephmisiti/awesome-machine-learning" TargetMode="External"/><Relationship Id="rId2854" Type="http://schemas.openxmlformats.org/officeDocument/2006/relationships/hyperlink" Target="https://github.com/jvns/pandas-cookbook" TargetMode="External"/><Relationship Id="rId3905" Type="http://schemas.openxmlformats.org/officeDocument/2006/relationships/hyperlink" Target="http://www.sequelpro.com/" TargetMode="External"/><Relationship Id="rId5120" Type="http://schemas.openxmlformats.org/officeDocument/2006/relationships/control" Target="activeX/activeX16.xml"/><Relationship Id="rId5358" Type="http://schemas.openxmlformats.org/officeDocument/2006/relationships/control" Target="activeX/activeX120.xml"/><Relationship Id="rId95" Type="http://schemas.openxmlformats.org/officeDocument/2006/relationships/hyperlink" Target="http://www.cs.cornell.edu/courses/CS4410/2014fa/lectures.php" TargetMode="External"/><Relationship Id="rId826" Type="http://schemas.openxmlformats.org/officeDocument/2006/relationships/hyperlink" Target="http://www.pyimagesearch.com/2014/09/22/getting-started-deep-learning-python/" TargetMode="External"/><Relationship Id="rId1011" Type="http://schemas.openxmlformats.org/officeDocument/2006/relationships/hyperlink" Target="http://cs.stanford.edu/~acoates/" TargetMode="External"/><Relationship Id="rId1109" Type="http://schemas.openxmlformats.org/officeDocument/2006/relationships/hyperlink" Target="http://deeplearning.stanford.edu/" TargetMode="External"/><Relationship Id="rId1456" Type="http://schemas.openxmlformats.org/officeDocument/2006/relationships/hyperlink" Target="https://github.com/ujjwalkarn/Machine-Learning-Tutorials" TargetMode="External"/><Relationship Id="rId1663" Type="http://schemas.openxmlformats.org/officeDocument/2006/relationships/hyperlink" Target="https://devblogs.nvidia.com/parallelforall/introduction-neural-machine-translation-gpus-part-2/" TargetMode="External"/><Relationship Id="rId1870" Type="http://schemas.openxmlformats.org/officeDocument/2006/relationships/hyperlink" Target="http://stats.stackexchange.com/questions/12187/are-decision-trees-almost-always-binary-trees" TargetMode="External"/><Relationship Id="rId1968" Type="http://schemas.openxmlformats.org/officeDocument/2006/relationships/hyperlink" Target="http://videolectures.net/stephen_j_wright/" TargetMode="External"/><Relationship Id="rId2507" Type="http://schemas.openxmlformats.org/officeDocument/2006/relationships/hyperlink" Target="https://github.com/Tom-Alexander/regression-js" TargetMode="External"/><Relationship Id="rId2714" Type="http://schemas.openxmlformats.org/officeDocument/2006/relationships/hyperlink" Target="https://github.com/machinalis/featureforge" TargetMode="External"/><Relationship Id="rId2921" Type="http://schemas.openxmlformats.org/officeDocument/2006/relationships/hyperlink" Target="https://github.com/AtheMathmo/rusty-machine" TargetMode="External"/><Relationship Id="rId4167" Type="http://schemas.openxmlformats.org/officeDocument/2006/relationships/hyperlink" Target="http://www.robinlu.com/ichm" TargetMode="External"/><Relationship Id="rId4374" Type="http://schemas.openxmlformats.org/officeDocument/2006/relationships/hyperlink" Target="https://github.com/fikovnik/ShiftIt" TargetMode="External"/><Relationship Id="rId4581" Type="http://schemas.openxmlformats.org/officeDocument/2006/relationships/hyperlink" Target="https://github.com/chrislusf/seaweedfs" TargetMode="External"/><Relationship Id="rId5218" Type="http://schemas.openxmlformats.org/officeDocument/2006/relationships/control" Target="activeX/activeX60.xml"/><Relationship Id="rId5425" Type="http://schemas.openxmlformats.org/officeDocument/2006/relationships/hyperlink" Target="https://www.reddit.com/r/computervision" TargetMode="External"/><Relationship Id="rId1316" Type="http://schemas.openxmlformats.org/officeDocument/2006/relationships/hyperlink" Target="https://github.com/ZuzooVn/machine-learning-for-software-engineers" TargetMode="External"/><Relationship Id="rId1523" Type="http://schemas.openxmlformats.org/officeDocument/2006/relationships/hyperlink" Target="http://outlace.com/Simple-Genetic-Algorithm-in-15-lines-of-Python/" TargetMode="External"/><Relationship Id="rId1730" Type="http://schemas.openxmlformats.org/officeDocument/2006/relationships/hyperlink" Target="http://deeplearning4j.org/recurrentnetwork.html" TargetMode="External"/><Relationship Id="rId3183" Type="http://schemas.openxmlformats.org/officeDocument/2006/relationships/hyperlink" Target="http://law.di.unimi.it/datasets.php" TargetMode="External"/><Relationship Id="rId3390" Type="http://schemas.openxmlformats.org/officeDocument/2006/relationships/hyperlink" Target="http://datasets.codeneuro.org/" TargetMode="External"/><Relationship Id="rId4027" Type="http://schemas.openxmlformats.org/officeDocument/2006/relationships/hyperlink" Target="http://www.colorschemer.com/" TargetMode="External"/><Relationship Id="rId4234" Type="http://schemas.openxmlformats.org/officeDocument/2006/relationships/hyperlink" Target="http://reactdesktop.js.org/" TargetMode="External"/><Relationship Id="rId4441" Type="http://schemas.openxmlformats.org/officeDocument/2006/relationships/hyperlink" Target="https://github.com/Nyx0uf/qlImageSize" TargetMode="External"/><Relationship Id="rId4679" Type="http://schemas.openxmlformats.org/officeDocument/2006/relationships/hyperlink" Target="https://github.com/VCNC/haeinsa" TargetMode="External"/><Relationship Id="rId4886" Type="http://schemas.openxmlformats.org/officeDocument/2006/relationships/hyperlink" Target="http://mg4j.di.unimi.it/" TargetMode="External"/><Relationship Id="rId22" Type="http://schemas.openxmlformats.org/officeDocument/2006/relationships/hyperlink" Target="https://github.com/SamDeepLearning/The-Terrible-Deep-Learning-List" TargetMode="External"/><Relationship Id="rId1828" Type="http://schemas.openxmlformats.org/officeDocument/2006/relationships/hyperlink" Target="https://www.kaggle.com/c/word2vec-nlp-tutorial/details/part-3-more-fun-with-word-vectors" TargetMode="External"/><Relationship Id="rId3043" Type="http://schemas.openxmlformats.org/officeDocument/2006/relationships/hyperlink" Target="http://spark-notebook.io/" TargetMode="External"/><Relationship Id="rId3250" Type="http://schemas.openxmlformats.org/officeDocument/2006/relationships/hyperlink" Target="http://randd.defra.gov.uk/Default.aspx?Menu=Menu&amp;Module=More&amp;Location=None&amp;ProjectID=17359&amp;FromSearch=Y&amp;Publisher=1&amp;SearchText=EV0702&amp;SortString=ProjectCode&amp;SortOrder=Asc&amp;Paging=10" TargetMode="External"/><Relationship Id="rId3488" Type="http://schemas.openxmlformats.org/officeDocument/2006/relationships/hyperlink" Target="https://www.ipums.org/" TargetMode="External"/><Relationship Id="rId3695" Type="http://schemas.openxmlformats.org/officeDocument/2006/relationships/hyperlink" Target="https://github.com/jaywcjlove/awesome-mac/blob/master/README.md" TargetMode="External"/><Relationship Id="rId4539" Type="http://schemas.openxmlformats.org/officeDocument/2006/relationships/hyperlink" Target="https://github.com/datasalt/pangool" TargetMode="External"/><Relationship Id="rId4746" Type="http://schemas.openxmlformats.org/officeDocument/2006/relationships/hyperlink" Target="https://github.com/linkedin/white-elephant" TargetMode="External"/><Relationship Id="rId4953" Type="http://schemas.openxmlformats.org/officeDocument/2006/relationships/hyperlink" Target="https://metrictools.org/" TargetMode="External"/><Relationship Id="rId171" Type="http://schemas.openxmlformats.org/officeDocument/2006/relationships/hyperlink" Target="http://www.seas.upenn.edu/~cis194/" TargetMode="External"/><Relationship Id="rId2297" Type="http://schemas.openxmlformats.org/officeDocument/2006/relationships/hyperlink" Target="http://caffe.berkeleyvision.org/" TargetMode="External"/><Relationship Id="rId3348" Type="http://schemas.openxmlformats.org/officeDocument/2006/relationships/hyperlink" Target="http://healthintelligence.drupalgardens.com/content/registered-meteorites-has-impacted-earth-visualized" TargetMode="External"/><Relationship Id="rId3555" Type="http://schemas.openxmlformats.org/officeDocument/2006/relationships/hyperlink" Target="http://opendatamonitor.eu/" TargetMode="External"/><Relationship Id="rId3762" Type="http://schemas.openxmlformats.org/officeDocument/2006/relationships/hyperlink" Target="https://plugins.jetbrains.com/plugin/6098?pr=webStorm" TargetMode="External"/><Relationship Id="rId4301" Type="http://schemas.openxmlformats.org/officeDocument/2006/relationships/hyperlink" Target="https://getlantern.org/" TargetMode="External"/><Relationship Id="rId4606" Type="http://schemas.openxmlformats.org/officeDocument/2006/relationships/hyperlink" Target="https://github.com/infinidb/infinidb/" TargetMode="External"/><Relationship Id="rId4813" Type="http://schemas.openxmlformats.org/officeDocument/2006/relationships/hyperlink" Target="https://issues.apache.org/jira/browse/MAPREDUCE-3561" TargetMode="External"/><Relationship Id="rId269" Type="http://schemas.openxmlformats.org/officeDocument/2006/relationships/hyperlink" Target="http://theory.stanford.edu/~tim/w16/w16.html" TargetMode="External"/><Relationship Id="rId476" Type="http://schemas.openxmlformats.org/officeDocument/2006/relationships/hyperlink" Target="http://web.mit.edu/6.005/www/fa16/" TargetMode="External"/><Relationship Id="rId683" Type="http://schemas.openxmlformats.org/officeDocument/2006/relationships/hyperlink" Target="http://inst.eecs.berkeley.edu/~cs294-101/sp15/" TargetMode="External"/><Relationship Id="rId890" Type="http://schemas.openxmlformats.org/officeDocument/2006/relationships/hyperlink" Target="https://github.com/ChristosChristofidis/awesome-deep-learning" TargetMode="External"/><Relationship Id="rId2157" Type="http://schemas.openxmlformats.org/officeDocument/2006/relationships/hyperlink" Target="http://nbviewer.ipython.org/github/donnemartin/data-science-ipython-notebooks/blob/master/misc/Algorithmia.ipynb" TargetMode="External"/><Relationship Id="rId2364" Type="http://schemas.openxmlformats.org/officeDocument/2006/relationships/hyperlink" Target="https://bitbucket.org/nato/yanni/overview" TargetMode="External"/><Relationship Id="rId2571" Type="http://schemas.openxmlformats.org/officeDocument/2006/relationships/hyperlink" Target="https://github.com/torch/nngraph" TargetMode="External"/><Relationship Id="rId3110" Type="http://schemas.openxmlformats.org/officeDocument/2006/relationships/hyperlink" Target="http://www.cellimagelibrary.org/" TargetMode="External"/><Relationship Id="rId3208" Type="http://schemas.openxmlformats.org/officeDocument/2006/relationships/hyperlink" Target="https://github.com/localytics/data-viz-challenge" TargetMode="External"/><Relationship Id="rId3415" Type="http://schemas.openxmlformats.org/officeDocument/2006/relationships/hyperlink" Target="http://www.infochimps.com/" TargetMode="External"/><Relationship Id="rId129" Type="http://schemas.openxmlformats.org/officeDocument/2006/relationships/hyperlink" Target="http://css.csail.mit.edu/6.824/2014/labs/" TargetMode="External"/><Relationship Id="rId336" Type="http://schemas.openxmlformats.org/officeDocument/2006/relationships/hyperlink" Target="http://ocw.mit.edu/courses/electrical-engineering-and-computer-science/6-854j-advanced-algorithms-fall-2005/readings/" TargetMode="External"/><Relationship Id="rId543" Type="http://schemas.openxmlformats.org/officeDocument/2006/relationships/hyperlink" Target="https://www.cs.ox.ac.uk/people/nando.defreitas/machinelearning/" TargetMode="External"/><Relationship Id="rId988" Type="http://schemas.openxmlformats.org/officeDocument/2006/relationships/hyperlink" Target="https://arxiv.org/pdf/1611.07004v1.pdf" TargetMode="External"/><Relationship Id="rId1173" Type="http://schemas.openxmlformats.org/officeDocument/2006/relationships/hyperlink" Target="http://www.fg-net.org/" TargetMode="External"/><Relationship Id="rId1380" Type="http://schemas.openxmlformats.org/officeDocument/2006/relationships/hyperlink" Target="http://clm.utexas.edu/compjclub/wp-content/uploads/2016/02/lake2015.pdf" TargetMode="External"/><Relationship Id="rId2017" Type="http://schemas.openxmlformats.org/officeDocument/2006/relationships/hyperlink" Target="http://nbviewer.ipython.org/github/donnemartin/data-science-ipython-notebooks/blob/master/deep-learning/tensor-flow-exercises/4_convolutions.ipynb" TargetMode="External"/><Relationship Id="rId2224" Type="http://schemas.openxmlformats.org/officeDocument/2006/relationships/hyperlink" Target="https://github.com/josephmisiti/awesome-machine-learning" TargetMode="External"/><Relationship Id="rId2669" Type="http://schemas.openxmlformats.org/officeDocument/2006/relationships/hyperlink" Target="https://cmusatyalab.github.io/openface/" TargetMode="External"/><Relationship Id="rId2876" Type="http://schemas.openxmlformats.org/officeDocument/2006/relationships/hyperlink" Target="https://github.com/zygmuntz/kaggle-accelerometer" TargetMode="External"/><Relationship Id="rId3622" Type="http://schemas.openxmlformats.org/officeDocument/2006/relationships/hyperlink" Target="https://github.com/trigeorgis/mdm" TargetMode="External"/><Relationship Id="rId3927" Type="http://schemas.openxmlformats.org/officeDocument/2006/relationships/hyperlink" Target="http://3t.io/mongochef" TargetMode="External"/><Relationship Id="rId5075" Type="http://schemas.openxmlformats.org/officeDocument/2006/relationships/hyperlink" Target="https://www.quora.com/Can-I-learn-and-get-a-job-in-Machine-Learning-without-studying-CS-Master-and-PhD" TargetMode="External"/><Relationship Id="rId5282" Type="http://schemas.openxmlformats.org/officeDocument/2006/relationships/hyperlink" Target="https://www.analyticsvidhya.com/blog/2016/10/16-new-must-watch-tutorials-courses-on-machine-learning/" TargetMode="External"/><Relationship Id="rId403" Type="http://schemas.openxmlformats.org/officeDocument/2006/relationships/hyperlink" Target="https://see.stanford.edu/Course/CS106A" TargetMode="External"/><Relationship Id="rId750" Type="http://schemas.openxmlformats.org/officeDocument/2006/relationships/hyperlink" Target="http://hfoss-fossrit.rhcloud.com/" TargetMode="External"/><Relationship Id="rId848" Type="http://schemas.openxmlformats.org/officeDocument/2006/relationships/hyperlink" Target="http://www.springer.com/journal/10844" TargetMode="External"/><Relationship Id="rId1033" Type="http://schemas.openxmlformats.org/officeDocument/2006/relationships/hyperlink" Target="http://www.seas.upenn.edu/~wulsin/" TargetMode="External"/><Relationship Id="rId1478" Type="http://schemas.openxmlformats.org/officeDocument/2006/relationships/hyperlink" Target="https://github.com/ujjwalkarn/Machine-Learning-Tutorials" TargetMode="External"/><Relationship Id="rId1685" Type="http://schemas.openxmlformats.org/officeDocument/2006/relationships/hyperlink" Target="http://ml.informatik.uni-freiburg.de/_media/teaching/ws1415/presentation_dl_lect3.pdf" TargetMode="External"/><Relationship Id="rId1892" Type="http://schemas.openxmlformats.org/officeDocument/2006/relationships/hyperlink" Target="https://en.wikipedia.org/wiki/Multivariate_adaptive_regression_splines" TargetMode="External"/><Relationship Id="rId2431" Type="http://schemas.openxmlformats.org/officeDocument/2006/relationships/hyperlink" Target="https://sourceforge.net/p/lemur/wiki/RankLib/" TargetMode="External"/><Relationship Id="rId2529" Type="http://schemas.openxmlformats.org/officeDocument/2006/relationships/hyperlink" Target="https://github.com/JuliaStats/SVM.jl" TargetMode="External"/><Relationship Id="rId2736" Type="http://schemas.openxmlformats.org/officeDocument/2006/relationships/hyperlink" Target="https://github.com/IDSIA/brainstorm" TargetMode="External"/><Relationship Id="rId4091" Type="http://schemas.openxmlformats.org/officeDocument/2006/relationships/hyperlink" Target="http://rambox.pro/" TargetMode="External"/><Relationship Id="rId4189" Type="http://schemas.openxmlformats.org/officeDocument/2006/relationships/hyperlink" Target="http://viennarss.github.io/" TargetMode="External"/><Relationship Id="rId5142" Type="http://schemas.openxmlformats.org/officeDocument/2006/relationships/hyperlink" Target="https://triskell.github.io/2016/11/15/Inky-Machine-Learning.html" TargetMode="External"/><Relationship Id="rId610" Type="http://schemas.openxmlformats.org/officeDocument/2006/relationships/hyperlink" Target="http://css.csail.mit.edu/6.858/2014/reference.html" TargetMode="External"/><Relationship Id="rId708" Type="http://schemas.openxmlformats.org/officeDocument/2006/relationships/hyperlink" Target="http://www.cs.cornell.edu/~bindel/class/cs5220-f11/" TargetMode="External"/><Relationship Id="rId915" Type="http://schemas.openxmlformats.org/officeDocument/2006/relationships/hyperlink" Target="https://www.cs.ox.ac.uk/people/nando.defreitas/machinelearning/" TargetMode="External"/><Relationship Id="rId1240" Type="http://schemas.openxmlformats.org/officeDocument/2006/relationships/hyperlink" Target="https://research.google.com/youtube8m/" TargetMode="External"/><Relationship Id="rId1338" Type="http://schemas.openxmlformats.org/officeDocument/2006/relationships/hyperlink" Target="https://arxiv.org/pdf/1607.06450.pdf?utm_source=sciontist.com&amp;utm_medium=refer&amp;utm_campaign=promote" TargetMode="External"/><Relationship Id="rId1545" Type="http://schemas.openxmlformats.org/officeDocument/2006/relationships/hyperlink" Target="http://colah.github.io/" TargetMode="External"/><Relationship Id="rId2943" Type="http://schemas.openxmlformats.org/officeDocument/2006/relationships/hyperlink" Target="http://cran.r-project.org/web/packages/ElemStatLearn/index.html" TargetMode="External"/><Relationship Id="rId4049" Type="http://schemas.openxmlformats.org/officeDocument/2006/relationships/hyperlink" Target="https://en.toolinbox.net/iPic/" TargetMode="External"/><Relationship Id="rId4396" Type="http://schemas.openxmlformats.org/officeDocument/2006/relationships/hyperlink" Target="http://totalfinder.binaryage.com/" TargetMode="External"/><Relationship Id="rId5002" Type="http://schemas.openxmlformats.org/officeDocument/2006/relationships/hyperlink" Target="http://db.disi.unitn.eu/pages/VLDBProgram/pdf/industry/p767-wiener.pdf" TargetMode="External"/><Relationship Id="rId5447" Type="http://schemas.openxmlformats.org/officeDocument/2006/relationships/control" Target="activeX/activeX137.xml"/><Relationship Id="rId1100" Type="http://schemas.openxmlformats.org/officeDocument/2006/relationships/hyperlink" Target="http://yann.lecun.com/" TargetMode="External"/><Relationship Id="rId1405" Type="http://schemas.openxmlformats.org/officeDocument/2006/relationships/hyperlink" Target="http://www.cv-foundation.org/openaccess/content_iccv_2015/papers/Wang_Visual_Tracking_With_ICCV_2015_paper.pdf" TargetMode="External"/><Relationship Id="rId1752" Type="http://schemas.openxmlformats.org/officeDocument/2006/relationships/hyperlink" Target="http://deeplearning.net/2015/09/30/long-short-term-memory-dramatically-improves-google-voice-etc-now-available-to-a-billion-users/" TargetMode="External"/><Relationship Id="rId2803" Type="http://schemas.openxmlformats.org/officeDocument/2006/relationships/hyperlink" Target="https://github.com/mikedewar/d3py" TargetMode="External"/><Relationship Id="rId4256" Type="http://schemas.openxmlformats.org/officeDocument/2006/relationships/hyperlink" Target="https://you-get.org/" TargetMode="External"/><Relationship Id="rId4463" Type="http://schemas.openxmlformats.org/officeDocument/2006/relationships/hyperlink" Target="https://www.macupdate.com/" TargetMode="External"/><Relationship Id="rId4670" Type="http://schemas.openxmlformats.org/officeDocument/2006/relationships/hyperlink" Target="http://bedrockdb.com/" TargetMode="External"/><Relationship Id="rId5307" Type="http://schemas.openxmlformats.org/officeDocument/2006/relationships/hyperlink" Target="https://rayli.net/blog/data/coursera-machine-learning-review/" TargetMode="External"/><Relationship Id="rId44" Type="http://schemas.openxmlformats.org/officeDocument/2006/relationships/hyperlink" Target="https://camo.githubusercontent.com/66c536acd93c38b5ad59675b706a70e0535f9eb1/68747470733a2f2f6173736574732d63646e2e6769746875622e636f6d2f696d616765732f69636f6e732f656d6f6a692f756e69636f64652f31663464612e706e67" TargetMode="External"/><Relationship Id="rId1612" Type="http://schemas.openxmlformats.org/officeDocument/2006/relationships/hyperlink" Target="http://stats.stackexchange.com/questions/11602/training-with-the-full-dataset-after-cross-validation" TargetMode="External"/><Relationship Id="rId1917" Type="http://schemas.openxmlformats.org/officeDocument/2006/relationships/hyperlink" Target="http://stats.stackexchange.com/tags/gbm/hot" TargetMode="External"/><Relationship Id="rId3065" Type="http://schemas.openxmlformats.org/officeDocument/2006/relationships/hyperlink" Target="https://github.com/vlall/Swift-Brain" TargetMode="External"/><Relationship Id="rId3272" Type="http://schemas.openxmlformats.org/officeDocument/2006/relationships/hyperlink" Target="http://geo-wiki.org/" TargetMode="External"/><Relationship Id="rId4116" Type="http://schemas.openxmlformats.org/officeDocument/2006/relationships/hyperlink" Target="https://github.com/lhc70000/iina" TargetMode="External"/><Relationship Id="rId4323" Type="http://schemas.openxmlformats.org/officeDocument/2006/relationships/hyperlink" Target="https://www.freevpn.pw/mac-vpn" TargetMode="External"/><Relationship Id="rId4530" Type="http://schemas.openxmlformats.org/officeDocument/2006/relationships/hyperlink" Target="http://spark.apache.org/docs/0.7.3/streaming-programming-guide.html" TargetMode="External"/><Relationship Id="rId4768" Type="http://schemas.openxmlformats.org/officeDocument/2006/relationships/hyperlink" Target="https://github.com/twitter/elephant-bird" TargetMode="External"/><Relationship Id="rId4975" Type="http://schemas.openxmlformats.org/officeDocument/2006/relationships/hyperlink" Target="https://github.com/trifacta/vega" TargetMode="External"/><Relationship Id="rId193" Type="http://schemas.openxmlformats.org/officeDocument/2006/relationships/hyperlink" Target="http://htdp.org/2003-09-26/Book/" TargetMode="External"/><Relationship Id="rId498" Type="http://schemas.openxmlformats.org/officeDocument/2006/relationships/hyperlink" Target="http://people.seas.harvard.edu/~minilek/cs229r/fall15/index.html" TargetMode="External"/><Relationship Id="rId2081" Type="http://schemas.openxmlformats.org/officeDocument/2006/relationships/hyperlink" Target="http://nbviewer.jupyter.org/github/donnemartin/data-science-ipython-notebooks/blob/master/matplotlib/04.01-Simple-Line-Plots.ipynb" TargetMode="External"/><Relationship Id="rId2179" Type="http://schemas.openxmlformats.org/officeDocument/2006/relationships/hyperlink" Target="https://github.com/josephmisiti/awesome-machine-learning/blob/master/blogs.md" TargetMode="External"/><Relationship Id="rId3132" Type="http://schemas.openxmlformats.org/officeDocument/2006/relationships/hyperlink" Target="https://opensnp.org/" TargetMode="External"/><Relationship Id="rId3577" Type="http://schemas.openxmlformats.org/officeDocument/2006/relationships/hyperlink" Target="https://github.com/Mazecreator/TensorFlow-SIRDS" TargetMode="External"/><Relationship Id="rId3784" Type="http://schemas.openxmlformats.org/officeDocument/2006/relationships/hyperlink" Target="https://oldj.github.io/SwitchHosts/" TargetMode="External"/><Relationship Id="rId3991" Type="http://schemas.openxmlformats.org/officeDocument/2006/relationships/hyperlink" Target="https://itunes.apple.com/us/app/pixel-perfect/id916097243" TargetMode="External"/><Relationship Id="rId4628" Type="http://schemas.openxmlformats.org/officeDocument/2006/relationships/hyperlink" Target="https://github.com/tarantool/tarantool" TargetMode="External"/><Relationship Id="rId4835" Type="http://schemas.openxmlformats.org/officeDocument/2006/relationships/hyperlink" Target="https://www.wired.com/2013/03/google-borg-twitter-mesos/all/" TargetMode="External"/><Relationship Id="rId260" Type="http://schemas.openxmlformats.org/officeDocument/2006/relationships/hyperlink" Target="http://www.cs.berkeley.edu/~jrs/61b/lab/index.html" TargetMode="External"/><Relationship Id="rId2386" Type="http://schemas.openxmlformats.org/officeDocument/2006/relationships/hyperlink" Target="https://github.com/mikeizbicki/HLearn" TargetMode="External"/><Relationship Id="rId2593" Type="http://schemas.openxmlformats.org/officeDocument/2006/relationships/hyperlink" Target="https://github.com/koraykv/fex" TargetMode="External"/><Relationship Id="rId3437" Type="http://schemas.openxmlformats.org/officeDocument/2006/relationships/hyperlink" Target="http://www.ntis.gov/products/ntrl/" TargetMode="External"/><Relationship Id="rId3644" Type="http://schemas.openxmlformats.org/officeDocument/2006/relationships/hyperlink" Target="http://keras.io/" TargetMode="External"/><Relationship Id="rId3851" Type="http://schemas.openxmlformats.org/officeDocument/2006/relationships/hyperlink" Target="https://github.com/nicolargo/glances" TargetMode="External"/><Relationship Id="rId4902" Type="http://schemas.openxmlformats.org/officeDocument/2006/relationships/hyperlink" Target="https://www.scribd.com/doc/3159239/70-Everest-PGCon-RT" TargetMode="External"/><Relationship Id="rId5097" Type="http://schemas.openxmlformats.org/officeDocument/2006/relationships/hyperlink" Target="http://lifehacker.com/281626/jerry-seinfelds-productivity-secret" TargetMode="External"/><Relationship Id="rId120" Type="http://schemas.openxmlformats.org/officeDocument/2006/relationships/hyperlink" Target="https://www.ops-class.org/asst/0/" TargetMode="External"/><Relationship Id="rId358" Type="http://schemas.openxmlformats.org/officeDocument/2006/relationships/hyperlink" Target="http://www.cs.cornell.edu/courses/CS3110/2014fa/course_info.php" TargetMode="External"/><Relationship Id="rId565" Type="http://schemas.openxmlformats.org/officeDocument/2006/relationships/hyperlink" Target="http://web.stanford.edu/class/cs276/index.html" TargetMode="External"/><Relationship Id="rId772" Type="http://schemas.openxmlformats.org/officeDocument/2006/relationships/hyperlink" Target="https://github.com/owainlewis/awesome-artificial-intelligence" TargetMode="External"/><Relationship Id="rId1195" Type="http://schemas.openxmlformats.org/officeDocument/2006/relationships/hyperlink" Target="http://www.nlm.nih.gov/research/visible/visible_human.html" TargetMode="External"/><Relationship Id="rId2039" Type="http://schemas.openxmlformats.org/officeDocument/2006/relationships/hyperlink" Target="https://nbviewer.jupyter.org/github/donnemartin/data-science-ipython-notebooks/blob/master/deep-learning/keras-tutorial/3.2%20RNN%20and%20LSTM.ipynb" TargetMode="External"/><Relationship Id="rId2246" Type="http://schemas.openxmlformats.org/officeDocument/2006/relationships/hyperlink" Target="https://github.com/josephmisiti/awesome-machine-learning" TargetMode="External"/><Relationship Id="rId2453" Type="http://schemas.openxmlformats.org/officeDocument/2006/relationships/hyperlink" Target="https://github.com/wooorm/retext" TargetMode="External"/><Relationship Id="rId2660" Type="http://schemas.openxmlformats.org/officeDocument/2006/relationships/hyperlink" Target="https://github.com/titsuki/p6-Algorithm-NaiveBayes" TargetMode="External"/><Relationship Id="rId2898" Type="http://schemas.openxmlformats.org/officeDocument/2006/relationships/hyperlink" Target="https://github.com/ealdent/uea-stemmer" TargetMode="External"/><Relationship Id="rId3504" Type="http://schemas.openxmlformats.org/officeDocument/2006/relationships/hyperlink" Target="http://univ.cc/" TargetMode="External"/><Relationship Id="rId3711" Type="http://schemas.openxmlformats.org/officeDocument/2006/relationships/hyperlink" Target="https://github.com/jaywcjlove/awesome-mac" TargetMode="External"/><Relationship Id="rId3949" Type="http://schemas.openxmlformats.org/officeDocument/2006/relationships/hyperlink" Target="https://affinity.serif.com/en-us/designer/" TargetMode="External"/><Relationship Id="rId5164" Type="http://schemas.openxmlformats.org/officeDocument/2006/relationships/hyperlink" Target="https://www.analyticsvidhya.com/learning-path-learn-machine-learning/" TargetMode="External"/><Relationship Id="rId218" Type="http://schemas.openxmlformats.org/officeDocument/2006/relationships/hyperlink" Target="http://www.cs.cornell.edu/courses/CS4120/2013fa/schedule.html" TargetMode="External"/><Relationship Id="rId425" Type="http://schemas.openxmlformats.org/officeDocument/2006/relationships/hyperlink" Target="http://www.cs.cornell.edu/courses/CS1112/2014fa/" TargetMode="External"/><Relationship Id="rId632" Type="http://schemas.openxmlformats.org/officeDocument/2006/relationships/hyperlink" Target="https://alliance.seas.upenn.edu/~cis581/wiki/index.php?title=CIS_581:_Computer_Vision_%26_Computational_Photography" TargetMode="External"/><Relationship Id="rId1055" Type="http://schemas.openxmlformats.org/officeDocument/2006/relationships/hyperlink" Target="http://www-etud.iro.umontreal.ca/~turian/" TargetMode="External"/><Relationship Id="rId1262" Type="http://schemas.openxmlformats.org/officeDocument/2006/relationships/hyperlink" Target="https://github.com/NervanaSystems/neon" TargetMode="External"/><Relationship Id="rId2106" Type="http://schemas.openxmlformats.org/officeDocument/2006/relationships/hyperlink" Target="http://nbviewer.jupyter.org/github/donnemartin/data-science-ipython-notebooks/blob/master/numpy/02.08-Sorting.ipynb" TargetMode="External"/><Relationship Id="rId2313" Type="http://schemas.openxmlformats.org/officeDocument/2006/relationships/hyperlink" Target="http://www.mlpack.org/" TargetMode="External"/><Relationship Id="rId2520" Type="http://schemas.openxmlformats.org/officeDocument/2006/relationships/hyperlink" Target="https://github.com/bensadeghi/DecisionTree.jl" TargetMode="External"/><Relationship Id="rId2758" Type="http://schemas.openxmlformats.org/officeDocument/2006/relationships/hyperlink" Target="https://github.com/abhik/pebl/" TargetMode="External"/><Relationship Id="rId2965" Type="http://schemas.openxmlformats.org/officeDocument/2006/relationships/hyperlink" Target="http://cran.r-project.org/web/packages/LiblineaR/index.html" TargetMode="External"/><Relationship Id="rId3809" Type="http://schemas.openxmlformats.org/officeDocument/2006/relationships/hyperlink" Target="https://mjmlio.github.io/mjml-app/" TargetMode="External"/><Relationship Id="rId5024" Type="http://schemas.openxmlformats.org/officeDocument/2006/relationships/hyperlink" Target="http://www.cca08.org/papers/Paper-13-Ariel-Rabkin.pdf" TargetMode="External"/><Relationship Id="rId5371" Type="http://schemas.openxmlformats.org/officeDocument/2006/relationships/hyperlink" Target="http://mlss.cc/" TargetMode="External"/><Relationship Id="rId937" Type="http://schemas.openxmlformats.org/officeDocument/2006/relationships/hyperlink" Target="http://vimeo.com/80821560" TargetMode="External"/><Relationship Id="rId1122" Type="http://schemas.openxmlformats.org/officeDocument/2006/relationships/hyperlink" Target="http://www.isi.edu/AI/isd.htm" TargetMode="External"/><Relationship Id="rId1567" Type="http://schemas.openxmlformats.org/officeDocument/2006/relationships/hyperlink" Target="https://www.quora.com/topic/Machine-Learning/faq" TargetMode="External"/><Relationship Id="rId1774" Type="http://schemas.openxmlformats.org/officeDocument/2006/relationships/hyperlink" Target="http://cs231n.github.io/" TargetMode="External"/><Relationship Id="rId1981" Type="http://schemas.openxmlformats.org/officeDocument/2006/relationships/hyperlink" Target="https://github.com/donnemartin/data-science-ipython-notebooks" TargetMode="External"/><Relationship Id="rId2618" Type="http://schemas.openxmlformats.org/officeDocument/2006/relationships/hyperlink" Target="http://caffe.berkeleyvision.org/" TargetMode="External"/><Relationship Id="rId2825" Type="http://schemas.openxmlformats.org/officeDocument/2006/relationships/hyperlink" Target="http://www.ruffus.org.uk/" TargetMode="External"/><Relationship Id="rId4180" Type="http://schemas.openxmlformats.org/officeDocument/2006/relationships/hyperlink" Target="https://boostnote.io/" TargetMode="External"/><Relationship Id="rId4278" Type="http://schemas.openxmlformats.org/officeDocument/2006/relationships/hyperlink" Target="https://github.com/dongyuwei/hallelujahIM" TargetMode="External"/><Relationship Id="rId4485" Type="http://schemas.openxmlformats.org/officeDocument/2006/relationships/hyperlink" Target="https://github.com/onurakpolat/awesome-bigdata" TargetMode="External"/><Relationship Id="rId5231" Type="http://schemas.openxmlformats.org/officeDocument/2006/relationships/hyperlink" Target="https://github.com/luispedro/BuildingMachineLearningSystemsWithPython" TargetMode="External"/><Relationship Id="rId5329" Type="http://schemas.openxmlformats.org/officeDocument/2006/relationships/control" Target="activeX/activeX106.xml"/><Relationship Id="rId66" Type="http://schemas.openxmlformats.org/officeDocument/2006/relationships/hyperlink" Target="https://inst.eecs.berkeley.edu/~cs168/fa14/class.html" TargetMode="External"/><Relationship Id="rId1427" Type="http://schemas.openxmlformats.org/officeDocument/2006/relationships/hyperlink" Target="http://www.jmlr.org/papers/volume17/15-522/15-522.pdf" TargetMode="External"/><Relationship Id="rId1634" Type="http://schemas.openxmlformats.org/officeDocument/2006/relationships/hyperlink" Target="https://devblogs.nvidia.com/parallelforall/understanding-natural-language-deep-neural-networks-using-torch/" TargetMode="External"/><Relationship Id="rId1841" Type="http://schemas.openxmlformats.org/officeDocument/2006/relationships/hyperlink" Target="http://www.svms.org/anns.html" TargetMode="External"/><Relationship Id="rId3087" Type="http://schemas.openxmlformats.org/officeDocument/2006/relationships/hyperlink" Target="https://github.com/caesar0301/awesome-public-datasets" TargetMode="External"/><Relationship Id="rId3294" Type="http://schemas.openxmlformats.org/officeDocument/2006/relationships/hyperlink" Target="https://www.opendatasoft.com/a-comprehensive-list-of-all-open-data-portals-around-the-world/" TargetMode="External"/><Relationship Id="rId4040" Type="http://schemas.openxmlformats.org/officeDocument/2006/relationships/hyperlink" Target="https://evernote.com/skitch/" TargetMode="External"/><Relationship Id="rId4138" Type="http://schemas.openxmlformats.org/officeDocument/2006/relationships/hyperlink" Target="https://mac.eltima.com/media-player.html" TargetMode="External"/><Relationship Id="rId4345" Type="http://schemas.openxmlformats.org/officeDocument/2006/relationships/hyperlink" Target="https://www.noodlesoft.com/" TargetMode="External"/><Relationship Id="rId4692" Type="http://schemas.openxmlformats.org/officeDocument/2006/relationships/hyperlink" Target="https://www.voltdb.com/" TargetMode="External"/><Relationship Id="rId4997" Type="http://schemas.openxmlformats.org/officeDocument/2006/relationships/hyperlink" Target="http://research.microsoft.com/pubs/200169/now-vldb.pdf" TargetMode="External"/><Relationship Id="rId1939" Type="http://schemas.openxmlformats.org/officeDocument/2006/relationships/hyperlink" Target="http://stats.stackexchange.com/questions/32703/resources-for-learning-how-to-implement-ensemble-methods" TargetMode="External"/><Relationship Id="rId3599" Type="http://schemas.openxmlformats.org/officeDocument/2006/relationships/hyperlink" Target="http://arxiv.org/abs/1411.4555" TargetMode="External"/><Relationship Id="rId4552" Type="http://schemas.openxmlformats.org/officeDocument/2006/relationships/hyperlink" Target="http://discoproject.org/" TargetMode="External"/><Relationship Id="rId4857" Type="http://schemas.openxmlformats.org/officeDocument/2006/relationships/hyperlink" Target="http://madlib.incubator.apache.org/community/" TargetMode="External"/><Relationship Id="rId1701" Type="http://schemas.openxmlformats.org/officeDocument/2006/relationships/hyperlink" Target="https://github.com/jtoy/awesome-tensorflow" TargetMode="External"/><Relationship Id="rId3154" Type="http://schemas.openxmlformats.org/officeDocument/2006/relationships/hyperlink" Target="http://sinda.crn2.inpe.br/PCD/SITE/novo/site/" TargetMode="External"/><Relationship Id="rId3361" Type="http://schemas.openxmlformats.org/officeDocument/2006/relationships/hyperlink" Target="http://u.cs.biu.ac.il/~koppel/BlogCorpus.htm" TargetMode="External"/><Relationship Id="rId3459" Type="http://schemas.openxmlformats.org/officeDocument/2006/relationships/hyperlink" Target="http://www3.nd.edu/~oss/Data/data.html" TargetMode="External"/><Relationship Id="rId3666" Type="http://schemas.openxmlformats.org/officeDocument/2006/relationships/hyperlink" Target="http://arxiv.org/abs/1511.06435" TargetMode="External"/><Relationship Id="rId4205" Type="http://schemas.openxmlformats.org/officeDocument/2006/relationships/hyperlink" Target="https://www.zybuluo.com/cmd/" TargetMode="External"/><Relationship Id="rId4412" Type="http://schemas.openxmlformats.org/officeDocument/2006/relationships/hyperlink" Target="https://www.paragon-software.com/home/ntfs-mac/" TargetMode="External"/><Relationship Id="rId282" Type="http://schemas.openxmlformats.org/officeDocument/2006/relationships/hyperlink" Target="http://www-scf.usc.edu/~csci104/20142/lectures" TargetMode="External"/><Relationship Id="rId587" Type="http://schemas.openxmlformats.org/officeDocument/2006/relationships/hyperlink" Target="https://github.com/RPISEC/MBE/tree/master/src" TargetMode="External"/><Relationship Id="rId2170" Type="http://schemas.openxmlformats.org/officeDocument/2006/relationships/hyperlink" Target="https://github.com/alrojo/tensorflow-tutorial" TargetMode="External"/><Relationship Id="rId2268" Type="http://schemas.openxmlformats.org/officeDocument/2006/relationships/hyperlink" Target="https://github.com/josephmisiti/awesome-machine-learning" TargetMode="External"/><Relationship Id="rId3014" Type="http://schemas.openxmlformats.org/officeDocument/2006/relationships/hyperlink" Target="http://ggplot2.org/" TargetMode="External"/><Relationship Id="rId3221" Type="http://schemas.openxmlformats.org/officeDocument/2006/relationships/hyperlink" Target="http://volcano.si.edu/" TargetMode="External"/><Relationship Id="rId3319" Type="http://schemas.openxmlformats.org/officeDocument/2006/relationships/hyperlink" Target="http://dmery.ing.puc.cl/index.php/material/gdxray/" TargetMode="External"/><Relationship Id="rId3873" Type="http://schemas.openxmlformats.org/officeDocument/2006/relationships/hyperlink" Target="https://www.decisivetactics.com/products/serial/" TargetMode="External"/><Relationship Id="rId4717" Type="http://schemas.openxmlformats.org/officeDocument/2006/relationships/hyperlink" Target="https://www.cloudera.com/products/apache-hadoop/impala.html" TargetMode="External"/><Relationship Id="rId4924" Type="http://schemas.openxmlformats.org/officeDocument/2006/relationships/hyperlink" Target="https://www.microstrategy.com/" TargetMode="External"/><Relationship Id="rId8" Type="http://schemas.openxmlformats.org/officeDocument/2006/relationships/hyperlink" Target="https://github.com/ty4z2008" TargetMode="External"/><Relationship Id="rId142" Type="http://schemas.openxmlformats.org/officeDocument/2006/relationships/hyperlink" Target="http://15418.courses.cs.cmu.edu/spring2015/exercises" TargetMode="External"/><Relationship Id="rId447" Type="http://schemas.openxmlformats.org/officeDocument/2006/relationships/hyperlink" Target="http://htdp.org/2003-09-26/Book/curriculum.html" TargetMode="External"/><Relationship Id="rId794" Type="http://schemas.openxmlformats.org/officeDocument/2006/relationships/hyperlink" Target="http://www.amazon.com/Jeff-Hawkins/e/B001KHNZ7C/ref=sr_ntt_srch_lnk_11?qid=1435480927&amp;sr=8-11" TargetMode="External"/><Relationship Id="rId1077" Type="http://schemas.openxmlformats.org/officeDocument/2006/relationships/hyperlink" Target="http://homepages.inf.ed.ac.uk/pseries/" TargetMode="External"/><Relationship Id="rId2030" Type="http://schemas.openxmlformats.org/officeDocument/2006/relationships/hyperlink" Target="https://nbviewer.jupyter.org/github/donnemartin/data-science-ipython-notebooks/blob/master/deep-learning/keras-tutorial/1.1%20Introduction%20-%20Deep%20Learning%20and%20ANN.ipynb" TargetMode="External"/><Relationship Id="rId2128" Type="http://schemas.openxmlformats.org/officeDocument/2006/relationships/hyperlink" Target="http://nbviewer.ipython.org/github/donnemartin/data-science-ipython-notebooks/blob/master/mapreduce/mapreduce-python.ipynb" TargetMode="External"/><Relationship Id="rId2475" Type="http://schemas.openxmlformats.org/officeDocument/2006/relationships/hyperlink" Target="http://www.anychart.com/" TargetMode="External"/><Relationship Id="rId2682" Type="http://schemas.openxmlformats.org/officeDocument/2006/relationships/hyperlink" Target="https://github.com/duanhongyi/genius" TargetMode="External"/><Relationship Id="rId2987" Type="http://schemas.openxmlformats.org/officeDocument/2006/relationships/hyperlink" Target="http://cran.r-project.org/web/packages/rdetools/index.html" TargetMode="External"/><Relationship Id="rId3526" Type="http://schemas.openxmlformats.org/officeDocument/2006/relationships/hyperlink" Target="http://www.cs.ucr.edu/~eamonn/time_series_data/" TargetMode="External"/><Relationship Id="rId3733" Type="http://schemas.openxmlformats.org/officeDocument/2006/relationships/hyperlink" Target="https://github.com/jaywcjlove/awesome-mac/blob/master/editor-plugin.md" TargetMode="External"/><Relationship Id="rId3940" Type="http://schemas.openxmlformats.org/officeDocument/2006/relationships/hyperlink" Target="https://gcollazo.github.io/mongodbapp/" TargetMode="External"/><Relationship Id="rId5186" Type="http://schemas.openxmlformats.org/officeDocument/2006/relationships/control" Target="activeX/activeX48.xml"/><Relationship Id="rId5393" Type="http://schemas.openxmlformats.org/officeDocument/2006/relationships/hyperlink" Target="http://www.creativeai.net/?cat%5B0%5D=machine-learning" TargetMode="External"/><Relationship Id="rId654" Type="http://schemas.openxmlformats.org/officeDocument/2006/relationships/hyperlink" Target="https://mrl.nyu.edu/~perlin/courses/fall2015/" TargetMode="External"/><Relationship Id="rId861" Type="http://schemas.openxmlformats.org/officeDocument/2006/relationships/hyperlink" Target="http://iospress.metapress.com/openurl.asp?genre=journal&amp;issn=0921-7126" TargetMode="External"/><Relationship Id="rId959" Type="http://schemas.openxmlformats.org/officeDocument/2006/relationships/hyperlink" Target="http://www.cs.utoronto.ca/~ilya/pubs/ilya_sutskever_phd_thesis.pdf" TargetMode="External"/><Relationship Id="rId1284" Type="http://schemas.openxmlformats.org/officeDocument/2006/relationships/hyperlink" Target="https://github.com/Lasagne/Lasagne" TargetMode="External"/><Relationship Id="rId1491" Type="http://schemas.openxmlformats.org/officeDocument/2006/relationships/hyperlink" Target="https://github.com/hangtwenty/dive-into-machine-learning" TargetMode="External"/><Relationship Id="rId1589" Type="http://schemas.openxmlformats.org/officeDocument/2006/relationships/hyperlink" Target="https://jonlefcheck.net/2012/12/28/dealing-with-multicollinearity-using-variance-inflation-factors/" TargetMode="External"/><Relationship Id="rId2335" Type="http://schemas.openxmlformats.org/officeDocument/2006/relationships/hyperlink" Target="https://github.com/LanguageMachines/ucto" TargetMode="External"/><Relationship Id="rId2542" Type="http://schemas.openxmlformats.org/officeDocument/2006/relationships/hyperlink" Target="https://github.com/denizyuret/Knet.jl" TargetMode="External"/><Relationship Id="rId3800" Type="http://schemas.openxmlformats.org/officeDocument/2006/relationships/hyperlink" Target="https://www.renfei.org/snippets-lab/" TargetMode="External"/><Relationship Id="rId5046" Type="http://schemas.openxmlformats.org/officeDocument/2006/relationships/hyperlink" Target="https://github.com/ZuzooVn/machine-learning-for-software-engineers" TargetMode="External"/><Relationship Id="rId5253" Type="http://schemas.openxmlformats.org/officeDocument/2006/relationships/hyperlink" Target="https://www.analyticsvidhya.com/blog/2015/06/start-journey-kaggle/" TargetMode="External"/><Relationship Id="rId5460" Type="http://schemas.openxmlformats.org/officeDocument/2006/relationships/hyperlink" Target="https://www.elsanow.io/home" TargetMode="External"/><Relationship Id="rId307" Type="http://schemas.openxmlformats.org/officeDocument/2006/relationships/hyperlink" Target="http://web.cs.ucdavis.edu/~gusfield/cs222w11/syll11.pdf" TargetMode="External"/><Relationship Id="rId514" Type="http://schemas.openxmlformats.org/officeDocument/2006/relationships/hyperlink" Target="http://www.cs.cornell.edu/courses/CS4786/2015sp/index.htm" TargetMode="External"/><Relationship Id="rId721" Type="http://schemas.openxmlformats.org/officeDocument/2006/relationships/hyperlink" Target="http://www.cs.cornell.edu/courses/CS6452/2012sp/lectures.php" TargetMode="External"/><Relationship Id="rId1144" Type="http://schemas.openxmlformats.org/officeDocument/2006/relationships/hyperlink" Target="http://www.visualqa.org/" TargetMode="External"/><Relationship Id="rId1351" Type="http://schemas.openxmlformats.org/officeDocument/2006/relationships/hyperlink" Target="http://arxiv.org/pdf/1511.06434" TargetMode="External"/><Relationship Id="rId1449" Type="http://schemas.openxmlformats.org/officeDocument/2006/relationships/hyperlink" Target="https://github.com/sindresorhus/awesome" TargetMode="External"/><Relationship Id="rId1796" Type="http://schemas.openxmlformats.org/officeDocument/2006/relationships/hyperlink" Target="https://www.quora.com/Whats-the-difference-between-Latent-Semantic-Indexing-LSI-and-Latent-Dirichlet-Allocation-LDA" TargetMode="External"/><Relationship Id="rId2402" Type="http://schemas.openxmlformats.org/officeDocument/2006/relationships/hyperlink" Target="http://nlp.stanford.edu/software/tokenizer.shtml" TargetMode="External"/><Relationship Id="rId2847" Type="http://schemas.openxmlformats.org/officeDocument/2006/relationships/hyperlink" Target="https://github.com/GaelVaroquaux/scikit-learn-tutorial" TargetMode="External"/><Relationship Id="rId4062" Type="http://schemas.openxmlformats.org/officeDocument/2006/relationships/hyperlink" Target="http://im.qq.com/macqq/index.shtml" TargetMode="External"/><Relationship Id="rId5113" Type="http://schemas.openxmlformats.org/officeDocument/2006/relationships/hyperlink" Target="https://georgemdallas.wordpress.com/2013/06/11/big-data-data-mining-and-machine-learning-under-the-hood/" TargetMode="External"/><Relationship Id="rId88" Type="http://schemas.openxmlformats.org/officeDocument/2006/relationships/hyperlink" Target="http://www.cs.cornell.edu/courses/CS2043/2014sp/" TargetMode="External"/><Relationship Id="rId819" Type="http://schemas.openxmlformats.org/officeDocument/2006/relationships/hyperlink" Target="http://videolectures.net/rldm2015_silver_reinforcement_learning" TargetMode="External"/><Relationship Id="rId1004" Type="http://schemas.openxmlformats.org/officeDocument/2006/relationships/hyperlink" Target="https://github.com/aymericdamien/TensorFlow-Examples" TargetMode="External"/><Relationship Id="rId1211" Type="http://schemas.openxmlformats.org/officeDocument/2006/relationships/hyperlink" Target="http://www-dbv.cs.uni-bonn.de/stereo_data/" TargetMode="External"/><Relationship Id="rId1656" Type="http://schemas.openxmlformats.org/officeDocument/2006/relationships/hyperlink" Target="http://ufldl.stanford.edu/tutorial/supervised/MultiLayerNeuralNetworks/" TargetMode="External"/><Relationship Id="rId1863" Type="http://schemas.openxmlformats.org/officeDocument/2006/relationships/hyperlink" Target="http://stats.stackexchange.com/questions/1292/what-is-the-weak-side-of-decision-trees" TargetMode="External"/><Relationship Id="rId2707" Type="http://schemas.openxmlformats.org/officeDocument/2006/relationships/hyperlink" Target="https://github.com/facebookresearch/DrQA" TargetMode="External"/><Relationship Id="rId2914" Type="http://schemas.openxmlformats.org/officeDocument/2006/relationships/hyperlink" Target="https://github.com/bioruby/bioruby" TargetMode="External"/><Relationship Id="rId4367" Type="http://schemas.openxmlformats.org/officeDocument/2006/relationships/hyperlink" Target="http://mos.u2sk.com/" TargetMode="External"/><Relationship Id="rId4574" Type="http://schemas.openxmlformats.org/officeDocument/2006/relationships/hyperlink" Target="http://static.googleusercontent.com/media/research.google.com/en/archive/gfs-sosp2003.pdf" TargetMode="External"/><Relationship Id="rId4781" Type="http://schemas.openxmlformats.org/officeDocument/2006/relationships/hyperlink" Target="https://github.com/cloudera/oryx" TargetMode="External"/><Relationship Id="rId5320" Type="http://schemas.openxmlformats.org/officeDocument/2006/relationships/hyperlink" Target="https://www.udacity.com/course/intro-to-descriptive-statistics--ud827" TargetMode="External"/><Relationship Id="rId5418" Type="http://schemas.openxmlformats.org/officeDocument/2006/relationships/hyperlink" Target="http://radar.oreilly.com/tag/oreilly-data-show-podcast" TargetMode="External"/><Relationship Id="rId1309" Type="http://schemas.openxmlformats.org/officeDocument/2006/relationships/hyperlink" Target="https://github.com/facebook/MemNN" TargetMode="External"/><Relationship Id="rId1516" Type="http://schemas.openxmlformats.org/officeDocument/2006/relationships/hyperlink" Target="http://ai.berkeley.edu/lecture_videos.html" TargetMode="External"/><Relationship Id="rId1723" Type="http://schemas.openxmlformats.org/officeDocument/2006/relationships/hyperlink" Target="http://www.wildml.com/2015/09/recurrent-neural-networks-tutorial-part-2-implementing-a-language-model-rnn-with-python-numpy-and-theano/" TargetMode="External"/><Relationship Id="rId1930" Type="http://schemas.openxmlformats.org/officeDocument/2006/relationships/hyperlink" Target="http://machine-learning.martinsewell.com/ensembles/" TargetMode="External"/><Relationship Id="rId3176" Type="http://schemas.openxmlformats.org/officeDocument/2006/relationships/hyperlink" Target="https://ogirardot.wordpress.com/2013/01/31/sharing-pypimaven-dependency-data/" TargetMode="External"/><Relationship Id="rId3383" Type="http://schemas.openxmlformats.org/officeDocument/2006/relationships/hyperlink" Target="https://webhose.io/datasets" TargetMode="External"/><Relationship Id="rId3590" Type="http://schemas.openxmlformats.org/officeDocument/2006/relationships/hyperlink" Target="http://www.danielslater.net/2016/03/deep-q-learning-pong-with-tensorflow.html" TargetMode="External"/><Relationship Id="rId4227" Type="http://schemas.openxmlformats.org/officeDocument/2006/relationships/hyperlink" Target="https://filezilla-project.org/" TargetMode="External"/><Relationship Id="rId4434" Type="http://schemas.openxmlformats.org/officeDocument/2006/relationships/hyperlink" Target="https://github.com/whomwah/qlstephen" TargetMode="External"/><Relationship Id="rId4879" Type="http://schemas.openxmlformats.org/officeDocument/2006/relationships/hyperlink" Target="https://github.com/onurakpolat/awesome-bigdata/blob/master" TargetMode="External"/><Relationship Id="rId15" Type="http://schemas.openxmlformats.org/officeDocument/2006/relationships/hyperlink" Target="https://github.com/eriklindernoren/ML-From-Scratch" TargetMode="External"/><Relationship Id="rId2192" Type="http://schemas.openxmlformats.org/officeDocument/2006/relationships/hyperlink" Target="https://github.com/josephmisiti/awesome-machine-learning" TargetMode="External"/><Relationship Id="rId3036" Type="http://schemas.openxmlformats.org/officeDocument/2006/relationships/hyperlink" Target="https://github.com/twitter/scalding" TargetMode="External"/><Relationship Id="rId3243" Type="http://schemas.openxmlformats.org/officeDocument/2006/relationships/hyperlink" Target="http://ampds.org/" TargetMode="External"/><Relationship Id="rId3688" Type="http://schemas.openxmlformats.org/officeDocument/2006/relationships/hyperlink" Target="https://bleedingedgepress.com/tensor-flow-for-machine-intelligence/" TargetMode="External"/><Relationship Id="rId3895" Type="http://schemas.openxmlformats.org/officeDocument/2006/relationships/hyperlink" Target="https://www.gitkraken.com/" TargetMode="External"/><Relationship Id="rId4641" Type="http://schemas.openxmlformats.org/officeDocument/2006/relationships/hyperlink" Target="http://kowshik.github.io/JPregel/pregel_paper.pdf" TargetMode="External"/><Relationship Id="rId4739" Type="http://schemas.openxmlformats.org/officeDocument/2006/relationships/hyperlink" Target="http://www.fluentd.org/" TargetMode="External"/><Relationship Id="rId4946" Type="http://schemas.openxmlformats.org/officeDocument/2006/relationships/hyperlink" Target="http://cytoscape.github.io/" TargetMode="External"/><Relationship Id="rId164" Type="http://schemas.openxmlformats.org/officeDocument/2006/relationships/hyperlink" Target="http://scheme2006.cs.uchicago.edu/11-ghuloum.pdf" TargetMode="External"/><Relationship Id="rId371" Type="http://schemas.openxmlformats.org/officeDocument/2006/relationships/hyperlink" Target="http://www.cs.cornell.edu/~dsteurer/toc13/lectures/" TargetMode="External"/><Relationship Id="rId2052" Type="http://schemas.openxmlformats.org/officeDocument/2006/relationships/hyperlink" Target="http://nbviewer.ipython.org/github/donnemartin/data-science-ipython-notebooks/blob/master/scikit-learn/scikit-learn-validation.ipynb" TargetMode="External"/><Relationship Id="rId2497" Type="http://schemas.openxmlformats.org/officeDocument/2006/relationships/hyperlink" Target="https://github.com/NathanEpstein/kNear" TargetMode="External"/><Relationship Id="rId3450" Type="http://schemas.openxmlformats.org/officeDocument/2006/relationships/hyperlink" Target="https://www.githubarchive.org/" TargetMode="External"/><Relationship Id="rId3548" Type="http://schemas.openxmlformats.org/officeDocument/2006/relationships/hyperlink" Target="http://academictorrents.com/details/a2ccf94bbb4af222bf8e69dad60a68a29f310d9a" TargetMode="External"/><Relationship Id="rId3755" Type="http://schemas.openxmlformats.org/officeDocument/2006/relationships/hyperlink" Target="https://developer.apple.com/xcode/" TargetMode="External"/><Relationship Id="rId4501" Type="http://schemas.openxmlformats.org/officeDocument/2006/relationships/hyperlink" Target="https://github.com/onurakpolat/awesome-bigdata" TargetMode="External"/><Relationship Id="rId4806" Type="http://schemas.openxmlformats.org/officeDocument/2006/relationships/hyperlink" Target="https://github.com/tensorflow/tensorflow" TargetMode="External"/><Relationship Id="rId469" Type="http://schemas.openxmlformats.org/officeDocument/2006/relationships/hyperlink" Target="https://www.cs.hmc.edu/twiki/bin/view/ModularCS1" TargetMode="External"/><Relationship Id="rId676" Type="http://schemas.openxmlformats.org/officeDocument/2006/relationships/hyperlink" Target="https://itunes.apple.com/us/course/developing-ios-9-apps-swift/id1104579961" TargetMode="External"/><Relationship Id="rId883" Type="http://schemas.openxmlformats.org/officeDocument/2006/relationships/hyperlink" Target="https://github.com/ChristosChristofidis/awesome-deep-learning" TargetMode="External"/><Relationship Id="rId1099" Type="http://schemas.openxmlformats.org/officeDocument/2006/relationships/hyperlink" Target="http://www.cs.toronto.edu/~vmnih/" TargetMode="External"/><Relationship Id="rId2357" Type="http://schemas.openxmlformats.org/officeDocument/2006/relationships/hyperlink" Target="https://github.com/Netflix/PigPen" TargetMode="External"/><Relationship Id="rId2564" Type="http://schemas.openxmlformats.org/officeDocument/2006/relationships/hyperlink" Target="https://github.com/deepmind/torch-cephes" TargetMode="External"/><Relationship Id="rId3103" Type="http://schemas.openxmlformats.org/officeDocument/2006/relationships/hyperlink" Target="https://github.com/caesar0301/awesome-public-datasets" TargetMode="External"/><Relationship Id="rId3310" Type="http://schemas.openxmlformats.org/officeDocument/2006/relationships/hyperlink" Target="http://137.189.35.203/WebUI/CatDatabase/catData.html" TargetMode="External"/><Relationship Id="rId3408" Type="http://schemas.openxmlformats.org/officeDocument/2006/relationships/hyperlink" Target="https://www.archive-it.org/explore?show=Collections" TargetMode="External"/><Relationship Id="rId3615" Type="http://schemas.openxmlformats.org/officeDocument/2006/relationships/hyperlink" Target="https://github.com/domluna/memn2n" TargetMode="External"/><Relationship Id="rId3962" Type="http://schemas.openxmlformats.org/officeDocument/2006/relationships/hyperlink" Target="https://github.com/yo-op/sketchcachecleaner" TargetMode="External"/><Relationship Id="rId5068" Type="http://schemas.openxmlformats.org/officeDocument/2006/relationships/hyperlink" Target="https://github.com/ZuzooVn/machine-learning-for-software-engineers" TargetMode="External"/><Relationship Id="rId231" Type="http://schemas.openxmlformats.org/officeDocument/2006/relationships/hyperlink" Target="http://www.cs.cornell.edu/courses/CS5142/2013fa/" TargetMode="External"/><Relationship Id="rId329" Type="http://schemas.openxmlformats.org/officeDocument/2006/relationships/hyperlink" Target="http://courses.csail.mit.edu/6.854/current/" TargetMode="External"/><Relationship Id="rId536" Type="http://schemas.openxmlformats.org/officeDocument/2006/relationships/hyperlink" Target="http://stanford.edu/class/ee103/lectures.html" TargetMode="External"/><Relationship Id="rId1166" Type="http://schemas.openxmlformats.org/officeDocument/2006/relationships/hyperlink" Target="http://ls7-www.cs.uni-dortmund.de/" TargetMode="External"/><Relationship Id="rId1373" Type="http://schemas.openxmlformats.org/officeDocument/2006/relationships/hyperlink" Target="http://willamette.edu/~levenick/cs448/goNature.pdf" TargetMode="External"/><Relationship Id="rId2217" Type="http://schemas.openxmlformats.org/officeDocument/2006/relationships/hyperlink" Target="https://github.com/josephmisiti/awesome-machine-learning" TargetMode="External"/><Relationship Id="rId2771" Type="http://schemas.openxmlformats.org/officeDocument/2006/relationships/hyperlink" Target="https://github.com/tensorflow/skflow" TargetMode="External"/><Relationship Id="rId2869" Type="http://schemas.openxmlformats.org/officeDocument/2006/relationships/hyperlink" Target="https://github.com/molcik/python-neuron" TargetMode="External"/><Relationship Id="rId3822" Type="http://schemas.openxmlformats.org/officeDocument/2006/relationships/hyperlink" Target="http://reggyapp.com/" TargetMode="External"/><Relationship Id="rId5275" Type="http://schemas.openxmlformats.org/officeDocument/2006/relationships/control" Target="activeX/activeX82.xml"/><Relationship Id="rId743" Type="http://schemas.openxmlformats.org/officeDocument/2006/relationships/hyperlink" Target="http://ucsb-bren.github.io/esm296-4f/" TargetMode="External"/><Relationship Id="rId950" Type="http://schemas.openxmlformats.org/officeDocument/2006/relationships/hyperlink" Target="http://www.cs.toronto.edu/~hinton/absps/esann-deep-final.pdf" TargetMode="External"/><Relationship Id="rId1026" Type="http://schemas.openxmlformats.org/officeDocument/2006/relationships/hyperlink" Target="http://researcher.watson.ibm.com/researcher/view.php?person=us-bedk" TargetMode="External"/><Relationship Id="rId1580" Type="http://schemas.openxmlformats.org/officeDocument/2006/relationships/hyperlink" Target="http://www.dataschool.io/simple-guide-to-confusion-matrix-terminology/" TargetMode="External"/><Relationship Id="rId1678" Type="http://schemas.openxmlformats.org/officeDocument/2006/relationships/hyperlink" Target="http://deeplearning.net/tutorial/rbm.html" TargetMode="External"/><Relationship Id="rId1885" Type="http://schemas.openxmlformats.org/officeDocument/2006/relationships/hyperlink" Target="http://stats.stackexchange.com/questions/tagged/rpart" TargetMode="External"/><Relationship Id="rId2424" Type="http://schemas.openxmlformats.org/officeDocument/2006/relationships/hyperlink" Target="https://github.com/apache/mahout" TargetMode="External"/><Relationship Id="rId2631" Type="http://schemas.openxmlformats.org/officeDocument/2006/relationships/hyperlink" Target="http://diffsharp.github.io/DiffSharp/" TargetMode="External"/><Relationship Id="rId2729" Type="http://schemas.openxmlformats.org/officeDocument/2006/relationships/hyperlink" Target="https://github.com/Lasagne/Lasagne" TargetMode="External"/><Relationship Id="rId2936" Type="http://schemas.openxmlformats.org/officeDocument/2006/relationships/hyperlink" Target="https://github.com/jbrownlee/CleverAlgorithmsMachineLearning" TargetMode="External"/><Relationship Id="rId4084" Type="http://schemas.openxmlformats.org/officeDocument/2006/relationships/hyperlink" Target="https://pubu.im/apps/osx" TargetMode="External"/><Relationship Id="rId4291" Type="http://schemas.openxmlformats.org/officeDocument/2006/relationships/hyperlink" Target="http://cidian.youdao.com/multi.html" TargetMode="External"/><Relationship Id="rId4389" Type="http://schemas.openxmlformats.org/officeDocument/2006/relationships/hyperlink" Target="http://mstarke.github.io/MacPass/" TargetMode="External"/><Relationship Id="rId5135" Type="http://schemas.openxmlformats.org/officeDocument/2006/relationships/hyperlink" Target="https://medium.com/@ageitgey/machine-learning-is-fun-part-4-modern-face-recognition-with-deep-learning-c3cffc121d78" TargetMode="External"/><Relationship Id="rId5342" Type="http://schemas.openxmlformats.org/officeDocument/2006/relationships/hyperlink" Target="https://dev.to/thealexlavin/machine-learning-advice-for-developers" TargetMode="External"/><Relationship Id="rId603" Type="http://schemas.openxmlformats.org/officeDocument/2006/relationships/hyperlink" Target="http://courses.csail.mit.edu/6.857/2015/handouts" TargetMode="External"/><Relationship Id="rId810" Type="http://schemas.openxmlformats.org/officeDocument/2006/relationships/hyperlink" Target="http://aurellem.org/society-of-mind/index.html" TargetMode="External"/><Relationship Id="rId908" Type="http://schemas.openxmlformats.org/officeDocument/2006/relationships/hyperlink" Target="https://courses.edx.org/courses/BerkeleyX/CS188x_1/1T2013/courseware/" TargetMode="External"/><Relationship Id="rId1233" Type="http://schemas.openxmlformats.org/officeDocument/2006/relationships/hyperlink" Target="http://www.cs.cmu.edu/~owenc/word.htm" TargetMode="External"/><Relationship Id="rId1440" Type="http://schemas.openxmlformats.org/officeDocument/2006/relationships/hyperlink" Target="https://arxiv.org/pdf/1603.08155.pdf" TargetMode="External"/><Relationship Id="rId1538" Type="http://schemas.openxmlformats.org/officeDocument/2006/relationships/hyperlink" Target="https://www.physicsforums.com/threads/what-is-an-unbiased-estimator.547728/" TargetMode="External"/><Relationship Id="rId4151" Type="http://schemas.openxmlformats.org/officeDocument/2006/relationships/hyperlink" Target="https://github.com/mltframework/shotcut" TargetMode="External"/><Relationship Id="rId4596" Type="http://schemas.openxmlformats.org/officeDocument/2006/relationships/hyperlink" Target="https://github.com/onurakpolat/awesome-bigdata" TargetMode="External"/><Relationship Id="rId5202" Type="http://schemas.openxmlformats.org/officeDocument/2006/relationships/control" Target="activeX/activeX55.xml"/><Relationship Id="rId1300" Type="http://schemas.openxmlformats.org/officeDocument/2006/relationships/hyperlink" Target="http://ocw.mit.edu/courses/health-sciences-and-technology/hst-723j-neural-coding-and-perception-of-sound-spring-2005/index.htm" TargetMode="External"/><Relationship Id="rId1745" Type="http://schemas.openxmlformats.org/officeDocument/2006/relationships/hyperlink" Target="https://github.com/karpathy/char-rnn" TargetMode="External"/><Relationship Id="rId1952" Type="http://schemas.openxmlformats.org/officeDocument/2006/relationships/hyperlink" Target="http://blog.shakirm.com/wp-content/uploads/2015/10/Bayes_Deep.pdf" TargetMode="External"/><Relationship Id="rId3198" Type="http://schemas.openxmlformats.org/officeDocument/2006/relationships/hyperlink" Target="https://sonar.labs.rapid7.com/" TargetMode="External"/><Relationship Id="rId4011" Type="http://schemas.openxmlformats.org/officeDocument/2006/relationships/hyperlink" Target="https://simplemind.eu/" TargetMode="External"/><Relationship Id="rId4249" Type="http://schemas.openxmlformats.org/officeDocument/2006/relationships/hyperlink" Target="http://ionicframework.com/" TargetMode="External"/><Relationship Id="rId4456" Type="http://schemas.openxmlformats.org/officeDocument/2006/relationships/hyperlink" Target="https://www.slant.co/" TargetMode="External"/><Relationship Id="rId4663" Type="http://schemas.openxmlformats.org/officeDocument/2006/relationships/hyperlink" Target="http://sqream.com/" TargetMode="External"/><Relationship Id="rId4870" Type="http://schemas.openxmlformats.org/officeDocument/2006/relationships/hyperlink" Target="https://warp.one/" TargetMode="External"/><Relationship Id="rId37" Type="http://schemas.openxmlformats.org/officeDocument/2006/relationships/hyperlink" Target="https://github.com/prakhar1989/awesome-courses/" TargetMode="External"/><Relationship Id="rId1605" Type="http://schemas.openxmlformats.org/officeDocument/2006/relationships/hyperlink" Target="http://stats.stackexchange.com/questions/8511/how-to-calculate-pseudo-r2-from-rs-logistic-regression" TargetMode="External"/><Relationship Id="rId1812" Type="http://schemas.openxmlformats.org/officeDocument/2006/relationships/hyperlink" Target="https://www.kaggle.com/c/word2vec-nlp-tutorial/details/part-2-word-vectors" TargetMode="External"/><Relationship Id="rId3058" Type="http://schemas.openxmlformats.org/officeDocument/2006/relationships/hyperlink" Target="https://github.com/xmartlabs/Bender" TargetMode="External"/><Relationship Id="rId3265" Type="http://schemas.openxmlformats.org/officeDocument/2006/relationships/hyperlink" Target="https://www.quandl.com/" TargetMode="External"/><Relationship Id="rId3472" Type="http://schemas.openxmlformats.org/officeDocument/2006/relationships/hyperlink" Target="http://datacards.org/" TargetMode="External"/><Relationship Id="rId4109" Type="http://schemas.openxmlformats.org/officeDocument/2006/relationships/hyperlink" Target="http://www.r-studio.com/data_recovery_macintosh/" TargetMode="External"/><Relationship Id="rId4316" Type="http://schemas.openxmlformats.org/officeDocument/2006/relationships/hyperlink" Target="http://fengchinet2.com/" TargetMode="External"/><Relationship Id="rId4523" Type="http://schemas.openxmlformats.org/officeDocument/2006/relationships/hyperlink" Target="http://gora.apache.org/" TargetMode="External"/><Relationship Id="rId4730" Type="http://schemas.openxmlformats.org/officeDocument/2006/relationships/hyperlink" Target="https://wiki.trafodion.org/wiki/index.php/Main_Page" TargetMode="External"/><Relationship Id="rId4968" Type="http://schemas.openxmlformats.org/officeDocument/2006/relationships/hyperlink" Target="https://github.com/plotly/plotly.js" TargetMode="External"/><Relationship Id="rId186" Type="http://schemas.openxmlformats.org/officeDocument/2006/relationships/hyperlink" Target="https://web.stanford.edu/class/cs143/" TargetMode="External"/><Relationship Id="rId393" Type="http://schemas.openxmlformats.org/officeDocument/2006/relationships/hyperlink" Target="http://cs61a.org/" TargetMode="External"/><Relationship Id="rId2074" Type="http://schemas.openxmlformats.org/officeDocument/2006/relationships/hyperlink" Target="http://nbviewer.jupyter.org/github/donnemartin/data-science-ipython-notebooks/blob/master/pandas/03.11-Working-with-Time-Series.ipynb" TargetMode="External"/><Relationship Id="rId2281" Type="http://schemas.openxmlformats.org/officeDocument/2006/relationships/hyperlink" Target="https://github.com/josephmisiti/awesome-machine-learning" TargetMode="External"/><Relationship Id="rId3125" Type="http://schemas.openxmlformats.org/officeDocument/2006/relationships/hyperlink" Target="http://jcb-dataviewer.rupress.org/" TargetMode="External"/><Relationship Id="rId3332" Type="http://schemas.openxmlformats.org/officeDocument/2006/relationships/hyperlink" Target="http://www.cs.tau.ac.il/~wolf/ytfaces/" TargetMode="External"/><Relationship Id="rId3777" Type="http://schemas.openxmlformats.org/officeDocument/2006/relationships/hyperlink" Target="https://github.com/oklai/koala/" TargetMode="External"/><Relationship Id="rId3984" Type="http://schemas.openxmlformats.org/officeDocument/2006/relationships/hyperlink" Target="http://download.kde.org/stable/krita/3.0/krita-3.0.tgz.mirrorlist" TargetMode="External"/><Relationship Id="rId4828" Type="http://schemas.openxmlformats.org/officeDocument/2006/relationships/hyperlink" Target="https://github.com/apache/incubator-slider" TargetMode="External"/><Relationship Id="rId253" Type="http://schemas.openxmlformats.org/officeDocument/2006/relationships/hyperlink" Target="https://groups.csail.mit.edu/mac/users/gjs/6.945/assignments.html" TargetMode="External"/><Relationship Id="rId460" Type="http://schemas.openxmlformats.org/officeDocument/2006/relationships/hyperlink" Target="http://www.csce.uark.edu/~sgauch/2004/S14/notes/index.html" TargetMode="External"/><Relationship Id="rId698" Type="http://schemas.openxmlformats.org/officeDocument/2006/relationships/hyperlink" Target="http://www.cs.cornell.edu/~ginsparg/physics/P4481-P7681-CS4812/Fa12.html" TargetMode="External"/><Relationship Id="rId1090" Type="http://schemas.openxmlformats.org/officeDocument/2006/relationships/hyperlink" Target="http://www.cmap.polytechnique.fr/~mallat/" TargetMode="External"/><Relationship Id="rId2141" Type="http://schemas.openxmlformats.org/officeDocument/2006/relationships/hyperlink" Target="http://nbviewer.ipython.org/github/donnemartin/data-science-ipython-notebooks/blob/master/aws/aws.ipynb" TargetMode="External"/><Relationship Id="rId2379" Type="http://schemas.openxmlformats.org/officeDocument/2006/relationships/hyperlink" Target="https://github.com/dmlc/mxnet" TargetMode="External"/><Relationship Id="rId2586" Type="http://schemas.openxmlformats.org/officeDocument/2006/relationships/hyperlink" Target="https://github.com/torch/cutorch" TargetMode="External"/><Relationship Id="rId2793" Type="http://schemas.openxmlformats.org/officeDocument/2006/relationships/hyperlink" Target="https://github.com/pymc-devs/pymc" TargetMode="External"/><Relationship Id="rId3637" Type="http://schemas.openxmlformats.org/officeDocument/2006/relationships/hyperlink" Target="https://github.com/tensorflow/magenta" TargetMode="External"/><Relationship Id="rId3844" Type="http://schemas.openxmlformats.org/officeDocument/2006/relationships/hyperlink" Target="https://github.com/Swordfish90/cool-retro-term" TargetMode="External"/><Relationship Id="rId5297" Type="http://schemas.openxmlformats.org/officeDocument/2006/relationships/control" Target="activeX/activeX92.xml"/><Relationship Id="rId113" Type="http://schemas.openxmlformats.org/officeDocument/2006/relationships/hyperlink" Target="http://compsci.hunter.cuny.edu/~sweiss/course_materials/csci493.66/csci493.66_spr12.php" TargetMode="External"/><Relationship Id="rId320" Type="http://schemas.openxmlformats.org/officeDocument/2006/relationships/hyperlink" Target="http://ocw.mit.edu/courses/electrical-engineering-and-computer-science/6-046j-design-and-analysis-of-algorithms-spring-2015/lecture-videos/" TargetMode="External"/><Relationship Id="rId558" Type="http://schemas.openxmlformats.org/officeDocument/2006/relationships/hyperlink" Target="http://deeplearning.cs.cmu.edu/" TargetMode="External"/><Relationship Id="rId765" Type="http://schemas.openxmlformats.org/officeDocument/2006/relationships/hyperlink" Target="https://github.com/owainlewis/awesome-artificial-intelligence" TargetMode="External"/><Relationship Id="rId972" Type="http://schemas.openxmlformats.org/officeDocument/2006/relationships/hyperlink" Target="http://www.fit.vutbr.cz/research/groups/speech/publi/2011/mikolov_icassp2011_5528.pdf" TargetMode="External"/><Relationship Id="rId1188" Type="http://schemas.openxmlformats.org/officeDocument/2006/relationships/hyperlink" Target="http://www-white.media.mit.edu/vismod/imagery/VisionTexture/vistex.html" TargetMode="External"/><Relationship Id="rId1395" Type="http://schemas.openxmlformats.org/officeDocument/2006/relationships/hyperlink" Target="http://www.cv-foundation.org/openaccess/content_cvpr_2014/papers/Girshick_Rich_Feature_Hierarchies_2014_CVPR_paper.pdf" TargetMode="External"/><Relationship Id="rId2001" Type="http://schemas.openxmlformats.org/officeDocument/2006/relationships/hyperlink" Target="https://github.com/alrojo/tensorflow-tutorial" TargetMode="External"/><Relationship Id="rId2239" Type="http://schemas.openxmlformats.org/officeDocument/2006/relationships/hyperlink" Target="https://github.com/josephmisiti/awesome-machine-learning" TargetMode="External"/><Relationship Id="rId2446" Type="http://schemas.openxmlformats.org/officeDocument/2006/relationships/hyperlink" Target="https://github.com/cloudera/impala" TargetMode="External"/><Relationship Id="rId2653" Type="http://schemas.openxmlformats.org/officeDocument/2006/relationships/hyperlink" Target="https://github.com/dmlc/mxnet/tree/master/perl-package" TargetMode="External"/><Relationship Id="rId2860" Type="http://schemas.openxmlformats.org/officeDocument/2006/relationships/hyperlink" Target="http://www.karsdorp.io/python-course/" TargetMode="External"/><Relationship Id="rId3704" Type="http://schemas.openxmlformats.org/officeDocument/2006/relationships/hyperlink" Target="https://github.com/jaywcjlove/awesome-mac" TargetMode="External"/><Relationship Id="rId5157" Type="http://schemas.openxmlformats.org/officeDocument/2006/relationships/control" Target="activeX/activeX34.xml"/><Relationship Id="rId418" Type="http://schemas.openxmlformats.org/officeDocument/2006/relationships/hyperlink" Target="http://www.cs.cornell.edu/courses/CS1109/2013su/syllabus.html" TargetMode="External"/><Relationship Id="rId625" Type="http://schemas.openxmlformats.org/officeDocument/2006/relationships/hyperlink" Target="http://www.nytimes.com/2016/01/26/business/marvin-minsky-pioneer-in-artificial-intelligence-dies-at-88.html?_r=0" TargetMode="External"/><Relationship Id="rId832" Type="http://schemas.openxmlformats.org/officeDocument/2006/relationships/hyperlink" Target="http://cis.ieee.org/" TargetMode="External"/><Relationship Id="rId1048" Type="http://schemas.openxmlformats.org/officeDocument/2006/relationships/hyperlink" Target="http://www.cs.toronto.edu/~ilya/" TargetMode="External"/><Relationship Id="rId1255" Type="http://schemas.openxmlformats.org/officeDocument/2006/relationships/hyperlink" Target="https://github.com/hannes-brt/hebel" TargetMode="External"/><Relationship Id="rId1462" Type="http://schemas.openxmlformats.org/officeDocument/2006/relationships/hyperlink" Target="https://github.com/ujjwalkarn/Machine-Learning-Tutorials" TargetMode="External"/><Relationship Id="rId2306" Type="http://schemas.openxmlformats.org/officeDocument/2006/relationships/hyperlink" Target="https://code.google.com/archive/p/encog-cpp" TargetMode="External"/><Relationship Id="rId2513" Type="http://schemas.openxmlformats.org/officeDocument/2006/relationships/hyperlink" Target="https://github.com/trthatcher/DiscriminantAnalysis.jl" TargetMode="External"/><Relationship Id="rId2958" Type="http://schemas.openxmlformats.org/officeDocument/2006/relationships/hyperlink" Target="http://cran.r-project.org/web/packages/hda/index.html" TargetMode="External"/><Relationship Id="rId3911" Type="http://schemas.openxmlformats.org/officeDocument/2006/relationships/hyperlink" Target="https://github.com/bdash-app/bdash" TargetMode="External"/><Relationship Id="rId5017" Type="http://schemas.openxmlformats.org/officeDocument/2006/relationships/hyperlink" Target="https://www.usenix.org/legacy/event/osdi10/tech/full_papers/Beaver.pdf" TargetMode="External"/><Relationship Id="rId5364" Type="http://schemas.openxmlformats.org/officeDocument/2006/relationships/control" Target="activeX/activeX123.xml"/><Relationship Id="rId1115" Type="http://schemas.openxmlformats.org/officeDocument/2006/relationships/hyperlink" Target="http://www.cs.washington.edu/research/ai/" TargetMode="External"/><Relationship Id="rId1322" Type="http://schemas.openxmlformats.org/officeDocument/2006/relationships/hyperlink" Target="http://www.cs.toronto.edu/~hinton/absps/NatureDeepReview.pdf" TargetMode="External"/><Relationship Id="rId1767" Type="http://schemas.openxmlformats.org/officeDocument/2006/relationships/hyperlink" Target="http://deeplearning.net/tutorial/dA.html" TargetMode="External"/><Relationship Id="rId1974" Type="http://schemas.openxmlformats.org/officeDocument/2006/relationships/hyperlink" Target="https://github.com/donnemartin/data-science-ipython-notebooks" TargetMode="External"/><Relationship Id="rId2720" Type="http://schemas.openxmlformats.org/officeDocument/2006/relationships/hyperlink" Target="http://www.astroml.org/" TargetMode="External"/><Relationship Id="rId2818" Type="http://schemas.openxmlformats.org/officeDocument/2006/relationships/hyperlink" Target="https://github.com/htm-community/nupic.studio" TargetMode="External"/><Relationship Id="rId4173" Type="http://schemas.openxmlformats.org/officeDocument/2006/relationships/hyperlink" Target="https://marginnote.com/" TargetMode="External"/><Relationship Id="rId4380" Type="http://schemas.openxmlformats.org/officeDocument/2006/relationships/hyperlink" Target="https://www.spectacleapp.com/" TargetMode="External"/><Relationship Id="rId4478" Type="http://schemas.openxmlformats.org/officeDocument/2006/relationships/hyperlink" Target="https://github.com/onurakpolat/awesome-bigdata" TargetMode="External"/><Relationship Id="rId5224" Type="http://schemas.openxmlformats.org/officeDocument/2006/relationships/control" Target="activeX/activeX62.xml"/><Relationship Id="rId5431" Type="http://schemas.openxmlformats.org/officeDocument/2006/relationships/hyperlink" Target="http://news.startup.ml/" TargetMode="External"/><Relationship Id="rId59" Type="http://schemas.openxmlformats.org/officeDocument/2006/relationships/hyperlink" Target="http://computationstructures.org/notes/tradeoffs/notes.html" TargetMode="External"/><Relationship Id="rId1627" Type="http://schemas.openxmlformats.org/officeDocument/2006/relationships/hyperlink" Target="http://stats.stackexchange.com/questions/14516/understanding-bootstrapping-for-validation-and-model-selection?rq=1" TargetMode="External"/><Relationship Id="rId1834" Type="http://schemas.openxmlformats.org/officeDocument/2006/relationships/hyperlink" Target="http://stats.stackexchange.com/questions/23391/how-does-a-support-vector-machine-svm-work" TargetMode="External"/><Relationship Id="rId3287" Type="http://schemas.openxmlformats.org/officeDocument/2006/relationships/hyperlink" Target="https://github.com/foursquare/twofishes" TargetMode="External"/><Relationship Id="rId4033" Type="http://schemas.openxmlformats.org/officeDocument/2006/relationships/hyperlink" Target="https://itunes.apple.com/cn/app/gifox-gif-recording-and-sharing/id1082624744" TargetMode="External"/><Relationship Id="rId4240" Type="http://schemas.openxmlformats.org/officeDocument/2006/relationships/hyperlink" Target="https://github.com/CanonicalLtd/react-native" TargetMode="External"/><Relationship Id="rId4338" Type="http://schemas.openxmlformats.org/officeDocument/2006/relationships/hyperlink" Target="http://pasteapp.me/" TargetMode="External"/><Relationship Id="rId4685" Type="http://schemas.openxmlformats.org/officeDocument/2006/relationships/hyperlink" Target="http://gemfirexd.docs.pivotal.io/latest/" TargetMode="External"/><Relationship Id="rId4892" Type="http://schemas.openxmlformats.org/officeDocument/2006/relationships/hyperlink" Target="https://www.mysql.com/products/cluster/" TargetMode="External"/><Relationship Id="rId2096" Type="http://schemas.openxmlformats.org/officeDocument/2006/relationships/image" Target="media/image13.png"/><Relationship Id="rId3494" Type="http://schemas.openxmlformats.org/officeDocument/2006/relationships/hyperlink" Target="http://www.pewresearch.org/data/download-datasets/" TargetMode="External"/><Relationship Id="rId3799" Type="http://schemas.openxmlformats.org/officeDocument/2006/relationships/hyperlink" Target="https://github.com/nlf/dlite" TargetMode="External"/><Relationship Id="rId4100" Type="http://schemas.openxmlformats.org/officeDocument/2006/relationships/hyperlink" Target="https://www.nylas.com/n1" TargetMode="External"/><Relationship Id="rId4545" Type="http://schemas.openxmlformats.org/officeDocument/2006/relationships/hyperlink" Target="https://research.google.com/archive/mapreduce.html" TargetMode="External"/><Relationship Id="rId4752" Type="http://schemas.openxmlformats.org/officeDocument/2006/relationships/hyperlink" Target="https://github.com/streamsets/datacollector" TargetMode="External"/><Relationship Id="rId1901" Type="http://schemas.openxmlformats.org/officeDocument/2006/relationships/hyperlink" Target="http://stackoverflow.com/questions/8370455/how-to-build-random-forests-in-r-with-missing-na-values" TargetMode="External"/><Relationship Id="rId3147" Type="http://schemas.openxmlformats.org/officeDocument/2006/relationships/hyperlink" Target="https://my.pgp-hms.org/public_genetic_data" TargetMode="External"/><Relationship Id="rId3354" Type="http://schemas.openxmlformats.org/officeDocument/2006/relationships/hyperlink" Target="https://github.com/cooperhewitt/collection" TargetMode="External"/><Relationship Id="rId3561" Type="http://schemas.openxmlformats.org/officeDocument/2006/relationships/hyperlink" Target="https://github.com/jtoy/awesome-tensorflow" TargetMode="External"/><Relationship Id="rId3659" Type="http://schemas.openxmlformats.org/officeDocument/2006/relationships/hyperlink" Target="https://youtu.be/GZBIPwdGtkk?list=PLBkISg6QfSX9HL6us70IBs9slFciFFa4W" TargetMode="External"/><Relationship Id="rId4405" Type="http://schemas.openxmlformats.org/officeDocument/2006/relationships/hyperlink" Target="https://github.com/Chris911/iStats" TargetMode="External"/><Relationship Id="rId4612" Type="http://schemas.openxmlformats.org/officeDocument/2006/relationships/hyperlink" Target="https://open.dgraph.io/post/badger/" TargetMode="External"/><Relationship Id="rId275" Type="http://schemas.openxmlformats.org/officeDocument/2006/relationships/hyperlink" Target="http://aaronbloomfield.github.io/pdr/slides/" TargetMode="External"/><Relationship Id="rId482" Type="http://schemas.openxmlformats.org/officeDocument/2006/relationships/hyperlink" Target="http://www.cs.columbia.edu/~jebara/4771/index.html" TargetMode="External"/><Relationship Id="rId2163" Type="http://schemas.openxmlformats.org/officeDocument/2006/relationships/hyperlink" Target="https://github.com/jakevdp/sklearn_pycon2015" TargetMode="External"/><Relationship Id="rId2370" Type="http://schemas.openxmlformats.org/officeDocument/2006/relationships/hyperlink" Target="https://github.com/MaxHalford/gago" TargetMode="External"/><Relationship Id="rId3007" Type="http://schemas.openxmlformats.org/officeDocument/2006/relationships/hyperlink" Target="http://cran.r-project.org/web/packages/tree/index.html" TargetMode="External"/><Relationship Id="rId3214" Type="http://schemas.openxmlformats.org/officeDocument/2006/relationships/hyperlink" Target="http://www.fao.org/nr/water/aquastat/data/query/index.html?lang=en" TargetMode="External"/><Relationship Id="rId3421" Type="http://schemas.openxmlformats.org/officeDocument/2006/relationships/hyperlink" Target="https://www.reddit.com/r/datasets" TargetMode="External"/><Relationship Id="rId3866" Type="http://schemas.openxmlformats.org/officeDocument/2006/relationships/hyperlink" Target="https://github.com/dbcli/mycli" TargetMode="External"/><Relationship Id="rId4917" Type="http://schemas.openxmlformats.org/officeDocument/2006/relationships/hyperlink" Target="https://chartio.com/" TargetMode="External"/><Relationship Id="rId5081" Type="http://schemas.openxmlformats.org/officeDocument/2006/relationships/hyperlink" Target="http://softwareengineering.stackexchange.com/a/79575" TargetMode="External"/><Relationship Id="rId135" Type="http://schemas.openxmlformats.org/officeDocument/2006/relationships/hyperlink" Target="http://courses.cs.washington.edu/courses/csep552/16wi/" TargetMode="External"/><Relationship Id="rId342" Type="http://schemas.openxmlformats.org/officeDocument/2006/relationships/hyperlink" Target="https://www.youtube.com/channel/UCxXYk53cSZof2bR_Ax0uJYQ/videos" TargetMode="External"/><Relationship Id="rId787" Type="http://schemas.openxmlformats.org/officeDocument/2006/relationships/hyperlink" Target="http://www.amazon.com/Artificial-Intelligence-Modern-Approach-3rd/dp/0136042597" TargetMode="External"/><Relationship Id="rId994" Type="http://schemas.openxmlformats.org/officeDocument/2006/relationships/hyperlink" Target="http://www.toptal.com/machine-learning/an-introduction-to-deep-learning-from-perceptrons-to-deep-networks" TargetMode="External"/><Relationship Id="rId2023" Type="http://schemas.openxmlformats.org/officeDocument/2006/relationships/hyperlink" Target="http://nbviewer.ipython.org/github/donnemartin/data-science-ipython-notebooks/blob/master/deep-learning/theano-tutorial/scan_tutorial/scan_tutorial.ipynb" TargetMode="External"/><Relationship Id="rId2230" Type="http://schemas.openxmlformats.org/officeDocument/2006/relationships/hyperlink" Target="https://github.com/josephmisiti/awesome-machine-learning" TargetMode="External"/><Relationship Id="rId2468" Type="http://schemas.openxmlformats.org/officeDocument/2006/relationships/hyperlink" Target="http://sigmajs.org/" TargetMode="External"/><Relationship Id="rId2675" Type="http://schemas.openxmlformats.org/officeDocument/2006/relationships/hyperlink" Target="https://github.com/machinalis/quepy" TargetMode="External"/><Relationship Id="rId2882" Type="http://schemas.openxmlformats.org/officeDocument/2006/relationships/hyperlink" Target="https://github.com/benanne/kaggle-galaxies" TargetMode="External"/><Relationship Id="rId3519" Type="http://schemas.openxmlformats.org/officeDocument/2006/relationships/hyperlink" Target="https://github.com/JeffSackmann/tennis_wta" TargetMode="External"/><Relationship Id="rId3726" Type="http://schemas.openxmlformats.org/officeDocument/2006/relationships/hyperlink" Target="https://github.com/jaywcjlove/awesome-mac" TargetMode="External"/><Relationship Id="rId3933" Type="http://schemas.openxmlformats.org/officeDocument/2006/relationships/hyperlink" Target="https://github.com/yoichiro/chrome_mysql_admin" TargetMode="External"/><Relationship Id="rId5179" Type="http://schemas.openxmlformats.org/officeDocument/2006/relationships/hyperlink" Target="https://www.analyticsvidhya.com/blog/2015/12/10-machine-learning-algorithms-explained-army-soldier/" TargetMode="External"/><Relationship Id="rId5386" Type="http://schemas.openxmlformats.org/officeDocument/2006/relationships/hyperlink" Target="https://medium.mybridge.co/machine-learning-top-10-articles-for-the-past-month-b499e4213a34" TargetMode="External"/><Relationship Id="rId202" Type="http://schemas.openxmlformats.org/officeDocument/2006/relationships/hyperlink" Target="https://www.classes.cs.uchicago.edu/archive/2015/winter/22300-1/Schedule.html" TargetMode="External"/><Relationship Id="rId647" Type="http://schemas.openxmlformats.org/officeDocument/2006/relationships/hyperlink" Target="http://www.cs.cornell.edu/courses/CS4670/2015sp/" TargetMode="External"/><Relationship Id="rId854" Type="http://schemas.openxmlformats.org/officeDocument/2006/relationships/hyperlink" Target="http://ieeexplore.ieee.org/servlet/opac?punumber=9670" TargetMode="External"/><Relationship Id="rId1277" Type="http://schemas.openxmlformats.org/officeDocument/2006/relationships/hyperlink" Target="http://singa.incubator.apache.org/" TargetMode="External"/><Relationship Id="rId1484" Type="http://schemas.openxmlformats.org/officeDocument/2006/relationships/hyperlink" Target="https://github.com/ujjwalkarn/Machine-Learning-Tutorials" TargetMode="External"/><Relationship Id="rId1691" Type="http://schemas.openxmlformats.org/officeDocument/2006/relationships/hyperlink" Target="https://github.com/torch/torch7/wiki/Cheatsheet" TargetMode="External"/><Relationship Id="rId2328" Type="http://schemas.openxmlformats.org/officeDocument/2006/relationships/hyperlink" Target="http://www.chokkan.org/software/crfsuite/" TargetMode="External"/><Relationship Id="rId2535" Type="http://schemas.openxmlformats.org/officeDocument/2006/relationships/hyperlink" Target="https://github.com/dmlc/XGBoost.jl" TargetMode="External"/><Relationship Id="rId2742" Type="http://schemas.openxmlformats.org/officeDocument/2006/relationships/hyperlink" Target="https://github.com/echen/restricted-boltzmann-machines" TargetMode="External"/><Relationship Id="rId4195" Type="http://schemas.openxmlformats.org/officeDocument/2006/relationships/hyperlink" Target="http://www.textnutwriter.com/" TargetMode="External"/><Relationship Id="rId5039" Type="http://schemas.openxmlformats.org/officeDocument/2006/relationships/hyperlink" Target="https://www.youtube.com/watch?v=qTEchen97rQ" TargetMode="External"/><Relationship Id="rId5246" Type="http://schemas.openxmlformats.org/officeDocument/2006/relationships/control" Target="activeX/activeX69.xml"/><Relationship Id="rId5453" Type="http://schemas.openxmlformats.org/officeDocument/2006/relationships/control" Target="activeX/activeX140.xml"/><Relationship Id="rId507" Type="http://schemas.openxmlformats.org/officeDocument/2006/relationships/hyperlink" Target="http://www.cs.berkeley.edu/~pabbeel/cs287-fa13/" TargetMode="External"/><Relationship Id="rId714" Type="http://schemas.openxmlformats.org/officeDocument/2006/relationships/hyperlink" Target="https://sites.google.com/site/cs5540sp2013/assignments" TargetMode="External"/><Relationship Id="rId921" Type="http://schemas.openxmlformats.org/officeDocument/2006/relationships/hyperlink" Target="https://www.college-de-france.fr/site/en-yann-lecun/course-2015-2016.htm" TargetMode="External"/><Relationship Id="rId1137" Type="http://schemas.openxmlformats.org/officeDocument/2006/relationships/hyperlink" Target="http://groups.csail.mit.edu/vision/TinyImages/" TargetMode="External"/><Relationship Id="rId1344" Type="http://schemas.openxmlformats.org/officeDocument/2006/relationships/hyperlink" Target="http://arxiv.org/pdf/1412.6980" TargetMode="External"/><Relationship Id="rId1551" Type="http://schemas.openxmlformats.org/officeDocument/2006/relationships/hyperlink" Target="http://trevorstephens.com/" TargetMode="External"/><Relationship Id="rId1789" Type="http://schemas.openxmlformats.org/officeDocument/2006/relationships/hyperlink" Target="https://en.wikipedia.org/wiki/Latent_Dirichlet_allocation" TargetMode="External"/><Relationship Id="rId1996" Type="http://schemas.openxmlformats.org/officeDocument/2006/relationships/image" Target="media/image5.png"/><Relationship Id="rId2602" Type="http://schemas.openxmlformats.org/officeDocument/2006/relationships/hyperlink" Target="https://github.com/mbhenaff/MusicTagging" TargetMode="External"/><Relationship Id="rId4055" Type="http://schemas.openxmlformats.org/officeDocument/2006/relationships/hyperlink" Target="http://ethanschoonover.com/solarized" TargetMode="External"/><Relationship Id="rId4262" Type="http://schemas.openxmlformats.org/officeDocument/2006/relationships/hyperlink" Target="http://pan.baidu.com/download?from=header" TargetMode="External"/><Relationship Id="rId5106" Type="http://schemas.openxmlformats.org/officeDocument/2006/relationships/control" Target="activeX/activeX9.xml"/><Relationship Id="rId50" Type="http://schemas.openxmlformats.org/officeDocument/2006/relationships/hyperlink" Target="https://hkn.eecs.berkeley.edu/exams/course/CS/61C" TargetMode="External"/><Relationship Id="rId1204" Type="http://schemas.openxmlformats.org/officeDocument/2006/relationships/hyperlink" Target="ftp://ftp.limsi.fr/pub/quenot/opflow/testdata/piv/" TargetMode="External"/><Relationship Id="rId1411" Type="http://schemas.openxmlformats.org/officeDocument/2006/relationships/hyperlink" Target="http://tamaraberg.com/papers/generation_cvpr11.pdf" TargetMode="External"/><Relationship Id="rId1649" Type="http://schemas.openxmlformats.org/officeDocument/2006/relationships/hyperlink" Target="https://www.youtube.com/watch?v=IcOMKXAw5VA" TargetMode="External"/><Relationship Id="rId1856" Type="http://schemas.openxmlformats.org/officeDocument/2006/relationships/hyperlink" Target="http://fastml.com/classifier-calibration-with-platts-scaling-and-isotonic-regression/" TargetMode="External"/><Relationship Id="rId2907" Type="http://schemas.openxmlformats.org/officeDocument/2006/relationships/hyperlink" Target="https://github.com/alexgutteridge/rsruby" TargetMode="External"/><Relationship Id="rId3071" Type="http://schemas.openxmlformats.org/officeDocument/2006/relationships/hyperlink" Target="https://github.com/bayandin/awesome-awesomeness" TargetMode="External"/><Relationship Id="rId4567" Type="http://schemas.openxmlformats.org/officeDocument/2006/relationships/hyperlink" Target="https://github.com/linkedin/ambry" TargetMode="External"/><Relationship Id="rId4774" Type="http://schemas.openxmlformats.org/officeDocument/2006/relationships/hyperlink" Target="https://docs.microsoft.com/en-us/azure/data-factory/data-factory-introduction" TargetMode="External"/><Relationship Id="rId5313" Type="http://schemas.openxmlformats.org/officeDocument/2006/relationships/control" Target="activeX/activeX98.xml"/><Relationship Id="rId1509" Type="http://schemas.openxmlformats.org/officeDocument/2006/relationships/hyperlink" Target="https://github.com/humphd/have-fun-with-machine-learning" TargetMode="External"/><Relationship Id="rId1716" Type="http://schemas.openxmlformats.org/officeDocument/2006/relationships/hyperlink" Target="http://sudeepraja.github.io/Neural/" TargetMode="External"/><Relationship Id="rId1923" Type="http://schemas.openxmlformats.org/officeDocument/2006/relationships/hyperlink" Target="https://en.wikipedia.org/wiki/AdaBoost" TargetMode="External"/><Relationship Id="rId3169" Type="http://schemas.openxmlformats.org/officeDocument/2006/relationships/hyperlink" Target="https://archive.org/details/doi-urls" TargetMode="External"/><Relationship Id="rId3376" Type="http://schemas.openxmlformats.org/officeDocument/2006/relationships/hyperlink" Target="http://www.cs.jhu.edu/~mdredze/datasets/sentiment/" TargetMode="External"/><Relationship Id="rId3583" Type="http://schemas.openxmlformats.org/officeDocument/2006/relationships/hyperlink" Target="https://github.com/yunjey/show_attend_and_tell" TargetMode="External"/><Relationship Id="rId4122" Type="http://schemas.openxmlformats.org/officeDocument/2006/relationships/hyperlink" Target="http://www.audacityteam.org/" TargetMode="External"/><Relationship Id="rId4427" Type="http://schemas.openxmlformats.org/officeDocument/2006/relationships/hyperlink" Target="https://github.com/insidegui/WWDC" TargetMode="External"/><Relationship Id="rId4981" Type="http://schemas.openxmlformats.org/officeDocument/2006/relationships/hyperlink" Target="http://2lemetry.com/" TargetMode="External"/><Relationship Id="rId297" Type="http://schemas.openxmlformats.org/officeDocument/2006/relationships/hyperlink" Target="http://www.programming-challenges.com/pg.php?page=index" TargetMode="External"/><Relationship Id="rId2185" Type="http://schemas.openxmlformats.org/officeDocument/2006/relationships/hyperlink" Target="https://github.com/josephmisiti/awesome-machine-learning" TargetMode="External"/><Relationship Id="rId2392" Type="http://schemas.openxmlformats.org/officeDocument/2006/relationships/hyperlink" Target="https://github.com/cortical-io/Public/tree/master/iris" TargetMode="External"/><Relationship Id="rId3029" Type="http://schemas.openxmlformats.org/officeDocument/2006/relationships/hyperlink" Target="http://www.scalanlp.org/" TargetMode="External"/><Relationship Id="rId3236" Type="http://schemas.openxmlformats.org/officeDocument/2006/relationships/hyperlink" Target="http://atlas.cid.harvard.edu/" TargetMode="External"/><Relationship Id="rId3790" Type="http://schemas.openxmlformats.org/officeDocument/2006/relationships/hyperlink" Target="https://github.com/jkpang/PPRows" TargetMode="External"/><Relationship Id="rId3888" Type="http://schemas.openxmlformats.org/officeDocument/2006/relationships/hyperlink" Target="https://hub.github.com/" TargetMode="External"/><Relationship Id="rId4634" Type="http://schemas.openxmlformats.org/officeDocument/2006/relationships/hyperlink" Target="http://spark.apache.org/docs/0.7.3/bagel-programming-guide.html" TargetMode="External"/><Relationship Id="rId4841" Type="http://schemas.openxmlformats.org/officeDocument/2006/relationships/hyperlink" Target="http://www.kiji.org.s3-website-us-east-1.amazonaws.com/" TargetMode="External"/><Relationship Id="rId4939" Type="http://schemas.openxmlformats.org/officeDocument/2006/relationships/hyperlink" Target="http://c3js.org/" TargetMode="External"/><Relationship Id="rId157" Type="http://schemas.openxmlformats.org/officeDocument/2006/relationships/hyperlink" Target="http://www.andrew.cmu.edu/course/15-749/READINGS/" TargetMode="External"/><Relationship Id="rId364" Type="http://schemas.openxmlformats.org/officeDocument/2006/relationships/hyperlink" Target="http://www.cs.cornell.edu/~bindel/class/cs3220-s12/assignments.html" TargetMode="External"/><Relationship Id="rId2045" Type="http://schemas.openxmlformats.org/officeDocument/2006/relationships/hyperlink" Target="http://nbviewer.ipython.org/github/donnemartin/data-science-ipython-notebooks/blob/master/scikit-learn/scikit-learn-intro.ipynb" TargetMode="External"/><Relationship Id="rId2697" Type="http://schemas.openxmlformats.org/officeDocument/2006/relationships/hyperlink" Target="https://github.com/seatgeek/fuzzywuzzy" TargetMode="External"/><Relationship Id="rId3443" Type="http://schemas.openxmlformats.org/officeDocument/2006/relationships/hyperlink" Target="http://www.cs.cmu.edu/~jelsas/data/ancestry.com/" TargetMode="External"/><Relationship Id="rId3650" Type="http://schemas.openxmlformats.org/officeDocument/2006/relationships/hyperlink" Target="https://github.com/ppwwyyxx/tensorpack" TargetMode="External"/><Relationship Id="rId3748" Type="http://schemas.openxmlformats.org/officeDocument/2006/relationships/hyperlink" Target="http://www.dcloud.io/" TargetMode="External"/><Relationship Id="rId4701" Type="http://schemas.openxmlformats.org/officeDocument/2006/relationships/hyperlink" Target="https://prometheus.io/" TargetMode="External"/><Relationship Id="rId571" Type="http://schemas.openxmlformats.org/officeDocument/2006/relationships/hyperlink" Target="http://www.cs.fsu.edu/~liux/" TargetMode="External"/><Relationship Id="rId669" Type="http://schemas.openxmlformats.org/officeDocument/2006/relationships/hyperlink" Target="https://inst.eecs.berkeley.edu/~cs168/fa15/" TargetMode="External"/><Relationship Id="rId876" Type="http://schemas.openxmlformats.org/officeDocument/2006/relationships/hyperlink" Target="http://www.imdb.com/title/tt0343818/" TargetMode="External"/><Relationship Id="rId1299" Type="http://schemas.openxmlformats.org/officeDocument/2006/relationships/hyperlink" Target="http://ocw.mit.edu/courses/brain-and-cognitive-sciences/9-520-a-networks-for-learning-regression-and-classification-spring-2001/" TargetMode="External"/><Relationship Id="rId2252" Type="http://schemas.openxmlformats.org/officeDocument/2006/relationships/hyperlink" Target="https://github.com/josephmisiti/awesome-machine-learning" TargetMode="External"/><Relationship Id="rId2557" Type="http://schemas.openxmlformats.org/officeDocument/2006/relationships/hyperlink" Target="https://github.com/JuliaStats/TimeSeries.jl" TargetMode="External"/><Relationship Id="rId3303" Type="http://schemas.openxmlformats.org/officeDocument/2006/relationships/hyperlink" Target="https://data.hdx.rwlabs.org/dataset/ebola-cases-2014" TargetMode="External"/><Relationship Id="rId3510" Type="http://schemas.openxmlformats.org/officeDocument/2006/relationships/hyperlink" Target="http://www.draftexpress.com/stats.php" TargetMode="External"/><Relationship Id="rId3608" Type="http://schemas.openxmlformats.org/officeDocument/2006/relationships/hyperlink" Target="https://github.com/devsisters/DQN-tensorflow" TargetMode="External"/><Relationship Id="rId3955" Type="http://schemas.openxmlformats.org/officeDocument/2006/relationships/hyperlink" Target="http://sketchtoolbox.com/" TargetMode="External"/><Relationship Id="rId5170" Type="http://schemas.openxmlformats.org/officeDocument/2006/relationships/control" Target="activeX/activeX40.xml"/><Relationship Id="rId224" Type="http://schemas.openxmlformats.org/officeDocument/2006/relationships/hyperlink" Target="http://www.cs.virginia.edu/~weimer/4610/lectures.html" TargetMode="External"/><Relationship Id="rId431" Type="http://schemas.openxmlformats.org/officeDocument/2006/relationships/hyperlink" Target="http://www.cs.cornell.edu/courses/CS1115/2013fa/syllabus.htm" TargetMode="External"/><Relationship Id="rId529" Type="http://schemas.openxmlformats.org/officeDocument/2006/relationships/hyperlink" Target="http://llcao.net/cu-deeplearning15/reading.html" TargetMode="External"/><Relationship Id="rId736" Type="http://schemas.openxmlformats.org/officeDocument/2006/relationships/hyperlink" Target="http://courses.cs.washington.edu/courses/cse154/14au/" TargetMode="External"/><Relationship Id="rId1061" Type="http://schemas.openxmlformats.org/officeDocument/2006/relationships/hyperlink" Target="http://research.microsoft.com/en-us/people/deng/" TargetMode="External"/><Relationship Id="rId1159" Type="http://schemas.openxmlformats.org/officeDocument/2006/relationships/hyperlink" Target="http://www.vision.caltech.edu/html-files/archive.html" TargetMode="External"/><Relationship Id="rId1366" Type="http://schemas.openxmlformats.org/officeDocument/2006/relationships/hyperlink" Target="http://arxiv.org/pdf/1312.5602.pdf" TargetMode="External"/><Relationship Id="rId2112" Type="http://schemas.openxmlformats.org/officeDocument/2006/relationships/hyperlink" Target="http://nbviewer.ipython.org/github/donnemartin/data-science-ipython-notebooks/blob/master/python-data/functions.ipynb" TargetMode="External"/><Relationship Id="rId2417" Type="http://schemas.openxmlformats.org/officeDocument/2006/relationships/hyperlink" Target="https://github.com/datumbox/datumbox-framework" TargetMode="External"/><Relationship Id="rId2764" Type="http://schemas.openxmlformats.org/officeDocument/2006/relationships/hyperlink" Target="https://github.com/andersbll/deeppy" TargetMode="External"/><Relationship Id="rId2971" Type="http://schemas.openxmlformats.org/officeDocument/2006/relationships/hyperlink" Target="http://cran.r-project.org/web/packages/mlr/index.html" TargetMode="External"/><Relationship Id="rId3815" Type="http://schemas.openxmlformats.org/officeDocument/2006/relationships/hyperlink" Target="https://github.com/onmyway133/FinderGo" TargetMode="External"/><Relationship Id="rId5030" Type="http://schemas.openxmlformats.org/officeDocument/2006/relationships/hyperlink" Target="https://www.manning.com/books/streaming-data" TargetMode="External"/><Relationship Id="rId5268" Type="http://schemas.openxmlformats.org/officeDocument/2006/relationships/control" Target="activeX/activeX79.xml"/><Relationship Id="rId943" Type="http://schemas.openxmlformats.org/officeDocument/2006/relationships/hyperlink" Target="http://web.stanford.edu/class/cs224n/handouts/" TargetMode="External"/><Relationship Id="rId1019" Type="http://schemas.openxmlformats.org/officeDocument/2006/relationships/hyperlink" Target="http://research.google.com/pubs/author37792.html" TargetMode="External"/><Relationship Id="rId1573" Type="http://schemas.openxmlformats.org/officeDocument/2006/relationships/hyperlink" Target="https://github.com/soulmachine/machine-learning-cheat-sheet" TargetMode="External"/><Relationship Id="rId1780" Type="http://schemas.openxmlformats.org/officeDocument/2006/relationships/hyperlink" Target="https://www.cs.nyu.edu/~fergus/papers/zeilerECCV2014.pdf" TargetMode="External"/><Relationship Id="rId1878" Type="http://schemas.openxmlformats.org/officeDocument/2006/relationships/hyperlink" Target="http://www.bzst.com/2006/10/classification-trees-cart-vs-chaid.html" TargetMode="External"/><Relationship Id="rId2624" Type="http://schemas.openxmlformats.org/officeDocument/2006/relationships/hyperlink" Target="https://code.google.com/archive/p/opencvdotnet" TargetMode="External"/><Relationship Id="rId2831" Type="http://schemas.openxmlformats.org/officeDocument/2006/relationships/hyperlink" Target="https://github.com/jwkvam/bowtie" TargetMode="External"/><Relationship Id="rId2929" Type="http://schemas.openxmlformats.org/officeDocument/2006/relationships/hyperlink" Target="http://cran.r-project.org/web/packages/bigRR/index.html" TargetMode="External"/><Relationship Id="rId4077" Type="http://schemas.openxmlformats.org/officeDocument/2006/relationships/hyperlink" Target="https://gitter.im/" TargetMode="External"/><Relationship Id="rId4284" Type="http://schemas.openxmlformats.org/officeDocument/2006/relationships/hyperlink" Target="http://www.opera.com/zh-cn" TargetMode="External"/><Relationship Id="rId4491" Type="http://schemas.openxmlformats.org/officeDocument/2006/relationships/hyperlink" Target="https://github.com/onurakpolat/awesome-bigdata" TargetMode="External"/><Relationship Id="rId5128" Type="http://schemas.openxmlformats.org/officeDocument/2006/relationships/control" Target="activeX/activeX20.xml"/><Relationship Id="rId5335" Type="http://schemas.openxmlformats.org/officeDocument/2006/relationships/control" Target="activeX/activeX109.xml"/><Relationship Id="rId72" Type="http://schemas.openxmlformats.org/officeDocument/2006/relationships/hyperlink" Target="https://archive.org/details/ucberkeley-webcast-PL-XXv-cvA_iBVK2QzAV-R7NMA1ZkaiR2y" TargetMode="External"/><Relationship Id="rId803" Type="http://schemas.openxmlformats.org/officeDocument/2006/relationships/hyperlink" Target="http://www.audible.com/pd/Science-Technology/How-to-Create-a-Mind-Audiobook/B009S7OKJS/ref=a_search_c4_1_1_srTtl?qid=1422483493&amp;sr=1-1" TargetMode="External"/><Relationship Id="rId1226" Type="http://schemas.openxmlformats.org/officeDocument/2006/relationships/hyperlink" Target="http://marathon.csee.usf.edu/range/seg-comp/SegComp.html" TargetMode="External"/><Relationship Id="rId1433" Type="http://schemas.openxmlformats.org/officeDocument/2006/relationships/hyperlink" Target="https://arxiv.org/pdf/1610.04286.pdf" TargetMode="External"/><Relationship Id="rId1640" Type="http://schemas.openxmlformats.org/officeDocument/2006/relationships/hyperlink" Target="http://www.kdnuggets.com/2014/05/learn-deep-learning-courses-tutorials-overviews.html" TargetMode="External"/><Relationship Id="rId1738" Type="http://schemas.openxmlformats.org/officeDocument/2006/relationships/hyperlink" Target="https://github.com/MattVitelli/GRUV" TargetMode="External"/><Relationship Id="rId3093" Type="http://schemas.openxmlformats.org/officeDocument/2006/relationships/hyperlink" Target="https://github.com/caesar0301/awesome-public-datasets" TargetMode="External"/><Relationship Id="rId4144" Type="http://schemas.openxmlformats.org/officeDocument/2006/relationships/hyperlink" Target="https://github.com/HandBrake/HandBrake" TargetMode="External"/><Relationship Id="rId4351" Type="http://schemas.openxmlformats.org/officeDocument/2006/relationships/hyperlink" Target="https://help.dida365.com/" TargetMode="External"/><Relationship Id="rId4589" Type="http://schemas.openxmlformats.org/officeDocument/2006/relationships/hyperlink" Target="https://engineering.linkedin.com/data" TargetMode="External"/><Relationship Id="rId4796" Type="http://schemas.openxmlformats.org/officeDocument/2006/relationships/hyperlink" Target="http://moa.cms.waikato.ac.nz/" TargetMode="External"/><Relationship Id="rId5402" Type="http://schemas.openxmlformats.org/officeDocument/2006/relationships/hyperlink" Target="http://www.cs.mun.ca/~dchurchill/starcraftaicomp/" TargetMode="External"/><Relationship Id="rId1500" Type="http://schemas.openxmlformats.org/officeDocument/2006/relationships/hyperlink" Target="https://en.wikipedia.org/wiki/List_of_machine_learning_concepts" TargetMode="External"/><Relationship Id="rId1945" Type="http://schemas.openxmlformats.org/officeDocument/2006/relationships/hyperlink" Target="https://www.youtube.com/watch?v=puDzy2XmR5c" TargetMode="External"/><Relationship Id="rId3160" Type="http://schemas.openxmlformats.org/officeDocument/2006/relationships/hyperlink" Target="http://www.beringclimate.noaa.gov/" TargetMode="External"/><Relationship Id="rId3398" Type="http://schemas.openxmlformats.org/officeDocument/2006/relationships/hyperlink" Target="http://www.oasis-brains.org/" TargetMode="External"/><Relationship Id="rId4004" Type="http://schemas.openxmlformats.org/officeDocument/2006/relationships/hyperlink" Target="http://lighten.xmind.net/" TargetMode="External"/><Relationship Id="rId4211" Type="http://schemas.openxmlformats.org/officeDocument/2006/relationships/hyperlink" Target="https://github.com/nuttyartist/notes" TargetMode="External"/><Relationship Id="rId4449" Type="http://schemas.openxmlformats.org/officeDocument/2006/relationships/hyperlink" Target="https://github.com/jaywcjlove/awesome-mac/issues/17" TargetMode="External"/><Relationship Id="rId4656" Type="http://schemas.openxmlformats.org/officeDocument/2006/relationships/hyperlink" Target="http://db.lcs.mit.edu/projects/cstore/" TargetMode="External"/><Relationship Id="rId4863" Type="http://schemas.openxmlformats.org/officeDocument/2006/relationships/hyperlink" Target="https://sense.io/" TargetMode="External"/><Relationship Id="rId1805" Type="http://schemas.openxmlformats.org/officeDocument/2006/relationships/hyperlink" Target="http://alexperrier.github.io/jekyll/update/2015/09/16/segmentation_twitter_timelines_lda_vs_lsa.html" TargetMode="External"/><Relationship Id="rId3020" Type="http://schemas.openxmlformats.org/officeDocument/2006/relationships/hyperlink" Target="https://www.sas.com/en_us/software/analytics/high-performance-text-mining.html" TargetMode="External"/><Relationship Id="rId3258" Type="http://schemas.openxmlformats.org/officeDocument/2006/relationships/hyperlink" Target="http://cfe.cboe.com/Data/" TargetMode="External"/><Relationship Id="rId3465" Type="http://schemas.openxmlformats.org/officeDocument/2006/relationships/hyperlink" Target="http://webscope.sandbox.yahoo.com/catalog.php?datatype=g" TargetMode="External"/><Relationship Id="rId3672" Type="http://schemas.openxmlformats.org/officeDocument/2006/relationships/hyperlink" Target="http://googleresearch.blogspot.com/2016/05/announcing-syntaxnet-worlds-most.html" TargetMode="External"/><Relationship Id="rId4309" Type="http://schemas.openxmlformats.org/officeDocument/2006/relationships/hyperlink" Target="http://50r.cn/ifn76I" TargetMode="External"/><Relationship Id="rId4516" Type="http://schemas.openxmlformats.org/officeDocument/2006/relationships/hyperlink" Target="http://databricks.github.io/simr/" TargetMode="External"/><Relationship Id="rId4723" Type="http://schemas.openxmlformats.org/officeDocument/2006/relationships/hyperlink" Target="https://pivotal.io/pivotal-hdb" TargetMode="External"/><Relationship Id="rId179" Type="http://schemas.openxmlformats.org/officeDocument/2006/relationships/hyperlink" Target="http://www.cs.umd.edu/class/spring2015/cmsc430/Projects.html" TargetMode="External"/><Relationship Id="rId386" Type="http://schemas.openxmlformats.org/officeDocument/2006/relationships/hyperlink" Target="https://inst.eecs.berkeley.edu/~cs10/fa14/" TargetMode="External"/><Relationship Id="rId593" Type="http://schemas.openxmlformats.org/officeDocument/2006/relationships/hyperlink" Target="https://jhalderm.com/" TargetMode="External"/><Relationship Id="rId2067" Type="http://schemas.openxmlformats.org/officeDocument/2006/relationships/hyperlink" Target="http://nbviewer.jupyter.org/github/donnemartin/data-science-ipython-notebooks/blob/master/pandas/03.04-Missing-Values.ipynb" TargetMode="External"/><Relationship Id="rId2274" Type="http://schemas.openxmlformats.org/officeDocument/2006/relationships/hyperlink" Target="https://github.com/josephmisiti/awesome-machine-learning" TargetMode="External"/><Relationship Id="rId2481" Type="http://schemas.openxmlformats.org/officeDocument/2006/relationships/hyperlink" Target="https://github.com/dn2a/dn2a-javascript" TargetMode="External"/><Relationship Id="rId3118" Type="http://schemas.openxmlformats.org/officeDocument/2006/relationships/hyperlink" Target="http://geneontology.org/page/download-annotations" TargetMode="External"/><Relationship Id="rId3325" Type="http://schemas.openxmlformats.org/officeDocument/2006/relationships/hyperlink" Target="http://kaiwolf.no-ip.org/3d-model-repository.html" TargetMode="External"/><Relationship Id="rId3532" Type="http://schemas.openxmlformats.org/officeDocument/2006/relationships/hyperlink" Target="http://hubwaydatachallenge.org/trip-history-data/" TargetMode="External"/><Relationship Id="rId3977" Type="http://schemas.openxmlformats.org/officeDocument/2006/relationships/hyperlink" Target="https://www.belightsoft.com/art-text/" TargetMode="External"/><Relationship Id="rId4930" Type="http://schemas.openxmlformats.org/officeDocument/2006/relationships/hyperlink" Target="https://www.tableau.com/" TargetMode="External"/><Relationship Id="rId246" Type="http://schemas.openxmlformats.org/officeDocument/2006/relationships/hyperlink" Target="http://courses.cs.washington.edu/courses/csep501/09au/lectures/video.html" TargetMode="External"/><Relationship Id="rId453" Type="http://schemas.openxmlformats.org/officeDocument/2006/relationships/hyperlink" Target="http://www.cs.cornell.edu/courses/CS2110/2014fa/assignments.html" TargetMode="External"/><Relationship Id="rId660" Type="http://schemas.openxmlformats.org/officeDocument/2006/relationships/hyperlink" Target="http://ocw.tufts.edu/Course/75" TargetMode="External"/><Relationship Id="rId898" Type="http://schemas.openxmlformats.org/officeDocument/2006/relationships/hyperlink" Target="https://github.com/karpathy/neuraltalk" TargetMode="External"/><Relationship Id="rId1083" Type="http://schemas.openxmlformats.org/officeDocument/2006/relationships/hyperlink" Target="http://cs.nyu.edu/~fergus/pmwiki/pmwiki.php" TargetMode="External"/><Relationship Id="rId1290" Type="http://schemas.openxmlformats.org/officeDocument/2006/relationships/hyperlink" Target="http://on-demand-gtc.gputechconf.com/gtcnew/on-demand-gtc.php?searchByKeyword=shelhamer&amp;searchItems=&amp;sessionTopic=&amp;sessionEvent=4&amp;sessionYear=2014&amp;sessionFormat=&amp;submit=&amp;select=+" TargetMode="External"/><Relationship Id="rId2134" Type="http://schemas.openxmlformats.org/officeDocument/2006/relationships/hyperlink" Target="https://github.com/donnemartin/awesome-aws" TargetMode="External"/><Relationship Id="rId2341" Type="http://schemas.openxmlformats.org/officeDocument/2006/relationships/hyperlink" Target="https://github.com/melisgl/cl-libsvm/" TargetMode="External"/><Relationship Id="rId2579" Type="http://schemas.openxmlformats.org/officeDocument/2006/relationships/hyperlink" Target="https://github.com/koraykv/torch-svm" TargetMode="External"/><Relationship Id="rId2786" Type="http://schemas.openxmlformats.org/officeDocument/2006/relationships/hyperlink" Target="http://www.scipy.org/" TargetMode="External"/><Relationship Id="rId2993" Type="http://schemas.openxmlformats.org/officeDocument/2006/relationships/hyperlink" Target="http://cran.r-project.org/web/packages/rminer/index.html" TargetMode="External"/><Relationship Id="rId3837" Type="http://schemas.openxmlformats.org/officeDocument/2006/relationships/hyperlink" Target="https://camo.githubusercontent.com/604dd1ff8b12d43c32340ccb437c83e5506dc2dd/68747470733a2f2f6a617977636a6c6f76652e6769746875622e696f2f73622f737461722f726564342e737667" TargetMode="External"/><Relationship Id="rId5192" Type="http://schemas.openxmlformats.org/officeDocument/2006/relationships/control" Target="activeX/activeX51.xml"/><Relationship Id="rId106" Type="http://schemas.openxmlformats.org/officeDocument/2006/relationships/hyperlink" Target="http://comp.uark.edu/~wingning/csce3613/CourseNote3613.html" TargetMode="External"/><Relationship Id="rId313" Type="http://schemas.openxmlformats.org/officeDocument/2006/relationships/hyperlink" Target="http://ocw.mit.edu/courses/electrical-engineering-and-computer-science/6-006-introduction-to-algorithms-fall-2011/lecture-videos/" TargetMode="External"/><Relationship Id="rId758" Type="http://schemas.openxmlformats.org/officeDocument/2006/relationships/hyperlink" Target="https://www.youtube.com/playlist?list=PL7A85FD7803A8CB1F" TargetMode="External"/><Relationship Id="rId965" Type="http://schemas.openxmlformats.org/officeDocument/2006/relationships/hyperlink" Target="http://jmlr.org/proceedings/papers/v37/chung15.pdf" TargetMode="External"/><Relationship Id="rId1150" Type="http://schemas.openxmlformats.org/officeDocument/2006/relationships/hyperlink" Target="http://www.imm.dtu.dk/~aam/" TargetMode="External"/><Relationship Id="rId1388" Type="http://schemas.openxmlformats.org/officeDocument/2006/relationships/hyperlink" Target="https://arxiv.org/abs/1506.07285" TargetMode="External"/><Relationship Id="rId1595" Type="http://schemas.openxmlformats.org/officeDocument/2006/relationships/hyperlink" Target="http://stats.stackexchange.com/questions/175/how-should-outliers-be-dealt-with-in-linear-regression-analysis" TargetMode="External"/><Relationship Id="rId2439" Type="http://schemas.openxmlformats.org/officeDocument/2006/relationships/hyperlink" Target="https://github.com/IllinoisCogComp/lbjava/" TargetMode="External"/><Relationship Id="rId2646" Type="http://schemas.openxmlformats.org/officeDocument/2006/relationships/hyperlink" Target="https://github.com/Kalvar/ios-KRFuzzyCMeans-Algorithm" TargetMode="External"/><Relationship Id="rId2853" Type="http://schemas.openxmlformats.org/officeDocument/2006/relationships/hyperlink" Target="https://github.com/NervanaSystems/neon_course" TargetMode="External"/><Relationship Id="rId3904" Type="http://schemas.openxmlformats.org/officeDocument/2006/relationships/hyperlink" Target="https://github.com/gitblit/gitblit" TargetMode="External"/><Relationship Id="rId4099" Type="http://schemas.openxmlformats.org/officeDocument/2006/relationships/hyperlink" Target="https://smallcubed.com/mt/" TargetMode="External"/><Relationship Id="rId5052" Type="http://schemas.openxmlformats.org/officeDocument/2006/relationships/hyperlink" Target="https://github.com/ZuzooVn/machine-learning-for-software-engineers" TargetMode="External"/><Relationship Id="rId5357" Type="http://schemas.openxmlformats.org/officeDocument/2006/relationships/hyperlink" Target="https://speakerdeck.com/pycon2014/enough-machine-learning-to-make-hacker-news-readable-again-by-ned-jackson-lovely" TargetMode="External"/><Relationship Id="rId94" Type="http://schemas.openxmlformats.org/officeDocument/2006/relationships/hyperlink" Target="http://www.cs.cornell.edu/courses/CS4410/2014fa/slides/01-intro.pptx" TargetMode="External"/><Relationship Id="rId520" Type="http://schemas.openxmlformats.org/officeDocument/2006/relationships/hyperlink" Target="http://cilvr.cs.nyu.edu/doku.php?id=deeplearning2015:schedule" TargetMode="External"/><Relationship Id="rId618" Type="http://schemas.openxmlformats.org/officeDocument/2006/relationships/hyperlink" Target="http://www.cs.cornell.edu/courses/CS4700/2014fa/" TargetMode="External"/><Relationship Id="rId825" Type="http://schemas.openxmlformats.org/officeDocument/2006/relationships/hyperlink" Target="http://www.iro.umontreal.ca/~bengioy/dlbook/" TargetMode="External"/><Relationship Id="rId1248" Type="http://schemas.openxmlformats.org/officeDocument/2006/relationships/hyperlink" Target="http://numenta.org/nupic.html" TargetMode="External"/><Relationship Id="rId1455" Type="http://schemas.openxmlformats.org/officeDocument/2006/relationships/hyperlink" Target="https://github.com/ujjwalkarn/Machine-Learning-Tutorials" TargetMode="External"/><Relationship Id="rId1662" Type="http://schemas.openxmlformats.org/officeDocument/2006/relationships/hyperlink" Target="https://devblogs.nvidia.com/parallelforall/introduction-neural-machine-translation-with-gpus/" TargetMode="External"/><Relationship Id="rId2201" Type="http://schemas.openxmlformats.org/officeDocument/2006/relationships/hyperlink" Target="https://github.com/josephmisiti/awesome-machine-learning" TargetMode="External"/><Relationship Id="rId2506" Type="http://schemas.openxmlformats.org/officeDocument/2006/relationships/hyperlink" Target="https://github.com/simple-statistics/simple-statistics" TargetMode="External"/><Relationship Id="rId1010" Type="http://schemas.openxmlformats.org/officeDocument/2006/relationships/hyperlink" Target="http://www.cs.toronto.edu/~asamir/" TargetMode="External"/><Relationship Id="rId1108" Type="http://schemas.openxmlformats.org/officeDocument/2006/relationships/hyperlink" Target="http://deeplearning.net/" TargetMode="External"/><Relationship Id="rId1315" Type="http://schemas.openxmlformats.org/officeDocument/2006/relationships/hyperlink" Target="https://github.com/Rochester-NRT/AlphaGo" TargetMode="External"/><Relationship Id="rId1967" Type="http://schemas.openxmlformats.org/officeDocument/2006/relationships/hyperlink" Target="http://www.birs.ca/workshops/2011/11w2035/files/Wright.pdf" TargetMode="External"/><Relationship Id="rId2713" Type="http://schemas.openxmlformats.org/officeDocument/2006/relationships/hyperlink" Target="https://github.com/CamDavidsonPilon/Probabilistic-Programming-and-Bayesian-Methods-for-Hackers" TargetMode="External"/><Relationship Id="rId2920" Type="http://schemas.openxmlformats.org/officeDocument/2006/relationships/hyperlink" Target="https://github.com/maciejkula/rustlearn" TargetMode="External"/><Relationship Id="rId4166" Type="http://schemas.openxmlformats.org/officeDocument/2006/relationships/hyperlink" Target="https://bananafishsoftware.com/products/spillo/" TargetMode="External"/><Relationship Id="rId4373" Type="http://schemas.openxmlformats.org/officeDocument/2006/relationships/hyperlink" Target="https://timingapp.com/" TargetMode="External"/><Relationship Id="rId4580" Type="http://schemas.openxmlformats.org/officeDocument/2006/relationships/hyperlink" Target="http://gluster.org/" TargetMode="External"/><Relationship Id="rId4678" Type="http://schemas.openxmlformats.org/officeDocument/2006/relationships/hyperlink" Target="http://hstore.cs.brown.edu/" TargetMode="External"/><Relationship Id="rId5217" Type="http://schemas.openxmlformats.org/officeDocument/2006/relationships/hyperlink" Target="http://www.cs.waikato.ac.nz/ml/weka/Slides3rdEd_Ch6-8.zip" TargetMode="External"/><Relationship Id="rId5424" Type="http://schemas.openxmlformats.org/officeDocument/2006/relationships/hyperlink" Target="https://www.reddit.com/r/machinelearning" TargetMode="External"/><Relationship Id="rId1522" Type="http://schemas.openxmlformats.org/officeDocument/2006/relationships/hyperlink" Target="http://www.ted.com/playlists/310/talks_on_artificial_intelligen" TargetMode="External"/><Relationship Id="rId4885" Type="http://schemas.openxmlformats.org/officeDocument/2006/relationships/hyperlink" Target="https://github.com/senseidb/zoie" TargetMode="External"/><Relationship Id="rId21" Type="http://schemas.openxmlformats.org/officeDocument/2006/relationships/hyperlink" Target="https://github.com/SamDeepLearning" TargetMode="External"/><Relationship Id="rId2089" Type="http://schemas.openxmlformats.org/officeDocument/2006/relationships/hyperlink" Target="http://nbviewer.jupyter.org/github/donnemartin/data-science-ipython-notebooks/blob/master/matplotlib/04.09-Text-and-Annotation.ipynb" TargetMode="External"/><Relationship Id="rId3487" Type="http://schemas.openxmlformats.org/officeDocument/2006/relationships/hyperlink" Target="http://nsd.uib.no/" TargetMode="External"/><Relationship Id="rId3694" Type="http://schemas.openxmlformats.org/officeDocument/2006/relationships/hyperlink" Target="https://github.com/sindresorhus/awesome" TargetMode="External"/><Relationship Id="rId4538" Type="http://schemas.openxmlformats.org/officeDocument/2006/relationships/hyperlink" Target="https://github.com/damballa/parkour" TargetMode="External"/><Relationship Id="rId4745" Type="http://schemas.openxmlformats.org/officeDocument/2006/relationships/hyperlink" Target="https://github.com/linkedin/kamikaze" TargetMode="External"/><Relationship Id="rId4952" Type="http://schemas.openxmlformats.org/officeDocument/2006/relationships/hyperlink" Target="https://github.com/HumbleSoftware/envisionjs" TargetMode="External"/><Relationship Id="rId2296" Type="http://schemas.openxmlformats.org/officeDocument/2006/relationships/hyperlink" Target="https://github.com/jkomiyama/banditlib" TargetMode="External"/><Relationship Id="rId3347" Type="http://schemas.openxmlformats.org/officeDocument/2006/relationships/hyperlink" Target="http://www.rdatamining.com/data" TargetMode="External"/><Relationship Id="rId3554" Type="http://schemas.openxmlformats.org/officeDocument/2006/relationships/hyperlink" Target="http://www.inside-r.org/howto/finding-data-internet" TargetMode="External"/><Relationship Id="rId3761" Type="http://schemas.openxmlformats.org/officeDocument/2006/relationships/hyperlink" Target="https://www.jetbrains.com/student/" TargetMode="External"/><Relationship Id="rId4605" Type="http://schemas.openxmlformats.org/officeDocument/2006/relationships/hyperlink" Target="http://www.hypertable.org/" TargetMode="External"/><Relationship Id="rId4812" Type="http://schemas.openxmlformats.org/officeDocument/2006/relationships/hyperlink" Target="https://github.com/BIDData/BIDMach" TargetMode="External"/><Relationship Id="rId268" Type="http://schemas.openxmlformats.org/officeDocument/2006/relationships/hyperlink" Target="http://theory.stanford.edu/~tim/w16/w16.html" TargetMode="External"/><Relationship Id="rId475" Type="http://schemas.openxmlformats.org/officeDocument/2006/relationships/hyperlink" Target="http://www.neilvandyke.org/racket-sicp/" TargetMode="External"/><Relationship Id="rId682" Type="http://schemas.openxmlformats.org/officeDocument/2006/relationships/hyperlink" Target="http://www.cs.berkeley.edu/~brewer/cs262/" TargetMode="External"/><Relationship Id="rId2156" Type="http://schemas.openxmlformats.org/officeDocument/2006/relationships/hyperlink" Target="http://nbviewer.ipython.org/github/donnemartin/data-science-ipython-notebooks/blob/master/misc/regex.ipynb" TargetMode="External"/><Relationship Id="rId2363" Type="http://schemas.openxmlformats.org/officeDocument/2006/relationships/hyperlink" Target="https://github.com/discoproject/disco/" TargetMode="External"/><Relationship Id="rId2570" Type="http://schemas.openxmlformats.org/officeDocument/2006/relationships/hyperlink" Target="https://github.com/torchnet/torchnet" TargetMode="External"/><Relationship Id="rId3207" Type="http://schemas.openxmlformats.org/officeDocument/2006/relationships/hyperlink" Target="http://www.kddcup2012.org/" TargetMode="External"/><Relationship Id="rId3414" Type="http://schemas.openxmlformats.org/officeDocument/2006/relationships/hyperlink" Target="http://www.google.com/publicdata/directory" TargetMode="External"/><Relationship Id="rId3621" Type="http://schemas.openxmlformats.org/officeDocument/2006/relationships/hyperlink" Target="https://deepmind.com/blog/wavenet-generative-model-raw-audio/" TargetMode="External"/><Relationship Id="rId128" Type="http://schemas.openxmlformats.org/officeDocument/2006/relationships/hyperlink" Target="http://css.csail.mit.edu/6.824/2014/index.html" TargetMode="External"/><Relationship Id="rId335" Type="http://schemas.openxmlformats.org/officeDocument/2006/relationships/hyperlink" Target="http://ocw.mit.edu/courses/electrical-engineering-and-computer-science/6-854j-advanced-algorithms-fall-2005/assignments/" TargetMode="External"/><Relationship Id="rId542" Type="http://schemas.openxmlformats.org/officeDocument/2006/relationships/hyperlink" Target="http://blogs.ischool.berkeley.edu/i290-abdt-s12/" TargetMode="External"/><Relationship Id="rId1172" Type="http://schemas.openxmlformats.org/officeDocument/2006/relationships/hyperlink" Target="http://bias.csr.unibo.it/research/biolab" TargetMode="External"/><Relationship Id="rId2016" Type="http://schemas.openxmlformats.org/officeDocument/2006/relationships/hyperlink" Target="http://nbviewer.ipython.org/github/donnemartin/data-science-ipython-notebooks/blob/master/deep-learning/tensor-flow-exercises/3_regularization.ipynb" TargetMode="External"/><Relationship Id="rId2223" Type="http://schemas.openxmlformats.org/officeDocument/2006/relationships/hyperlink" Target="https://github.com/josephmisiti/awesome-machine-learning" TargetMode="External"/><Relationship Id="rId2430" Type="http://schemas.openxmlformats.org/officeDocument/2006/relationships/hyperlink" Target="https://samoa.incubator.apache.org/" TargetMode="External"/><Relationship Id="rId5379" Type="http://schemas.openxmlformats.org/officeDocument/2006/relationships/hyperlink" Target="https://medium.com/tag/machine-learning/latest" TargetMode="External"/><Relationship Id="rId402" Type="http://schemas.openxmlformats.org/officeDocument/2006/relationships/hyperlink" Target="http://online.stanford.edu/course/computer-science-101-self-paced" TargetMode="External"/><Relationship Id="rId1032" Type="http://schemas.openxmlformats.org/officeDocument/2006/relationships/hyperlink" Target="http://research.microsoft.com/en-us/people/dongyu/default.aspx" TargetMode="External"/><Relationship Id="rId4188" Type="http://schemas.openxmlformats.org/officeDocument/2006/relationships/hyperlink" Target="http://www.rockysandstudio.com/" TargetMode="External"/><Relationship Id="rId4395" Type="http://schemas.openxmlformats.org/officeDocument/2006/relationships/hyperlink" Target="http://www.cocoatech.com/pathfinder/" TargetMode="External"/><Relationship Id="rId5239" Type="http://schemas.openxmlformats.org/officeDocument/2006/relationships/control" Target="activeX/activeX67.xml"/><Relationship Id="rId5446" Type="http://schemas.openxmlformats.org/officeDocument/2006/relationships/hyperlink" Target="http://career.guru99.com/top-50-interview-questions-on-machine-learning/" TargetMode="External"/><Relationship Id="rId1989" Type="http://schemas.openxmlformats.org/officeDocument/2006/relationships/hyperlink" Target="https://github.com/donnemartin/data-science-ipython-notebooks" TargetMode="External"/><Relationship Id="rId4048" Type="http://schemas.openxmlformats.org/officeDocument/2006/relationships/hyperlink" Target="http://snip.qq.com/" TargetMode="External"/><Relationship Id="rId4255" Type="http://schemas.openxmlformats.org/officeDocument/2006/relationships/hyperlink" Target="http://jdownloader.org/" TargetMode="External"/><Relationship Id="rId5306" Type="http://schemas.openxmlformats.org/officeDocument/2006/relationships/hyperlink" Target="https://www.youtube.com/playlist?list=PLZ9qNFMHZ-A4rycgrgOYma6zxF4BZGGPW" TargetMode="External"/><Relationship Id="rId1849" Type="http://schemas.openxmlformats.org/officeDocument/2006/relationships/hyperlink" Target="https://www.csie.ntu.edu.tw/~cjlin/libsvm/" TargetMode="External"/><Relationship Id="rId3064" Type="http://schemas.openxmlformats.org/officeDocument/2006/relationships/hyperlink" Target="https://github.com/Somnibyte/MLKit" TargetMode="External"/><Relationship Id="rId4462" Type="http://schemas.openxmlformats.org/officeDocument/2006/relationships/hyperlink" Target="https://www.reddit.com/" TargetMode="External"/><Relationship Id="rId192" Type="http://schemas.openxmlformats.org/officeDocument/2006/relationships/hyperlink" Target="http://cs.brown.edu/courses/cs173/2014/" TargetMode="External"/><Relationship Id="rId1709" Type="http://schemas.openxmlformats.org/officeDocument/2006/relationships/hyperlink" Target="http://www.wildml.com/2015/09/speeding-up-your-neural-network-with-theano-and-the-gpu/" TargetMode="External"/><Relationship Id="rId1916" Type="http://schemas.openxmlformats.org/officeDocument/2006/relationships/hyperlink" Target="http://www.slideshare.net/mark_landry/gbm-package-in-r" TargetMode="External"/><Relationship Id="rId3271" Type="http://schemas.openxmlformats.org/officeDocument/2006/relationships/hyperlink" Target="http://geodacenter.asu.edu/datalist/" TargetMode="External"/><Relationship Id="rId4115" Type="http://schemas.openxmlformats.org/officeDocument/2006/relationships/hyperlink" Target="https://lhc70000.github.io/iina/" TargetMode="External"/><Relationship Id="rId4322" Type="http://schemas.openxmlformats.org/officeDocument/2006/relationships/hyperlink" Target="https://www.shimovpn.com/" TargetMode="External"/><Relationship Id="rId2080" Type="http://schemas.openxmlformats.org/officeDocument/2006/relationships/hyperlink" Target="http://nbviewer.jupyter.org/github/donnemartin/data-science-ipython-notebooks/blob/master/matplotlib/04.00-Introduction-To-Matplotlib.ipynb" TargetMode="External"/><Relationship Id="rId3131" Type="http://schemas.openxmlformats.org/officeDocument/2006/relationships/hyperlink" Target="https://raw.githubusercontent.com/caesar0301/awesome-public-datasets/master/README.rst" TargetMode="External"/><Relationship Id="rId2897" Type="http://schemas.openxmlformats.org/officeDocument/2006/relationships/hyperlink" Target="https://sourceforge.net/projects/raspell/" TargetMode="External"/><Relationship Id="rId3948" Type="http://schemas.openxmlformats.org/officeDocument/2006/relationships/hyperlink" Target="https://secure.flyingmeat.com/acorn/" TargetMode="External"/><Relationship Id="rId5096" Type="http://schemas.openxmlformats.org/officeDocument/2006/relationships/control" Target="activeX/activeX4.xml"/><Relationship Id="rId869" Type="http://schemas.openxmlformats.org/officeDocument/2006/relationships/hyperlink" Target="http://www.imdb.com/title/tt0062622/" TargetMode="External"/><Relationship Id="rId1499" Type="http://schemas.openxmlformats.org/officeDocument/2006/relationships/hyperlink" Target="http://terpconnect.umd.edu/~bmomen/BIOM621/LineardepCorrOrthogonal.pdf" TargetMode="External"/><Relationship Id="rId5163" Type="http://schemas.openxmlformats.org/officeDocument/2006/relationships/control" Target="activeX/activeX37.xml"/><Relationship Id="rId5370" Type="http://schemas.openxmlformats.org/officeDocument/2006/relationships/control" Target="activeX/activeX126.xml"/><Relationship Id="rId729" Type="http://schemas.openxmlformats.org/officeDocument/2006/relationships/hyperlink" Target="http://www.cs.cornell.edu/courses/CS6640/2012fa/index.shtml" TargetMode="External"/><Relationship Id="rId1359" Type="http://schemas.openxmlformats.org/officeDocument/2006/relationships/hyperlink" Target="http://arxiv.org/pdf/1506.05869.pdf%20(http:/arxiv.org/pdf/1506.05869.pdf)" TargetMode="External"/><Relationship Id="rId2757" Type="http://schemas.openxmlformats.org/officeDocument/2006/relationships/hyperlink" Target="https://github.com/JasperSnoek/spearmint" TargetMode="External"/><Relationship Id="rId2964" Type="http://schemas.openxmlformats.org/officeDocument/2006/relationships/hyperlink" Target="http://cran.r-project.org/web/packages/lasso2/index.html" TargetMode="External"/><Relationship Id="rId3808" Type="http://schemas.openxmlformats.org/officeDocument/2006/relationships/hyperlink" Target="https://github.com/johnste/finicky" TargetMode="External"/><Relationship Id="rId5023" Type="http://schemas.openxmlformats.org/officeDocument/2006/relationships/hyperlink" Target="http://www.vldb.org/pvldb/2/vldb09-861.pdf" TargetMode="External"/><Relationship Id="rId5230" Type="http://schemas.openxmlformats.org/officeDocument/2006/relationships/hyperlink" Target="https://www.packtpub.com/big-data-and-business-intelligence/building-machine-learning-systems-python" TargetMode="External"/><Relationship Id="rId936" Type="http://schemas.openxmlformats.org/officeDocument/2006/relationships/hyperlink" Target="https://www.youtube.com/watch?v=2QJi0ArLq7s&amp;list=PL78U8qQHXgrhP9aZraxTT5-X1RccTcUYT" TargetMode="External"/><Relationship Id="rId1219" Type="http://schemas.openxmlformats.org/officeDocument/2006/relationships/hyperlink" Target="http://xm2vtsdb.ee.surrey.ac.uk/" TargetMode="External"/><Relationship Id="rId1566" Type="http://schemas.openxmlformats.org/officeDocument/2006/relationships/hyperlink" Target="https://www.quora.com/topic/Data-Science/faq" TargetMode="External"/><Relationship Id="rId1773" Type="http://schemas.openxmlformats.org/officeDocument/2006/relationships/hyperlink" Target="http://vision.stanford.edu/teaching/cs231n/" TargetMode="External"/><Relationship Id="rId1980" Type="http://schemas.openxmlformats.org/officeDocument/2006/relationships/hyperlink" Target="https://github.com/donnemartin/data-science-ipython-notebooks" TargetMode="External"/><Relationship Id="rId2617" Type="http://schemas.openxmlformats.org/officeDocument/2006/relationships/hyperlink" Target="https://github.com/josephmisiti/machine-learning-module" TargetMode="External"/><Relationship Id="rId2824" Type="http://schemas.openxmlformats.org/officeDocument/2006/relationships/hyperlink" Target="https://github.com/nathanepstein/dora" TargetMode="External"/><Relationship Id="rId65" Type="http://schemas.openxmlformats.org/officeDocument/2006/relationships/hyperlink" Target="https://inst.eecs.berkeley.edu/~cs168/fa14/" TargetMode="External"/><Relationship Id="rId1426" Type="http://schemas.openxmlformats.org/officeDocument/2006/relationships/hyperlink" Target="http://repository.supsi.ch/4550/1/koutnik2013gecco.pdf" TargetMode="External"/><Relationship Id="rId1633" Type="http://schemas.openxmlformats.org/officeDocument/2006/relationships/hyperlink" Target="https://devblogs.nvidia.com/parallelforall/deep-learning-nutshell-core-concepts/" TargetMode="External"/><Relationship Id="rId1840" Type="http://schemas.openxmlformats.org/officeDocument/2006/relationships/hyperlink" Target="http://stackoverflow.com/questions/11632516/what-are-advantages-of-artificial-neural-networks-over-support-vector-machines" TargetMode="External"/><Relationship Id="rId4789" Type="http://schemas.openxmlformats.org/officeDocument/2006/relationships/hyperlink" Target="https://github.com/etsy/Conjecture" TargetMode="External"/><Relationship Id="rId4996" Type="http://schemas.openxmlformats.org/officeDocument/2006/relationships/hyperlink" Target="http://static.googleusercontent.com/media/research.google.com/en/pubs/archive/40671.pdf" TargetMode="External"/><Relationship Id="rId1700" Type="http://schemas.openxmlformats.org/officeDocument/2006/relationships/hyperlink" Target="https://github.com/soumith/convnet-benchmarks/issues/66" TargetMode="External"/><Relationship Id="rId3598" Type="http://schemas.openxmlformats.org/officeDocument/2006/relationships/hyperlink" Target="https://github.com/jazzsaxmafia/show_attend_and_tell.tensorflow" TargetMode="External"/><Relationship Id="rId4649" Type="http://schemas.openxmlformats.org/officeDocument/2006/relationships/hyperlink" Target="http://orientdb.com/" TargetMode="External"/><Relationship Id="rId4856" Type="http://schemas.openxmlformats.org/officeDocument/2006/relationships/hyperlink" Target="http://opensource.indeedeng.io/imhotep/" TargetMode="External"/><Relationship Id="rId3458" Type="http://schemas.openxmlformats.org/officeDocument/2006/relationships/hyperlink" Target="http://snap.stanford.edu/data/egonets-Twitter.html" TargetMode="External"/><Relationship Id="rId3665" Type="http://schemas.openxmlformats.org/officeDocument/2006/relationships/hyperlink" Target="https://arxiv.org/abs/1612.04251" TargetMode="External"/><Relationship Id="rId3872" Type="http://schemas.openxmlformats.org/officeDocument/2006/relationships/hyperlink" Target="https://github.com/cmus" TargetMode="External"/><Relationship Id="rId4509" Type="http://schemas.openxmlformats.org/officeDocument/2006/relationships/hyperlink" Target="https://www.postgresql.org/" TargetMode="External"/><Relationship Id="rId4716" Type="http://schemas.openxmlformats.org/officeDocument/2006/relationships/hyperlink" Target="http://phoenix.apache.org/index.html" TargetMode="External"/><Relationship Id="rId379" Type="http://schemas.openxmlformats.org/officeDocument/2006/relationships/hyperlink" Target="http://www.csce.uark.edu/~sgauch/3193/S11/notes/index.html" TargetMode="External"/><Relationship Id="rId586" Type="http://schemas.openxmlformats.org/officeDocument/2006/relationships/hyperlink" Target="http://security.cs.rpi.edu/courses/binexp-spring2015/lectures/" TargetMode="External"/><Relationship Id="rId793" Type="http://schemas.openxmlformats.org/officeDocument/2006/relationships/hyperlink" Target="http://www.amazon.com/Artificial-Intelligence-Synthesis-Nils-Nilsson/dp/1558604677" TargetMode="External"/><Relationship Id="rId2267" Type="http://schemas.openxmlformats.org/officeDocument/2006/relationships/hyperlink" Target="https://github.com/josephmisiti/awesome-machine-learning" TargetMode="External"/><Relationship Id="rId2474" Type="http://schemas.openxmlformats.org/officeDocument/2006/relationships/hyperlink" Target="http://learnjsdata.com/" TargetMode="External"/><Relationship Id="rId2681" Type="http://schemas.openxmlformats.org/officeDocument/2006/relationships/hyperlink" Target="https://github.com/victorlin/loso" TargetMode="External"/><Relationship Id="rId3318" Type="http://schemas.openxmlformats.org/officeDocument/2006/relationships/hyperlink" Target="http://www.multimedia-computing.de/flickrlogos/" TargetMode="External"/><Relationship Id="rId3525" Type="http://schemas.openxmlformats.org/officeDocument/2006/relationships/hyperlink" Target="https://datamarket.com/data/list/?q=provider:tsdl" TargetMode="External"/><Relationship Id="rId4923" Type="http://schemas.openxmlformats.org/officeDocument/2006/relationships/hyperlink" Target="http://www.microsoft.com/en-us/server-cloud/solutions/business-intelligence/default.aspx" TargetMode="External"/><Relationship Id="rId239" Type="http://schemas.openxmlformats.org/officeDocument/2006/relationships/hyperlink" Target="http://www.cs.cornell.edu/courses/CS6118/2012fa/" TargetMode="External"/><Relationship Id="rId446" Type="http://schemas.openxmlformats.org/officeDocument/2006/relationships/hyperlink" Target="http://www.eng.utah.edu/~cs2420-20/schedule.html" TargetMode="External"/><Relationship Id="rId653" Type="http://schemas.openxmlformats.org/officeDocument/2006/relationships/hyperlink" Target="https://canvas.instructure.com/courses/904706/assignments" TargetMode="External"/><Relationship Id="rId1076" Type="http://schemas.openxmlformats.org/officeDocument/2006/relationships/hyperlink" Target="http://homes.cs.washington.edu/~pedrod/" TargetMode="External"/><Relationship Id="rId1283" Type="http://schemas.openxmlformats.org/officeDocument/2006/relationships/hyperlink" Target="http://neupy.com/" TargetMode="External"/><Relationship Id="rId1490" Type="http://schemas.openxmlformats.org/officeDocument/2006/relationships/hyperlink" Target="https://github.com/ujjwalkarn/Machine-Learning-Tutorials" TargetMode="External"/><Relationship Id="rId2127" Type="http://schemas.openxmlformats.org/officeDocument/2006/relationships/image" Target="media/image17.png"/><Relationship Id="rId2334" Type="http://schemas.openxmlformats.org/officeDocument/2006/relationships/hyperlink" Target="https://github.com/mit-nlp/MITIE" TargetMode="External"/><Relationship Id="rId3732" Type="http://schemas.openxmlformats.org/officeDocument/2006/relationships/hyperlink" Target="http://www.sublimetext.com/3" TargetMode="External"/><Relationship Id="rId306" Type="http://schemas.openxmlformats.org/officeDocument/2006/relationships/hyperlink" Target="http://web.cs.ucdavis.edu/~gusfield/cs222f07/videolist.html" TargetMode="External"/><Relationship Id="rId860" Type="http://schemas.openxmlformats.org/officeDocument/2006/relationships/hyperlink" Target="http://journals.cambridge.org/action/displayJournal?jid=AIE" TargetMode="External"/><Relationship Id="rId1143" Type="http://schemas.openxmlformats.org/officeDocument/2006/relationships/hyperlink" Target="http://mscoco.org/home/" TargetMode="External"/><Relationship Id="rId2541" Type="http://schemas.openxmlformats.org/officeDocument/2006/relationships/hyperlink" Target="https://github.com/cstjean/ScikitLearn.jl" TargetMode="External"/><Relationship Id="rId4299" Type="http://schemas.openxmlformats.org/officeDocument/2006/relationships/hyperlink" Target="https://github.com/qiuyuzhou/ShadowsocksX-NG" TargetMode="External"/><Relationship Id="rId513" Type="http://schemas.openxmlformats.org/officeDocument/2006/relationships/hyperlink" Target="http://www.cs.cornell.edu/courses/CS4780/2014fa/" TargetMode="External"/><Relationship Id="rId720" Type="http://schemas.openxmlformats.org/officeDocument/2006/relationships/hyperlink" Target="http://www.cs.cornell.edu/courses/CS6452/2012sp/lectures.php" TargetMode="External"/><Relationship Id="rId1350" Type="http://schemas.openxmlformats.org/officeDocument/2006/relationships/hyperlink" Target="http://papers.nips.cc/paper/5423-generative-adversarial-nets.pdf" TargetMode="External"/><Relationship Id="rId2401" Type="http://schemas.openxmlformats.org/officeDocument/2006/relationships/hyperlink" Target="http://nlp.stanford.edu/phrasal/" TargetMode="External"/><Relationship Id="rId4159" Type="http://schemas.openxmlformats.org/officeDocument/2006/relationships/hyperlink" Target="https://github.com/Aegisub/Aegisub/" TargetMode="External"/><Relationship Id="rId1003" Type="http://schemas.openxmlformats.org/officeDocument/2006/relationships/hyperlink" Target="https://github.com/pkmital/tensorflow_tutorials" TargetMode="External"/><Relationship Id="rId1210" Type="http://schemas.openxmlformats.org/officeDocument/2006/relationships/hyperlink" Target="http://www.nada.kth.se/~zucch/CAMERA/PUB/seq.html" TargetMode="External"/><Relationship Id="rId4366" Type="http://schemas.openxmlformats.org/officeDocument/2006/relationships/hyperlink" Target="http://keytty.com/" TargetMode="External"/><Relationship Id="rId4573" Type="http://schemas.openxmlformats.org/officeDocument/2006/relationships/hyperlink" Target="http://static.googleusercontent.com/media/research.google.reverse-proxy.org/en/us/university/relations/facultysummit2010/storage_architecture_and_challenges.pdf" TargetMode="External"/><Relationship Id="rId4780" Type="http://schemas.openxmlformats.org/officeDocument/2006/relationships/hyperlink" Target="https://github.com/harthur/brain" TargetMode="External"/><Relationship Id="rId5417" Type="http://schemas.openxmlformats.org/officeDocument/2006/relationships/hyperlink" Target="http://partiallyderivative.com/" TargetMode="External"/><Relationship Id="rId3175" Type="http://schemas.openxmlformats.org/officeDocument/2006/relationships/hyperlink" Target="http://vlado.fmf.uni-lj.si/pub/networks/data/bio/Yeast/Yeast.htm" TargetMode="External"/><Relationship Id="rId3382" Type="http://schemas.openxmlformats.org/officeDocument/2006/relationships/hyperlink" Target="http://www.psych.ualberta.ca/~westburylab/downloads/usenetcorpus.download.html" TargetMode="External"/><Relationship Id="rId4019" Type="http://schemas.openxmlformats.org/officeDocument/2006/relationships/hyperlink" Target="https://itunes.apple.com/app/resize-master/id1025306797" TargetMode="External"/><Relationship Id="rId4226" Type="http://schemas.openxmlformats.org/officeDocument/2006/relationships/hyperlink" Target="https://cyberduck.io/" TargetMode="External"/><Relationship Id="rId4433" Type="http://schemas.openxmlformats.org/officeDocument/2006/relationships/hyperlink" Target="http://en.wikipedia.org/wiki/Quick_Look" TargetMode="External"/><Relationship Id="rId4640" Type="http://schemas.openxmlformats.org/officeDocument/2006/relationships/hyperlink" Target="https://github.com/cayleygraph/cayley" TargetMode="External"/><Relationship Id="rId2191" Type="http://schemas.openxmlformats.org/officeDocument/2006/relationships/hyperlink" Target="https://github.com/josephmisiti/awesome-machine-learning" TargetMode="External"/><Relationship Id="rId3035" Type="http://schemas.openxmlformats.org/officeDocument/2006/relationships/hyperlink" Target="https://github.com/Hydrospheredata/mist" TargetMode="External"/><Relationship Id="rId3242" Type="http://schemas.openxmlformats.org/officeDocument/2006/relationships/hyperlink" Target="http://academictorrents.com/details/030b10dad0846b5aecc3905692890fb02404adbf" TargetMode="External"/><Relationship Id="rId4500" Type="http://schemas.openxmlformats.org/officeDocument/2006/relationships/hyperlink" Target="https://github.com/onurakpolat/awesome-bigdata" TargetMode="External"/><Relationship Id="rId163" Type="http://schemas.openxmlformats.org/officeDocument/2006/relationships/hyperlink" Target="https://www.cs.swarthmore.edu/~jpolitz/cs75/s16/index.html" TargetMode="External"/><Relationship Id="rId370" Type="http://schemas.openxmlformats.org/officeDocument/2006/relationships/hyperlink" Target="http://www.cs.cornell.edu/~dsteurer/toc13/syllabus/" TargetMode="External"/><Relationship Id="rId2051" Type="http://schemas.openxmlformats.org/officeDocument/2006/relationships/hyperlink" Target="http://nbviewer.ipython.org/github/donnemartin/data-science-ipython-notebooks/blob/master/scikit-learn/scikit-learn-gmm.ipynb" TargetMode="External"/><Relationship Id="rId3102" Type="http://schemas.openxmlformats.org/officeDocument/2006/relationships/hyperlink" Target="https://github.com/caesar0301/awesome-public-datasets" TargetMode="External"/><Relationship Id="rId230" Type="http://schemas.openxmlformats.org/officeDocument/2006/relationships/hyperlink" Target="http://www.cs.cornell.edu/courses/CS5142/2013fa/" TargetMode="External"/><Relationship Id="rId5067" Type="http://schemas.openxmlformats.org/officeDocument/2006/relationships/hyperlink" Target="https://github.com/ZuzooVn/machine-learning-for-software-engineers" TargetMode="External"/><Relationship Id="rId5274" Type="http://schemas.openxmlformats.org/officeDocument/2006/relationships/hyperlink" Target="https://www.youtube.com/playlist?list=PLD0F06AA0D2E8FFBA" TargetMode="External"/><Relationship Id="rId2868" Type="http://schemas.openxmlformats.org/officeDocument/2006/relationships/hyperlink" Target="https://github.com/karpathy/neuraltalk" TargetMode="External"/><Relationship Id="rId3919" Type="http://schemas.openxmlformats.org/officeDocument/2006/relationships/hyperlink" Target="https://github.com/sqlitebrowser/sqlitebrowser" TargetMode="External"/><Relationship Id="rId4083" Type="http://schemas.openxmlformats.org/officeDocument/2006/relationships/hyperlink" Target="https://slack.com/" TargetMode="External"/><Relationship Id="rId1677" Type="http://schemas.openxmlformats.org/officeDocument/2006/relationships/hyperlink" Target="http://deeplearning.net/tutorial/lstm.html" TargetMode="External"/><Relationship Id="rId1884" Type="http://schemas.openxmlformats.org/officeDocument/2006/relationships/hyperlink" Target="http://stats.stackexchange.com/questions/4356/does-rpart-use-multivariate-splits-by-default" TargetMode="External"/><Relationship Id="rId2728" Type="http://schemas.openxmlformats.org/officeDocument/2006/relationships/hyperlink" Target="https://github.com/Theano/Theano" TargetMode="External"/><Relationship Id="rId2935" Type="http://schemas.openxmlformats.org/officeDocument/2006/relationships/hyperlink" Target="http://cran.r-project.org/web/packages/caretEnsemble/index.html" TargetMode="External"/><Relationship Id="rId4290" Type="http://schemas.openxmlformats.org/officeDocument/2006/relationships/hyperlink" Target="http://www.itranslate.com/" TargetMode="External"/><Relationship Id="rId5134" Type="http://schemas.openxmlformats.org/officeDocument/2006/relationships/control" Target="activeX/activeX23.xml"/><Relationship Id="rId5341" Type="http://schemas.openxmlformats.org/officeDocument/2006/relationships/control" Target="activeX/activeX112.xml"/><Relationship Id="rId907" Type="http://schemas.openxmlformats.org/officeDocument/2006/relationships/hyperlink" Target="http://cilvr.cs.nyu.edu/doku.php?id=deeplearning:slides:start" TargetMode="External"/><Relationship Id="rId1537" Type="http://schemas.openxmlformats.org/officeDocument/2006/relationships/hyperlink" Target="http://stattrek.com/tutorials/matrix-algebra-tutorial.aspx" TargetMode="External"/><Relationship Id="rId1744" Type="http://schemas.openxmlformats.org/officeDocument/2006/relationships/hyperlink" Target="https://github.com/dennybritz/rnn-tutorial-gru-lstm" TargetMode="External"/><Relationship Id="rId1951" Type="http://schemas.openxmlformats.org/officeDocument/2006/relationships/hyperlink" Target="http://blog.shakirm.com/2015/10/bayesian-reasoning-and-deep-learning/" TargetMode="External"/><Relationship Id="rId4150" Type="http://schemas.openxmlformats.org/officeDocument/2006/relationships/hyperlink" Target="https://www.shotcut.org/" TargetMode="External"/><Relationship Id="rId5201" Type="http://schemas.openxmlformats.org/officeDocument/2006/relationships/hyperlink" Target="https://github.com/carljv/Will_it_Python" TargetMode="External"/><Relationship Id="rId36" Type="http://schemas.openxmlformats.org/officeDocument/2006/relationships/hyperlink" Target="https://github.com/prakhar1989/awesome-courses/" TargetMode="External"/><Relationship Id="rId1604" Type="http://schemas.openxmlformats.org/officeDocument/2006/relationships/hyperlink" Target="http://stats.stackexchange.com/questions/3559/which-pseudo-r2-measure-is-the-one-to-report-for-logistic-regression-cox-s" TargetMode="External"/><Relationship Id="rId4010" Type="http://schemas.openxmlformats.org/officeDocument/2006/relationships/hyperlink" Target="https://writemapper.com/" TargetMode="External"/><Relationship Id="rId4967" Type="http://schemas.openxmlformats.org/officeDocument/2006/relationships/hyperlink" Target="https://plot.ly/" TargetMode="External"/><Relationship Id="rId1811" Type="http://schemas.openxmlformats.org/officeDocument/2006/relationships/hyperlink" Target="http://alexminnaar.com/word2vec-tutorial-part-ii-the-continuous-bag-of-words-model.html" TargetMode="External"/><Relationship Id="rId3569" Type="http://schemas.openxmlformats.org/officeDocument/2006/relationships/hyperlink" Target="https://github.com/nlintz/TensorFlow-Tutorials" TargetMode="External"/><Relationship Id="rId697" Type="http://schemas.openxmlformats.org/officeDocument/2006/relationships/hyperlink" Target="https://courses.cit.cornell.edu/physics4481-7681_2014sp/" TargetMode="External"/><Relationship Id="rId2378" Type="http://schemas.openxmlformats.org/officeDocument/2006/relationships/hyperlink" Target="https://github.com/fxsjy/gonn" TargetMode="External"/><Relationship Id="rId3429" Type="http://schemas.openxmlformats.org/officeDocument/2006/relationships/hyperlink" Target="https://911.wikileaks.org/files/index.html" TargetMode="External"/><Relationship Id="rId3776" Type="http://schemas.openxmlformats.org/officeDocument/2006/relationships/hyperlink" Target="http://koala-app.com/" TargetMode="External"/><Relationship Id="rId3983" Type="http://schemas.openxmlformats.org/officeDocument/2006/relationships/hyperlink" Target="https://krita.org/en/" TargetMode="External"/><Relationship Id="rId4827" Type="http://schemas.openxmlformats.org/officeDocument/2006/relationships/hyperlink" Target="http://mesos.apache.org/" TargetMode="External"/><Relationship Id="rId1187" Type="http://schemas.openxmlformats.org/officeDocument/2006/relationships/hyperlink" Target="http://www.mic.atr.co.jp/" TargetMode="External"/><Relationship Id="rId2585" Type="http://schemas.openxmlformats.org/officeDocument/2006/relationships/hyperlink" Target="https://github.com/rlowrance/kernel-smoothers" TargetMode="External"/><Relationship Id="rId2792" Type="http://schemas.openxmlformats.org/officeDocument/2006/relationships/hyperlink" Target="https://github.com/mining/mining" TargetMode="External"/><Relationship Id="rId3636" Type="http://schemas.openxmlformats.org/officeDocument/2006/relationships/hyperlink" Target="https://github.com/natanielruiz/android-yolo" TargetMode="External"/><Relationship Id="rId3843" Type="http://schemas.openxmlformats.org/officeDocument/2006/relationships/hyperlink" Target="https://github.com/Swordfish90/cool-retro-term" TargetMode="External"/><Relationship Id="rId557" Type="http://schemas.openxmlformats.org/officeDocument/2006/relationships/hyperlink" Target="http://www.cs.cmu.edu/~epxing/Class/10708-14/lecture.html" TargetMode="External"/><Relationship Id="rId764" Type="http://schemas.openxmlformats.org/officeDocument/2006/relationships/footer" Target="footer1.xml"/><Relationship Id="rId971" Type="http://schemas.openxmlformats.org/officeDocument/2006/relationships/hyperlink" Target="http://www.fit.vutbr.cz/research/groups/speech/publi/2010/mikolov_interspeech2010_IS100722.pdf" TargetMode="External"/><Relationship Id="rId1394" Type="http://schemas.openxmlformats.org/officeDocument/2006/relationships/hyperlink" Target="http://papers.nips.cc/paper/5207-deep-neural-networks-for-object-detection.pdf" TargetMode="External"/><Relationship Id="rId2238" Type="http://schemas.openxmlformats.org/officeDocument/2006/relationships/hyperlink" Target="https://github.com/josephmisiti/awesome-machine-learning" TargetMode="External"/><Relationship Id="rId2445" Type="http://schemas.openxmlformats.org/officeDocument/2006/relationships/hyperlink" Target="http://storm.apache.org/" TargetMode="External"/><Relationship Id="rId2652" Type="http://schemas.openxmlformats.org/officeDocument/2006/relationships/hyperlink" Target="https://github.com/zenogantner/PDL-ML" TargetMode="External"/><Relationship Id="rId3703" Type="http://schemas.openxmlformats.org/officeDocument/2006/relationships/hyperlink" Target="https://camo.githubusercontent.com/94214f05229d0ce85c8ce0b9ca8b72ea7b8e384b/68747470733a2f2f6a617977636a6c6f76652e6769746875622e696f2f73622f737461722f7265642e737667" TargetMode="External"/><Relationship Id="rId3910" Type="http://schemas.openxmlformats.org/officeDocument/2006/relationships/hyperlink" Target="http://www.sqlprostudio.com/" TargetMode="External"/><Relationship Id="rId417" Type="http://schemas.openxmlformats.org/officeDocument/2006/relationships/hyperlink" Target="http://www.cs.cornell.edu/courses/CS1109/2013su/" TargetMode="External"/><Relationship Id="rId624" Type="http://schemas.openxmlformats.org/officeDocument/2006/relationships/hyperlink" Target="http://ocw.mit.edu/courses/electrical-engineering-and-computer-science/6-868j-the-society-of-mind-fall-2011/index.htm" TargetMode="External"/><Relationship Id="rId831" Type="http://schemas.openxmlformats.org/officeDocument/2006/relationships/hyperlink" Target="https://github.com/guillaume-chevalier/awesome-deep-learning-resources" TargetMode="External"/><Relationship Id="rId1047" Type="http://schemas.openxmlformats.org/officeDocument/2006/relationships/hyperlink" Target="http://www.dmi.usherb.ca/~larocheh/index_en.html" TargetMode="External"/><Relationship Id="rId1254" Type="http://schemas.openxmlformats.org/officeDocument/2006/relationships/hyperlink" Target="https://github.com/ivan-vasilev/neuralnetworks" TargetMode="External"/><Relationship Id="rId1461" Type="http://schemas.openxmlformats.org/officeDocument/2006/relationships/hyperlink" Target="https://github.com/ujjwalkarn/Machine-Learning-Tutorials" TargetMode="External"/><Relationship Id="rId2305" Type="http://schemas.openxmlformats.org/officeDocument/2006/relationships/hyperlink" Target="https://github.com/clab/dynet" TargetMode="External"/><Relationship Id="rId2512" Type="http://schemas.openxmlformats.org/officeDocument/2006/relationships/hyperlink" Target="https://github.com/JuliaStats/PGM.jl" TargetMode="External"/><Relationship Id="rId1114" Type="http://schemas.openxmlformats.org/officeDocument/2006/relationships/hyperlink" Target="http://www.cs.utexas.edu/users/ai-lab/" TargetMode="External"/><Relationship Id="rId1321" Type="http://schemas.openxmlformats.org/officeDocument/2006/relationships/hyperlink" Target="https://github.com/HFTrader/DeepLearningBook/raw/master/DeepLearningBook.pdf" TargetMode="External"/><Relationship Id="rId4477" Type="http://schemas.openxmlformats.org/officeDocument/2006/relationships/hyperlink" Target="https://github.com/onurakpolat/awesome-bigdata" TargetMode="External"/><Relationship Id="rId4684" Type="http://schemas.openxmlformats.org/officeDocument/2006/relationships/hyperlink" Target="http://www.oracle.com/technetwork/database/database-technologies/timesten/overview/index.html" TargetMode="External"/><Relationship Id="rId4891" Type="http://schemas.openxmlformats.org/officeDocument/2006/relationships/hyperlink" Target="https://mariadb.org/" TargetMode="External"/><Relationship Id="rId3079" Type="http://schemas.openxmlformats.org/officeDocument/2006/relationships/hyperlink" Target="https://github.com/caesar0301/awesome-public-datasets" TargetMode="External"/><Relationship Id="rId3286" Type="http://schemas.openxmlformats.org/officeDocument/2006/relationships/hyperlink" Target="http://www.census.gov/geo/maps-data/data/tiger-line.html" TargetMode="External"/><Relationship Id="rId3493" Type="http://schemas.openxmlformats.org/officeDocument/2006/relationships/hyperlink" Target="http://www.pewinternet.org/datasets/pages/2/" TargetMode="External"/><Relationship Id="rId4337" Type="http://schemas.openxmlformats.org/officeDocument/2006/relationships/hyperlink" Target="https://github.com/naotaka/ClipMenu" TargetMode="External"/><Relationship Id="rId4544" Type="http://schemas.openxmlformats.org/officeDocument/2006/relationships/hyperlink" Target="https://googledevelopers.blogspot.it/2014/06/cloud-platform-at-google-io-new-big.html" TargetMode="External"/><Relationship Id="rId2095" Type="http://schemas.openxmlformats.org/officeDocument/2006/relationships/hyperlink" Target="https://raw.githubusercontent.com/donnemartin/data-science-ipython-notebooks/master/images/numpy.png" TargetMode="External"/><Relationship Id="rId3146" Type="http://schemas.openxmlformats.org/officeDocument/2006/relationships/hyperlink" Target="http://www.personalgenomes.org/" TargetMode="External"/><Relationship Id="rId3353" Type="http://schemas.openxmlformats.org/officeDocument/2006/relationships/hyperlink" Target="http://techno-science.ca/en/data.php" TargetMode="External"/><Relationship Id="rId4751" Type="http://schemas.openxmlformats.org/officeDocument/2006/relationships/hyperlink" Target="https://github.com/skizzehq/skizze" TargetMode="External"/><Relationship Id="rId274" Type="http://schemas.openxmlformats.org/officeDocument/2006/relationships/hyperlink" Target="https://github.com/aaronbloomfield/pdr" TargetMode="External"/><Relationship Id="rId481" Type="http://schemas.openxmlformats.org/officeDocument/2006/relationships/hyperlink" Target="https://github.com/chiphuyen/tf-stanford-tutorials" TargetMode="External"/><Relationship Id="rId2162" Type="http://schemas.openxmlformats.org/officeDocument/2006/relationships/hyperlink" Target="http://www.amazon.com/Python-Data-Analysis-Wrangling-IPython/dp/1449319793" TargetMode="External"/><Relationship Id="rId3006" Type="http://schemas.openxmlformats.org/officeDocument/2006/relationships/hyperlink" Target="http://cran.r-project.org/web/packages/tgp/index.html" TargetMode="External"/><Relationship Id="rId3560" Type="http://schemas.openxmlformats.org/officeDocument/2006/relationships/hyperlink" Target="https://github.com/jtoy/awesome-tensorflow" TargetMode="External"/><Relationship Id="rId4404" Type="http://schemas.openxmlformats.org/officeDocument/2006/relationships/hyperlink" Target="https://github.com/Chris911/iStats" TargetMode="External"/><Relationship Id="rId4611" Type="http://schemas.openxmlformats.org/officeDocument/2006/relationships/hyperlink" Target="https://aws.amazon.com/dynamodb/" TargetMode="External"/><Relationship Id="rId134" Type="http://schemas.openxmlformats.org/officeDocument/2006/relationships/hyperlink" Target="http://pdos.csail.mit.edu/6.828/2011/schedule.html" TargetMode="External"/><Relationship Id="rId3213" Type="http://schemas.openxmlformats.org/officeDocument/2006/relationships/hyperlink" Target="http://www.yelp.com/dataset_challenge" TargetMode="External"/><Relationship Id="rId3420" Type="http://schemas.openxmlformats.org/officeDocument/2006/relationships/hyperlink" Target="https://openlibrary.org/developers/dumps" TargetMode="External"/><Relationship Id="rId341" Type="http://schemas.openxmlformats.org/officeDocument/2006/relationships/hyperlink" Target="http://www.cs.virginia.edu/~shelat/16s-4102/" TargetMode="External"/><Relationship Id="rId2022" Type="http://schemas.openxmlformats.org/officeDocument/2006/relationships/hyperlink" Target="http://nbviewer.ipython.org/github/donnemartin/data-science-ipython-notebooks/blob/master/deep-learning/theano-tutorial/intro_theano/intro_theano.ipynb" TargetMode="External"/><Relationship Id="rId2979" Type="http://schemas.openxmlformats.org/officeDocument/2006/relationships/hyperlink" Target="http://cran.r-project.org/web/packages/penalized/index.html" TargetMode="External"/><Relationship Id="rId5178" Type="http://schemas.openxmlformats.org/officeDocument/2006/relationships/control" Target="activeX/activeX44.xml"/><Relationship Id="rId5385" Type="http://schemas.openxmlformats.org/officeDocument/2006/relationships/hyperlink" Target="https://medium.mybridge.co/machine-learning-top-10-articles-for-the-past-month-35c37825a943" TargetMode="External"/><Relationship Id="rId201" Type="http://schemas.openxmlformats.org/officeDocument/2006/relationships/hyperlink" Target="https://www.classes.cs.uchicago.edu/archive/2015/winter/22300-1/Schedule.html" TargetMode="External"/><Relationship Id="rId1788" Type="http://schemas.openxmlformats.org/officeDocument/2006/relationships/hyperlink" Target="http://fastml.com/classifying-text-with-bag-of-words-a-tutorial/" TargetMode="External"/><Relationship Id="rId1995" Type="http://schemas.openxmlformats.org/officeDocument/2006/relationships/hyperlink" Target="https://camo.githubusercontent.com/ee94aabdb3e1fc49fad71ea1ac9801c82095001d/687474703a2f2f692e696d6775722e636f6d2f5a684b58724b5a2e706e67" TargetMode="External"/><Relationship Id="rId2839" Type="http://schemas.openxmlformats.org/officeDocument/2006/relationships/hyperlink" Target="https://github.com/ogrisel/notebooks" TargetMode="External"/><Relationship Id="rId4194" Type="http://schemas.openxmlformats.org/officeDocument/2006/relationships/hyperlink" Target="https://github.com/yhatt/marp" TargetMode="External"/><Relationship Id="rId5038" Type="http://schemas.openxmlformats.org/officeDocument/2006/relationships/hyperlink" Target="https://www.youtube.com/watch?v=jbkSRLYSojo" TargetMode="External"/><Relationship Id="rId5245" Type="http://schemas.openxmlformats.org/officeDocument/2006/relationships/hyperlink" Target="https://work.caltech.edu/telecourse.html" TargetMode="External"/><Relationship Id="rId5452" Type="http://schemas.openxmlformats.org/officeDocument/2006/relationships/hyperlink" Target="https://www.quora.com/What-are-some-common-Machine-Learning-interview-questions" TargetMode="External"/><Relationship Id="rId1648" Type="http://schemas.openxmlformats.org/officeDocument/2006/relationships/hyperlink" Target="http://www.kdnuggets.com/2015/10/top-arxiv-deep-learning-papers-explained.html" TargetMode="External"/><Relationship Id="rId4054" Type="http://schemas.openxmlformats.org/officeDocument/2006/relationships/hyperlink" Target="http://rightfontapp.com/" TargetMode="External"/><Relationship Id="rId4261" Type="http://schemas.openxmlformats.org/officeDocument/2006/relationships/hyperlink" Target="https://www.dropbox.com/" TargetMode="External"/><Relationship Id="rId5105" Type="http://schemas.openxmlformats.org/officeDocument/2006/relationships/hyperlink" Target="https://blog.monkeylearn.com/a-gentle-guide-to-machine-learning/" TargetMode="External"/><Relationship Id="rId5312" Type="http://schemas.openxmlformats.org/officeDocument/2006/relationships/hyperlink" Target="https://bigml.com/training" TargetMode="External"/><Relationship Id="rId1508" Type="http://schemas.openxmlformats.org/officeDocument/2006/relationships/hyperlink" Target="http://www.dataschool.io/15-hours-of-expert-machine-learning-videos/" TargetMode="External"/><Relationship Id="rId1855" Type="http://schemas.openxmlformats.org/officeDocument/2006/relationships/hyperlink" Target="http://stats.stackexchange.com/questions/5196/why-use-platts-scaling" TargetMode="External"/><Relationship Id="rId2906" Type="http://schemas.openxmlformats.org/officeDocument/2006/relationships/hyperlink" Target="https://github.com/asafschers/random_forester" TargetMode="External"/><Relationship Id="rId3070" Type="http://schemas.openxmlformats.org/officeDocument/2006/relationships/hyperlink" Target="https://github.com/caesar0301/awesome-public-datasets" TargetMode="External"/><Relationship Id="rId4121" Type="http://schemas.openxmlformats.org/officeDocument/2006/relationships/hyperlink" Target="https://github.com/sonoramac/Sonora" TargetMode="External"/><Relationship Id="rId1715" Type="http://schemas.openxmlformats.org/officeDocument/2006/relationships/hyperlink" Target="http://stackoverflow.com/questions/9436209/how-to-choose-number-of-hidden-layers-and-nodes-in-neural-network/2" TargetMode="External"/><Relationship Id="rId1922" Type="http://schemas.openxmlformats.org/officeDocument/2006/relationships/hyperlink" Target="http://education.parrotprediction.teachable.com/courses/practical-xgboost-in-python" TargetMode="External"/><Relationship Id="rId3887" Type="http://schemas.openxmlformats.org/officeDocument/2006/relationships/hyperlink" Target="https://github.com/git-up/GitUp" TargetMode="External"/><Relationship Id="rId4938" Type="http://schemas.openxmlformats.org/officeDocument/2006/relationships/hyperlink" Target="http://bokeh.pydata.org/en/latest/" TargetMode="External"/><Relationship Id="rId2489" Type="http://schemas.openxmlformats.org/officeDocument/2006/relationships/hyperlink" Target="https://github.com/ClimbsRocks/machineJS" TargetMode="External"/><Relationship Id="rId2696" Type="http://schemas.openxmlformats.org/officeDocument/2006/relationships/hyperlink" Target="https://github.com/doukremt/distance" TargetMode="External"/><Relationship Id="rId3747" Type="http://schemas.openxmlformats.org/officeDocument/2006/relationships/hyperlink" Target="https://github.com/ory/editor" TargetMode="External"/><Relationship Id="rId3954" Type="http://schemas.openxmlformats.org/officeDocument/2006/relationships/hyperlink" Target="http://www.sketchapp.com/" TargetMode="External"/><Relationship Id="rId668" Type="http://schemas.openxmlformats.org/officeDocument/2006/relationships/hyperlink" Target="http://web.stanford.edu/class/archive/cs/cs108/cs108.1092/" TargetMode="External"/><Relationship Id="rId875" Type="http://schemas.openxmlformats.org/officeDocument/2006/relationships/hyperlink" Target="http://www.imdb.com/title/tt1798709/" TargetMode="External"/><Relationship Id="rId1298" Type="http://schemas.openxmlformats.org/officeDocument/2006/relationships/hyperlink" Target="http://ocw.mit.edu/courses/electrical-engineering-and-computer-science/6-867-machine-learning-fall-2006/lecture-notes/" TargetMode="External"/><Relationship Id="rId2349" Type="http://schemas.openxmlformats.org/officeDocument/2006/relationships/hyperlink" Target="https://github.com/jimpil/enclog" TargetMode="External"/><Relationship Id="rId2556" Type="http://schemas.openxmlformats.org/officeDocument/2006/relationships/hyperlink" Target="https://github.com/JuliaStats/DataArrays.jl" TargetMode="External"/><Relationship Id="rId2763" Type="http://schemas.openxmlformats.org/officeDocument/2006/relationships/hyperlink" Target="https://github.com/deap/deap" TargetMode="External"/><Relationship Id="rId2970" Type="http://schemas.openxmlformats.org/officeDocument/2006/relationships/hyperlink" Target="https://www.kaggle.com/forums/f/15/kaggle-forum/t/3661/medley-a-new-r-package-for-blending-regression-models?forumMessageId=21278" TargetMode="External"/><Relationship Id="rId3607" Type="http://schemas.openxmlformats.org/officeDocument/2006/relationships/hyperlink" Target="https://github.com/trailbehind/DeepOSM" TargetMode="External"/><Relationship Id="rId3814" Type="http://schemas.openxmlformats.org/officeDocument/2006/relationships/hyperlink" Target="https://github.com/mitchellh/vagrant" TargetMode="External"/><Relationship Id="rId528" Type="http://schemas.openxmlformats.org/officeDocument/2006/relationships/hyperlink" Target="http://llcao.net/cu-deeplearning15/index.html" TargetMode="External"/><Relationship Id="rId735" Type="http://schemas.openxmlformats.org/officeDocument/2006/relationships/hyperlink" Target="http://www.cs.cornell.edu/courses/CS6840/2014sp/" TargetMode="External"/><Relationship Id="rId942" Type="http://schemas.openxmlformats.org/officeDocument/2006/relationships/hyperlink" Target="http://web.stanford.edu/class/cs294a/handouts.html" TargetMode="External"/><Relationship Id="rId1158" Type="http://schemas.openxmlformats.org/officeDocument/2006/relationships/hyperlink" Target="http://www.ius.cs.cmu.edu/idb/" TargetMode="External"/><Relationship Id="rId1365" Type="http://schemas.openxmlformats.org/officeDocument/2006/relationships/hyperlink" Target="https://www.dropbox.com/s/0a40xi702grx3dq/2016-graves.pdf" TargetMode="External"/><Relationship Id="rId1572" Type="http://schemas.openxmlformats.org/officeDocument/2006/relationships/hyperlink" Target="http://www.wzchen.com/probability-cheatsheet/" TargetMode="External"/><Relationship Id="rId2209" Type="http://schemas.openxmlformats.org/officeDocument/2006/relationships/hyperlink" Target="https://github.com/josephmisiti/awesome-machine-learning" TargetMode="External"/><Relationship Id="rId2416" Type="http://schemas.openxmlformats.org/officeDocument/2006/relationships/hyperlink" Target="http://www.amidsttoolbox.com/" TargetMode="External"/><Relationship Id="rId2623" Type="http://schemas.openxmlformats.org/officeDocument/2006/relationships/hyperlink" Target="http://www.mathworks.com/matlabcentral/fileexchange/24134-gaimc---graph-algorithms-in-matlab-code" TargetMode="External"/><Relationship Id="rId1018" Type="http://schemas.openxmlformats.org/officeDocument/2006/relationships/hyperlink" Target="http://www.cs.stanford.edu/people/ang/" TargetMode="External"/><Relationship Id="rId1225" Type="http://schemas.openxmlformats.org/officeDocument/2006/relationships/hyperlink" Target="http://vis-www.cs.umass.edu/~vislib/" TargetMode="External"/><Relationship Id="rId1432" Type="http://schemas.openxmlformats.org/officeDocument/2006/relationships/hyperlink" Target="https://arxiv.org/pdf/1610.00633" TargetMode="External"/><Relationship Id="rId2830" Type="http://schemas.openxmlformats.org/officeDocument/2006/relationships/hyperlink" Target="https://github.com/reiinakano/scikit-plot" TargetMode="External"/><Relationship Id="rId4588" Type="http://schemas.openxmlformats.org/officeDocument/2006/relationships/hyperlink" Target="http://comsysto.github.io/jumbodb/" TargetMode="External"/><Relationship Id="rId71" Type="http://schemas.openxmlformats.org/officeDocument/2006/relationships/hyperlink" Target="https://sites.google.com/site/cs186spring2015/" TargetMode="External"/><Relationship Id="rId802" Type="http://schemas.openxmlformats.org/officeDocument/2006/relationships/hyperlink" Target="http://www.audible.co.uk/pd/Non-fiction/Our-Final-Invention-Audiobook/B00KLJMDH8" TargetMode="External"/><Relationship Id="rId3397" Type="http://schemas.openxmlformats.org/officeDocument/2006/relationships/hyperlink" Target="http://data-archive.nimh.nih.gov/" TargetMode="External"/><Relationship Id="rId4795" Type="http://schemas.openxmlformats.org/officeDocument/2006/relationships/hyperlink" Target="https://github.com/nikolaypavlov/MLPNeuralNet" TargetMode="External"/><Relationship Id="rId4448" Type="http://schemas.openxmlformats.org/officeDocument/2006/relationships/hyperlink" Target="https://github.com/pixelrowdies/quicklook-pat" TargetMode="External"/><Relationship Id="rId4655" Type="http://schemas.openxmlformats.org/officeDocument/2006/relationships/hyperlink" Target="http://www.actian.com/" TargetMode="External"/><Relationship Id="rId4862" Type="http://schemas.openxmlformats.org/officeDocument/2006/relationships/hyperlink" Target="https://www.qubole.com/" TargetMode="External"/><Relationship Id="rId178" Type="http://schemas.openxmlformats.org/officeDocument/2006/relationships/hyperlink" Target="http://www.cs.umd.edu/class/spring2015/cmsc430/Schedule.html" TargetMode="External"/><Relationship Id="rId3257" Type="http://schemas.openxmlformats.org/officeDocument/2006/relationships/hyperlink" Target="http://nilmworkshop.org/2016/proceedings/Poster_ID18.pdf" TargetMode="External"/><Relationship Id="rId3464" Type="http://schemas.openxmlformats.org/officeDocument/2006/relationships/hyperlink" Target="http://law.di.unimi.it/datasets.php" TargetMode="External"/><Relationship Id="rId3671" Type="http://schemas.openxmlformats.org/officeDocument/2006/relationships/hyperlink" Target="https://googleblog.blogspot.com/2015/11/tensorflow-smarter-machine-learning-for.html" TargetMode="External"/><Relationship Id="rId4308" Type="http://schemas.openxmlformats.org/officeDocument/2006/relationships/hyperlink" Target="http://surge.run/manual/" TargetMode="External"/><Relationship Id="rId4515" Type="http://schemas.openxmlformats.org/officeDocument/2006/relationships/hyperlink" Target="https://github.com/addthis/hydra" TargetMode="External"/><Relationship Id="rId4722" Type="http://schemas.openxmlformats.org/officeDocument/2006/relationships/hyperlink" Target="https://www.pipelinedb.com/" TargetMode="External"/><Relationship Id="rId385" Type="http://schemas.openxmlformats.org/officeDocument/2006/relationships/hyperlink" Target="http://stellar.mit.edu/S/course/6/sp15/6.045/special/videos/index.html" TargetMode="External"/><Relationship Id="rId592" Type="http://schemas.openxmlformats.org/officeDocument/2006/relationships/hyperlink" Target="https://www.eecs.umich.edu/courses/eecs588/" TargetMode="External"/><Relationship Id="rId2066" Type="http://schemas.openxmlformats.org/officeDocument/2006/relationships/hyperlink" Target="http://nbviewer.jupyter.org/github/donnemartin/data-science-ipython-notebooks/blob/master/pandas/03.03-Operations-in-Pandas.ipynb" TargetMode="External"/><Relationship Id="rId2273" Type="http://schemas.openxmlformats.org/officeDocument/2006/relationships/hyperlink" Target="https://github.com/josephmisiti/awesome-machine-learning" TargetMode="External"/><Relationship Id="rId2480" Type="http://schemas.openxmlformats.org/officeDocument/2006/relationships/hyperlink" Target="https://github.com/serendipious/nodejs-decision-tree-id3" TargetMode="External"/><Relationship Id="rId3117" Type="http://schemas.openxmlformats.org/officeDocument/2006/relationships/hyperlink" Target="http://www.ncbi.nlm.nih.gov/geo/" TargetMode="External"/><Relationship Id="rId3324" Type="http://schemas.openxmlformats.org/officeDocument/2006/relationships/hyperlink" Target="http://yann.lecun.com/exdb/mnist/" TargetMode="External"/><Relationship Id="rId3531" Type="http://schemas.openxmlformats.org/officeDocument/2006/relationships/hyperlink" Target="http://data.deutschebahn.com/datasets/" TargetMode="External"/><Relationship Id="rId245" Type="http://schemas.openxmlformats.org/officeDocument/2006/relationships/hyperlink" Target="http://courses.cs.washington.edu/courses/csep501/09au/lectures/video.html" TargetMode="External"/><Relationship Id="rId452" Type="http://schemas.openxmlformats.org/officeDocument/2006/relationships/hyperlink" Target="http://www.cs.cornell.edu/courses/CS2110/2014fa/lecturenotes.html" TargetMode="External"/><Relationship Id="rId1082" Type="http://schemas.openxmlformats.org/officeDocument/2006/relationships/hyperlink" Target="http://www.socher.org/" TargetMode="External"/><Relationship Id="rId2133" Type="http://schemas.openxmlformats.org/officeDocument/2006/relationships/hyperlink" Target="https://github.com/donnemartin/saws" TargetMode="External"/><Relationship Id="rId2340" Type="http://schemas.openxmlformats.org/officeDocument/2006/relationships/hyperlink" Target="https://github.com/melisgl/mgl-gpr/" TargetMode="External"/><Relationship Id="rId5289" Type="http://schemas.openxmlformats.org/officeDocument/2006/relationships/control" Target="activeX/activeX88.xml"/><Relationship Id="rId105" Type="http://schemas.openxmlformats.org/officeDocument/2006/relationships/hyperlink" Target="http://comp.uark.edu/~wingning/csce3613/Homework3613.html" TargetMode="External"/><Relationship Id="rId312" Type="http://schemas.openxmlformats.org/officeDocument/2006/relationships/hyperlink" Target="https://ocw.mit.edu/courses/electrical-engineering-and-computer-science/6-006-introduction-to-algorithms-fall-2011/index.htm" TargetMode="External"/><Relationship Id="rId2200" Type="http://schemas.openxmlformats.org/officeDocument/2006/relationships/hyperlink" Target="https://github.com/josephmisiti/awesome-machine-learning" TargetMode="External"/><Relationship Id="rId4098" Type="http://schemas.openxmlformats.org/officeDocument/2006/relationships/hyperlink" Target="http://mail.163.com/dashi/" TargetMode="External"/><Relationship Id="rId5149" Type="http://schemas.openxmlformats.org/officeDocument/2006/relationships/control" Target="activeX/activeX30.xml"/><Relationship Id="rId5356" Type="http://schemas.openxmlformats.org/officeDocument/2006/relationships/hyperlink" Target="https://www.youtube.com/watch?v=O7IezJT9uSI" TargetMode="External"/><Relationship Id="rId1899" Type="http://schemas.openxmlformats.org/officeDocument/2006/relationships/hyperlink" Target="https://www.jstatsoft.org/index.php/jss/article/view/v050i11" TargetMode="External"/><Relationship Id="rId4165" Type="http://schemas.openxmlformats.org/officeDocument/2006/relationships/hyperlink" Target="https://www.kde.org/applications/office/" TargetMode="External"/><Relationship Id="rId4372" Type="http://schemas.openxmlformats.org/officeDocument/2006/relationships/hyperlink" Target="https://qotoqot.com/qbserve/" TargetMode="External"/><Relationship Id="rId5009" Type="http://schemas.openxmlformats.org/officeDocument/2006/relationships/hyperlink" Target="https://www.usenix.org/legacy/event/nsdi11/tech/full_papers/Bolosky.pdf" TargetMode="External"/><Relationship Id="rId5216" Type="http://schemas.openxmlformats.org/officeDocument/2006/relationships/hyperlink" Target="http://www.cs.waikato.ac.nz/ml/weka/Slides3rdEd_Ch1-5.zip" TargetMode="External"/><Relationship Id="rId1759" Type="http://schemas.openxmlformats.org/officeDocument/2006/relationships/hyperlink" Target="http://deeplearning4j.org/zh-sentiment_analysis_word2vec.html" TargetMode="External"/><Relationship Id="rId1966" Type="http://schemas.openxmlformats.org/officeDocument/2006/relationships/hyperlink" Target="http://videolectures.net/nips2010_wright_oaml/" TargetMode="External"/><Relationship Id="rId3181" Type="http://schemas.openxmlformats.org/officeDocument/2006/relationships/hyperlink" Target="http://stanford.edu/group/sonia/dataSources/index.html" TargetMode="External"/><Relationship Id="rId4025" Type="http://schemas.openxmlformats.org/officeDocument/2006/relationships/hyperlink" Target="http://getmarkman.com/" TargetMode="External"/><Relationship Id="rId5423" Type="http://schemas.openxmlformats.org/officeDocument/2006/relationships/hyperlink" Target="https://www.quora.com/topic/Data-Mining" TargetMode="External"/><Relationship Id="rId1619" Type="http://schemas.openxmlformats.org/officeDocument/2006/relationships/hyperlink" Target="http://www.chioka.in/tag/cross-validation/" TargetMode="External"/><Relationship Id="rId1826" Type="http://schemas.openxmlformats.org/officeDocument/2006/relationships/hyperlink" Target="https://www.kaggle.com/c/word2vec-nlp-tutorial/details/part-1-for-beginners-bag-of-words" TargetMode="External"/><Relationship Id="rId4232" Type="http://schemas.openxmlformats.org/officeDocument/2006/relationships/hyperlink" Target="https://github.com/electron/electron" TargetMode="External"/><Relationship Id="rId3041" Type="http://schemas.openxmlformats.org/officeDocument/2006/relationships/hyperlink" Target="https://github.com/BIDData/BIDMat" TargetMode="External"/><Relationship Id="rId3998" Type="http://schemas.openxmlformats.org/officeDocument/2006/relationships/hyperlink" Target="http://www.axure.com/" TargetMode="External"/><Relationship Id="rId3858" Type="http://schemas.openxmlformats.org/officeDocument/2006/relationships/hyperlink" Target="https://github.com/shockone/black-screen" TargetMode="External"/><Relationship Id="rId4909" Type="http://schemas.openxmlformats.org/officeDocument/2006/relationships/hyperlink" Target="https://github.com/twitter/twemcache" TargetMode="External"/><Relationship Id="rId779" Type="http://schemas.openxmlformats.org/officeDocument/2006/relationships/hyperlink" Target="https://www.udacity.com/course/cs271" TargetMode="External"/><Relationship Id="rId986" Type="http://schemas.openxmlformats.org/officeDocument/2006/relationships/hyperlink" Target="https://arxiv.org/pdf/1512.03385v1.pdf" TargetMode="External"/><Relationship Id="rId2667" Type="http://schemas.openxmlformats.org/officeDocument/2006/relationships/hyperlink" Target="http://simplecv.org/" TargetMode="External"/><Relationship Id="rId3718" Type="http://schemas.openxmlformats.org/officeDocument/2006/relationships/hyperlink" Target="https://github.com/jaywcjlove/awesome-mac" TargetMode="External"/><Relationship Id="rId5073" Type="http://schemas.openxmlformats.org/officeDocument/2006/relationships/hyperlink" Target="https://github.com/ZuzooVn/machine-learning-for-software-engineers" TargetMode="External"/><Relationship Id="rId5280" Type="http://schemas.openxmlformats.org/officeDocument/2006/relationships/hyperlink" Target="https://www.analyticsvidhya.com/blog/2015/07/top-youtube-videos-machine-learning-neural-network-deep-learning/" TargetMode="External"/><Relationship Id="rId639" Type="http://schemas.openxmlformats.org/officeDocument/2006/relationships/hyperlink" Target="http://cs.brown.edu/courses/csci1230/lectures.html" TargetMode="External"/><Relationship Id="rId1269" Type="http://schemas.openxmlformats.org/officeDocument/2006/relationships/hyperlink" Target="https://github.com/dmlc/minerva" TargetMode="External"/><Relationship Id="rId1476" Type="http://schemas.openxmlformats.org/officeDocument/2006/relationships/hyperlink" Target="https://github.com/ujjwalkarn/Machine-Learning-Tutorials" TargetMode="External"/><Relationship Id="rId2874" Type="http://schemas.openxmlformats.org/officeDocument/2006/relationships/hyperlink" Target="https://github.com/zygmuntz/kaggle-cifar" TargetMode="External"/><Relationship Id="rId3925" Type="http://schemas.openxmlformats.org/officeDocument/2006/relationships/hyperlink" Target="http://www.mongobooster.com/" TargetMode="External"/><Relationship Id="rId5140" Type="http://schemas.openxmlformats.org/officeDocument/2006/relationships/control" Target="activeX/activeX26.xml"/><Relationship Id="rId846" Type="http://schemas.openxmlformats.org/officeDocument/2006/relationships/hyperlink" Target="http://www.springer.com/journal/10817" TargetMode="External"/><Relationship Id="rId1129" Type="http://schemas.openxmlformats.org/officeDocument/2006/relationships/hyperlink" Target="http://www.visualqa.org/" TargetMode="External"/><Relationship Id="rId1683" Type="http://schemas.openxmlformats.org/officeDocument/2006/relationships/hyperlink" Target="http://code.madbits.com/wiki/doku.php" TargetMode="External"/><Relationship Id="rId1890" Type="http://schemas.openxmlformats.org/officeDocument/2006/relationships/hyperlink" Target="https://smartdrill.com/Introduction-to-CHAID.html" TargetMode="External"/><Relationship Id="rId2527" Type="http://schemas.openxmlformats.org/officeDocument/2006/relationships/hyperlink" Target="https://github.com/simonster/GLMNet.jl" TargetMode="External"/><Relationship Id="rId2734" Type="http://schemas.openxmlformats.org/officeDocument/2006/relationships/hyperlink" Target="https://github.com/ContinuumIO/topik" TargetMode="External"/><Relationship Id="rId2941" Type="http://schemas.openxmlformats.org/officeDocument/2006/relationships/hyperlink" Target="http://cran.r-project.org/web/packages/earth/index.html" TargetMode="External"/><Relationship Id="rId5000" Type="http://schemas.openxmlformats.org/officeDocument/2006/relationships/hyperlink" Target="http://static.googleusercontent.com/media/research.google.com/en/us/pubs/archive/41344.pdf" TargetMode="External"/><Relationship Id="rId706" Type="http://schemas.openxmlformats.org/officeDocument/2006/relationships/hyperlink" Target="http://www.cs.cornell.edu/courses/CS5150/2014fa/materials.html" TargetMode="External"/><Relationship Id="rId913" Type="http://schemas.openxmlformats.org/officeDocument/2006/relationships/hyperlink" Target="http://cs224d.stanford.edu/" TargetMode="External"/><Relationship Id="rId1336" Type="http://schemas.openxmlformats.org/officeDocument/2006/relationships/hyperlink" Target="http://www.jmlr.org/papers/volume15/srivastava14a.old/source/srivastava14a.pdf" TargetMode="External"/><Relationship Id="rId1543" Type="http://schemas.openxmlformats.org/officeDocument/2006/relationships/hyperlink" Target="http://mlwave.com/" TargetMode="External"/><Relationship Id="rId1750" Type="http://schemas.openxmlformats.org/officeDocument/2006/relationships/hyperlink" Target="http://googleresearch.blogspot.in/2015/11/computer-respond-to-this-email.html" TargetMode="External"/><Relationship Id="rId2801" Type="http://schemas.openxmlformats.org/officeDocument/2006/relationships/hyperlink" Target="https://plot.ly/python/" TargetMode="External"/><Relationship Id="rId4699" Type="http://schemas.openxmlformats.org/officeDocument/2006/relationships/hyperlink" Target="https://opennms.github.io/newts/" TargetMode="External"/><Relationship Id="rId42" Type="http://schemas.openxmlformats.org/officeDocument/2006/relationships/hyperlink" Target="https://camo.githubusercontent.com/d14cad692e3b868f3ad0a656b13aad9cd1bbecc2/68747470733a2f2f6173736574732d63646e2e6769746875622e636f6d2f696d616765732f69636f6e732f656d6f6a692f756e69636f64652f31663462622e706e67" TargetMode="External"/><Relationship Id="rId1403" Type="http://schemas.openxmlformats.org/officeDocument/2006/relationships/hyperlink" Target="http://papers.nips.cc/paper/5192-learning-a-deep-compact-image-representation-for-visual-tracking.pdf" TargetMode="External"/><Relationship Id="rId1610" Type="http://schemas.openxmlformats.org/officeDocument/2006/relationships/hyperlink" Target="http://www.gettinggeneticsdone.com/2011/02/split-data-frame-into-testing-and.html" TargetMode="External"/><Relationship Id="rId4559" Type="http://schemas.openxmlformats.org/officeDocument/2006/relationships/hyperlink" Target="https://streamdrill.com/" TargetMode="External"/><Relationship Id="rId4766" Type="http://schemas.openxmlformats.org/officeDocument/2006/relationships/hyperlink" Target="https://github.com/spotify/luigi" TargetMode="External"/><Relationship Id="rId4973" Type="http://schemas.openxmlformats.org/officeDocument/2006/relationships/hyperlink" Target="https://github.com/jacomyal/sigma.js" TargetMode="External"/><Relationship Id="rId3368" Type="http://schemas.openxmlformats.org/officeDocument/2006/relationships/hyperlink" Target="https://aws.amazon.com/datasets/google-books-ngrams/" TargetMode="External"/><Relationship Id="rId3575" Type="http://schemas.openxmlformats.org/officeDocument/2006/relationships/hyperlink" Target="https://omid.al/posts/2017-02-20-Tutorial-Build-Your-First-Tensorflow-Android-App.html" TargetMode="External"/><Relationship Id="rId3782" Type="http://schemas.openxmlformats.org/officeDocument/2006/relationships/hyperlink" Target="http://toolinbox.net/en/iHosts/" TargetMode="External"/><Relationship Id="rId4419" Type="http://schemas.openxmlformats.org/officeDocument/2006/relationships/hyperlink" Target="https://www.macupdate.com/app/mac/22211/insomniax" TargetMode="External"/><Relationship Id="rId4626" Type="http://schemas.openxmlformats.org/officeDocument/2006/relationships/hyperlink" Target="https://github.com/twitter/storehaus" TargetMode="External"/><Relationship Id="rId4833" Type="http://schemas.openxmlformats.org/officeDocument/2006/relationships/hyperlink" Target="http://gethue.com/" TargetMode="External"/><Relationship Id="rId289" Type="http://schemas.openxmlformats.org/officeDocument/2006/relationships/hyperlink" Target="http://compsci.hunter.cuny.edu/~sweiss/course_materials/csci235/csci235_f14.php" TargetMode="External"/><Relationship Id="rId496" Type="http://schemas.openxmlformats.org/officeDocument/2006/relationships/hyperlink" Target="http://cs224d.stanford.edu/syllabus.html" TargetMode="External"/><Relationship Id="rId2177" Type="http://schemas.openxmlformats.org/officeDocument/2006/relationships/hyperlink" Target="https://github.com/josephmisiti/awesome-machine-learning/blob/master/books.md" TargetMode="External"/><Relationship Id="rId2384" Type="http://schemas.openxmlformats.org/officeDocument/2006/relationships/hyperlink" Target="https://github.com/fxsjy/RF.go" TargetMode="External"/><Relationship Id="rId2591" Type="http://schemas.openxmlformats.org/officeDocument/2006/relationships/hyperlink" Target="https://github.com/marcoscoffier/lua---stitch" TargetMode="External"/><Relationship Id="rId3228" Type="http://schemas.openxmlformats.org/officeDocument/2006/relationships/hyperlink" Target="https://github.com/Widukind" TargetMode="External"/><Relationship Id="rId3435" Type="http://schemas.openxmlformats.org/officeDocument/2006/relationships/hyperlink" Target="http://www.icpsr.umich.edu/icpsrweb/ICPSR/index.jsp" TargetMode="External"/><Relationship Id="rId3642" Type="http://schemas.openxmlformats.org/officeDocument/2006/relationships/hyperlink" Target="https://github.com/yahoo/TensorFlowOnSpark" TargetMode="External"/><Relationship Id="rId149" Type="http://schemas.openxmlformats.org/officeDocument/2006/relationships/hyperlink" Target="http://15721.courses.cs.cmu.edu/spring2016/syllabus.html" TargetMode="External"/><Relationship Id="rId356" Type="http://schemas.openxmlformats.org/officeDocument/2006/relationships/hyperlink" Target="http://recordings.engineering.illinois.edu/ess/portal/section/115f3def-7371-4e98-b72f-6efe53771b2a" TargetMode="External"/><Relationship Id="rId563" Type="http://schemas.openxmlformats.org/officeDocument/2006/relationships/hyperlink" Target="http://www.mmds.org/" TargetMode="External"/><Relationship Id="rId770" Type="http://schemas.openxmlformats.org/officeDocument/2006/relationships/hyperlink" Target="https://github.com/owainlewis/awesome-artificial-intelligence" TargetMode="External"/><Relationship Id="rId1193" Type="http://schemas.openxmlformats.org/officeDocument/2006/relationships/hyperlink" Target="http://www.middlebury.edu/stereo" TargetMode="External"/><Relationship Id="rId2037" Type="http://schemas.openxmlformats.org/officeDocument/2006/relationships/hyperlink" Target="https://nbviewer.jupyter.org/github/donnemartin/data-science-ipython-notebooks/blob/master/deep-learning/keras-tutorial/2.3%20Supervised%20Learning%20-%20Famous%20Models%20with%20Keras.ipynb" TargetMode="External"/><Relationship Id="rId2244" Type="http://schemas.openxmlformats.org/officeDocument/2006/relationships/hyperlink" Target="https://github.com/josephmisiti/awesome-machine-learning" TargetMode="External"/><Relationship Id="rId2451" Type="http://schemas.openxmlformats.org/officeDocument/2006/relationships/hyperlink" Target="https://github.com/NaturalNode/natural" TargetMode="External"/><Relationship Id="rId4900" Type="http://schemas.openxmlformats.org/officeDocument/2006/relationships/hyperlink" Target="http://www-users.cs.umn.edu/~sarwat/RecDB/" TargetMode="External"/><Relationship Id="rId216" Type="http://schemas.openxmlformats.org/officeDocument/2006/relationships/hyperlink" Target="http://www.cs.cornell.edu/courses/CS4120/2013fa/" TargetMode="External"/><Relationship Id="rId423" Type="http://schemas.openxmlformats.org/officeDocument/2006/relationships/hyperlink" Target="http://www.cs.cornell.edu/courses/CS1110/2014fa/lectures/index.php" TargetMode="External"/><Relationship Id="rId1053" Type="http://schemas.openxmlformats.org/officeDocument/2006/relationships/hyperlink" Target="http://research.google.com/pubs/jeff.html" TargetMode="External"/><Relationship Id="rId1260" Type="http://schemas.openxmlformats.org/officeDocument/2006/relationships/hyperlink" Target="https://github.com/denizyuret/Knet.jl" TargetMode="External"/><Relationship Id="rId2104" Type="http://schemas.openxmlformats.org/officeDocument/2006/relationships/hyperlink" Target="http://nbviewer.jupyter.org/github/donnemartin/data-science-ipython-notebooks/blob/master/numpy/02.06-Boolean-Arrays-and-Masks.ipynb" TargetMode="External"/><Relationship Id="rId3502" Type="http://schemas.openxmlformats.org/officeDocument/2006/relationships/hyperlink" Target="http://dataarchives.ss.ucla.edu/Home.DataPortals.htm" TargetMode="External"/><Relationship Id="rId630" Type="http://schemas.openxmlformats.org/officeDocument/2006/relationships/hyperlink" Target="http://crcv.ucf.edu/videos/Lecture_Videos/" TargetMode="External"/><Relationship Id="rId2311" Type="http://schemas.openxmlformats.org/officeDocument/2006/relationships/hyperlink" Target="http://www.libfm.org/" TargetMode="External"/><Relationship Id="rId4069" Type="http://schemas.openxmlformats.org/officeDocument/2006/relationships/hyperlink" Target="https://itunes.apple.com/cn/app/weibox/id789066512" TargetMode="External"/><Relationship Id="rId1120" Type="http://schemas.openxmlformats.org/officeDocument/2006/relationships/hyperlink" Target="http://www.cs.rochester.edu/research/ai/" TargetMode="External"/><Relationship Id="rId4276" Type="http://schemas.openxmlformats.org/officeDocument/2006/relationships/hyperlink" Target="http://rime.im/" TargetMode="External"/><Relationship Id="rId4483" Type="http://schemas.openxmlformats.org/officeDocument/2006/relationships/hyperlink" Target="https://github.com/onurakpolat/awesome-bigdata" TargetMode="External"/><Relationship Id="rId4690" Type="http://schemas.openxmlformats.org/officeDocument/2006/relationships/hyperlink" Target="https://www.mapd.com/" TargetMode="External"/><Relationship Id="rId5327" Type="http://schemas.openxmlformats.org/officeDocument/2006/relationships/control" Target="activeX/activeX105.xml"/><Relationship Id="rId1937" Type="http://schemas.openxmlformats.org/officeDocument/2006/relationships/hyperlink" Target="https://www.kaggle.com/c/afsis-soil-properties/forums/t/10391/best-ensemble-references" TargetMode="External"/><Relationship Id="rId3085" Type="http://schemas.openxmlformats.org/officeDocument/2006/relationships/hyperlink" Target="https://github.com/caesar0301/awesome-public-datasets" TargetMode="External"/><Relationship Id="rId3292" Type="http://schemas.openxmlformats.org/officeDocument/2006/relationships/hyperlink" Target="https://github.com/caesar0301/awesome-public-datasets/blob/master/Government.rst" TargetMode="External"/><Relationship Id="rId4136" Type="http://schemas.openxmlformats.org/officeDocument/2006/relationships/hyperlink" Target="http://cogx.org/" TargetMode="External"/><Relationship Id="rId4343" Type="http://schemas.openxmlformats.org/officeDocument/2006/relationships/hyperlink" Target="https://github.com/dustinrue/ControlPlane" TargetMode="External"/><Relationship Id="rId4550" Type="http://schemas.openxmlformats.org/officeDocument/2006/relationships/hyperlink" Target="http://druid.io/" TargetMode="External"/><Relationship Id="rId3152" Type="http://schemas.openxmlformats.org/officeDocument/2006/relationships/hyperlink" Target="http://www.bom.gov.au/climate/dwo/" TargetMode="External"/><Relationship Id="rId4203" Type="http://schemas.openxmlformats.org/officeDocument/2006/relationships/hyperlink" Target="https://ia.net/writer/" TargetMode="External"/><Relationship Id="rId4410" Type="http://schemas.openxmlformats.org/officeDocument/2006/relationships/hyperlink" Target="https://codinn.com/products/ssh-tunnel/" TargetMode="External"/><Relationship Id="rId280" Type="http://schemas.openxmlformats.org/officeDocument/2006/relationships/hyperlink" Target="http://www.cs.cornell.edu/courses/CS4820/2014sp/syllabus/" TargetMode="External"/><Relationship Id="rId3012" Type="http://schemas.openxmlformats.org/officeDocument/2006/relationships/hyperlink" Target="https://github.com/dmlc/mxnet" TargetMode="External"/><Relationship Id="rId140" Type="http://schemas.openxmlformats.org/officeDocument/2006/relationships/hyperlink" Target="http://csapp.cs.cmu.edu/public/labs.html" TargetMode="External"/><Relationship Id="rId3969" Type="http://schemas.openxmlformats.org/officeDocument/2006/relationships/hyperlink" Target="https://github.com/mypaint" TargetMode="External"/><Relationship Id="rId5184" Type="http://schemas.openxmlformats.org/officeDocument/2006/relationships/control" Target="activeX/activeX47.xml"/><Relationship Id="rId5391" Type="http://schemas.openxmlformats.org/officeDocument/2006/relationships/hyperlink" Target="http://blog.digitalmind.io/post/artificial-intelligence-resources" TargetMode="External"/><Relationship Id="rId6" Type="http://schemas.openxmlformats.org/officeDocument/2006/relationships/footnotes" Target="footnotes.xml"/><Relationship Id="rId2778" Type="http://schemas.openxmlformats.org/officeDocument/2006/relationships/hyperlink" Target="https://github.com/tflearn/tflearn" TargetMode="External"/><Relationship Id="rId2985" Type="http://schemas.openxmlformats.org/officeDocument/2006/relationships/hyperlink" Target="http://cran.r-project.org/web/packages/rattle/index.html" TargetMode="External"/><Relationship Id="rId3829" Type="http://schemas.openxmlformats.org/officeDocument/2006/relationships/hyperlink" Target="https://mitmproxy.org/" TargetMode="External"/><Relationship Id="rId5044" Type="http://schemas.openxmlformats.org/officeDocument/2006/relationships/hyperlink" Target="https://github.com/onurakpolat/awesome-analytics" TargetMode="External"/><Relationship Id="rId957" Type="http://schemas.openxmlformats.org/officeDocument/2006/relationships/hyperlink" Target="http://www.cs.toronto.edu/~graves/preprint.pdf" TargetMode="External"/><Relationship Id="rId1587" Type="http://schemas.openxmlformats.org/officeDocument/2006/relationships/hyperlink" Target="https://www.researchgate.net/post/Is_linear_regression_valid_when_the_outcome_dependant_variable_not_normally_distributed" TargetMode="External"/><Relationship Id="rId1794" Type="http://schemas.openxmlformats.org/officeDocument/2006/relationships/hyperlink" Target="http://confusedlanguagetech.blogspot.in/2012/07/jordan-boyd-graber-and-philip-resnik.html" TargetMode="External"/><Relationship Id="rId2638" Type="http://schemas.openxmlformats.org/officeDocument/2006/relationships/hyperlink" Target="https://www.microsoft.com/en-us/research/project/sho-the-net-playground-for-data/?from=http%3A%2F%2Fresearch.microsoft.com%2Fen-us%2Fprojects%2Fsho%2F" TargetMode="External"/><Relationship Id="rId2845" Type="http://schemas.openxmlformats.org/officeDocument/2006/relationships/hyperlink" Target="https://github.com/marcelcaraciolo/crab" TargetMode="External"/><Relationship Id="rId5251" Type="http://schemas.openxmlformats.org/officeDocument/2006/relationships/hyperlink" Target="https://github.com/BinRoot/TensorFlow-Book" TargetMode="External"/><Relationship Id="rId86" Type="http://schemas.openxmlformats.org/officeDocument/2006/relationships/hyperlink" Target="http://www.cs.cornell.edu/courses/CS2043/2014sp/" TargetMode="External"/><Relationship Id="rId817" Type="http://schemas.openxmlformats.org/officeDocument/2006/relationships/hyperlink" Target="http://videolectures.net/jul09_hinton_deeplearn" TargetMode="External"/><Relationship Id="rId1447" Type="http://schemas.openxmlformats.org/officeDocument/2006/relationships/hyperlink" Target="https://arxiv.org/pdf/1512.04412v1.pdf" TargetMode="External"/><Relationship Id="rId1654" Type="http://schemas.openxmlformats.org/officeDocument/2006/relationships/hyperlink" Target="https://www.toptal.com/machine-learning/an-introduction-to-deep-learning-from-perceptrons-to-deep-networks" TargetMode="External"/><Relationship Id="rId1861" Type="http://schemas.openxmlformats.org/officeDocument/2006/relationships/hyperlink" Target="http://www.statmethods.net/advstats/cart.html" TargetMode="External"/><Relationship Id="rId2705" Type="http://schemas.openxmlformats.org/officeDocument/2006/relationships/hyperlink" Target="https://github.com/PPACI/yase" TargetMode="External"/><Relationship Id="rId2912" Type="http://schemas.openxmlformats.org/officeDocument/2006/relationships/hyperlink" Target="http://sciruby.com/" TargetMode="External"/><Relationship Id="rId4060" Type="http://schemas.openxmlformats.org/officeDocument/2006/relationships/hyperlink" Target="http://meetfranz.com/" TargetMode="External"/><Relationship Id="rId5111" Type="http://schemas.openxmlformats.org/officeDocument/2006/relationships/hyperlink" Target="https://www.quora.com/How-do-you-explain-Machine-Learning-and-Data-Mining-to-non-Computer-Science-people" TargetMode="External"/><Relationship Id="rId1307" Type="http://schemas.openxmlformats.org/officeDocument/2006/relationships/hyperlink" Target="https://gist.github.com/karpathy/587454dc0146a6ae21fc" TargetMode="External"/><Relationship Id="rId1514" Type="http://schemas.openxmlformats.org/officeDocument/2006/relationships/hyperlink" Target="https://www.quora.com/What-are-the-key-skills-of-a-data-scientist" TargetMode="External"/><Relationship Id="rId1721" Type="http://schemas.openxmlformats.org/officeDocument/2006/relationships/hyperlink" Target="http://www.doc.ic.ac.uk/~nd/surprise_96/journal/vol4/cs11/report.html" TargetMode="External"/><Relationship Id="rId4877" Type="http://schemas.openxmlformats.org/officeDocument/2006/relationships/hyperlink" Target="https://googleblog.blogspot.it/2010/06/our-new-search-index-caffeine.html" TargetMode="External"/><Relationship Id="rId13" Type="http://schemas.openxmlformats.org/officeDocument/2006/relationships/hyperlink" Target="https://github.com/sbrugman/deep-learning-papers" TargetMode="External"/><Relationship Id="rId3479" Type="http://schemas.openxmlformats.org/officeDocument/2006/relationships/hyperlink" Target="http://www.globalreligiousfutures.org/" TargetMode="External"/><Relationship Id="rId3686" Type="http://schemas.openxmlformats.org/officeDocument/2006/relationships/hyperlink" Target="http://www.jorditorres.org/first-contact-with-tensorflow/" TargetMode="External"/><Relationship Id="rId2288" Type="http://schemas.openxmlformats.org/officeDocument/2006/relationships/hyperlink" Target="https://github.com/SeniorSA/hybrid-rs-trainner" TargetMode="External"/><Relationship Id="rId2495" Type="http://schemas.openxmlformats.org/officeDocument/2006/relationships/hyperlink" Target="https://github.com/omphalos/bayesian-bandit.js" TargetMode="External"/><Relationship Id="rId3339" Type="http://schemas.openxmlformats.org/officeDocument/2006/relationships/hyperlink" Target="http://vis-www.cs.umass.edu/lfw/" TargetMode="External"/><Relationship Id="rId3893" Type="http://schemas.openxmlformats.org/officeDocument/2006/relationships/hyperlink" Target="http://www.zennaware.com/cornerstone/" TargetMode="External"/><Relationship Id="rId4737" Type="http://schemas.openxmlformats.org/officeDocument/2006/relationships/hyperlink" Target="http://www.embulk.org/" TargetMode="External"/><Relationship Id="rId4944" Type="http://schemas.openxmlformats.org/officeDocument/2006/relationships/hyperlink" Target="http://square.github.io/crossfilter/" TargetMode="External"/><Relationship Id="rId467" Type="http://schemas.openxmlformats.org/officeDocument/2006/relationships/hyperlink" Target="http://cse1.net/psets" TargetMode="External"/><Relationship Id="rId1097" Type="http://schemas.openxmlformats.org/officeDocument/2006/relationships/hyperlink" Target="http://www.idsia.ch/~meier/" TargetMode="External"/><Relationship Id="rId2148" Type="http://schemas.openxmlformats.org/officeDocument/2006/relationships/hyperlink" Target="http://nbviewer.ipython.org/github/donnemartin/data-science-ipython-notebooks/blob/master/commands/misc.ipynb" TargetMode="External"/><Relationship Id="rId3546" Type="http://schemas.openxmlformats.org/officeDocument/2006/relationships/hyperlink" Target="http://www.cmap.illinois.gov/data/transportation/travel-tracker-survey" TargetMode="External"/><Relationship Id="rId3753" Type="http://schemas.openxmlformats.org/officeDocument/2006/relationships/hyperlink" Target="https://github.com/coteditor/CotEditor/" TargetMode="External"/><Relationship Id="rId3960" Type="http://schemas.openxmlformats.org/officeDocument/2006/relationships/hyperlink" Target="https://github.com/abynim/UserFlows" TargetMode="External"/><Relationship Id="rId4804" Type="http://schemas.openxmlformats.org/officeDocument/2006/relationships/hyperlink" Target="http://spark.apache.org/docs/0.9.0/mllib-guide.html" TargetMode="External"/><Relationship Id="rId674" Type="http://schemas.openxmlformats.org/officeDocument/2006/relationships/hyperlink" Target="https://itunes.apple.com/us/course/programming-abstractions/id495054099" TargetMode="External"/><Relationship Id="rId881" Type="http://schemas.openxmlformats.org/officeDocument/2006/relationships/hyperlink" Target="http://aitopics.org/" TargetMode="External"/><Relationship Id="rId2355" Type="http://schemas.openxmlformats.org/officeDocument/2006/relationships/hyperlink" Target="https://github.com/cloudkj/lambda-ml" TargetMode="External"/><Relationship Id="rId2562" Type="http://schemas.openxmlformats.org/officeDocument/2006/relationships/hyperlink" Target="https://github.com/JuliaImages/Images.jl" TargetMode="External"/><Relationship Id="rId3406" Type="http://schemas.openxmlformats.org/officeDocument/2006/relationships/hyperlink" Target="http://www.cmr.osu.edu/browse/datasets" TargetMode="External"/><Relationship Id="rId3613" Type="http://schemas.openxmlformats.org/officeDocument/2006/relationships/hyperlink" Target="http://arxiv.org/abs/1408.5882" TargetMode="External"/><Relationship Id="rId3820" Type="http://schemas.openxmlformats.org/officeDocument/2006/relationships/hyperlink" Target="http://atastypixel.com/blog/reginald-regex-explorer/" TargetMode="External"/><Relationship Id="rId327" Type="http://schemas.openxmlformats.org/officeDocument/2006/relationships/hyperlink" Target="http://courses.csail.mit.edu/6.851/spring14/lectures/" TargetMode="External"/><Relationship Id="rId534" Type="http://schemas.openxmlformats.org/officeDocument/2006/relationships/hyperlink" Target="http://www.seas.ucla.edu/~vandenbe/" TargetMode="External"/><Relationship Id="rId741" Type="http://schemas.openxmlformats.org/officeDocument/2006/relationships/hyperlink" Target="http://mgel.env.duke.edu/people/ben-best/" TargetMode="External"/><Relationship Id="rId1164" Type="http://schemas.openxmlformats.org/officeDocument/2006/relationships/hyperlink" Target="http://www.cs.washington.edu/research/imagedatabase/" TargetMode="External"/><Relationship Id="rId1371" Type="http://schemas.openxmlformats.org/officeDocument/2006/relationships/hyperlink" Target="http://arxiv.org/pdf/1603.00748" TargetMode="External"/><Relationship Id="rId2008" Type="http://schemas.openxmlformats.org/officeDocument/2006/relationships/hyperlink" Target="http://nbviewer.ipython.org/github/donnemartin/data-science-ipython-notebooks/blob/master/deep-learning/tensor-flow-examples/notebooks/3_neural_networks/convolutional_network.ipynb" TargetMode="External"/><Relationship Id="rId2215" Type="http://schemas.openxmlformats.org/officeDocument/2006/relationships/hyperlink" Target="https://github.com/josephmisiti/awesome-machine-learning" TargetMode="External"/><Relationship Id="rId2422" Type="http://schemas.openxmlformats.org/officeDocument/2006/relationships/hyperlink" Target="https://github.com/numenta/htm.java" TargetMode="External"/><Relationship Id="rId601" Type="http://schemas.openxmlformats.org/officeDocument/2006/relationships/hyperlink" Target="https://github.com/RPISEC/Malware/tree/master/Projects" TargetMode="External"/><Relationship Id="rId1024" Type="http://schemas.openxmlformats.org/officeDocument/2006/relationships/hyperlink" Target="http://vision.caltech.edu/~bchen3/Site/Bo_David_Chen.html" TargetMode="External"/><Relationship Id="rId1231" Type="http://schemas.openxmlformats.org/officeDocument/2006/relationships/hyperlink" Target="http://www-prima.inrialpes.fr/Prima/hall/view_sphere.html" TargetMode="External"/><Relationship Id="rId4387" Type="http://schemas.openxmlformats.org/officeDocument/2006/relationships/hyperlink" Target="https://www.keepassx.org/" TargetMode="External"/><Relationship Id="rId4594" Type="http://schemas.openxmlformats.org/officeDocument/2006/relationships/hyperlink" Target="https://rethinkdb.com/" TargetMode="External"/><Relationship Id="rId5438" Type="http://schemas.openxmlformats.org/officeDocument/2006/relationships/hyperlink" Target="https://2017.icml.cc/" TargetMode="External"/><Relationship Id="rId3196" Type="http://schemas.openxmlformats.org/officeDocument/2006/relationships/hyperlink" Target="https://ooni.torproject.org/data/" TargetMode="External"/><Relationship Id="rId4247" Type="http://schemas.openxmlformats.org/officeDocument/2006/relationships/hyperlink" Target="http://macgapproject.github.io/" TargetMode="External"/><Relationship Id="rId4454" Type="http://schemas.openxmlformats.org/officeDocument/2006/relationships/hyperlink" Target="https://www.macports.org/" TargetMode="External"/><Relationship Id="rId4661" Type="http://schemas.openxmlformats.org/officeDocument/2006/relationships/hyperlink" Target="https://pivotal.io/pivotal-greenplum" TargetMode="External"/><Relationship Id="rId3056" Type="http://schemas.openxmlformats.org/officeDocument/2006/relationships/hyperlink" Target="https://github.com/valdanylchuk/swiftlearner/" TargetMode="External"/><Relationship Id="rId3263" Type="http://schemas.openxmlformats.org/officeDocument/2006/relationships/hyperlink" Target="http://www.oanda.com/" TargetMode="External"/><Relationship Id="rId3470" Type="http://schemas.openxmlformats.org/officeDocument/2006/relationships/hyperlink" Target="http://www.correlatesofwar.org/" TargetMode="External"/><Relationship Id="rId4107" Type="http://schemas.openxmlformats.org/officeDocument/2006/relationships/hyperlink" Target="https://www.prosofteng.com/datarescue-mac-data-recovery/" TargetMode="External"/><Relationship Id="rId4314" Type="http://schemas.openxmlformats.org/officeDocument/2006/relationships/hyperlink" Target="https://www.wisevpn.net/" TargetMode="External"/><Relationship Id="rId184" Type="http://schemas.openxmlformats.org/officeDocument/2006/relationships/hyperlink" Target="https://web.stanford.edu/class/cs143/" TargetMode="External"/><Relationship Id="rId391" Type="http://schemas.openxmlformats.org/officeDocument/2006/relationships/hyperlink" Target="https://cs50.harvard.edu/psets" TargetMode="External"/><Relationship Id="rId1908" Type="http://schemas.openxmlformats.org/officeDocument/2006/relationships/hyperlink" Target="https://en.wikipedia.org/wiki/Boosting_(machine_learning)" TargetMode="External"/><Relationship Id="rId2072" Type="http://schemas.openxmlformats.org/officeDocument/2006/relationships/hyperlink" Target="http://nbviewer.jupyter.org/github/donnemartin/data-science-ipython-notebooks/blob/master/pandas/03.09-Pivot-Tables.ipynb" TargetMode="External"/><Relationship Id="rId3123" Type="http://schemas.openxmlformats.org/officeDocument/2006/relationships/hyperlink" Target="http://ico2s.org/datasets/psp_benchmark.html" TargetMode="External"/><Relationship Id="rId4521" Type="http://schemas.openxmlformats.org/officeDocument/2006/relationships/hyperlink" Target="http://flink.apache.org/" TargetMode="External"/><Relationship Id="rId251" Type="http://schemas.openxmlformats.org/officeDocument/2006/relationships/hyperlink" Target="http://www.itu.dk/people/sestoft/itu/PCPP/E2015/" TargetMode="External"/><Relationship Id="rId3330" Type="http://schemas.openxmlformats.org/officeDocument/2006/relationships/hyperlink" Target="http://www.openu.ac.il/home/hassner/data/violentflows/" TargetMode="External"/><Relationship Id="rId5088" Type="http://schemas.openxmlformats.org/officeDocument/2006/relationships/hyperlink" Target="http://machinelearningmastery.com/what-if-im-not-good-at-mathematics/" TargetMode="External"/><Relationship Id="rId2889" Type="http://schemas.openxmlformats.org/officeDocument/2006/relationships/hyperlink" Target="https://github.com/openai/gym" TargetMode="External"/><Relationship Id="rId5295" Type="http://schemas.openxmlformats.org/officeDocument/2006/relationships/control" Target="activeX/activeX91.xml"/><Relationship Id="rId111" Type="http://schemas.openxmlformats.org/officeDocument/2006/relationships/hyperlink" Target="http://www.cs.nyu.edu/~mwalfish/classes/15sp/exams.html" TargetMode="External"/><Relationship Id="rId1698" Type="http://schemas.openxmlformats.org/officeDocument/2006/relationships/hyperlink" Target="https://github.com/tensorflow/skflow" TargetMode="External"/><Relationship Id="rId2749" Type="http://schemas.openxmlformats.org/officeDocument/2006/relationships/hyperlink" Target="https://github.com/perone/Pyevolve" TargetMode="External"/><Relationship Id="rId2956" Type="http://schemas.openxmlformats.org/officeDocument/2006/relationships/hyperlink" Target="http://cran.r-project.org/web/packages/grpreg/index.html" TargetMode="External"/><Relationship Id="rId5155" Type="http://schemas.openxmlformats.org/officeDocument/2006/relationships/control" Target="activeX/activeX33.xml"/><Relationship Id="rId5362" Type="http://schemas.openxmlformats.org/officeDocument/2006/relationships/control" Target="activeX/activeX122.xml"/><Relationship Id="rId928" Type="http://schemas.openxmlformats.org/officeDocument/2006/relationships/hyperlink" Target="https://www.manning.com/livevideo/keras-in-motion" TargetMode="External"/><Relationship Id="rId1558" Type="http://schemas.openxmlformats.org/officeDocument/2006/relationships/hyperlink" Target="http://jalammar.github.io/" TargetMode="External"/><Relationship Id="rId1765" Type="http://schemas.openxmlformats.org/officeDocument/2006/relationships/hyperlink" Target="http://deeplearning4j.org/zh-sentiment_analysis_word2vec.html" TargetMode="External"/><Relationship Id="rId2609" Type="http://schemas.openxmlformats.org/officeDocument/2006/relationships/hyperlink" Target="http://kyamagu.github.io/mexopencv/" TargetMode="External"/><Relationship Id="rId4171" Type="http://schemas.openxmlformats.org/officeDocument/2006/relationships/hyperlink" Target="https://sourceforge.net/projects/skim-app/" TargetMode="External"/><Relationship Id="rId5015" Type="http://schemas.openxmlformats.org/officeDocument/2006/relationships/hyperlink" Target="https://amplab.cs.berkeley.edu/wp-content/uploads/2011/06/Mesos-A-Platform-for-Fine-Grained-Resource-Sharing-in-the-Data-Center.pdf" TargetMode="External"/><Relationship Id="rId5222" Type="http://schemas.openxmlformats.org/officeDocument/2006/relationships/hyperlink" Target="https://www.manning.com/books/reactive-machine-learning-systems" TargetMode="External"/><Relationship Id="rId57" Type="http://schemas.openxmlformats.org/officeDocument/2006/relationships/hyperlink" Target="https://6004.mit.edu/" TargetMode="External"/><Relationship Id="rId1418" Type="http://schemas.openxmlformats.org/officeDocument/2006/relationships/hyperlink" Target="https://arxiv.org/pdf/1412.6632v5.pdf" TargetMode="External"/><Relationship Id="rId1972" Type="http://schemas.openxmlformats.org/officeDocument/2006/relationships/hyperlink" Target="https://github.com/ujjwalkarn/DataSciencePython" TargetMode="External"/><Relationship Id="rId2816" Type="http://schemas.openxmlformats.org/officeDocument/2006/relationships/hyperlink" Target="https://github.com/vispy/vispy" TargetMode="External"/><Relationship Id="rId4031" Type="http://schemas.openxmlformats.org/officeDocument/2006/relationships/hyperlink" Target="https://github.com/onmyway133/GifCapture" TargetMode="External"/><Relationship Id="rId1625" Type="http://schemas.openxmlformats.org/officeDocument/2006/relationships/hyperlink" Target="https://www.stat.auckland.ac.nz/~wild/BootAnim/" TargetMode="External"/><Relationship Id="rId1832" Type="http://schemas.openxmlformats.org/officeDocument/2006/relationships/hyperlink" Target="http://stats.stackexchange.com/questions/3947/help-me-understand-support-vector-machines" TargetMode="External"/><Relationship Id="rId4988" Type="http://schemas.openxmlformats.org/officeDocument/2006/relationships/hyperlink" Target="https://www.datadoghq.com/blog/monitoring-kafka-performance-metrics?ref=awesome" TargetMode="External"/><Relationship Id="rId3797" Type="http://schemas.openxmlformats.org/officeDocument/2006/relationships/hyperlink" Target="https://camo.githubusercontent.com/f4b6b5b17d235094ddb376b5743d77c51ae035c2/68747470733a2f2f6a617977636a6c6f76652e6769746875622e696f2f73622f737461722f726564352e737667" TargetMode="External"/><Relationship Id="rId4848" Type="http://schemas.openxmlformats.org/officeDocument/2006/relationships/hyperlink" Target="https://count.ly/" TargetMode="External"/><Relationship Id="rId2399" Type="http://schemas.openxmlformats.org/officeDocument/2006/relationships/hyperlink" Target="http://nlp.stanford.edu/software/segmenter.shtml" TargetMode="External"/><Relationship Id="rId3657" Type="http://schemas.openxmlformats.org/officeDocument/2006/relationships/hyperlink" Target="http://blog.altoros.com/videos-from-tensorflow-seattle-meetup-jan-21-2016.html" TargetMode="External"/><Relationship Id="rId3864" Type="http://schemas.openxmlformats.org/officeDocument/2006/relationships/hyperlink" Target="https://github.com/zeit/hyper" TargetMode="External"/><Relationship Id="rId4708" Type="http://schemas.openxmlformats.org/officeDocument/2006/relationships/hyperlink" Target="https://github.com/dalmatinerdb/dalmatinerdb" TargetMode="External"/><Relationship Id="rId4915" Type="http://schemas.openxmlformats.org/officeDocument/2006/relationships/hyperlink" Target="http://rocksdb.org/" TargetMode="External"/><Relationship Id="rId578" Type="http://schemas.openxmlformats.org/officeDocument/2006/relationships/hyperlink" Target="http://www.cs.cornell.edu/courses/CS5430/2013sp/" TargetMode="External"/><Relationship Id="rId785" Type="http://schemas.openxmlformats.org/officeDocument/2006/relationships/hyperlink" Target="http://online.stanford.edu/course/statistical-learning-winter-2014" TargetMode="External"/><Relationship Id="rId992" Type="http://schemas.openxmlformats.org/officeDocument/2006/relationships/hyperlink" Target="http://ufldl.stanford.edu/tutorial/supervised/LinearRegression/" TargetMode="External"/><Relationship Id="rId2259" Type="http://schemas.openxmlformats.org/officeDocument/2006/relationships/hyperlink" Target="https://github.com/josephmisiti/awesome-machine-learning" TargetMode="External"/><Relationship Id="rId2466" Type="http://schemas.openxmlformats.org/officeDocument/2006/relationships/hyperlink" Target="https://github.com/jasondavies/science.js/" TargetMode="External"/><Relationship Id="rId2673" Type="http://schemas.openxmlformats.org/officeDocument/2006/relationships/hyperlink" Target="http://www.nltk.org/" TargetMode="External"/><Relationship Id="rId2880" Type="http://schemas.openxmlformats.org/officeDocument/2006/relationships/hyperlink" Target="https://github.com/zygmuntz/kaggle-bestbuy_small" TargetMode="External"/><Relationship Id="rId3517" Type="http://schemas.openxmlformats.org/officeDocument/2006/relationships/hyperlink" Target="http://www.retrosheet.org/game.htm" TargetMode="External"/><Relationship Id="rId3724" Type="http://schemas.openxmlformats.org/officeDocument/2006/relationships/hyperlink" Target="https://github.com/jaywcjlove/awesome-mac" TargetMode="External"/><Relationship Id="rId3931" Type="http://schemas.openxmlformats.org/officeDocument/2006/relationships/hyperlink" Target="https://github.com/yoichiro/chrome_mysql_admin" TargetMode="External"/><Relationship Id="rId438" Type="http://schemas.openxmlformats.org/officeDocument/2006/relationships/hyperlink" Target="http://www.cs.cornell.edu/courses/CS1133/2013fa/" TargetMode="External"/><Relationship Id="rId645" Type="http://schemas.openxmlformats.org/officeDocument/2006/relationships/hyperlink" Target="http://www.cs.cornell.edu/Courses/CS4620/2014fa/index.shtml" TargetMode="External"/><Relationship Id="rId852" Type="http://schemas.openxmlformats.org/officeDocument/2006/relationships/hyperlink" Target="http://www.cs.washington.edu/research/" TargetMode="External"/><Relationship Id="rId1068" Type="http://schemas.openxmlformats.org/officeDocument/2006/relationships/hyperlink" Target="http://www.cs.ubc.ca/~nando/" TargetMode="External"/><Relationship Id="rId1275" Type="http://schemas.openxmlformats.org/officeDocument/2006/relationships/hyperlink" Target="https://github.com/Samsung/veles" TargetMode="External"/><Relationship Id="rId1482" Type="http://schemas.openxmlformats.org/officeDocument/2006/relationships/hyperlink" Target="https://github.com/ujjwalkarn/Machine-Learning-Tutorials" TargetMode="External"/><Relationship Id="rId2119" Type="http://schemas.openxmlformats.org/officeDocument/2006/relationships/hyperlink" Target="https://www.kaggle.com/" TargetMode="External"/><Relationship Id="rId2326" Type="http://schemas.openxmlformats.org/officeDocument/2006/relationships/hyperlink" Target="https://github.com/proycon/colibri-core" TargetMode="External"/><Relationship Id="rId2533" Type="http://schemas.openxmlformats.org/officeDocument/2006/relationships/hyperlink" Target="https://github.com/EricChiang/ANN.jl" TargetMode="External"/><Relationship Id="rId2740" Type="http://schemas.openxmlformats.org/officeDocument/2006/relationships/hyperlink" Target="https://github.com/williamFalcon/pix2pix-keras" TargetMode="External"/><Relationship Id="rId505" Type="http://schemas.openxmlformats.org/officeDocument/2006/relationships/hyperlink" Target="http://cs231n.github.io/" TargetMode="External"/><Relationship Id="rId712" Type="http://schemas.openxmlformats.org/officeDocument/2006/relationships/hyperlink" Target="https://sites.google.com/site/cs5540sp2013/home/course-description" TargetMode="External"/><Relationship Id="rId1135" Type="http://schemas.openxmlformats.org/officeDocument/2006/relationships/hyperlink" Target="http://www.cs.toronto.edu/~kriz/cifar.html" TargetMode="External"/><Relationship Id="rId1342" Type="http://schemas.openxmlformats.org/officeDocument/2006/relationships/hyperlink" Target="https://arxiv.org/abs/1603.01670" TargetMode="External"/><Relationship Id="rId4498" Type="http://schemas.openxmlformats.org/officeDocument/2006/relationships/hyperlink" Target="https://github.com/onurakpolat/awesome-bigdata" TargetMode="External"/><Relationship Id="rId1202" Type="http://schemas.openxmlformats.org/officeDocument/2006/relationships/hyperlink" Target="http://www.cs.otago.ac.nz/research/vision/Research/OpticalFlow/opticalflow.html" TargetMode="External"/><Relationship Id="rId2600" Type="http://schemas.openxmlformats.org/officeDocument/2006/relationships/hyperlink" Target="https://github.com/e-lab/torch7-demos" TargetMode="External"/><Relationship Id="rId4358" Type="http://schemas.openxmlformats.org/officeDocument/2006/relationships/hyperlink" Target="https://www.wunderlist.com/?ncr=1" TargetMode="External"/><Relationship Id="rId5409" Type="http://schemas.openxmlformats.org/officeDocument/2006/relationships/control" Target="activeX/activeX131.xml"/><Relationship Id="rId3167" Type="http://schemas.openxmlformats.org/officeDocument/2006/relationships/hyperlink" Target="https://www.wunderground.com/history/index.html" TargetMode="External"/><Relationship Id="rId4565" Type="http://schemas.openxmlformats.org/officeDocument/2006/relationships/hyperlink" Target="https://blog.twitter.com/engineering/en_us/a/2014/tsar-a-timeseries-aggregator.html" TargetMode="External"/><Relationship Id="rId4772" Type="http://schemas.openxmlformats.org/officeDocument/2006/relationships/hyperlink" Target="http://falcon.apache.org/" TargetMode="External"/><Relationship Id="rId295" Type="http://schemas.openxmlformats.org/officeDocument/2006/relationships/hyperlink" Target="http://www.algorist.com/" TargetMode="External"/><Relationship Id="rId3374" Type="http://schemas.openxmlformats.org/officeDocument/2006/relationships/hyperlink" Target="http://statmt.org/wmt11/translation-task.html" TargetMode="External"/><Relationship Id="rId3581" Type="http://schemas.openxmlformats.org/officeDocument/2006/relationships/hyperlink" Target="https://github.com/astorfi/TensorFlow-World" TargetMode="External"/><Relationship Id="rId4218" Type="http://schemas.openxmlformats.org/officeDocument/2006/relationships/hyperlink" Target="https://github.com/kovidgoyal/calibre" TargetMode="External"/><Relationship Id="rId4425" Type="http://schemas.openxmlformats.org/officeDocument/2006/relationships/hyperlink" Target="http://openemu.org/" TargetMode="External"/><Relationship Id="rId4632" Type="http://schemas.openxmlformats.org/officeDocument/2006/relationships/hyperlink" Target="http://www.agensgraph.com/" TargetMode="External"/><Relationship Id="rId2183" Type="http://schemas.openxmlformats.org/officeDocument/2006/relationships/hyperlink" Target="https://github.com/josephmisiti/awesome-machine-learning" TargetMode="External"/><Relationship Id="rId2390" Type="http://schemas.openxmlformats.org/officeDocument/2006/relationships/hyperlink" Target="https://github.com/jbarrow/LambdaNet" TargetMode="External"/><Relationship Id="rId3027" Type="http://schemas.openxmlformats.org/officeDocument/2006/relationships/hyperlink" Target="https://github.com/sassoftware/enlighten-deep" TargetMode="External"/><Relationship Id="rId3234" Type="http://schemas.openxmlformats.org/officeDocument/2006/relationships/hyperlink" Target="http://ourworldindata.org/" TargetMode="External"/><Relationship Id="rId3441" Type="http://schemas.openxmlformats.org/officeDocument/2006/relationships/hyperlink" Target="https://zenodo.org/collection/datasets" TargetMode="External"/><Relationship Id="rId155" Type="http://schemas.openxmlformats.org/officeDocument/2006/relationships/hyperlink" Target="http://15445.courses.cs.cmu.edu/fall2017/schedule.html" TargetMode="External"/><Relationship Id="rId362" Type="http://schemas.openxmlformats.org/officeDocument/2006/relationships/hyperlink" Target="http://www.cs.cornell.edu/~bindel/class/cs3220-s12/syllabus.html" TargetMode="External"/><Relationship Id="rId2043" Type="http://schemas.openxmlformats.org/officeDocument/2006/relationships/image" Target="media/image9.png"/><Relationship Id="rId2250" Type="http://schemas.openxmlformats.org/officeDocument/2006/relationships/hyperlink" Target="https://github.com/josephmisiti/awesome-machine-learning" TargetMode="External"/><Relationship Id="rId3301" Type="http://schemas.openxmlformats.org/officeDocument/2006/relationships/hyperlink" Target="http://go.cms.gov/19xxPN4" TargetMode="External"/><Relationship Id="rId5199" Type="http://schemas.openxmlformats.org/officeDocument/2006/relationships/hyperlink" Target="https://www.amazon.com/Machine-Learning-Hackers-Drew-Conway/dp/1449303714" TargetMode="External"/><Relationship Id="rId222" Type="http://schemas.openxmlformats.org/officeDocument/2006/relationships/hyperlink" Target="https://pl.barzilay.org/resources.html" TargetMode="External"/><Relationship Id="rId2110" Type="http://schemas.openxmlformats.org/officeDocument/2006/relationships/hyperlink" Target="http://nbviewer.ipython.org/github/donnemartin/data-science-ipython-notebooks/blob/master/python-data/structs.ipynb" TargetMode="External"/><Relationship Id="rId5059" Type="http://schemas.openxmlformats.org/officeDocument/2006/relationships/hyperlink" Target="https://github.com/ZuzooVn/machine-learning-for-software-engineers" TargetMode="External"/><Relationship Id="rId5266" Type="http://schemas.openxmlformats.org/officeDocument/2006/relationships/control" Target="activeX/activeX78.xml"/><Relationship Id="rId4075" Type="http://schemas.openxmlformats.org/officeDocument/2006/relationships/hyperlink" Target="https://adium.im/" TargetMode="External"/><Relationship Id="rId4282" Type="http://schemas.openxmlformats.org/officeDocument/2006/relationships/hyperlink" Target="https://www.chromium.org/Home" TargetMode="External"/><Relationship Id="rId5126" Type="http://schemas.openxmlformats.org/officeDocument/2006/relationships/control" Target="activeX/activeX19.xml"/><Relationship Id="rId5333" Type="http://schemas.openxmlformats.org/officeDocument/2006/relationships/control" Target="activeX/activeX108.xml"/><Relationship Id="rId1669" Type="http://schemas.openxmlformats.org/officeDocument/2006/relationships/hyperlink" Target="http://deeplearning.net/software/theano/" TargetMode="External"/><Relationship Id="rId1876" Type="http://schemas.openxmlformats.org/officeDocument/2006/relationships/hyperlink" Target="https://stackoverflow.com/questions/9979461/different-decision-tree-algorithms-with-comparison-of-complexity-or-performance" TargetMode="External"/><Relationship Id="rId2927" Type="http://schemas.openxmlformats.org/officeDocument/2006/relationships/hyperlink" Target="https://cran.r-project.org/web/packages/biglasso/index.html" TargetMode="External"/><Relationship Id="rId3091" Type="http://schemas.openxmlformats.org/officeDocument/2006/relationships/hyperlink" Target="https://github.com/caesar0301/awesome-public-datasets" TargetMode="External"/><Relationship Id="rId4142" Type="http://schemas.openxmlformats.org/officeDocument/2006/relationships/hyperlink" Target="https://code.google.com/archive/p/xld/source" TargetMode="External"/><Relationship Id="rId1529" Type="http://schemas.openxmlformats.org/officeDocument/2006/relationships/hyperlink" Target="https://www.quora.com/Whats-the-difference-between-Genetic-Algorithms-and-Genetic-Programming" TargetMode="External"/><Relationship Id="rId1736" Type="http://schemas.openxmlformats.org/officeDocument/2006/relationships/hyperlink" Target="http://www.slideshare.net/indicods/general-sequence-learning-with-recurrent-neural-networks-for-next-ml" TargetMode="External"/><Relationship Id="rId1943" Type="http://schemas.openxmlformats.org/officeDocument/2006/relationships/hyperlink" Target="http://citeseerx.ist.psu.edu/viewdoc/download?doi=10.1.1.56.1533&amp;rep=rep1&amp;type=pdf" TargetMode="External"/><Relationship Id="rId5400" Type="http://schemas.openxmlformats.org/officeDocument/2006/relationships/hyperlink" Target="http://www.codecup.nl/intro.php" TargetMode="External"/><Relationship Id="rId28" Type="http://schemas.openxmlformats.org/officeDocument/2006/relationships/hyperlink" Target="https://github.com/prakhar1989/awesome-courses/" TargetMode="External"/><Relationship Id="rId1803" Type="http://schemas.openxmlformats.org/officeDocument/2006/relationships/hyperlink" Target="http://alexminnaar.com/latent-dirichlet-allocation-in-scala-part-i-the-theory.html" TargetMode="External"/><Relationship Id="rId4002" Type="http://schemas.openxmlformats.org/officeDocument/2006/relationships/hyperlink" Target="https://www.omnigroup.com/omnigraffle" TargetMode="External"/><Relationship Id="rId4959" Type="http://schemas.openxmlformats.org/officeDocument/2006/relationships/hyperlink" Target="https://www.highcharts.com/" TargetMode="External"/><Relationship Id="rId3768" Type="http://schemas.openxmlformats.org/officeDocument/2006/relationships/hyperlink" Target="https://github.com/mono/monodevelop" TargetMode="External"/><Relationship Id="rId3975" Type="http://schemas.openxmlformats.org/officeDocument/2006/relationships/hyperlink" Target="https://www.sketchbook.com/?locale=en-US" TargetMode="External"/><Relationship Id="rId4819" Type="http://schemas.openxmlformats.org/officeDocument/2006/relationships/hyperlink" Target="http://ranger.apache.org/" TargetMode="External"/><Relationship Id="rId689" Type="http://schemas.openxmlformats.org/officeDocument/2006/relationships/hyperlink" Target="http://www.cs.cornell.edu/courses/CS4152/2014sp/" TargetMode="External"/><Relationship Id="rId896" Type="http://schemas.openxmlformats.org/officeDocument/2006/relationships/hyperlink" Target="http://research.microsoft.com/pubs/209355/DeepLearning-NowPublishing-Vol7-SIG-039.pdf" TargetMode="External"/><Relationship Id="rId2577" Type="http://schemas.openxmlformats.org/officeDocument/2006/relationships/hyperlink" Target="https://github.com/koraykv/unsup" TargetMode="External"/><Relationship Id="rId2784" Type="http://schemas.openxmlformats.org/officeDocument/2006/relationships/hyperlink" Target="https://github.com/pytorch/pytorch" TargetMode="External"/><Relationship Id="rId3628" Type="http://schemas.openxmlformats.org/officeDocument/2006/relationships/hyperlink" Target="https://github.com/astorfi/3D-convolutional-speaker-recognition" TargetMode="External"/><Relationship Id="rId5190" Type="http://schemas.openxmlformats.org/officeDocument/2006/relationships/control" Target="activeX/activeX50.xml"/><Relationship Id="rId549" Type="http://schemas.openxmlformats.org/officeDocument/2006/relationships/hyperlink" Target="http://statweb.stanford.edu/~tibs/ElemStatLearn/" TargetMode="External"/><Relationship Id="rId756" Type="http://schemas.openxmlformats.org/officeDocument/2006/relationships/hyperlink" Target="http://www.schneems.com/ut-rails/" TargetMode="External"/><Relationship Id="rId1179" Type="http://schemas.openxmlformats.org/officeDocument/2006/relationships/hyperlink" Target="http://www.ien.it/is/vislib/" TargetMode="External"/><Relationship Id="rId1386" Type="http://schemas.openxmlformats.org/officeDocument/2006/relationships/hyperlink" Target="http://papers.nips.cc/paper/5021-distributed-representations-of-words-and-phrases-and-their-compositionality.pdf" TargetMode="External"/><Relationship Id="rId1593" Type="http://schemas.openxmlformats.org/officeDocument/2006/relationships/hyperlink" Target="http://stats.stackexchange.com/questions/76226/interpreting-the-residuals-vs-fitted-values-plot-for-verifying-the-assumptions" TargetMode="External"/><Relationship Id="rId2437" Type="http://schemas.openxmlformats.org/officeDocument/2006/relationships/hyperlink" Target="https://github.com/WalnutiQ/wAlnut" TargetMode="External"/><Relationship Id="rId2991" Type="http://schemas.openxmlformats.org/officeDocument/2006/relationships/hyperlink" Target="http://cran.r-project.org/web/packages/rgp/index.html" TargetMode="External"/><Relationship Id="rId3835" Type="http://schemas.openxmlformats.org/officeDocument/2006/relationships/hyperlink" Target="http://peacockmedia.software/mac/integrity/free.html" TargetMode="External"/><Relationship Id="rId5050" Type="http://schemas.openxmlformats.org/officeDocument/2006/relationships/hyperlink" Target="https://github.com/ZuzooVn/machine-learning-for-software-engineers" TargetMode="External"/><Relationship Id="rId409" Type="http://schemas.openxmlformats.org/officeDocument/2006/relationships/hyperlink" Target="http://see.stanford.edu/see/materials/icspacs106b/assignments.aspx" TargetMode="External"/><Relationship Id="rId963" Type="http://schemas.openxmlformats.org/officeDocument/2006/relationships/hyperlink" Target="http://arxiv.org/pdf/1406.1078v3.pdf" TargetMode="External"/><Relationship Id="rId1039" Type="http://schemas.openxmlformats.org/officeDocument/2006/relationships/hyperlink" Target="http://www.cs.toronto.edu/~gdahl/" TargetMode="External"/><Relationship Id="rId1246" Type="http://schemas.openxmlformats.org/officeDocument/2006/relationships/hyperlink" Target="https://github.com/karpathy/convnetjs" TargetMode="External"/><Relationship Id="rId2644" Type="http://schemas.openxmlformats.org/officeDocument/2006/relationships/hyperlink" Target="https://github.com/Kalvar/ios-KRHebbian-Algorithm" TargetMode="External"/><Relationship Id="rId2851" Type="http://schemas.openxmlformats.org/officeDocument/2006/relationships/hyperlink" Target="https://github.com/kevincobain2000/jProcessing" TargetMode="External"/><Relationship Id="rId3902" Type="http://schemas.openxmlformats.org/officeDocument/2006/relationships/hyperlink" Target="https://www.gerritcodereview.com/" TargetMode="External"/><Relationship Id="rId92" Type="http://schemas.openxmlformats.org/officeDocument/2006/relationships/hyperlink" Target="http://www.cs.cornell.edu/courses/CS3410/2014sp/schedule.html" TargetMode="External"/><Relationship Id="rId616" Type="http://schemas.openxmlformats.org/officeDocument/2006/relationships/hyperlink" Target="http://ai.berkeley.edu/exams.html" TargetMode="External"/><Relationship Id="rId823" Type="http://schemas.openxmlformats.org/officeDocument/2006/relationships/hyperlink" Target="http://neuralnetworksanddeeplearning.com/" TargetMode="External"/><Relationship Id="rId1453" Type="http://schemas.openxmlformats.org/officeDocument/2006/relationships/hyperlink" Target="https://github.com/ujjwalkarn/Machine-Learning-Tutorials" TargetMode="External"/><Relationship Id="rId1660" Type="http://schemas.openxmlformats.org/officeDocument/2006/relationships/hyperlink" Target="http://deeplearning.net/tutorial/index.html" TargetMode="External"/><Relationship Id="rId2504" Type="http://schemas.openxmlformats.org/officeDocument/2006/relationships/hyperlink" Target="https://github.com/PAIR-code/deeplearnjs" TargetMode="External"/><Relationship Id="rId2711" Type="http://schemas.openxmlformats.org/officeDocument/2006/relationships/hyperlink" Target="https://github.com/jeff1evesque/machine-learning" TargetMode="External"/><Relationship Id="rId1106" Type="http://schemas.openxmlformats.org/officeDocument/2006/relationships/hyperlink" Target="https://research.google.com/pubs/105214.html" TargetMode="External"/><Relationship Id="rId1313" Type="http://schemas.openxmlformats.org/officeDocument/2006/relationships/hyperlink" Target="https://github.com/ethereon/caffe-tensorflow" TargetMode="External"/><Relationship Id="rId1520" Type="http://schemas.openxmlformats.org/officeDocument/2006/relationships/hyperlink" Target="https://courses.edx.org/courses/BerkeleyX/CS188x_1/1T2013/info" TargetMode="External"/><Relationship Id="rId4469" Type="http://schemas.openxmlformats.org/officeDocument/2006/relationships/hyperlink" Target="https://github.com/ziadoz/awesome-php" TargetMode="External"/><Relationship Id="rId4676" Type="http://schemas.openxmlformats.org/officeDocument/2006/relationships/hyperlink" Target="https://research.google.com/pubs/pub41344.html" TargetMode="External"/><Relationship Id="rId4883" Type="http://schemas.openxmlformats.org/officeDocument/2006/relationships/hyperlink" Target="https://github.com/linkedin/cleo" TargetMode="External"/><Relationship Id="rId3278" Type="http://schemas.openxmlformats.org/officeDocument/2006/relationships/hyperlink" Target="https://github.com/umpirsky/country-list" TargetMode="External"/><Relationship Id="rId3485" Type="http://schemas.openxmlformats.org/officeDocument/2006/relationships/hyperlink" Target="http://www.isacompendium.com/public/" TargetMode="External"/><Relationship Id="rId3692" Type="http://schemas.openxmlformats.org/officeDocument/2006/relationships/hyperlink" Target="https://github.com/jaywcjlove/awesome-mac" TargetMode="External"/><Relationship Id="rId4329" Type="http://schemas.openxmlformats.org/officeDocument/2006/relationships/hyperlink" Target="http://numi.io/" TargetMode="External"/><Relationship Id="rId4536" Type="http://schemas.openxmlformats.org/officeDocument/2006/relationships/hyperlink" Target="http://vldbarc.org/pvldb/vldb2010/pvldb_vol3/I08.pdf" TargetMode="External"/><Relationship Id="rId4743" Type="http://schemas.openxmlformats.org/officeDocument/2006/relationships/hyperlink" Target="https://github.com/papertrail/kestrel" TargetMode="External"/><Relationship Id="rId4950" Type="http://schemas.openxmlformats.org/officeDocument/2006/relationships/hyperlink" Target="http://d3plus.org/" TargetMode="External"/><Relationship Id="rId199" Type="http://schemas.openxmlformats.org/officeDocument/2006/relationships/hyperlink" Target="http://cs.brown.edu/courses/cs173/2014/assignments.html" TargetMode="External"/><Relationship Id="rId2087" Type="http://schemas.openxmlformats.org/officeDocument/2006/relationships/hyperlink" Target="http://nbviewer.jupyter.org/github/donnemartin/data-science-ipython-notebooks/blob/master/matplotlib/04.07-Customizing-Colorbars.ipynb" TargetMode="External"/><Relationship Id="rId2294" Type="http://schemas.openxmlformats.org/officeDocument/2006/relationships/hyperlink" Target="http://opencv.org/" TargetMode="External"/><Relationship Id="rId3138" Type="http://schemas.openxmlformats.org/officeDocument/2006/relationships/hyperlink" Target="http://cancer.sanger.ac.uk/cosmic" TargetMode="External"/><Relationship Id="rId3345" Type="http://schemas.openxmlformats.org/officeDocument/2006/relationships/hyperlink" Target="http://grouplens.org/datasets/movielens/" TargetMode="External"/><Relationship Id="rId3552" Type="http://schemas.openxmlformats.org/officeDocument/2006/relationships/hyperlink" Target="http://cooldatasets.com/" TargetMode="External"/><Relationship Id="rId4603" Type="http://schemas.openxmlformats.org/officeDocument/2006/relationships/hyperlink" Target="http://static.googleusercontent.com/media/research.google.com/en/archive/bigtable-osdi06.pdf" TargetMode="External"/><Relationship Id="rId266" Type="http://schemas.openxmlformats.org/officeDocument/2006/relationships/hyperlink" Target="https://www.youtube.com/playlist?list=PL2SOU6wwxB0uP4rJgf5ayhHWgw7akUWSf" TargetMode="External"/><Relationship Id="rId473" Type="http://schemas.openxmlformats.org/officeDocument/2006/relationships/hyperlink" Target="https://github.com/sarabander/sicp" TargetMode="External"/><Relationship Id="rId680" Type="http://schemas.openxmlformats.org/officeDocument/2006/relationships/hyperlink" Target="http://www.cs.berkeley.edu/~brewer/cs262/" TargetMode="External"/><Relationship Id="rId2154" Type="http://schemas.openxmlformats.org/officeDocument/2006/relationships/hyperlink" Target="https://github.com/tornadoweb/tornado" TargetMode="External"/><Relationship Id="rId2361" Type="http://schemas.openxmlformats.org/officeDocument/2006/relationships/hyperlink" Target="https://github.com/fredwu/simple_bayes" TargetMode="External"/><Relationship Id="rId3205" Type="http://schemas.openxmlformats.org/officeDocument/2006/relationships/hyperlink" Target="http://icwsm.cs.umbc.edu/" TargetMode="External"/><Relationship Id="rId3412" Type="http://schemas.openxmlformats.org/officeDocument/2006/relationships/hyperlink" Target="https://data.world/" TargetMode="External"/><Relationship Id="rId4810" Type="http://schemas.openxmlformats.org/officeDocument/2006/relationships/hyperlink" Target="https://github.com/JohnLangford/vowpal_wabbit/wiki" TargetMode="External"/><Relationship Id="rId126" Type="http://schemas.openxmlformats.org/officeDocument/2006/relationships/hyperlink" Target="http://dcg.ethz.ch/lectures/podc_allstars/" TargetMode="External"/><Relationship Id="rId333" Type="http://schemas.openxmlformats.org/officeDocument/2006/relationships/hyperlink" Target="https://www.youtube.com/playlist?list=PL6ogFv-ieghdoGKGg2Bik3Gl1glBTEu8c" TargetMode="External"/><Relationship Id="rId540" Type="http://schemas.openxmlformats.org/officeDocument/2006/relationships/hyperlink" Target="http://www.ischool.berkeley.edu/courses/i290-abdt" TargetMode="External"/><Relationship Id="rId1170" Type="http://schemas.openxmlformats.org/officeDocument/2006/relationships/hyperlink" Target="http://sting.cycollege.ac.cy/~alanitis/fgnetaging/index.htm" TargetMode="External"/><Relationship Id="rId2014" Type="http://schemas.openxmlformats.org/officeDocument/2006/relationships/hyperlink" Target="http://nbviewer.ipython.org/github/donnemartin/data-science-ipython-notebooks/blob/master/deep-learning/tensor-flow-exercises/1_notmnist.ipynb" TargetMode="External"/><Relationship Id="rId2221" Type="http://schemas.openxmlformats.org/officeDocument/2006/relationships/hyperlink" Target="https://github.com/josephmisiti/awesome-machine-learning" TargetMode="External"/><Relationship Id="rId5377" Type="http://schemas.openxmlformats.org/officeDocument/2006/relationships/hyperlink" Target="https://flipboard.com/topic/deeplearning" TargetMode="External"/><Relationship Id="rId1030" Type="http://schemas.openxmlformats.org/officeDocument/2006/relationships/hyperlink" Target="http://serre-lab.clps.brown.edu/person/david-reichert/" TargetMode="External"/><Relationship Id="rId4186" Type="http://schemas.openxmlformats.org/officeDocument/2006/relationships/hyperlink" Target="http://readkitapp.com/" TargetMode="External"/><Relationship Id="rId400" Type="http://schemas.openxmlformats.org/officeDocument/2006/relationships/hyperlink" Target="https://www.youtube.com/course?category=University%2FEngineering%2FComputer%2520Science%2FProgramming%2520Languages&amp;list=EC6D76F0C99A731667" TargetMode="External"/><Relationship Id="rId1987" Type="http://schemas.openxmlformats.org/officeDocument/2006/relationships/hyperlink" Target="https://github.com/donnemartin/data-science-ipython-notebooks" TargetMode="External"/><Relationship Id="rId4393" Type="http://schemas.openxmlformats.org/officeDocument/2006/relationships/hyperlink" Target="https://github.com/sindresorhus/quick-look-plugins" TargetMode="External"/><Relationship Id="rId5237" Type="http://schemas.openxmlformats.org/officeDocument/2006/relationships/control" Target="activeX/activeX66.xml"/><Relationship Id="rId5444" Type="http://schemas.openxmlformats.org/officeDocument/2006/relationships/hyperlink" Target="http://www.kdnuggets.com/2016/02/21-data-science-interview-questions-answers.html" TargetMode="External"/><Relationship Id="rId1847" Type="http://schemas.openxmlformats.org/officeDocument/2006/relationships/hyperlink" Target="http://pages.cs.wisc.edu/~swright/talks/sjw-complearning.pdf" TargetMode="External"/><Relationship Id="rId4046" Type="http://schemas.openxmlformats.org/officeDocument/2006/relationships/hyperlink" Target="http://txtlabs.com/" TargetMode="External"/><Relationship Id="rId4253" Type="http://schemas.openxmlformats.org/officeDocument/2006/relationships/hyperlink" Target="https://aria2.github.io/" TargetMode="External"/><Relationship Id="rId4460" Type="http://schemas.openxmlformats.org/officeDocument/2006/relationships/hyperlink" Target="https://www.producthunt.com/topics/mac" TargetMode="External"/><Relationship Id="rId5304" Type="http://schemas.openxmlformats.org/officeDocument/2006/relationships/control" Target="activeX/activeX95.xml"/><Relationship Id="rId1707" Type="http://schemas.openxmlformats.org/officeDocument/2006/relationships/hyperlink" Target="http://www.wildml.com/2015/09/implementing-a-neural-network-from-scratch/" TargetMode="External"/><Relationship Id="rId3062" Type="http://schemas.openxmlformats.org/officeDocument/2006/relationships/hyperlink" Target="http://deeplearningkit.org/" TargetMode="External"/><Relationship Id="rId4113" Type="http://schemas.openxmlformats.org/officeDocument/2006/relationships/hyperlink" Target="https://www.mpv.io/" TargetMode="External"/><Relationship Id="rId4320" Type="http://schemas.openxmlformats.org/officeDocument/2006/relationships/hyperlink" Target="https://www.tinc-vpn.org/" TargetMode="External"/><Relationship Id="rId190" Type="http://schemas.openxmlformats.org/officeDocument/2006/relationships/hyperlink" Target="https://archive.org/details/ucberkeley-webcast-PL3A16CFC42CA6EF4F" TargetMode="External"/><Relationship Id="rId1914" Type="http://schemas.openxmlformats.org/officeDocument/2006/relationships/hyperlink" Target="http://stats.stackexchange.com/questions/16501/what-does-interaction-depth-mean-in-gbm" TargetMode="External"/><Relationship Id="rId3879" Type="http://schemas.openxmlformats.org/officeDocument/2006/relationships/hyperlink" Target="https://git-fork.com/" TargetMode="External"/><Relationship Id="rId5094" Type="http://schemas.openxmlformats.org/officeDocument/2006/relationships/control" Target="activeX/activeX3.xml"/><Relationship Id="rId2688" Type="http://schemas.openxmlformats.org/officeDocument/2006/relationships/hyperlink" Target="http://proycon.github.io/folia/" TargetMode="External"/><Relationship Id="rId2895" Type="http://schemas.openxmlformats.org/officeDocument/2006/relationships/hyperlink" Target="https://github.com/aurelian/ruby-stemmer" TargetMode="External"/><Relationship Id="rId3739" Type="http://schemas.openxmlformats.org/officeDocument/2006/relationships/hyperlink" Target="http://www.lighttable.com/" TargetMode="External"/><Relationship Id="rId3946" Type="http://schemas.openxmlformats.org/officeDocument/2006/relationships/hyperlink" Target="https://protonail.com/" TargetMode="External"/><Relationship Id="rId5161" Type="http://schemas.openxmlformats.org/officeDocument/2006/relationships/control" Target="activeX/activeX36.xml"/><Relationship Id="rId867" Type="http://schemas.openxmlformats.org/officeDocument/2006/relationships/hyperlink" Target="http://theaigames.com/" TargetMode="External"/><Relationship Id="rId1497" Type="http://schemas.openxmlformats.org/officeDocument/2006/relationships/hyperlink" Target="https://github.com/prakhar1989/awesome-courses" TargetMode="External"/><Relationship Id="rId2548" Type="http://schemas.openxmlformats.org/officeDocument/2006/relationships/hyperlink" Target="https://github.com/nfoti/JuliaData" TargetMode="External"/><Relationship Id="rId2755" Type="http://schemas.openxmlformats.org/officeDocument/2006/relationships/hyperlink" Target="https://github.com/zueve/neurolab" TargetMode="External"/><Relationship Id="rId2962" Type="http://schemas.openxmlformats.org/officeDocument/2006/relationships/hyperlink" Target="http://cran.r-project.org/web/packages/klaR/index.html" TargetMode="External"/><Relationship Id="rId3806" Type="http://schemas.openxmlformats.org/officeDocument/2006/relationships/hyperlink" Target="https://www.vandyke.com/products/securecrt/" TargetMode="External"/><Relationship Id="rId727" Type="http://schemas.openxmlformats.org/officeDocument/2006/relationships/hyperlink" Target="http://www.cs.cornell.edu/courses/CS6640/2012fa/index.shtml" TargetMode="External"/><Relationship Id="rId934" Type="http://schemas.openxmlformats.org/officeDocument/2006/relationships/hyperlink" Target="https://www.youtube.com/watch?v=4xsVFLnHC_0" TargetMode="External"/><Relationship Id="rId1357" Type="http://schemas.openxmlformats.org/officeDocument/2006/relationships/hyperlink" Target="http://papers.nips.cc/paper/5346-information-based-learning-by-agents-in-unbounded-state-spaces.pdf" TargetMode="External"/><Relationship Id="rId1564" Type="http://schemas.openxmlformats.org/officeDocument/2006/relationships/hyperlink" Target="https://www.quora.com/Ricardo-Vladimiro-1/answers" TargetMode="External"/><Relationship Id="rId1771" Type="http://schemas.openxmlformats.org/officeDocument/2006/relationships/hyperlink" Target="http://deeplearning4j.org/convolutionalnets.html" TargetMode="External"/><Relationship Id="rId2408" Type="http://schemas.openxmlformats.org/officeDocument/2006/relationships/hyperlink" Target="http://mallet.cs.umass.edu/" TargetMode="External"/><Relationship Id="rId2615" Type="http://schemas.openxmlformats.org/officeDocument/2006/relationships/hyperlink" Target="http://www.csie.ntu.edu.tw/~cjlin/libsvm/" TargetMode="External"/><Relationship Id="rId2822" Type="http://schemas.openxmlformats.org/officeDocument/2006/relationships/hyperlink" Target="https://github.com/rewonc/pastalog" TargetMode="External"/><Relationship Id="rId5021" Type="http://schemas.openxmlformats.org/officeDocument/2006/relationships/hyperlink" Target="http://static.googleusercontent.com/media/research.google.com/en/pubs/archive/36632.pdf" TargetMode="External"/><Relationship Id="rId63" Type="http://schemas.openxmlformats.org/officeDocument/2006/relationships/hyperlink" Target="https://archive.org/details/ucberkeley-webcast-PL-XXv-cvA_iBDyz-ba4yDskqMDY6A1w_c" TargetMode="External"/><Relationship Id="rId1217" Type="http://schemas.openxmlformats.org/officeDocument/2006/relationships/hyperlink" Target="http://rvl1.ecn.purdue.edu/RVL/specularity_database/" TargetMode="External"/><Relationship Id="rId1424" Type="http://schemas.openxmlformats.org/officeDocument/2006/relationships/hyperlink" Target="https://arxiv.org/pdf/1610.03017.pdf" TargetMode="External"/><Relationship Id="rId1631" Type="http://schemas.openxmlformats.org/officeDocument/2006/relationships/hyperlink" Target="http://cs224d.stanford.edu/reports.html" TargetMode="External"/><Relationship Id="rId4787" Type="http://schemas.openxmlformats.org/officeDocument/2006/relationships/hyperlink" Target="http://www.heatonresearch.com/encog/" TargetMode="External"/><Relationship Id="rId4994" Type="http://schemas.openxmlformats.org/officeDocument/2006/relationships/hyperlink" Target="https://amplab.cs.berkeley.edu/wp-content/uploads/2013/02/shark_sigmod2013.pdf" TargetMode="External"/><Relationship Id="rId3389" Type="http://schemas.openxmlformats.org/officeDocument/2006/relationships/hyperlink" Target="http://brainomics.cea.fr/localizer" TargetMode="External"/><Relationship Id="rId3596" Type="http://schemas.openxmlformats.org/officeDocument/2006/relationships/hyperlink" Target="http://arxiv.org/abs/1506.05869" TargetMode="External"/><Relationship Id="rId4647" Type="http://schemas.openxmlformats.org/officeDocument/2006/relationships/hyperlink" Target="https://www.blazegraph.com/mapgraph-technology/" TargetMode="External"/><Relationship Id="rId2198" Type="http://schemas.openxmlformats.org/officeDocument/2006/relationships/hyperlink" Target="https://github.com/josephmisiti/awesome-machine-learning" TargetMode="External"/><Relationship Id="rId3249" Type="http://schemas.openxmlformats.org/officeDocument/2006/relationships/hyperlink" Target="http://www.eia.gov/electricity/data/eia923/" TargetMode="External"/><Relationship Id="rId3456" Type="http://schemas.openxmlformats.org/officeDocument/2006/relationships/hyperlink" Target="https://www.reddit.com/r/datasets/comments/3bxlg7/i_have_every_publicly_available_reddit_comment/" TargetMode="External"/><Relationship Id="rId4854" Type="http://schemas.openxmlformats.org/officeDocument/2006/relationships/hyperlink" Target="http://hipi.cs.virginia.edu/" TargetMode="External"/><Relationship Id="rId377" Type="http://schemas.openxmlformats.org/officeDocument/2006/relationships/hyperlink" Target="http://www.csce.uark.edu/~sgauch/3193/S11/index.html" TargetMode="External"/><Relationship Id="rId584" Type="http://schemas.openxmlformats.org/officeDocument/2006/relationships/hyperlink" Target="http://rpis.ec/" TargetMode="External"/><Relationship Id="rId2058" Type="http://schemas.openxmlformats.org/officeDocument/2006/relationships/hyperlink" Target="https://raw.githubusercontent.com/donnemartin/data-science-ipython-notebooks/master/images/pandas.png" TargetMode="External"/><Relationship Id="rId2265" Type="http://schemas.openxmlformats.org/officeDocument/2006/relationships/hyperlink" Target="https://github.com/josephmisiti/awesome-machine-learning" TargetMode="External"/><Relationship Id="rId3109" Type="http://schemas.openxmlformats.org/officeDocument/2006/relationships/hyperlink" Target="http://www.broadinstitute.org/ccle/home" TargetMode="External"/><Relationship Id="rId3663" Type="http://schemas.openxmlformats.org/officeDocument/2006/relationships/hyperlink" Target="https://www.youtube.com/watch?v=vq2nnJ4g6N0" TargetMode="External"/><Relationship Id="rId3870" Type="http://schemas.openxmlformats.org/officeDocument/2006/relationships/hyperlink" Target="https://github.com/tstack/lnav" TargetMode="External"/><Relationship Id="rId4507" Type="http://schemas.openxmlformats.org/officeDocument/2006/relationships/hyperlink" Target="https://github.com/onurakpolat/awesome-bigdata" TargetMode="External"/><Relationship Id="rId4714" Type="http://schemas.openxmlformats.org/officeDocument/2006/relationships/hyperlink" Target="http://hive.apache.org/" TargetMode="External"/><Relationship Id="rId4921" Type="http://schemas.openxmlformats.org/officeDocument/2006/relationships/hyperlink" Target="https://www.jedox.com/en/" TargetMode="External"/><Relationship Id="rId237" Type="http://schemas.openxmlformats.org/officeDocument/2006/relationships/hyperlink" Target="http://matt.might.net/teaching/compilers/spring-2015/" TargetMode="External"/><Relationship Id="rId791" Type="http://schemas.openxmlformats.org/officeDocument/2006/relationships/hyperlink" Target="http://www.amazon.com/Cambridge-Handbook-Artificial-Intelligence/dp/0521691915" TargetMode="External"/><Relationship Id="rId1074" Type="http://schemas.openxmlformats.org/officeDocument/2006/relationships/hyperlink" Target="http://www.iro.umontreal.ca/~vincentp" TargetMode="External"/><Relationship Id="rId2472" Type="http://schemas.openxmlformats.org/officeDocument/2006/relationships/hyperlink" Target="http://www.cheminfo.org/" TargetMode="External"/><Relationship Id="rId3316" Type="http://schemas.openxmlformats.org/officeDocument/2006/relationships/hyperlink" Target="http://www.ee.surrey.ac.uk/CVSSP/demos/chars74k/" TargetMode="External"/><Relationship Id="rId3523" Type="http://schemas.openxmlformats.org/officeDocument/2006/relationships/hyperlink" Target="https://www.backblaze.com/hard-drive-test-data.html" TargetMode="External"/><Relationship Id="rId3730" Type="http://schemas.openxmlformats.org/officeDocument/2006/relationships/hyperlink" Target="https://atom.io/" TargetMode="External"/><Relationship Id="rId444" Type="http://schemas.openxmlformats.org/officeDocument/2006/relationships/hyperlink" Target="http://www.cs.utah.edu/~mflatt/" TargetMode="External"/><Relationship Id="rId651" Type="http://schemas.openxmlformats.org/officeDocument/2006/relationships/hyperlink" Target="https://canvas.instructure.com/courses/904706/assignments/syllabus" TargetMode="External"/><Relationship Id="rId1281" Type="http://schemas.openxmlformats.org/officeDocument/2006/relationships/hyperlink" Target="https://github.com/torchnet/torchnet" TargetMode="External"/><Relationship Id="rId2125" Type="http://schemas.openxmlformats.org/officeDocument/2006/relationships/hyperlink" Target="http://nbviewer.ipython.org/github/donnemartin/data-science-ipython-notebooks/blob/master/spark/hdfs.ipynb" TargetMode="External"/><Relationship Id="rId2332" Type="http://schemas.openxmlformats.org/officeDocument/2006/relationships/hyperlink" Target="https://github.com/meta-toolkit/meta" TargetMode="External"/><Relationship Id="rId304" Type="http://schemas.openxmlformats.org/officeDocument/2006/relationships/hyperlink" Target="http://web.cs.ucdavis.edu/~gusfield/cs222w11/" TargetMode="External"/><Relationship Id="rId511" Type="http://schemas.openxmlformats.org/officeDocument/2006/relationships/hyperlink" Target="http://www.cs.cornell.edu/courses/CS4780/2014fa/" TargetMode="External"/><Relationship Id="rId1141" Type="http://schemas.openxmlformats.org/officeDocument/2006/relationships/hyperlink" Target="http://nlp.cs.illinois.edu/HockenmaierGroup/Framing_Image_Description/KCCA.html" TargetMode="External"/><Relationship Id="rId4297" Type="http://schemas.openxmlformats.org/officeDocument/2006/relationships/hyperlink" Target="http://shadowsocks.org/" TargetMode="External"/><Relationship Id="rId5348" Type="http://schemas.openxmlformats.org/officeDocument/2006/relationships/hyperlink" Target="https://elitedatascience.com/learn-machine-learning" TargetMode="External"/><Relationship Id="rId1001" Type="http://schemas.openxmlformats.org/officeDocument/2006/relationships/hyperlink" Target="http://www.robots.ox.ac.uk/~vgg/practicals/cnn/index.html" TargetMode="External"/><Relationship Id="rId4157" Type="http://schemas.openxmlformats.org/officeDocument/2006/relationships/hyperlink" Target="https://github.com/synfig/synfig" TargetMode="External"/><Relationship Id="rId4364" Type="http://schemas.openxmlformats.org/officeDocument/2006/relationships/hyperlink" Target="https://github.com/tekezo/Karabiner" TargetMode="External"/><Relationship Id="rId4571" Type="http://schemas.openxmlformats.org/officeDocument/2006/relationships/hyperlink" Target="http://disco.readthedocs.org/en/latest/howto/ddfs.html" TargetMode="External"/><Relationship Id="rId5208" Type="http://schemas.openxmlformats.org/officeDocument/2006/relationships/hyperlink" Target="https://www.amazon.com/Machine-Learning-Algorithmic-Perspective-Recognition/dp/1466583282" TargetMode="External"/><Relationship Id="rId5415" Type="http://schemas.openxmlformats.org/officeDocument/2006/relationships/hyperlink" Target="http://dataskeptic.com/" TargetMode="External"/><Relationship Id="rId1958" Type="http://schemas.openxmlformats.org/officeDocument/2006/relationships/hyperlink" Target="http://is.tuebingen.mpg.de/fileadmin/user_upload/files/publications/taxo_%5B0%5D.pdf" TargetMode="External"/><Relationship Id="rId3173" Type="http://schemas.openxmlformats.org/officeDocument/2006/relationships/hyperlink" Target="http://networkrepository.com/" TargetMode="External"/><Relationship Id="rId3380" Type="http://schemas.openxmlformats.org/officeDocument/2006/relationships/hyperlink" Target="http://www.dt.fee.unicamp.br/~tiago/smsspamcollection/" TargetMode="External"/><Relationship Id="rId4017" Type="http://schemas.openxmlformats.org/officeDocument/2006/relationships/hyperlink" Target="https://github.com/pornel/ImageAlpha" TargetMode="External"/><Relationship Id="rId4224" Type="http://schemas.openxmlformats.org/officeDocument/2006/relationships/hyperlink" Target="http://fivedetails.com/flow/" TargetMode="External"/><Relationship Id="rId4431" Type="http://schemas.openxmlformats.org/officeDocument/2006/relationships/hyperlink" Target="https://anydesk.com/" TargetMode="External"/><Relationship Id="rId1818" Type="http://schemas.openxmlformats.org/officeDocument/2006/relationships/hyperlink" Target="https://www.quora.com/What-is-the-difference-between-the-Bag-of-Words-model-and-the-Continuous-Bag-of-Words-model" TargetMode="External"/><Relationship Id="rId3033" Type="http://schemas.openxmlformats.org/officeDocument/2006/relationships/hyperlink" Target="https://github.com/Workday/upshot-montague" TargetMode="External"/><Relationship Id="rId3240" Type="http://schemas.openxmlformats.org/officeDocument/2006/relationships/hyperlink" Target="http://hdr.undp.org/en" TargetMode="External"/><Relationship Id="rId161" Type="http://schemas.openxmlformats.org/officeDocument/2006/relationships/hyperlink" Target="http://www.ece.cmu.edu/~ece447/s15/doku.php?id=homeworks" TargetMode="External"/><Relationship Id="rId2799" Type="http://schemas.openxmlformats.org/officeDocument/2006/relationships/hyperlink" Target="http://matplotlib.org/" TargetMode="External"/><Relationship Id="rId3100" Type="http://schemas.openxmlformats.org/officeDocument/2006/relationships/hyperlink" Target="https://github.com/caesar0301/awesome-public-datasets" TargetMode="External"/><Relationship Id="rId978" Type="http://schemas.openxmlformats.org/officeDocument/2006/relationships/hyperlink" Target="http://papers.nips.cc/paper/5346-sequence-to-sequence-learning-with-neural-networks.pdf" TargetMode="External"/><Relationship Id="rId2659" Type="http://schemas.openxmlformats.org/officeDocument/2006/relationships/hyperlink" Target="https://github.com/titsuki/p6-Algorithm-LibSVM" TargetMode="External"/><Relationship Id="rId2866" Type="http://schemas.openxmlformats.org/officeDocument/2006/relationships/hyperlink" Target="https://github.com/justmarkham/scikit-learn-videos" TargetMode="External"/><Relationship Id="rId3917" Type="http://schemas.openxmlformats.org/officeDocument/2006/relationships/hyperlink" Target="http://aurvan.com/index.php?act=sqlight_details" TargetMode="External"/><Relationship Id="rId5065" Type="http://schemas.openxmlformats.org/officeDocument/2006/relationships/hyperlink" Target="https://github.com/ZuzooVn/machine-learning-for-software-engineers" TargetMode="External"/><Relationship Id="rId5272" Type="http://schemas.openxmlformats.org/officeDocument/2006/relationships/hyperlink" Target="https://bigml.com/releases" TargetMode="External"/><Relationship Id="rId838" Type="http://schemas.openxmlformats.org/officeDocument/2006/relationships/hyperlink" Target="http://www.springer.com/journal/200" TargetMode="External"/><Relationship Id="rId1468" Type="http://schemas.openxmlformats.org/officeDocument/2006/relationships/hyperlink" Target="https://github.com/ujjwalkarn/Machine-Learning-Tutorials" TargetMode="External"/><Relationship Id="rId1675" Type="http://schemas.openxmlformats.org/officeDocument/2006/relationships/hyperlink" Target="http://deeplearning.net/tutorial/lenet.html" TargetMode="External"/><Relationship Id="rId1882" Type="http://schemas.openxmlformats.org/officeDocument/2006/relationships/hyperlink" Target="http://stats.stackexchange.com/questions/6478/how-to-measure-rank-variable-importance-when-using-cart-specifically-using" TargetMode="External"/><Relationship Id="rId2519" Type="http://schemas.openxmlformats.org/officeDocument/2006/relationships/hyperlink" Target="https://github.com/JuliaStats/Distance.jl" TargetMode="External"/><Relationship Id="rId2726" Type="http://schemas.openxmlformats.org/officeDocument/2006/relationships/hyperlink" Target="https://github.com/Theano/Theano" TargetMode="External"/><Relationship Id="rId4081" Type="http://schemas.openxmlformats.org/officeDocument/2006/relationships/hyperlink" Target="http://limechat.net/mac/" TargetMode="External"/><Relationship Id="rId5132" Type="http://schemas.openxmlformats.org/officeDocument/2006/relationships/control" Target="activeX/activeX22.xml"/><Relationship Id="rId1328" Type="http://schemas.openxmlformats.org/officeDocument/2006/relationships/hyperlink" Target="https://arxiv.org/pdf/1512.03385.pdf" TargetMode="External"/><Relationship Id="rId1535" Type="http://schemas.openxmlformats.org/officeDocument/2006/relationships/hyperlink" Target="http://stattrek.com/tutorials/ap-statistics-tutorial.aspx" TargetMode="External"/><Relationship Id="rId2933" Type="http://schemas.openxmlformats.org/officeDocument/2006/relationships/hyperlink" Target="http://cran.r-project.org/web/packages/C50/index.html" TargetMode="External"/><Relationship Id="rId905" Type="http://schemas.openxmlformats.org/officeDocument/2006/relationships/hyperlink" Target="https://class.coursera.org/neuralnets-2012-001" TargetMode="External"/><Relationship Id="rId1742" Type="http://schemas.openxmlformats.org/officeDocument/2006/relationships/hyperlink" Target="http://deeplearning4j.org/lstm.html" TargetMode="External"/><Relationship Id="rId4898" Type="http://schemas.openxmlformats.org/officeDocument/2006/relationships/hyperlink" Target="http://www-01.ibm.com/software/data/netezza/" TargetMode="External"/><Relationship Id="rId34" Type="http://schemas.openxmlformats.org/officeDocument/2006/relationships/hyperlink" Target="https://github.com/prakhar1989/awesome-courses/" TargetMode="External"/><Relationship Id="rId1602" Type="http://schemas.openxmlformats.org/officeDocument/2006/relationships/hyperlink" Target="https://en.wikipedia.org/wiki/Logistic_regression" TargetMode="External"/><Relationship Id="rId4758" Type="http://schemas.openxmlformats.org/officeDocument/2006/relationships/hyperlink" Target="http://karaf.apache.org/" TargetMode="External"/><Relationship Id="rId4965" Type="http://schemas.openxmlformats.org/officeDocument/2006/relationships/hyperlink" Target="http://nvd3.org/" TargetMode="External"/><Relationship Id="rId3567" Type="http://schemas.openxmlformats.org/officeDocument/2006/relationships/hyperlink" Target="https://github.com/jtoy/awesome-tensorflow" TargetMode="External"/><Relationship Id="rId3774" Type="http://schemas.openxmlformats.org/officeDocument/2006/relationships/hyperlink" Target="https://github.com/weixin/tmt-workflow" TargetMode="External"/><Relationship Id="rId3981" Type="http://schemas.openxmlformats.org/officeDocument/2006/relationships/hyperlink" Target="http://paintbrush.sourceforge.net/" TargetMode="External"/><Relationship Id="rId4618" Type="http://schemas.openxmlformats.org/officeDocument/2006/relationships/hyperlink" Target="https://geteventstore.com/" TargetMode="External"/><Relationship Id="rId4825" Type="http://schemas.openxmlformats.org/officeDocument/2006/relationships/hyperlink" Target="http://bigtop.apache.org/" TargetMode="External"/><Relationship Id="rId488" Type="http://schemas.openxmlformats.org/officeDocument/2006/relationships/hyperlink" Target="http://cs109.github.io/2014/pages/homework.html" TargetMode="External"/><Relationship Id="rId695" Type="http://schemas.openxmlformats.org/officeDocument/2006/relationships/hyperlink" Target="http://www.cs.cornell.edu/courses/CS4154/2014fa/lectures/index.php" TargetMode="External"/><Relationship Id="rId2169" Type="http://schemas.openxmlformats.org/officeDocument/2006/relationships/hyperlink" Target="https://github.com/nlintz/TensorFlow-Tutorials" TargetMode="External"/><Relationship Id="rId2376" Type="http://schemas.openxmlformats.org/officeDocument/2006/relationships/hyperlink" Target="https://github.com/ryanbressler/CloudForest" TargetMode="External"/><Relationship Id="rId2583" Type="http://schemas.openxmlformats.org/officeDocument/2006/relationships/hyperlink" Target="https://github.com/MichaelMathieu/lua---spaghetti" TargetMode="External"/><Relationship Id="rId2790" Type="http://schemas.openxmlformats.org/officeDocument/2006/relationships/hyperlink" Target="http://igraph.org/python/" TargetMode="External"/><Relationship Id="rId3427" Type="http://schemas.openxmlformats.org/officeDocument/2006/relationships/hyperlink" Target="http://wiki.stat.ucla.edu/socr/index.php/SOCR_Data" TargetMode="External"/><Relationship Id="rId3634" Type="http://schemas.openxmlformats.org/officeDocument/2006/relationships/hyperlink" Target="https://github.com/laxatives/TensorFlow-TransX" TargetMode="External"/><Relationship Id="rId3841" Type="http://schemas.openxmlformats.org/officeDocument/2006/relationships/hyperlink" Target="https://github.com/tmux/tmux" TargetMode="External"/><Relationship Id="rId348" Type="http://schemas.openxmlformats.org/officeDocument/2006/relationships/hyperlink" Target="http://web.engr.illinois.edu/~mfleck/building-blocks/" TargetMode="External"/><Relationship Id="rId555" Type="http://schemas.openxmlformats.org/officeDocument/2006/relationships/hyperlink" Target="http://www.cs.cmu.edu/~epxing/Class/10708-14/homework.html" TargetMode="External"/><Relationship Id="rId762" Type="http://schemas.openxmlformats.org/officeDocument/2006/relationships/hyperlink" Target="http://mlecture.uni-bremen.de/ml/index.php?option=com_content&amp;view=article&amp;id=233" TargetMode="External"/><Relationship Id="rId1185" Type="http://schemas.openxmlformats.org/officeDocument/2006/relationships/hyperlink" Target="http://www.prip.tuwien.ac.at/prip/image.html" TargetMode="External"/><Relationship Id="rId1392" Type="http://schemas.openxmlformats.org/officeDocument/2006/relationships/hyperlink" Target="https://arxiv.org/abs/1606.01781" TargetMode="External"/><Relationship Id="rId2029" Type="http://schemas.openxmlformats.org/officeDocument/2006/relationships/hyperlink" Target="https://nbviewer.jupyter.org/github/donnemartin/data-science-ipython-notebooks/blob/master/deep-learning/keras-tutorial/0.%20Preamble.ipynb" TargetMode="External"/><Relationship Id="rId2236" Type="http://schemas.openxmlformats.org/officeDocument/2006/relationships/hyperlink" Target="https://github.com/josephmisiti/awesome-machine-learning" TargetMode="External"/><Relationship Id="rId2443" Type="http://schemas.openxmlformats.org/officeDocument/2006/relationships/hyperlink" Target="https://github.com/onyx-platform/onyx" TargetMode="External"/><Relationship Id="rId2650" Type="http://schemas.openxmlformats.org/officeDocument/2006/relationships/hyperlink" Target="https://github.com/LaurentMazare/tensorflow-ocaml" TargetMode="External"/><Relationship Id="rId3701" Type="http://schemas.openxmlformats.org/officeDocument/2006/relationships/hyperlink" Target="https://camo.githubusercontent.com/9bead03b82c8878a7c0a6e67a1ac064df3161297/68747470733a2f2f6a617977636a6c6f76652e6769746875622e696f2f73622f69636f2f6d696e2d62696265692e737667" TargetMode="External"/><Relationship Id="rId208" Type="http://schemas.openxmlformats.org/officeDocument/2006/relationships/hyperlink" Target="https://courses.engr.illinois.edu/cs421/fa2014/" TargetMode="External"/><Relationship Id="rId415" Type="http://schemas.openxmlformats.org/officeDocument/2006/relationships/hyperlink" Target="http://otfried.org/courses/cs109/index.html" TargetMode="External"/><Relationship Id="rId622" Type="http://schemas.openxmlformats.org/officeDocument/2006/relationships/hyperlink" Target="http://www.cs.cornell.edu/courses/CS6700/2013sp/" TargetMode="External"/><Relationship Id="rId1045" Type="http://schemas.openxmlformats.org/officeDocument/2006/relationships/hyperlink" Target="http://www.lri.fr/~hpaugam/" TargetMode="External"/><Relationship Id="rId1252" Type="http://schemas.openxmlformats.org/officeDocument/2006/relationships/hyperlink" Target="https://github.com/nitishsrivastava/deepnet" TargetMode="External"/><Relationship Id="rId2303" Type="http://schemas.openxmlformats.org/officeDocument/2006/relationships/hyperlink" Target="http://dlib.net/ml.html" TargetMode="External"/><Relationship Id="rId2510" Type="http://schemas.openxmlformats.org/officeDocument/2006/relationships/hyperlink" Target="https://github.com/benhamner/MachineLearning.jl" TargetMode="External"/><Relationship Id="rId5459" Type="http://schemas.openxmlformats.org/officeDocument/2006/relationships/control" Target="activeX/activeX143.xml"/><Relationship Id="rId1112" Type="http://schemas.openxmlformats.org/officeDocument/2006/relationships/hyperlink" Target="http://cs.brown.edu/research/ai/" TargetMode="External"/><Relationship Id="rId4268" Type="http://schemas.openxmlformats.org/officeDocument/2006/relationships/hyperlink" Target="https://github.com/nextcloud" TargetMode="External"/><Relationship Id="rId4475" Type="http://schemas.openxmlformats.org/officeDocument/2006/relationships/hyperlink" Target="https://github.com/onurakpolat/awesome-bigdata" TargetMode="External"/><Relationship Id="rId5319" Type="http://schemas.openxmlformats.org/officeDocument/2006/relationships/control" Target="activeX/activeX101.xml"/><Relationship Id="rId3077" Type="http://schemas.openxmlformats.org/officeDocument/2006/relationships/hyperlink" Target="https://github.com/caesar0301/awesome-public-datasets" TargetMode="External"/><Relationship Id="rId3284" Type="http://schemas.openxmlformats.org/officeDocument/2006/relationships/hyperlink" Target="https://github.com/kno10/reversegeocode" TargetMode="External"/><Relationship Id="rId4128" Type="http://schemas.openxmlformats.org/officeDocument/2006/relationships/hyperlink" Target="http://www.hydrogen-music.org/hcms/" TargetMode="External"/><Relationship Id="rId4682" Type="http://schemas.openxmlformats.org/officeDocument/2006/relationships/hyperlink" Target="http://www.memsql.com/" TargetMode="External"/><Relationship Id="rId1929" Type="http://schemas.openxmlformats.org/officeDocument/2006/relationships/hyperlink" Target="http://www.overkillanalytics.net/more-is-always-better-the-power-of-simple-ensembles/" TargetMode="External"/><Relationship Id="rId2093" Type="http://schemas.openxmlformats.org/officeDocument/2006/relationships/hyperlink" Target="http://nbviewer.jupyter.org/github/donnemartin/data-science-ipython-notebooks/blob/master/matplotlib/04.13-Geographic-Data-With-Basemap.ipynb" TargetMode="External"/><Relationship Id="rId3491" Type="http://schemas.openxmlformats.org/officeDocument/2006/relationships/hyperlink" Target="https://data.police.uk/data/" TargetMode="External"/><Relationship Id="rId4335" Type="http://schemas.openxmlformats.org/officeDocument/2006/relationships/hyperlink" Target="https://github.com/matryer/bitbar" TargetMode="External"/><Relationship Id="rId4542" Type="http://schemas.openxmlformats.org/officeDocument/2006/relationships/hyperlink" Target="http://peregrine_mapreduce.bitbucket.org/" TargetMode="External"/><Relationship Id="rId3144" Type="http://schemas.openxmlformats.org/officeDocument/2006/relationships/hyperlink" Target="https://gdac.broadinstitute.org/" TargetMode="External"/><Relationship Id="rId3351" Type="http://schemas.openxmlformats.org/officeDocument/2006/relationships/hyperlink" Target="http://webscope.sandbox.yahoo.com/catalog.php?datatype=r" TargetMode="External"/><Relationship Id="rId4402" Type="http://schemas.openxmlformats.org/officeDocument/2006/relationships/hyperlink" Target="https://justgetflux.com/" TargetMode="External"/><Relationship Id="rId272" Type="http://schemas.openxmlformats.org/officeDocument/2006/relationships/hyperlink" Target="http://web.engr.illinois.edu/~jeffe/teaching/algorithms/all-algorithms.pdf" TargetMode="External"/><Relationship Id="rId2160" Type="http://schemas.openxmlformats.org/officeDocument/2006/relationships/hyperlink" Target="https://github.com/donnemartin/dev-setup" TargetMode="External"/><Relationship Id="rId3004" Type="http://schemas.openxmlformats.org/officeDocument/2006/relationships/hyperlink" Target="http://cran.r-project.org/web/packages/subsemble/index.html" TargetMode="External"/><Relationship Id="rId3211" Type="http://schemas.openxmlformats.org/officeDocument/2006/relationships/hyperlink" Target="https://dandelion.eu/datamine/open-big-data/" TargetMode="External"/><Relationship Id="rId132" Type="http://schemas.openxmlformats.org/officeDocument/2006/relationships/hyperlink" Target="http://pdos.csail.mit.edu/6.828/2014/labguide.html" TargetMode="External"/><Relationship Id="rId2020" Type="http://schemas.openxmlformats.org/officeDocument/2006/relationships/hyperlink" Target="https://camo.githubusercontent.com/f3f9ed69fc2544e3d53d866e01783a0f4facd3d8/687474703a2f2f7777772e646565706c6561726e696e672e6e65742f736f6674776172652f746865616e6f2f5f7374617469632f746865616e6f5f6c6f676f5f616c6c626c75655f3230307834362e706e67" TargetMode="External"/><Relationship Id="rId5176" Type="http://schemas.openxmlformats.org/officeDocument/2006/relationships/control" Target="activeX/activeX43.xml"/><Relationship Id="rId5383" Type="http://schemas.openxmlformats.org/officeDocument/2006/relationships/hyperlink" Target="https://medium.mybridge.co/machine-learning-top-10-articles-for-the-past-month-2f3cb815ffed" TargetMode="External"/><Relationship Id="rId1579" Type="http://schemas.openxmlformats.org/officeDocument/2006/relationships/hyperlink" Target="https://ccrma.stanford.edu/workshops/mir2009/references/ROCintro.pdf" TargetMode="External"/><Relationship Id="rId2977" Type="http://schemas.openxmlformats.org/officeDocument/2006/relationships/hyperlink" Target="http://cran.r-project.org/web/packages/party/index.html" TargetMode="External"/><Relationship Id="rId4192" Type="http://schemas.openxmlformats.org/officeDocument/2006/relationships/hyperlink" Target="http://25.io/mou/" TargetMode="External"/><Relationship Id="rId5036" Type="http://schemas.openxmlformats.org/officeDocument/2006/relationships/hyperlink" Target="https://www.youtube.com/watch?v=5Zg-C8AAIGg" TargetMode="External"/><Relationship Id="rId5243" Type="http://schemas.openxmlformats.org/officeDocument/2006/relationships/control" Target="activeX/activeX68.xml"/><Relationship Id="rId5450" Type="http://schemas.openxmlformats.org/officeDocument/2006/relationships/hyperlink" Target="http://www.learn4master.com/machine-learning/popular-machine-learning-interview-questions" TargetMode="External"/><Relationship Id="rId949" Type="http://schemas.openxmlformats.org/officeDocument/2006/relationships/hyperlink" Target="http://papers.nips.cc/paper/4824-imagenet-classification-with-deep-convolutional-neural-networks.pdf" TargetMode="External"/><Relationship Id="rId1786" Type="http://schemas.openxmlformats.org/officeDocument/2006/relationships/hyperlink" Target="http://graph-ssl.wdfiles.com/local--files/blog%3A_start/graph_ssl_acl12_tutorial_slides_final.pdf" TargetMode="External"/><Relationship Id="rId1993" Type="http://schemas.openxmlformats.org/officeDocument/2006/relationships/hyperlink" Target="https://github.com/donnemartin/data-science-ipython-notebooks" TargetMode="External"/><Relationship Id="rId2837" Type="http://schemas.openxmlformats.org/officeDocument/2006/relationships/hyperlink" Target="https://github.com/dib-lab/2012-paper-diginorm" TargetMode="External"/><Relationship Id="rId4052" Type="http://schemas.openxmlformats.org/officeDocument/2006/relationships/hyperlink" Target="http://www.svgs.us/" TargetMode="External"/><Relationship Id="rId5103" Type="http://schemas.openxmlformats.org/officeDocument/2006/relationships/hyperlink" Target="http://www.r2d3.us/visual-intro-to-machine-learning-part-1/" TargetMode="External"/><Relationship Id="rId78" Type="http://schemas.openxmlformats.org/officeDocument/2006/relationships/hyperlink" Target="http://angrave.github.io/sys/" TargetMode="External"/><Relationship Id="rId809" Type="http://schemas.openxmlformats.org/officeDocument/2006/relationships/hyperlink" Target="http://www.cs.bham.ac.uk/research/projects/poplog/computers-and-thought/" TargetMode="External"/><Relationship Id="rId1439" Type="http://schemas.openxmlformats.org/officeDocument/2006/relationships/hyperlink" Target="http://arxiv.org/pdf/1603.08511" TargetMode="External"/><Relationship Id="rId1646" Type="http://schemas.openxmlformats.org/officeDocument/2006/relationships/hyperlink" Target="http://deeplearning.net/software_links/" TargetMode="External"/><Relationship Id="rId1853" Type="http://schemas.openxmlformats.org/officeDocument/2006/relationships/hyperlink" Target="http://www.csie.ntu.edu.tw/~htlin/paper/doc/plattprob.pdf" TargetMode="External"/><Relationship Id="rId2904" Type="http://schemas.openxmlformats.org/officeDocument/2006/relationships/hyperlink" Target="https://github.com/cardmagic/classifier" TargetMode="External"/><Relationship Id="rId5310" Type="http://schemas.openxmlformats.org/officeDocument/2006/relationships/hyperlink" Target="https://code.tutsplus.com/courses/machine-learning-distilled" TargetMode="External"/><Relationship Id="rId1506" Type="http://schemas.openxmlformats.org/officeDocument/2006/relationships/hyperlink" Target="http://www.stat.cmu.edu/~larry/=sml/" TargetMode="External"/><Relationship Id="rId1713" Type="http://schemas.openxmlformats.org/officeDocument/2006/relationships/hyperlink" Target="http://stackoverflow.com/questions/3345079/estimating-the-number-of-neurons-and-number-of-layers-of-an-artificial-neural-ne" TargetMode="External"/><Relationship Id="rId1920" Type="http://schemas.openxmlformats.org/officeDocument/2006/relationships/hyperlink" Target="https://www.kaggle.com/c/otto-group-product-classification-challenge/forums/t/13012/question-to-experienced-kagglers-and-anyone-who-wants-to-take-a-shot/68296" TargetMode="External"/><Relationship Id="rId4869" Type="http://schemas.openxmlformats.org/officeDocument/2006/relationships/hyperlink" Target="http://www.talend.com/products/big-data/" TargetMode="External"/><Relationship Id="rId3678" Type="http://schemas.openxmlformats.org/officeDocument/2006/relationships/hyperlink" Target="https://indico.io/blog/indico-tensorflow" TargetMode="External"/><Relationship Id="rId3885" Type="http://schemas.openxmlformats.org/officeDocument/2006/relationships/hyperlink" Target="http://gitup.co/" TargetMode="External"/><Relationship Id="rId4729" Type="http://schemas.openxmlformats.org/officeDocument/2006/relationships/hyperlink" Target="http://tajo.apache.org/" TargetMode="External"/><Relationship Id="rId4936" Type="http://schemas.openxmlformats.org/officeDocument/2006/relationships/hyperlink" Target="https://github.com/LucidWorks/banana" TargetMode="External"/><Relationship Id="rId599" Type="http://schemas.openxmlformats.org/officeDocument/2006/relationships/hyperlink" Target="https://github.com/RPISEC/Malware/tree/master/Lectures" TargetMode="External"/><Relationship Id="rId2487" Type="http://schemas.openxmlformats.org/officeDocument/2006/relationships/hyperlink" Target="https://github.com/yandongliu/learningjs" TargetMode="External"/><Relationship Id="rId2694" Type="http://schemas.openxmlformats.org/officeDocument/2006/relationships/hyperlink" Target="https://github.com/honnibal/spaCy/" TargetMode="External"/><Relationship Id="rId3538" Type="http://schemas.openxmlformats.org/officeDocument/2006/relationships/hyperlink" Target="https://github.com/graphhopper/open-traffic-collection" TargetMode="External"/><Relationship Id="rId3745" Type="http://schemas.openxmlformats.org/officeDocument/2006/relationships/hyperlink" Target="https://github.com/extr0py/oni" TargetMode="External"/><Relationship Id="rId459" Type="http://schemas.openxmlformats.org/officeDocument/2006/relationships/hyperlink" Target="http://www.csce.uark.edu/~sgauch/2004/S14/syllabus.html" TargetMode="External"/><Relationship Id="rId666" Type="http://schemas.openxmlformats.org/officeDocument/2006/relationships/hyperlink" Target="https://github.com/mikeizbicki/ucr-cs100" TargetMode="External"/><Relationship Id="rId873" Type="http://schemas.openxmlformats.org/officeDocument/2006/relationships/hyperlink" Target="http://www.imdb.com/title/tt1823672/" TargetMode="External"/><Relationship Id="rId1089" Type="http://schemas.openxmlformats.org/officeDocument/2006/relationships/hyperlink" Target="http://www.kyb.tuebingen.mpg.de/nc/employee/details/sgerwinn.html" TargetMode="External"/><Relationship Id="rId1296" Type="http://schemas.openxmlformats.org/officeDocument/2006/relationships/hyperlink" Target="https://github.com/torch/torch7/wiki/Cheatsheet" TargetMode="External"/><Relationship Id="rId2347" Type="http://schemas.openxmlformats.org/officeDocument/2006/relationships/hyperlink" Target="https://github.com/antoniogarrote/clj-ml" TargetMode="External"/><Relationship Id="rId2554" Type="http://schemas.openxmlformats.org/officeDocument/2006/relationships/hyperlink" Target="https://github.com/JuliaStats/DataFrames.jl" TargetMode="External"/><Relationship Id="rId3952" Type="http://schemas.openxmlformats.org/officeDocument/2006/relationships/hyperlink" Target="https://developer.blender.org/" TargetMode="External"/><Relationship Id="rId319" Type="http://schemas.openxmlformats.org/officeDocument/2006/relationships/hyperlink" Target="http://ocw.mit.edu/courses/electrical-engineering-and-computer-science/6-006-introduction-to-algorithms-fall-2011/" TargetMode="External"/><Relationship Id="rId526" Type="http://schemas.openxmlformats.org/officeDocument/2006/relationships/hyperlink" Target="http://researcher.watson.ibm.com/researcher/view.php?person=us-chingyung" TargetMode="External"/><Relationship Id="rId1156" Type="http://schemas.openxmlformats.org/officeDocument/2006/relationships/hyperlink" Target="https://github.com/ChristosChristofidis/awesome-deep-learning/blob/master/cil-ster.html" TargetMode="External"/><Relationship Id="rId1363" Type="http://schemas.openxmlformats.org/officeDocument/2006/relationships/hyperlink" Target="http://papers.nips.cc/paper/5846-end-to-end-memory-networks.pdf" TargetMode="External"/><Relationship Id="rId2207" Type="http://schemas.openxmlformats.org/officeDocument/2006/relationships/hyperlink" Target="https://github.com/josephmisiti/awesome-machine-learning" TargetMode="External"/><Relationship Id="rId2761" Type="http://schemas.openxmlformats.org/officeDocument/2006/relationships/hyperlink" Target="https://github.com/jmschrei/yahmm/" TargetMode="External"/><Relationship Id="rId3605" Type="http://schemas.openxmlformats.org/officeDocument/2006/relationships/hyperlink" Target="http://arxiv.org/abs/1511.07838" TargetMode="External"/><Relationship Id="rId3812" Type="http://schemas.openxmlformats.org/officeDocument/2006/relationships/hyperlink" Target="https://sourceforge.net/projects/texstudio/" TargetMode="External"/><Relationship Id="rId733" Type="http://schemas.openxmlformats.org/officeDocument/2006/relationships/hyperlink" Target="http://www.cs.cornell.edu/courses/CS6840/2014sp/" TargetMode="External"/><Relationship Id="rId940" Type="http://schemas.openxmlformats.org/officeDocument/2006/relationships/hyperlink" Target="https://www.youtube.com/watch?v=AyzOUbkUf3M" TargetMode="External"/><Relationship Id="rId1016" Type="http://schemas.openxmlformats.org/officeDocument/2006/relationships/hyperlink" Target="http://cs.stanford.edu/~karpathy/" TargetMode="External"/><Relationship Id="rId1570" Type="http://schemas.openxmlformats.org/officeDocument/2006/relationships/hyperlink" Target="http://mlwave.com/predicting-click-through-rates-with-online-machine-learning/" TargetMode="External"/><Relationship Id="rId2414" Type="http://schemas.openxmlformats.org/officeDocument/2006/relationships/hyperlink" Target="https://github.com/IllinoisCogComp/illinois-cogcomp-nlp" TargetMode="External"/><Relationship Id="rId2621" Type="http://schemas.openxmlformats.org/officeDocument/2006/relationships/hyperlink" Target="http://optunity.readthedocs.io/en/latest/" TargetMode="External"/><Relationship Id="rId800" Type="http://schemas.openxmlformats.org/officeDocument/2006/relationships/hyperlink" Target="https://wiki.python.org/moin/PythonForArtificialIntelligence" TargetMode="External"/><Relationship Id="rId1223" Type="http://schemas.openxmlformats.org/officeDocument/2006/relationships/hyperlink" Target="http://www.ee.oulu.fi/~olli/Projects/Lumber.Grading.html" TargetMode="External"/><Relationship Id="rId1430" Type="http://schemas.openxmlformats.org/officeDocument/2006/relationships/hyperlink" Target="https://arxiv.org/pdf/1609.05143" TargetMode="External"/><Relationship Id="rId4379" Type="http://schemas.openxmlformats.org/officeDocument/2006/relationships/hyperlink" Target="http://www.irradiatedsoftware.com/sizeup/" TargetMode="External"/><Relationship Id="rId4586" Type="http://schemas.openxmlformats.org/officeDocument/2006/relationships/hyperlink" Target="https://crate.io/" TargetMode="External"/><Relationship Id="rId4793" Type="http://schemas.openxmlformats.org/officeDocument/2006/relationships/hyperlink" Target="http://mahout.apache.org/" TargetMode="External"/><Relationship Id="rId3188" Type="http://schemas.openxmlformats.org/officeDocument/2006/relationships/hyperlink" Target="http://www.bigdatanews.com/profiles/blogs/big-data-set-3-5-billion-web-pages-made-available-for-all-of-us" TargetMode="External"/><Relationship Id="rId3395" Type="http://schemas.openxmlformats.org/officeDocument/2006/relationships/hyperlink" Target="http://neurodata.io/" TargetMode="External"/><Relationship Id="rId4239" Type="http://schemas.openxmlformats.org/officeDocument/2006/relationships/hyperlink" Target="https://github.com/ptmt/react-native-desktop" TargetMode="External"/><Relationship Id="rId4446" Type="http://schemas.openxmlformats.org/officeDocument/2006/relationships/hyperlink" Target="https://github.com/hezi/QuickLookAPK" TargetMode="External"/><Relationship Id="rId4653" Type="http://schemas.openxmlformats.org/officeDocument/2006/relationships/hyperlink" Target="https://github.com/onurakpolat/awesome-bigdata" TargetMode="External"/><Relationship Id="rId4860" Type="http://schemas.openxmlformats.org/officeDocument/2006/relationships/hyperlink" Target="https://github.com/pivotalsoftware/PivotalR" TargetMode="External"/><Relationship Id="rId3048" Type="http://schemas.openxmlformats.org/officeDocument/2006/relationships/hyperlink" Target="https://github.com/bigdatagenomics/adam" TargetMode="External"/><Relationship Id="rId3255" Type="http://schemas.openxmlformats.org/officeDocument/2006/relationships/hyperlink" Target="https://www.tracebase.org/" TargetMode="External"/><Relationship Id="rId3462" Type="http://schemas.openxmlformats.org/officeDocument/2006/relationships/hyperlink" Target="http://an.kaist.ac.kr/traces/WWW2010.html" TargetMode="External"/><Relationship Id="rId4306" Type="http://schemas.openxmlformats.org/officeDocument/2006/relationships/hyperlink" Target="https://github.com/OldFrank/GoAgentX" TargetMode="External"/><Relationship Id="rId4513" Type="http://schemas.openxmlformats.org/officeDocument/2006/relationships/hyperlink" Target="https://github.com/caskdata/tigon" TargetMode="External"/><Relationship Id="rId4720" Type="http://schemas.openxmlformats.org/officeDocument/2006/relationships/hyperlink" Target="https://prestodb.io/" TargetMode="External"/><Relationship Id="rId176" Type="http://schemas.openxmlformats.org/officeDocument/2006/relationships/hyperlink" Target="http://iloveponies.github.io/120-hour-epic-sax-marathon/index.html" TargetMode="External"/><Relationship Id="rId383" Type="http://schemas.openxmlformats.org/officeDocument/2006/relationships/hyperlink" Target="https://stellar.mit.edu/S/course/6/sp15/6.045/courseMaterial/topics/topic1/syllabus/syllabus2015/syllabus2015.pdf" TargetMode="External"/><Relationship Id="rId590" Type="http://schemas.openxmlformats.org/officeDocument/2006/relationships/hyperlink" Target="http://rpis.ec/" TargetMode="External"/><Relationship Id="rId2064" Type="http://schemas.openxmlformats.org/officeDocument/2006/relationships/hyperlink" Target="http://nbviewer.jupyter.org/github/donnemartin/data-science-ipython-notebooks/blob/master/pandas/03.01-Introducing-Pandas-Objects.ipynb" TargetMode="External"/><Relationship Id="rId2271" Type="http://schemas.openxmlformats.org/officeDocument/2006/relationships/hyperlink" Target="https://github.com/josephmisiti/awesome-machine-learning" TargetMode="External"/><Relationship Id="rId3115" Type="http://schemas.openxmlformats.org/officeDocument/2006/relationships/hyperlink" Target="https://www.encodeproject.org/" TargetMode="External"/><Relationship Id="rId3322" Type="http://schemas.openxmlformats.org/officeDocument/2006/relationships/hyperlink" Target="http://csea.phhp.ufl.edu/media/iapsmessage.html" TargetMode="External"/><Relationship Id="rId243" Type="http://schemas.openxmlformats.org/officeDocument/2006/relationships/hyperlink" Target="https://courses.cs.washington.edu/courses/cse341/16sp/" TargetMode="External"/><Relationship Id="rId450" Type="http://schemas.openxmlformats.org/officeDocument/2006/relationships/hyperlink" Target="http://www.cs.cornell.edu/courses/CS2110/2014fa/lecturenotes.html" TargetMode="External"/><Relationship Id="rId1080" Type="http://schemas.openxmlformats.org/officeDocument/2006/relationships/hyperlink" Target="http://ai.stanford.edu/~quocle/" TargetMode="External"/><Relationship Id="rId2131" Type="http://schemas.openxmlformats.org/officeDocument/2006/relationships/hyperlink" Target="https://raw.githubusercontent.com/donnemartin/data-science-ipython-notebooks/master/images/aws.png" TargetMode="External"/><Relationship Id="rId5287" Type="http://schemas.openxmlformats.org/officeDocument/2006/relationships/control" Target="activeX/activeX87.xml"/><Relationship Id="rId103" Type="http://schemas.openxmlformats.org/officeDocument/2006/relationships/hyperlink" Target="http://comp.uark.edu/~wingning/csce3613/csce3613.html" TargetMode="External"/><Relationship Id="rId310" Type="http://schemas.openxmlformats.org/officeDocument/2006/relationships/hyperlink" Target="http://courses.csail.mit.edu/iap/interview/materials.php" TargetMode="External"/><Relationship Id="rId4096" Type="http://schemas.openxmlformats.org/officeDocument/2006/relationships/hyperlink" Target="https://github.com/nylas/nylas-mail" TargetMode="External"/><Relationship Id="rId5147" Type="http://schemas.openxmlformats.org/officeDocument/2006/relationships/control" Target="activeX/activeX29.xml"/><Relationship Id="rId1897" Type="http://schemas.openxmlformats.org/officeDocument/2006/relationships/hyperlink" Target="http://stats.stackexchange.com/questions/13869/compare-r-squared-from-two-different-random-forest-models" TargetMode="External"/><Relationship Id="rId2948" Type="http://schemas.openxmlformats.org/officeDocument/2006/relationships/hyperlink" Target="http://cran.r-project.org/web/packages/frbs/index.html" TargetMode="External"/><Relationship Id="rId5354" Type="http://schemas.openxmlformats.org/officeDocument/2006/relationships/hyperlink" Target="https://medium.com/axiomzenteam/an-honest-guide-to-machine-learning-2f6d7a6df60e" TargetMode="External"/><Relationship Id="rId1757" Type="http://schemas.openxmlformats.org/officeDocument/2006/relationships/hyperlink" Target="https://github.com/guillaume-chevalier/seq2seq-signal-prediction" TargetMode="External"/><Relationship Id="rId1964" Type="http://schemas.openxmlformats.org/officeDocument/2006/relationships/hyperlink" Target="http://www.ima.umn.edu/2011-2012/W3.26-30.12/activities/Wright-Steve/sjw-ima12" TargetMode="External"/><Relationship Id="rId2808" Type="http://schemas.openxmlformats.org/officeDocument/2006/relationships/hyperlink" Target="https://github.com/kartograph/kartograph.py" TargetMode="External"/><Relationship Id="rId4163" Type="http://schemas.openxmlformats.org/officeDocument/2006/relationships/hyperlink" Target="https://www.libreoffice.org/" TargetMode="External"/><Relationship Id="rId4370" Type="http://schemas.openxmlformats.org/officeDocument/2006/relationships/hyperlink" Target="http://www.hammerspoon.org/" TargetMode="External"/><Relationship Id="rId5007" Type="http://schemas.openxmlformats.org/officeDocument/2006/relationships/hyperlink" Target="https://www.usenix.org/system/files/login/articles/zaharia.pdf" TargetMode="External"/><Relationship Id="rId5214" Type="http://schemas.openxmlformats.org/officeDocument/2006/relationships/control" Target="activeX/activeX59.xml"/><Relationship Id="rId5421" Type="http://schemas.openxmlformats.org/officeDocument/2006/relationships/hyperlink" Target="https://www.quora.com/topic/Machine-Learning" TargetMode="External"/><Relationship Id="rId49" Type="http://schemas.openxmlformats.org/officeDocument/2006/relationships/hyperlink" Target="http://www-inst.eecs.berkeley.edu/~cs61c/sp15/" TargetMode="External"/><Relationship Id="rId1617" Type="http://schemas.openxmlformats.org/officeDocument/2006/relationships/hyperlink" Target="http://stats.stackexchange.com/questions/102631/k-fold-cross-validation-of-ensemble-learning" TargetMode="External"/><Relationship Id="rId1824" Type="http://schemas.openxmlformats.org/officeDocument/2006/relationships/hyperlink" Target="http://fastml.com/classifying-text-with-bag-of-words-a-tutorial/" TargetMode="External"/><Relationship Id="rId4023" Type="http://schemas.openxmlformats.org/officeDocument/2006/relationships/hyperlink" Target="https://github.com/ImageOptim/ImageOptim" TargetMode="External"/><Relationship Id="rId4230" Type="http://schemas.openxmlformats.org/officeDocument/2006/relationships/hyperlink" Target="https://github.com/nwjs/nw.js" TargetMode="External"/><Relationship Id="rId3789" Type="http://schemas.openxmlformats.org/officeDocument/2006/relationships/hyperlink" Target="http://www.publicspace.net/BetterRename/" TargetMode="External"/><Relationship Id="rId2598" Type="http://schemas.openxmlformats.org/officeDocument/2006/relationships/hyperlink" Target="https://bitbucket.org/lucashnegri/lna" TargetMode="External"/><Relationship Id="rId3996" Type="http://schemas.openxmlformats.org/officeDocument/2006/relationships/hyperlink" Target="http://www.justinmind.com/" TargetMode="External"/><Relationship Id="rId3649" Type="http://schemas.openxmlformats.org/officeDocument/2006/relationships/hyperlink" Target="https://github.com/deepmind/sonnet" TargetMode="External"/><Relationship Id="rId3856" Type="http://schemas.openxmlformats.org/officeDocument/2006/relationships/hyperlink" Target="http://npmjs.org/" TargetMode="External"/><Relationship Id="rId4907" Type="http://schemas.openxmlformats.org/officeDocument/2006/relationships/hyperlink" Target="https://github.com/twitter/twemproxy" TargetMode="External"/><Relationship Id="rId5071" Type="http://schemas.openxmlformats.org/officeDocument/2006/relationships/hyperlink" Target="https://github.com/ZuzooVn/machine-learning-for-software-engineers" TargetMode="External"/><Relationship Id="rId777" Type="http://schemas.openxmlformats.org/officeDocument/2006/relationships/hyperlink" Target="https://github.com/owainlewis/awesome-artificial-intelligence" TargetMode="External"/><Relationship Id="rId984" Type="http://schemas.openxmlformats.org/officeDocument/2006/relationships/hyperlink" Target="http://www.nature.com/nature/journal/v529/n7587/pdf/nature16961.pdf" TargetMode="External"/><Relationship Id="rId2458" Type="http://schemas.openxmlformats.org/officeDocument/2006/relationships/hyperlink" Target="http://nvd3.org/" TargetMode="External"/><Relationship Id="rId2665" Type="http://schemas.openxmlformats.org/officeDocument/2006/relationships/hyperlink" Target="https://github.com/denissimon/prediction-builder" TargetMode="External"/><Relationship Id="rId2872" Type="http://schemas.openxmlformats.org/officeDocument/2006/relationships/hyperlink" Target="https://github.com/amueller/kaggle_insults" TargetMode="External"/><Relationship Id="rId3509" Type="http://schemas.openxmlformats.org/officeDocument/2006/relationships/hyperlink" Target="http://flossdata.syr.edu/data/" TargetMode="External"/><Relationship Id="rId3716" Type="http://schemas.openxmlformats.org/officeDocument/2006/relationships/hyperlink" Target="https://github.com/jaywcjlove/awesome-mac" TargetMode="External"/><Relationship Id="rId3923" Type="http://schemas.openxmlformats.org/officeDocument/2006/relationships/hyperlink" Target="https://robomongo.org/" TargetMode="External"/><Relationship Id="rId637" Type="http://schemas.openxmlformats.org/officeDocument/2006/relationships/hyperlink" Target="http://15462.courses.cs.cmu.edu/fall2015/exercises" TargetMode="External"/><Relationship Id="rId844" Type="http://schemas.openxmlformats.org/officeDocument/2006/relationships/hyperlink" Target="http://www.springer.com/journal/12065" TargetMode="External"/><Relationship Id="rId1267" Type="http://schemas.openxmlformats.org/officeDocument/2006/relationships/hyperlink" Target="https://github.com/karpathy/char-rnn" TargetMode="External"/><Relationship Id="rId1474" Type="http://schemas.openxmlformats.org/officeDocument/2006/relationships/hyperlink" Target="https://github.com/ujjwalkarn/Machine-Learning-Tutorials" TargetMode="External"/><Relationship Id="rId1681" Type="http://schemas.openxmlformats.org/officeDocument/2006/relationships/hyperlink" Target="https://github.com/vict0rsch/deep_learning/" TargetMode="External"/><Relationship Id="rId2318" Type="http://schemas.openxmlformats.org/officeDocument/2006/relationships/hyperlink" Target="https://code.google.com/archive/p/sofia-ml" TargetMode="External"/><Relationship Id="rId2525" Type="http://schemas.openxmlformats.org/officeDocument/2006/relationships/hyperlink" Target="https://github.com/STOR-i/GaussianProcesses.jl" TargetMode="External"/><Relationship Id="rId2732" Type="http://schemas.openxmlformats.org/officeDocument/2006/relationships/hyperlink" Target="https://facebookincubator.github.io/prophet" TargetMode="External"/><Relationship Id="rId704" Type="http://schemas.openxmlformats.org/officeDocument/2006/relationships/hyperlink" Target="http://www.cs.cornell.edu/courses/CS4860/2012fa/schedule.php" TargetMode="External"/><Relationship Id="rId911" Type="http://schemas.openxmlformats.org/officeDocument/2006/relationships/hyperlink" Target="http://vision.stanford.edu/teaching/cs231n/syllabus_winter2015.html" TargetMode="External"/><Relationship Id="rId1127" Type="http://schemas.openxmlformats.org/officeDocument/2006/relationships/hyperlink" Target="http://deeplearning.cs.toronto.edu/i2t" TargetMode="External"/><Relationship Id="rId1334" Type="http://schemas.openxmlformats.org/officeDocument/2006/relationships/hyperlink" Target="https://arxiv.org/pdf/1610.05256v1" TargetMode="External"/><Relationship Id="rId1541" Type="http://schemas.openxmlformats.org/officeDocument/2006/relationships/hyperlink" Target="https://www.openintro.org/stat/textbook.php?stat_book=os" TargetMode="External"/><Relationship Id="rId4697" Type="http://schemas.openxmlformats.org/officeDocument/2006/relationships/hyperlink" Target="https://www.influxdata.com/" TargetMode="External"/><Relationship Id="rId40" Type="http://schemas.openxmlformats.org/officeDocument/2006/relationships/hyperlink" Target="https://camo.githubusercontent.com/d9a27663e9638d286a07942ee48d0db4f13028e8/68747470733a2f2f6173736574732d63646e2e6769746875622e636f6d2f696d616765732f69636f6e732f656d6f6a692f756e69636f64652f31663464642e706e67" TargetMode="External"/><Relationship Id="rId1401" Type="http://schemas.openxmlformats.org/officeDocument/2006/relationships/hyperlink" Target="https://arxiv.org/abs/1605.06409" TargetMode="External"/><Relationship Id="rId3299" Type="http://schemas.openxmlformats.org/officeDocument/2006/relationships/hyperlink" Target="https://www.cms.gov/medicare-coverage-database/" TargetMode="External"/><Relationship Id="rId4557" Type="http://schemas.openxmlformats.org/officeDocument/2006/relationships/hyperlink" Target="https://github.com/skale-me/skale-engine" TargetMode="External"/><Relationship Id="rId4764" Type="http://schemas.openxmlformats.org/officeDocument/2006/relationships/hyperlink" Target="https://www.open-mpi.org/" TargetMode="External"/><Relationship Id="rId3159" Type="http://schemas.openxmlformats.org/officeDocument/2006/relationships/hyperlink" Target="https://wiki.earthdata.nasa.gov/display/GIBS" TargetMode="External"/><Relationship Id="rId3366" Type="http://schemas.openxmlformats.org/officeDocument/2006/relationships/hyperlink" Target="http://www.isi.edu/~lerman/downloads/flickr/flickr_taxonomies.html" TargetMode="External"/><Relationship Id="rId3573" Type="http://schemas.openxmlformats.org/officeDocument/2006/relationships/hyperlink" Target="https://github.com/samjabrahams/tensorflow-on-raspberry-pi" TargetMode="External"/><Relationship Id="rId4417" Type="http://schemas.openxmlformats.org/officeDocument/2006/relationships/hyperlink" Target="https://bjango.com/mac/istatmenus/" TargetMode="External"/><Relationship Id="rId4971" Type="http://schemas.openxmlformats.org/officeDocument/2006/relationships/hyperlink" Target="http://recharts.org/" TargetMode="External"/><Relationship Id="rId287" Type="http://schemas.openxmlformats.org/officeDocument/2006/relationships/hyperlink" Target="http://compsci.hunter.cuny.edu/~sweiss/course_materials/csci135/csci135_36_fall12.php" TargetMode="External"/><Relationship Id="rId494" Type="http://schemas.openxmlformats.org/officeDocument/2006/relationships/hyperlink" Target="https://work.caltech.edu/textbook.html" TargetMode="External"/><Relationship Id="rId2175" Type="http://schemas.openxmlformats.org/officeDocument/2006/relationships/hyperlink" Target="http://blog.yhat.com/" TargetMode="External"/><Relationship Id="rId2382" Type="http://schemas.openxmlformats.org/officeDocument/2006/relationships/hyperlink" Target="https://github.com/StepLg/go-graph" TargetMode="External"/><Relationship Id="rId3019" Type="http://schemas.openxmlformats.org/officeDocument/2006/relationships/hyperlink" Target="https://www.sas.com/en_us/software/analytics/high-performance-data-mining.html" TargetMode="External"/><Relationship Id="rId3226" Type="http://schemas.openxmlformats.org/officeDocument/2006/relationships/hyperlink" Target="http://www.historicalstatistics.org/" TargetMode="External"/><Relationship Id="rId3780" Type="http://schemas.openxmlformats.org/officeDocument/2006/relationships/hyperlink" Target="https://github.com/specialunderwear/Hosts.prefpane" TargetMode="External"/><Relationship Id="rId4624" Type="http://schemas.openxmlformats.org/officeDocument/2006/relationships/hyperlink" Target="https://redis.io/" TargetMode="External"/><Relationship Id="rId4831" Type="http://schemas.openxmlformats.org/officeDocument/2006/relationships/hyperlink" Target="http://brooklyncentral.github.io/" TargetMode="External"/><Relationship Id="rId147" Type="http://schemas.openxmlformats.org/officeDocument/2006/relationships/hyperlink" Target="http://www.cs.cmu.edu/~dga/15-440/F12/assignments.html" TargetMode="External"/><Relationship Id="rId354" Type="http://schemas.openxmlformats.org/officeDocument/2006/relationships/hyperlink" Target="https://courses.engr.illinois.edu/cs498374/fa2014/work.html" TargetMode="External"/><Relationship Id="rId1191" Type="http://schemas.openxmlformats.org/officeDocument/2006/relationships/hyperlink" Target="ftp://ftp.cps.msu.edu/pub/prip" TargetMode="External"/><Relationship Id="rId2035" Type="http://schemas.openxmlformats.org/officeDocument/2006/relationships/hyperlink" Target="https://nbviewer.jupyter.org/github/donnemartin/data-science-ipython-notebooks/blob/master/deep-learning/keras-tutorial/2.2.1%20Supervised%20Learning%20-%20ConvNet%20HandsOn%20Part%20I.ipynb" TargetMode="External"/><Relationship Id="rId3433" Type="http://schemas.openxmlformats.org/officeDocument/2006/relationships/hyperlink" Target="https://datamarket.com/data/list/?q=all" TargetMode="External"/><Relationship Id="rId3640" Type="http://schemas.openxmlformats.org/officeDocument/2006/relationships/hyperlink" Target="https://github.com/tensorflow/models/tree/master/inception/inception/slim" TargetMode="External"/><Relationship Id="rId561" Type="http://schemas.openxmlformats.org/officeDocument/2006/relationships/hyperlink" Target="http://web.stanford.edu/class/cs246/handouts.html" TargetMode="External"/><Relationship Id="rId2242" Type="http://schemas.openxmlformats.org/officeDocument/2006/relationships/hyperlink" Target="https://github.com/josephmisiti/awesome-machine-learning" TargetMode="External"/><Relationship Id="rId3500" Type="http://schemas.openxmlformats.org/officeDocument/2006/relationships/hyperlink" Target="https://www.kaggle.com/c/titanic/data" TargetMode="External"/><Relationship Id="rId5398" Type="http://schemas.openxmlformats.org/officeDocument/2006/relationships/hyperlink" Target="http://theaigames.com/" TargetMode="External"/><Relationship Id="rId214" Type="http://schemas.openxmlformats.org/officeDocument/2006/relationships/hyperlink" Target="http://www.cs.cornell.edu/Courses/cs3110/2014fa/lecture_notes.php" TargetMode="External"/><Relationship Id="rId421" Type="http://schemas.openxmlformats.org/officeDocument/2006/relationships/hyperlink" Target="http://www.cs.cornell.edu/courses/CS1110/2014fa/" TargetMode="External"/><Relationship Id="rId1051" Type="http://schemas.openxmlformats.org/officeDocument/2006/relationships/hyperlink" Target="http://www.jasonmorton.com/" TargetMode="External"/><Relationship Id="rId2102" Type="http://schemas.openxmlformats.org/officeDocument/2006/relationships/hyperlink" Target="http://nbviewer.jupyter.org/github/donnemartin/data-science-ipython-notebooks/blob/master/numpy/02.04-Computation-on-arrays-aggregates.ipynb" TargetMode="External"/><Relationship Id="rId5258" Type="http://schemas.openxmlformats.org/officeDocument/2006/relationships/control" Target="activeX/activeX74.xml"/><Relationship Id="rId1868" Type="http://schemas.openxmlformats.org/officeDocument/2006/relationships/hyperlink" Target="https://www.salford-systems.com/videos/tutorials/tips-and-tricks/using-surrogates-to-improve-datasets-with-missing-values" TargetMode="External"/><Relationship Id="rId4067" Type="http://schemas.openxmlformats.org/officeDocument/2006/relationships/hyperlink" Target="https://www.skype.com/" TargetMode="External"/><Relationship Id="rId4274" Type="http://schemas.openxmlformats.org/officeDocument/2006/relationships/hyperlink" Target="http://www.pawpawsoft.com/" TargetMode="External"/><Relationship Id="rId4481" Type="http://schemas.openxmlformats.org/officeDocument/2006/relationships/hyperlink" Target="https://github.com/onurakpolat/awesome-bigdata" TargetMode="External"/><Relationship Id="rId5118" Type="http://schemas.openxmlformats.org/officeDocument/2006/relationships/control" Target="activeX/activeX15.xml"/><Relationship Id="rId5325" Type="http://schemas.openxmlformats.org/officeDocument/2006/relationships/control" Target="activeX/activeX104.xml"/><Relationship Id="rId2919" Type="http://schemas.openxmlformats.org/officeDocument/2006/relationships/hyperlink" Target="https://github.com/tedsta/deeplearn-rs" TargetMode="External"/><Relationship Id="rId3083" Type="http://schemas.openxmlformats.org/officeDocument/2006/relationships/hyperlink" Target="https://github.com/caesar0301/awesome-public-datasets" TargetMode="External"/><Relationship Id="rId3290" Type="http://schemas.openxmlformats.org/officeDocument/2006/relationships/hyperlink" Target="https://hiu.state.gov/data/data.aspx" TargetMode="External"/><Relationship Id="rId4134" Type="http://schemas.openxmlformats.org/officeDocument/2006/relationships/hyperlink" Target="https://musescore.org/" TargetMode="External"/><Relationship Id="rId4341" Type="http://schemas.openxmlformats.org/officeDocument/2006/relationships/hyperlink" Target="https://itunes.apple.com/app/id1056935452?ls=1&amp;mt=12&amp;at=1000lv4R&amp;ct=iPaste_me" TargetMode="External"/><Relationship Id="rId1728" Type="http://schemas.openxmlformats.org/officeDocument/2006/relationships/hyperlink" Target="https://github.com/karpathy/char-rnn" TargetMode="External"/><Relationship Id="rId1935" Type="http://schemas.openxmlformats.org/officeDocument/2006/relationships/hyperlink" Target="http://stats.stackexchange.com/questions/27361/stacking-ensembling-models-with-caret" TargetMode="External"/><Relationship Id="rId3150" Type="http://schemas.openxmlformats.org/officeDocument/2006/relationships/hyperlink" Target="http://www.uniprot.org/downloads" TargetMode="External"/><Relationship Id="rId4201" Type="http://schemas.openxmlformats.org/officeDocument/2006/relationships/hyperlink" Target="http://lightpaper.42squares.in/" TargetMode="External"/><Relationship Id="rId3010" Type="http://schemas.openxmlformats.org/officeDocument/2006/relationships/hyperlink" Target="http://optunity.readthedocs.io/en/latest/" TargetMode="External"/><Relationship Id="rId3967" Type="http://schemas.openxmlformats.org/officeDocument/2006/relationships/hyperlink" Target="http://svn.al.chemy.org/" TargetMode="External"/><Relationship Id="rId4" Type="http://schemas.openxmlformats.org/officeDocument/2006/relationships/settings" Target="settings.xml"/><Relationship Id="rId888" Type="http://schemas.openxmlformats.org/officeDocument/2006/relationships/hyperlink" Target="https://github.com/ChristosChristofidis/awesome-deep-learning" TargetMode="External"/><Relationship Id="rId2569" Type="http://schemas.openxmlformats.org/officeDocument/2006/relationships/hyperlink" Target="https://github.com/torch/nn" TargetMode="External"/><Relationship Id="rId2776" Type="http://schemas.openxmlformats.org/officeDocument/2006/relationships/hyperlink" Target="https://github.com/dmlc/mxnet" TargetMode="External"/><Relationship Id="rId2983" Type="http://schemas.openxmlformats.org/officeDocument/2006/relationships/hyperlink" Target="http://cran.r-project.org/web/packages/randomForest/index.html" TargetMode="External"/><Relationship Id="rId3827" Type="http://schemas.openxmlformats.org/officeDocument/2006/relationships/hyperlink" Target="https://www.charlesproxy.com/" TargetMode="External"/><Relationship Id="rId5182" Type="http://schemas.openxmlformats.org/officeDocument/2006/relationships/control" Target="activeX/activeX46.xml"/><Relationship Id="rId748" Type="http://schemas.openxmlformats.org/officeDocument/2006/relationships/hyperlink" Target="http://philipmjohnson.github.io/ics314f13/experiences/" TargetMode="External"/><Relationship Id="rId955" Type="http://schemas.openxmlformats.org/officeDocument/2006/relationships/hyperlink" Target="http://www.iro.umontreal.ca/~bengioy/papers/YB-tricks.pdf" TargetMode="External"/><Relationship Id="rId1378" Type="http://schemas.openxmlformats.org/officeDocument/2006/relationships/hyperlink" Target="http://arxiv.org/pdf/1511.06342" TargetMode="External"/><Relationship Id="rId1585" Type="http://schemas.openxmlformats.org/officeDocument/2006/relationships/hyperlink" Target="http://stats.stackexchange.com/questions/52089/what-does-having-constant-variance-in-a-linear-regression-model-mean/52107?stw=2" TargetMode="External"/><Relationship Id="rId1792" Type="http://schemas.openxmlformats.org/officeDocument/2006/relationships/hyperlink" Target="https://www.quora.com/What-is-a-good-explanation-of-Latent-Dirichlet-Allocation" TargetMode="External"/><Relationship Id="rId2429" Type="http://schemas.openxmlformats.org/officeDocument/2006/relationships/hyperlink" Target="https://github.com/oryxproject/oryx" TargetMode="External"/><Relationship Id="rId2636" Type="http://schemas.openxmlformats.org/officeDocument/2006/relationships/hyperlink" Target="http://www.nuget.org/packages/numl/" TargetMode="External"/><Relationship Id="rId2843" Type="http://schemas.openxmlformats.org/officeDocument/2006/relationships/hyperlink" Target="https://github.com/Wavelets/diffusion-segmentation" TargetMode="External"/><Relationship Id="rId5042" Type="http://schemas.openxmlformats.org/officeDocument/2006/relationships/hyperlink" Target="https://github.com/jnv/lists" TargetMode="External"/><Relationship Id="rId84" Type="http://schemas.openxmlformats.org/officeDocument/2006/relationships/hyperlink" Target="http://www.cgl.uwaterloo.ca/~wmcowan/teaching/cs452/s12/assignments/index.html" TargetMode="External"/><Relationship Id="rId608" Type="http://schemas.openxmlformats.org/officeDocument/2006/relationships/hyperlink" Target="http://css.csail.mit.edu/6.858/2014/schedule.html" TargetMode="External"/><Relationship Id="rId815" Type="http://schemas.openxmlformats.org/officeDocument/2006/relationships/hyperlink" Target="https://github.com/aimacode" TargetMode="External"/><Relationship Id="rId1238" Type="http://schemas.openxmlformats.org/officeDocument/2006/relationships/hyperlink" Target="https://github.com/deepmind/rc-data" TargetMode="External"/><Relationship Id="rId1445" Type="http://schemas.openxmlformats.org/officeDocument/2006/relationships/hyperlink" Target="https://arxiv.org/pdf/1606.00915v1.pdf" TargetMode="External"/><Relationship Id="rId1652" Type="http://schemas.openxmlformats.org/officeDocument/2006/relationships/hyperlink" Target="http://deeplearning.net/software_links/" TargetMode="External"/><Relationship Id="rId1305" Type="http://schemas.openxmlformats.org/officeDocument/2006/relationships/hyperlink" Target="https://github.com/kuz/DeepMind-Atari-Deep-Q-Learner" TargetMode="External"/><Relationship Id="rId2703" Type="http://schemas.openxmlformats.org/officeDocument/2006/relationships/hyperlink" Target="https://github.com/cltk/cltk" TargetMode="External"/><Relationship Id="rId2910" Type="http://schemas.openxmlformats.org/officeDocument/2006/relationships/hyperlink" Target="https://github.com/zuhao/plotrb" TargetMode="External"/><Relationship Id="rId1512" Type="http://schemas.openxmlformats.org/officeDocument/2006/relationships/hyperlink" Target="https://www.quora.com/How-do-I-learn-machine-learning-1" TargetMode="External"/><Relationship Id="rId4668" Type="http://schemas.openxmlformats.org/officeDocument/2006/relationships/hyperlink" Target="http://aws.amazon.com/redshift/" TargetMode="External"/><Relationship Id="rId4875" Type="http://schemas.openxmlformats.org/officeDocument/2006/relationships/hyperlink" Target="https://www.enigma.com/" TargetMode="External"/><Relationship Id="rId11" Type="http://schemas.openxmlformats.org/officeDocument/2006/relationships/hyperlink" Target="https://github.com/terryum/awesome-deep-learning-papers" TargetMode="External"/><Relationship Id="rId398" Type="http://schemas.openxmlformats.org/officeDocument/2006/relationships/hyperlink" Target="http://cs61a.org/extra.html" TargetMode="External"/><Relationship Id="rId2079" Type="http://schemas.openxmlformats.org/officeDocument/2006/relationships/hyperlink" Target="http://nbviewer.ipython.org/github/donnemartin/data-science-ipython-notebooks/blob/master/matplotlib/matplotlib-applied.ipynb" TargetMode="External"/><Relationship Id="rId3477" Type="http://schemas.openxmlformats.org/officeDocument/2006/relationships/hyperlink" Target="http://gss.norc.org/" TargetMode="External"/><Relationship Id="rId3684" Type="http://schemas.openxmlformats.org/officeDocument/2006/relationships/hyperlink" Target="https://blog.mindorks.com/android-tensorflow-machine-learning-example-ff0e9b2654cc" TargetMode="External"/><Relationship Id="rId3891" Type="http://schemas.openxmlformats.org/officeDocument/2006/relationships/hyperlink" Target="https://www.git-tower.com/" TargetMode="External"/><Relationship Id="rId4528" Type="http://schemas.openxmlformats.org/officeDocument/2006/relationships/hyperlink" Target="http://incubator.apache.org/projects/s4.html" TargetMode="External"/><Relationship Id="rId4735" Type="http://schemas.openxmlformats.org/officeDocument/2006/relationships/hyperlink" Target="http://sqoop.apache.org/" TargetMode="External"/><Relationship Id="rId4942" Type="http://schemas.openxmlformats.org/officeDocument/2006/relationships/hyperlink" Target="http://www.chartjs.org/" TargetMode="External"/><Relationship Id="rId2286" Type="http://schemas.openxmlformats.org/officeDocument/2006/relationships/hyperlink" Target="https://github.com/pjreddie/darknet" TargetMode="External"/><Relationship Id="rId2493" Type="http://schemas.openxmlformats.org/officeDocument/2006/relationships/hyperlink" Target="https://github.com/harthur-org/brain.js" TargetMode="External"/><Relationship Id="rId3337" Type="http://schemas.openxmlformats.org/officeDocument/2006/relationships/hyperlink" Target="http://www.imdb.com/interfaces" TargetMode="External"/><Relationship Id="rId3544" Type="http://schemas.openxmlformats.org/officeDocument/2006/relationships/hyperlink" Target="http://www.bikesharetoronto.com/data/stations/bikeStations.xml" TargetMode="External"/><Relationship Id="rId3751" Type="http://schemas.openxmlformats.org/officeDocument/2006/relationships/hyperlink" Target="https://itunes.apple.com/us/app/tincta/id448340648" TargetMode="External"/><Relationship Id="rId4802" Type="http://schemas.openxmlformats.org/officeDocument/2006/relationships/hyperlink" Target="http://samoa.incubator.apache.org/" TargetMode="External"/><Relationship Id="rId258" Type="http://schemas.openxmlformats.org/officeDocument/2006/relationships/hyperlink" Target="http://datastructur.es/sp16/" TargetMode="External"/><Relationship Id="rId465" Type="http://schemas.openxmlformats.org/officeDocument/2006/relationships/hyperlink" Target="http://cse1.net/syllabus" TargetMode="External"/><Relationship Id="rId672" Type="http://schemas.openxmlformats.org/officeDocument/2006/relationships/hyperlink" Target="https://github.com/VoLuong/Materials-CS193A-Android-App-Development-Standford" TargetMode="External"/><Relationship Id="rId1095" Type="http://schemas.openxmlformats.org/officeDocument/2006/relationships/hyperlink" Target="http://mil.engr.utk.edu/nmil/member/36.html" TargetMode="External"/><Relationship Id="rId2146" Type="http://schemas.openxmlformats.org/officeDocument/2006/relationships/hyperlink" Target="http://nbviewer.ipython.org/github/donnemartin/data-science-ipython-notebooks/blob/master/commands/misc.ipynb" TargetMode="External"/><Relationship Id="rId2353" Type="http://schemas.openxmlformats.org/officeDocument/2006/relationships/hyperlink" Target="https://github.com/htm-community/comportex" TargetMode="External"/><Relationship Id="rId2560" Type="http://schemas.openxmlformats.org/officeDocument/2006/relationships/hyperlink" Target="https://github.com/JuliaCon/presentations" TargetMode="External"/><Relationship Id="rId3404" Type="http://schemas.openxmlformats.org/officeDocument/2006/relationships/hyperlink" Target="http://nssdc.gsfc.nasa.gov/nssdc/obtaining_data.html" TargetMode="External"/><Relationship Id="rId3611" Type="http://schemas.openxmlformats.org/officeDocument/2006/relationships/hyperlink" Target="https://medium.com/jim-fleming/highway-networks-with-tensorflow-1e6dfa667daa" TargetMode="External"/><Relationship Id="rId118" Type="http://schemas.openxmlformats.org/officeDocument/2006/relationships/hyperlink" Target="https://www.ops-class.org/slides/" TargetMode="External"/><Relationship Id="rId325" Type="http://schemas.openxmlformats.org/officeDocument/2006/relationships/hyperlink" Target="http://courses.csail.mit.edu/6.851/spring14/index.html" TargetMode="External"/><Relationship Id="rId532" Type="http://schemas.openxmlformats.org/officeDocument/2006/relationships/hyperlink" Target="http://stanford.edu/class/ee103/" TargetMode="External"/><Relationship Id="rId1162" Type="http://schemas.openxmlformats.org/officeDocument/2006/relationships/hyperlink" Target="http://www.cs.sfu.ca/~colour/" TargetMode="External"/><Relationship Id="rId2006" Type="http://schemas.openxmlformats.org/officeDocument/2006/relationships/hyperlink" Target="http://nbviewer.ipython.org/github/donnemartin/data-science-ipython-notebooks/blob/master/deep-learning/tensor-flow-examples/notebooks/2_basic_classifiers/nearest_neighbor.ipynb" TargetMode="External"/><Relationship Id="rId2213" Type="http://schemas.openxmlformats.org/officeDocument/2006/relationships/hyperlink" Target="https://github.com/josephmisiti/awesome-machine-learning" TargetMode="External"/><Relationship Id="rId2420" Type="http://schemas.openxmlformats.org/officeDocument/2006/relationships/hyperlink" Target="https://ci.apache.org/projects/flink/flink-docs-master/apis/batch/libs/ml/index.html" TargetMode="External"/><Relationship Id="rId5369" Type="http://schemas.openxmlformats.org/officeDocument/2006/relationships/hyperlink" Target="http://ai.stanford.edu/courses/" TargetMode="External"/><Relationship Id="rId1022" Type="http://schemas.openxmlformats.org/officeDocument/2006/relationships/hyperlink" Target="http://reslab.elis.ugent.be/benjamin" TargetMode="External"/><Relationship Id="rId4178" Type="http://schemas.openxmlformats.org/officeDocument/2006/relationships/hyperlink" Target="http://www.bear-writer.com/" TargetMode="External"/><Relationship Id="rId4385" Type="http://schemas.openxmlformats.org/officeDocument/2006/relationships/hyperlink" Target="https://1password.com/" TargetMode="External"/><Relationship Id="rId4592" Type="http://schemas.openxmlformats.org/officeDocument/2006/relationships/hyperlink" Target="https://www.mongodb.com/" TargetMode="External"/><Relationship Id="rId5229" Type="http://schemas.openxmlformats.org/officeDocument/2006/relationships/control" Target="activeX/activeX63.xml"/><Relationship Id="rId5436" Type="http://schemas.openxmlformats.org/officeDocument/2006/relationships/hyperlink" Target="http://www.ieee-cig.org/" TargetMode="External"/><Relationship Id="rId1979" Type="http://schemas.openxmlformats.org/officeDocument/2006/relationships/hyperlink" Target="https://github.com/donnemartin/data-science-ipython-notebooks" TargetMode="External"/><Relationship Id="rId3194" Type="http://schemas.openxmlformats.org/officeDocument/2006/relationships/hyperlink" Target="https://crawdad.cs.dartmouth.edu/" TargetMode="External"/><Relationship Id="rId4038" Type="http://schemas.openxmlformats.org/officeDocument/2006/relationships/hyperlink" Target="https://github.com/wulkano/kap" TargetMode="External"/><Relationship Id="rId4245" Type="http://schemas.openxmlformats.org/officeDocument/2006/relationships/hyperlink" Target="https://github.com/AlloyTeam/webtop" TargetMode="External"/><Relationship Id="rId1839" Type="http://schemas.openxmlformats.org/officeDocument/2006/relationships/hyperlink" Target="http://stackoverflow.com/questions/6699222/support-vector-machines-better-than-artificial-neural-networks-in-which-learn?rq=1" TargetMode="External"/><Relationship Id="rId3054" Type="http://schemas.openxmlformats.org/officeDocument/2006/relationships/hyperlink" Target="https://github.com/transcendent-ai-labs/DynaML" TargetMode="External"/><Relationship Id="rId4452" Type="http://schemas.openxmlformats.org/officeDocument/2006/relationships/hyperlink" Target="https://brew.sh/" TargetMode="External"/><Relationship Id="rId182" Type="http://schemas.openxmlformats.org/officeDocument/2006/relationships/hyperlink" Target="http://www.cs.princeton.edu/~dpw/courses/cos326-12/assignments.php" TargetMode="External"/><Relationship Id="rId1906" Type="http://schemas.openxmlformats.org/officeDocument/2006/relationships/hyperlink" Target="http://stats.stackexchange.com/questions/81609/whether-preprocessing-is-needed-before-prediction-using-finalmodel-of-randomfore" TargetMode="External"/><Relationship Id="rId3261" Type="http://schemas.openxmlformats.org/officeDocument/2006/relationships/hyperlink" Target="https://data.nasdaq.com/" TargetMode="External"/><Relationship Id="rId4105" Type="http://schemas.openxmlformats.org/officeDocument/2006/relationships/hyperlink" Target="http://www.yomail.com/" TargetMode="External"/><Relationship Id="rId4312" Type="http://schemas.openxmlformats.org/officeDocument/2006/relationships/hyperlink" Target="http://www.jsqgtx.cc/DownLoad" TargetMode="External"/><Relationship Id="rId2070" Type="http://schemas.openxmlformats.org/officeDocument/2006/relationships/hyperlink" Target="http://nbviewer.jupyter.org/github/donnemartin/data-science-ipython-notebooks/blob/master/pandas/03.07-Merge-and-Join.ipynb" TargetMode="External"/><Relationship Id="rId3121" Type="http://schemas.openxmlformats.org/officeDocument/2006/relationships/hyperlink" Target="http://www.hagsc.org/hgdp/files.html" TargetMode="External"/><Relationship Id="rId999" Type="http://schemas.openxmlformats.org/officeDocument/2006/relationships/hyperlink" Target="https://github.com/clementfarabet/ipam-tutorials/tree/master/th_tutorials" TargetMode="External"/><Relationship Id="rId2887" Type="http://schemas.openxmlformats.org/officeDocument/2006/relationships/hyperlink" Target="https://github.com/zygmuntz/wine-quality" TargetMode="External"/><Relationship Id="rId5086" Type="http://schemas.openxmlformats.org/officeDocument/2006/relationships/hyperlink" Target="https://guides.github.com/features/mastering-markdown/" TargetMode="External"/><Relationship Id="rId5293" Type="http://schemas.openxmlformats.org/officeDocument/2006/relationships/control" Target="activeX/activeX90.xml"/><Relationship Id="rId859" Type="http://schemas.openxmlformats.org/officeDocument/2006/relationships/hyperlink" Target="http://www.tandf.co.uk/journals/tf/0952813X.html" TargetMode="External"/><Relationship Id="rId1489" Type="http://schemas.openxmlformats.org/officeDocument/2006/relationships/hyperlink" Target="https://github.com/ujjwalkarn/Machine-Learning-Tutorials" TargetMode="External"/><Relationship Id="rId1696" Type="http://schemas.openxmlformats.org/officeDocument/2006/relationships/hyperlink" Target="https://web.stanford.edu/class/cs20si/syllabus.html" TargetMode="External"/><Relationship Id="rId3938" Type="http://schemas.openxmlformats.org/officeDocument/2006/relationships/hyperlink" Target="http://www.macexplorer.co/en/mdb-explorer.php" TargetMode="External"/><Relationship Id="rId5153" Type="http://schemas.openxmlformats.org/officeDocument/2006/relationships/control" Target="activeX/activeX32.xml"/><Relationship Id="rId5360" Type="http://schemas.openxmlformats.org/officeDocument/2006/relationships/control" Target="activeX/activeX121.xml"/><Relationship Id="rId1349" Type="http://schemas.openxmlformats.org/officeDocument/2006/relationships/hyperlink" Target="http://arxiv.org/pdf/1312.6114" TargetMode="External"/><Relationship Id="rId2747" Type="http://schemas.openxmlformats.org/officeDocument/2006/relationships/hyperlink" Target="http://contrib.scikit-learn.org/imbalanced-learn/" TargetMode="External"/><Relationship Id="rId2954" Type="http://schemas.openxmlformats.org/officeDocument/2006/relationships/hyperlink" Target="http://cran.r-project.org/web/packages/GMMBoost/index.html" TargetMode="External"/><Relationship Id="rId5013" Type="http://schemas.openxmlformats.org/officeDocument/2006/relationships/hyperlink" Target="http://static.googleusercontent.com/media/research.google.com/en/archive/spanner-osdi2012.pdf" TargetMode="External"/><Relationship Id="rId5220" Type="http://schemas.openxmlformats.org/officeDocument/2006/relationships/hyperlink" Target="https://github.com/pbharrin/machinelearninginaction" TargetMode="External"/><Relationship Id="rId719" Type="http://schemas.openxmlformats.org/officeDocument/2006/relationships/hyperlink" Target="http://www.cs.cornell.edu/courses/CS6452/2012sp/index.php" TargetMode="External"/><Relationship Id="rId926" Type="http://schemas.openxmlformats.org/officeDocument/2006/relationships/hyperlink" Target="http://introtodeeplearning.com/" TargetMode="External"/><Relationship Id="rId1556" Type="http://schemas.openxmlformats.org/officeDocument/2006/relationships/hyperlink" Target="http://www.ai-junkie.com/" TargetMode="External"/><Relationship Id="rId1763" Type="http://schemas.openxmlformats.org/officeDocument/2006/relationships/hyperlink" Target="https://github.com/zachmayer/rbm" TargetMode="External"/><Relationship Id="rId1970" Type="http://schemas.openxmlformats.org/officeDocument/2006/relationships/hyperlink" Target="http://jmlr.org/papers/volume7/MLOPT-intro06a/MLOPT-intro06a.pdf" TargetMode="External"/><Relationship Id="rId2607" Type="http://schemas.openxmlformats.org/officeDocument/2006/relationships/hyperlink" Target="http://www.curvelet.org/software.html" TargetMode="External"/><Relationship Id="rId2814" Type="http://schemas.openxmlformats.org/officeDocument/2006/relationships/hyperlink" Target="https://github.com/dfm/emcee" TargetMode="External"/><Relationship Id="rId55" Type="http://schemas.openxmlformats.org/officeDocument/2006/relationships/hyperlink" Target="http://web.stanford.edu/~ouster/cgi-bin/cs140-spring14/lectures.php" TargetMode="External"/><Relationship Id="rId1209" Type="http://schemas.openxmlformats.org/officeDocument/2006/relationships/hyperlink" Target="http://www.cee.hw.ac.uk/~mtc/research.html" TargetMode="External"/><Relationship Id="rId1416" Type="http://schemas.openxmlformats.org/officeDocument/2006/relationships/hyperlink" Target="https://arxiv.org/pdf/1411.4952v3.pdf" TargetMode="External"/><Relationship Id="rId1623" Type="http://schemas.openxmlformats.org/officeDocument/2006/relationships/hyperlink" Target="http://stats.stackexchange.com/questions/9053/how-does-cross-validation-overcome-the-overfitting-problem" TargetMode="External"/><Relationship Id="rId1830" Type="http://schemas.openxmlformats.org/officeDocument/2006/relationships/hyperlink" Target="http://homepages.inf.ed.ac.uk/ballison/pdf/lrec_skipgrams.pdf" TargetMode="External"/><Relationship Id="rId4779" Type="http://schemas.openxmlformats.org/officeDocument/2006/relationships/hyperlink" Target="https://studio.azureml.net/" TargetMode="External"/><Relationship Id="rId4986" Type="http://schemas.openxmlformats.org/officeDocument/2006/relationships/hyperlink" Target="https://amplab.cs.berkeley.edu/benchmark/" TargetMode="External"/><Relationship Id="rId3588" Type="http://schemas.openxmlformats.org/officeDocument/2006/relationships/hyperlink" Target="https://github.com/samjabrahams/tensorflow-white-paper-notes" TargetMode="External"/><Relationship Id="rId3795" Type="http://schemas.openxmlformats.org/officeDocument/2006/relationships/hyperlink" Target="https://github.com/hschmidt/EnvPane" TargetMode="External"/><Relationship Id="rId4639" Type="http://schemas.openxmlformats.org/officeDocument/2006/relationships/hyperlink" Target="https://github.com/gchq/Gaffer" TargetMode="External"/><Relationship Id="rId4846" Type="http://schemas.openxmlformats.org/officeDocument/2006/relationships/hyperlink" Target="https://github.com/salesforce/Argus" TargetMode="External"/><Relationship Id="rId2397" Type="http://schemas.openxmlformats.org/officeDocument/2006/relationships/hyperlink" Target="http://nlp.stanford.edu/software/tagger.shtml" TargetMode="External"/><Relationship Id="rId3448" Type="http://schemas.openxmlformats.org/officeDocument/2006/relationships/hyperlink" Target="http://law.di.unimi.it/datasets.php" TargetMode="External"/><Relationship Id="rId3655" Type="http://schemas.openxmlformats.org/officeDocument/2006/relationships/hyperlink" Target="http://video.foxnews.com/v/4611174773001/why-google-wants-everyone-to-have-access-to-tensorflow/?" TargetMode="External"/><Relationship Id="rId3862" Type="http://schemas.openxmlformats.org/officeDocument/2006/relationships/hyperlink" Target="https://github.com/Bash-it/bash-it" TargetMode="External"/><Relationship Id="rId4706" Type="http://schemas.openxmlformats.org/officeDocument/2006/relationships/hyperlink" Target="https://github.com/akumuli/Akumuli" TargetMode="External"/><Relationship Id="rId369" Type="http://schemas.openxmlformats.org/officeDocument/2006/relationships/hyperlink" Target="http://www.cs.cornell.edu/~dsteurer/toc13/" TargetMode="External"/><Relationship Id="rId576" Type="http://schemas.openxmlformats.org/officeDocument/2006/relationships/hyperlink" Target="https://courseware.stanford.edu/pg/courses/331628/cs259-winter-2013" TargetMode="External"/><Relationship Id="rId783" Type="http://schemas.openxmlformats.org/officeDocument/2006/relationships/hyperlink" Target="https://www.coursera.org/course/neuralnets" TargetMode="External"/><Relationship Id="rId990" Type="http://schemas.openxmlformats.org/officeDocument/2006/relationships/hyperlink" Target="https://arxiv.org/abs/1706.05739" TargetMode="External"/><Relationship Id="rId2257" Type="http://schemas.openxmlformats.org/officeDocument/2006/relationships/hyperlink" Target="https://github.com/josephmisiti/awesome-machine-learning" TargetMode="External"/><Relationship Id="rId2464" Type="http://schemas.openxmlformats.org/officeDocument/2006/relationships/hyperlink" Target="https://github.com/rigtorp/statkit" TargetMode="External"/><Relationship Id="rId2671" Type="http://schemas.openxmlformats.org/officeDocument/2006/relationships/hyperlink" Target="https://github.com/ageitgey/face_recognition" TargetMode="External"/><Relationship Id="rId3308" Type="http://schemas.openxmlformats.org/officeDocument/2006/relationships/hyperlink" Target="http://www.who.int/gho/en/" TargetMode="External"/><Relationship Id="rId3515" Type="http://schemas.openxmlformats.org/officeDocument/2006/relationships/hyperlink" Target="http://www.seanlahman.com/baseball-archive/statistics/" TargetMode="External"/><Relationship Id="rId4913" Type="http://schemas.openxmlformats.org/officeDocument/2006/relationships/hyperlink" Target="https://github.com/google/leveldb" TargetMode="External"/><Relationship Id="rId229" Type="http://schemas.openxmlformats.org/officeDocument/2006/relationships/hyperlink" Target="http://www.cs.cornell.edu/courses/CS5142/2013fa/" TargetMode="External"/><Relationship Id="rId436" Type="http://schemas.openxmlformats.org/officeDocument/2006/relationships/hyperlink" Target="http://www.cs.cornell.edu/courses/CS1130/2014sp/web-lectures/index.php" TargetMode="External"/><Relationship Id="rId643" Type="http://schemas.openxmlformats.org/officeDocument/2006/relationships/hyperlink" Target="https://github.com/ut-cs378-vision-2014fall/course-info/tree/master/meeting-notes" TargetMode="External"/><Relationship Id="rId1066" Type="http://schemas.openxmlformats.org/officeDocument/2006/relationships/hyperlink" Target="http://mdenil.com/" TargetMode="External"/><Relationship Id="rId1273" Type="http://schemas.openxmlformats.org/officeDocument/2006/relationships/hyperlink" Target="https://github.com/google/skflow" TargetMode="External"/><Relationship Id="rId1480" Type="http://schemas.openxmlformats.org/officeDocument/2006/relationships/hyperlink" Target="https://github.com/ujjwalkarn/Machine-Learning-Tutorials" TargetMode="External"/><Relationship Id="rId2117" Type="http://schemas.openxmlformats.org/officeDocument/2006/relationships/hyperlink" Target="https://raw.githubusercontent.com/donnemartin/data-science-ipython-notebooks/master/images/kaggle.png" TargetMode="External"/><Relationship Id="rId2324" Type="http://schemas.openxmlformats.org/officeDocument/2006/relationships/hyperlink" Target="https://github.com/mosdeo/LKYDeepNN" TargetMode="External"/><Relationship Id="rId3722" Type="http://schemas.openxmlformats.org/officeDocument/2006/relationships/hyperlink" Target="https://github.com/jaywcjlove/awesome-mac" TargetMode="External"/><Relationship Id="rId850" Type="http://schemas.openxmlformats.org/officeDocument/2006/relationships/hyperlink" Target="http://www.springer.com/journal/13748" TargetMode="External"/><Relationship Id="rId1133" Type="http://schemas.openxmlformats.org/officeDocument/2006/relationships/hyperlink" Target="http://yann.lecun.com/exdb/mnist/" TargetMode="External"/><Relationship Id="rId2531" Type="http://schemas.openxmlformats.org/officeDocument/2006/relationships/hyperlink" Target="https://github.com/JuliaStats/DimensionalityReduction.jl" TargetMode="External"/><Relationship Id="rId4289" Type="http://schemas.openxmlformats.org/officeDocument/2006/relationships/hyperlink" Target="https://brave.com/" TargetMode="External"/><Relationship Id="rId503" Type="http://schemas.openxmlformats.org/officeDocument/2006/relationships/hyperlink" Target="http://cs231n.stanford.edu/syllabus.html" TargetMode="External"/><Relationship Id="rId710" Type="http://schemas.openxmlformats.org/officeDocument/2006/relationships/hyperlink" Target="http://www.cs.cornell.edu/~bindel/class/cs5220-f11/assignments.html" TargetMode="External"/><Relationship Id="rId1340" Type="http://schemas.openxmlformats.org/officeDocument/2006/relationships/hyperlink" Target="https://arxiv.org/pdf/1608.05343" TargetMode="External"/><Relationship Id="rId3098" Type="http://schemas.openxmlformats.org/officeDocument/2006/relationships/hyperlink" Target="https://github.com/caesar0301/awesome-public-datasets" TargetMode="External"/><Relationship Id="rId4496" Type="http://schemas.openxmlformats.org/officeDocument/2006/relationships/hyperlink" Target="https://github.com/onurakpolat/awesome-bigdata" TargetMode="External"/><Relationship Id="rId1200" Type="http://schemas.openxmlformats.org/officeDocument/2006/relationships/hyperlink" Target="http://sampl.eng.ohio-state.edu/~sampl/database.htm" TargetMode="External"/><Relationship Id="rId4149" Type="http://schemas.openxmlformats.org/officeDocument/2006/relationships/hyperlink" Target="http://www.telestream.net/screenflow/" TargetMode="External"/><Relationship Id="rId4356" Type="http://schemas.openxmlformats.org/officeDocument/2006/relationships/hyperlink" Target="https://www.omnigroup.com/omnifocus/" TargetMode="External"/><Relationship Id="rId4563" Type="http://schemas.openxmlformats.org/officeDocument/2006/relationships/hyperlink" Target="https://github.com/twitter/scalding" TargetMode="External"/><Relationship Id="rId4770" Type="http://schemas.openxmlformats.org/officeDocument/2006/relationships/hyperlink" Target="https://github.com/apache/incubator-airflow" TargetMode="External"/><Relationship Id="rId5407" Type="http://schemas.openxmlformats.org/officeDocument/2006/relationships/control" Target="activeX/activeX130.xml"/><Relationship Id="rId3165" Type="http://schemas.openxmlformats.org/officeDocument/2006/relationships/hyperlink" Target="http://www.cru.uea.ac.uk/data" TargetMode="External"/><Relationship Id="rId3372" Type="http://schemas.openxmlformats.org/officeDocument/2006/relationships/hyperlink" Target="http://www.isi.edu/natural-language/download/hansard/" TargetMode="External"/><Relationship Id="rId4009" Type="http://schemas.openxmlformats.org/officeDocument/2006/relationships/hyperlink" Target="http://mindnode.com/" TargetMode="External"/><Relationship Id="rId4216" Type="http://schemas.openxmlformats.org/officeDocument/2006/relationships/hyperlink" Target="https://github.com/leanote/leanote" TargetMode="External"/><Relationship Id="rId4423" Type="http://schemas.openxmlformats.org/officeDocument/2006/relationships/hyperlink" Target="https://coolantformac.com/" TargetMode="External"/><Relationship Id="rId4630" Type="http://schemas.openxmlformats.org/officeDocument/2006/relationships/hyperlink" Target="https://github.com/tidwall/tile38" TargetMode="External"/><Relationship Id="rId293" Type="http://schemas.openxmlformats.org/officeDocument/2006/relationships/hyperlink" Target="http://courses.cs.washington.edu/courses/cse331/15sp/" TargetMode="External"/><Relationship Id="rId2181" Type="http://schemas.openxmlformats.org/officeDocument/2006/relationships/hyperlink" Target="https://github.com/josephmisiti/awesome-machine-learning" TargetMode="External"/><Relationship Id="rId3025" Type="http://schemas.openxmlformats.org/officeDocument/2006/relationships/hyperlink" Target="https://github.com/sassoftware/enlighten-apply" TargetMode="External"/><Relationship Id="rId3232" Type="http://schemas.openxmlformats.org/officeDocument/2006/relationships/hyperlink" Target="http://www.macalester.edu/research/economics/PAGE/HAVEMAN/Trade.Resources/TradeData.html" TargetMode="External"/><Relationship Id="rId153" Type="http://schemas.openxmlformats.org/officeDocument/2006/relationships/hyperlink" Target="http://15445.courses.cs.cmu.edu/fall2017/assignments.html" TargetMode="External"/><Relationship Id="rId360" Type="http://schemas.openxmlformats.org/officeDocument/2006/relationships/hyperlink" Target="http://www.cs.cornell.edu/courses/CS3110/2014fa/index.php" TargetMode="External"/><Relationship Id="rId2041" Type="http://schemas.openxmlformats.org/officeDocument/2006/relationships/hyperlink" Target="http://nbviewer.ipython.org/github/donnemartin/data-science-ipython-notebooks/blob/master/deep-learning/deep-dream/dream.ipynb" TargetMode="External"/><Relationship Id="rId5197" Type="http://schemas.openxmlformats.org/officeDocument/2006/relationships/hyperlink" Target="https://www.amazon.com/Predictive-Analytics-Power-Predict-Click/dp/1118356853" TargetMode="External"/><Relationship Id="rId220" Type="http://schemas.openxmlformats.org/officeDocument/2006/relationships/hyperlink" Target="https://pl.barzilay.org/" TargetMode="External"/><Relationship Id="rId2998" Type="http://schemas.openxmlformats.org/officeDocument/2006/relationships/hyperlink" Target="http://cran.r-project.org/web/packages/RSNNS/index.html" TargetMode="External"/><Relationship Id="rId5057" Type="http://schemas.openxmlformats.org/officeDocument/2006/relationships/hyperlink" Target="https://github.com/ZuzooVn/machine-learning-for-software-engineers" TargetMode="External"/><Relationship Id="rId5264" Type="http://schemas.openxmlformats.org/officeDocument/2006/relationships/control" Target="activeX/activeX77.xml"/><Relationship Id="rId2858" Type="http://schemas.openxmlformats.org/officeDocument/2006/relationships/hyperlink" Target="https://github.com/AllenDowney/ThinkComplexity" TargetMode="External"/><Relationship Id="rId3909" Type="http://schemas.openxmlformats.org/officeDocument/2006/relationships/hyperlink" Target="https://itunes.apple.com/app/navicat-data-modeler-essentials-visual-database-designer/id532423082" TargetMode="External"/><Relationship Id="rId4073" Type="http://schemas.openxmlformats.org/officeDocument/2006/relationships/hyperlink" Target="https://fbmacmessenger.rsms.me/" TargetMode="External"/><Relationship Id="rId99" Type="http://schemas.openxmlformats.org/officeDocument/2006/relationships/hyperlink" Target="http://www.cs.cornell.edu/Courses/CS5412/2014sp/" TargetMode="External"/><Relationship Id="rId1667" Type="http://schemas.openxmlformats.org/officeDocument/2006/relationships/hyperlink" Target="http://www.teglor.com/b/deep-learning-libraries-language-cm569/" TargetMode="External"/><Relationship Id="rId1874" Type="http://schemas.openxmlformats.org/officeDocument/2006/relationships/hyperlink" Target="http://vooban.com/en/tips-articles-geek-stuff/discover-structure-behind-data-with-decision-trees/" TargetMode="External"/><Relationship Id="rId2718" Type="http://schemas.openxmlformats.org/officeDocument/2006/relationships/hyperlink" Target="https://github.com/all-umass/metric-learn" TargetMode="External"/><Relationship Id="rId2925" Type="http://schemas.openxmlformats.org/officeDocument/2006/relationships/hyperlink" Target="http://cran.r-project.org/web/packages/ahaz/index.html" TargetMode="External"/><Relationship Id="rId4280" Type="http://schemas.openxmlformats.org/officeDocument/2006/relationships/hyperlink" Target="http://www.apple.com/cn/safari/" TargetMode="External"/><Relationship Id="rId5124" Type="http://schemas.openxmlformats.org/officeDocument/2006/relationships/control" Target="activeX/activeX18.xml"/><Relationship Id="rId5331" Type="http://schemas.openxmlformats.org/officeDocument/2006/relationships/control" Target="activeX/activeX107.xml"/><Relationship Id="rId1527" Type="http://schemas.openxmlformats.org/officeDocument/2006/relationships/hyperlink" Target="https://en.wikipedia.org/wiki/Genetic_programming" TargetMode="External"/><Relationship Id="rId1734" Type="http://schemas.openxmlformats.org/officeDocument/2006/relationships/hyperlink" Target="http://outlace.com/Simple-Recurrent-Neural-Network/" TargetMode="External"/><Relationship Id="rId1941" Type="http://schemas.openxmlformats.org/officeDocument/2006/relationships/hyperlink" Target="http://machine-learning.martinsewell.com/ensembles/stacking/" TargetMode="External"/><Relationship Id="rId4140" Type="http://schemas.openxmlformats.org/officeDocument/2006/relationships/hyperlink" Target="https://github.com/videolan/vlc" TargetMode="External"/><Relationship Id="rId26" Type="http://schemas.openxmlformats.org/officeDocument/2006/relationships/hyperlink" Target="https://github.com/kjw0612" TargetMode="External"/><Relationship Id="rId3699" Type="http://schemas.openxmlformats.org/officeDocument/2006/relationships/hyperlink" Target="https://camo.githubusercontent.com/41b3d574ae1e6e0116df8a469a44dd16e65167fc/68747470733a2f2f6a617977636a6c6f76652e6769746875622e696f2f73622f69636f2f6d696e2d686f742e737667" TargetMode="External"/><Relationship Id="rId4000" Type="http://schemas.openxmlformats.org/officeDocument/2006/relationships/hyperlink" Target="https://github.com/evolus/pencil" TargetMode="External"/><Relationship Id="rId1801" Type="http://schemas.openxmlformats.org/officeDocument/2006/relationships/hyperlink" Target="http://alexminnaar.com/online-latent-dirichlet-allocation-the-best-option-for-topic-modeling-with-large-data-sets.html" TargetMode="External"/><Relationship Id="rId3559" Type="http://schemas.openxmlformats.org/officeDocument/2006/relationships/hyperlink" Target="http://tensorflow.org/" TargetMode="External"/><Relationship Id="rId4957" Type="http://schemas.openxmlformats.org/officeDocument/2006/relationships/hyperlink" Target="https://grafana.com/" TargetMode="External"/><Relationship Id="rId687" Type="http://schemas.openxmlformats.org/officeDocument/2006/relationships/hyperlink" Target="http://www.cs.cornell.edu/courses/CS3152/2014sp/lectures/index.php" TargetMode="External"/><Relationship Id="rId2368" Type="http://schemas.openxmlformats.org/officeDocument/2006/relationships/hyperlink" Target="https://github.com/Lazin/go-ngram" TargetMode="External"/><Relationship Id="rId3766" Type="http://schemas.openxmlformats.org/officeDocument/2006/relationships/hyperlink" Target="https://github.com/decosoftware/deco-ide" TargetMode="External"/><Relationship Id="rId3973" Type="http://schemas.openxmlformats.org/officeDocument/2006/relationships/hyperlink" Target="https://launchpad.net/inkscape" TargetMode="External"/><Relationship Id="rId4817" Type="http://schemas.openxmlformats.org/officeDocument/2006/relationships/hyperlink" Target="http://yahoohadoop.tumblr.com/post/98294079296/gridmix3-emulating-production-workload-for" TargetMode="External"/><Relationship Id="rId894" Type="http://schemas.openxmlformats.org/officeDocument/2006/relationships/hyperlink" Target="http://www.iro.umontreal.ca/~bengioy/dlbook/" TargetMode="External"/><Relationship Id="rId1177" Type="http://schemas.openxmlformats.org/officeDocument/2006/relationships/hyperlink" Target="http://www.icg.tu-graz.ac.at/~schindler/Data" TargetMode="External"/><Relationship Id="rId2575" Type="http://schemas.openxmlformats.org/officeDocument/2006/relationships/hyperlink" Target="https://github.com/nicholas-leonard/dp" TargetMode="External"/><Relationship Id="rId2782" Type="http://schemas.openxmlformats.org/officeDocument/2006/relationships/hyperlink" Target="https://github.com/fukuball/fuku-ml" TargetMode="External"/><Relationship Id="rId3419" Type="http://schemas.openxmlformats.org/officeDocument/2006/relationships/hyperlink" Target="http://numbrary.com/" TargetMode="External"/><Relationship Id="rId3626" Type="http://schemas.openxmlformats.org/officeDocument/2006/relationships/hyperlink" Target="https://github.com/Singularity42/VGAN-Tensorflow" TargetMode="External"/><Relationship Id="rId3833" Type="http://schemas.openxmlformats.org/officeDocument/2006/relationships/hyperlink" Target="https://luckymarmot.com/paw" TargetMode="External"/><Relationship Id="rId547" Type="http://schemas.openxmlformats.org/officeDocument/2006/relationships/hyperlink" Target="https://lagunita.stanford.edu/courses/HumanitiesandScience/StatLearning/Winter2015/about" TargetMode="External"/><Relationship Id="rId754" Type="http://schemas.openxmlformats.org/officeDocument/2006/relationships/hyperlink" Target="http://www.informatics.indiana.edu/rocha/i-bic/" TargetMode="External"/><Relationship Id="rId961" Type="http://schemas.openxmlformats.org/officeDocument/2006/relationships/hyperlink" Target="http://www.di.ufpe.br/~fnj/RNA/bibliografia/BRNN.pdf" TargetMode="External"/><Relationship Id="rId1384" Type="http://schemas.openxmlformats.org/officeDocument/2006/relationships/hyperlink" Target="http://arxiv.org/pdf/1606.02819" TargetMode="External"/><Relationship Id="rId1591" Type="http://schemas.openxmlformats.org/officeDocument/2006/relationships/hyperlink" Target="http://stats.stackexchange.com/questions/58141/interpreting-plot-lm" TargetMode="External"/><Relationship Id="rId2228" Type="http://schemas.openxmlformats.org/officeDocument/2006/relationships/hyperlink" Target="https://github.com/josephmisiti/awesome-machine-learning" TargetMode="External"/><Relationship Id="rId2435" Type="http://schemas.openxmlformats.org/officeDocument/2006/relationships/hyperlink" Target="https://github.com/haifengl/smile" TargetMode="External"/><Relationship Id="rId2642" Type="http://schemas.openxmlformats.org/officeDocument/2006/relationships/hyperlink" Target="https://github.com/Kalvar/ios-BPN-NeuralNetwork" TargetMode="External"/><Relationship Id="rId3900" Type="http://schemas.openxmlformats.org/officeDocument/2006/relationships/hyperlink" Target="https://gogs.io/" TargetMode="External"/><Relationship Id="rId90" Type="http://schemas.openxmlformats.org/officeDocument/2006/relationships/hyperlink" Target="http://www.cs.cornell.edu/courses/cs3410/2016fa/" TargetMode="External"/><Relationship Id="rId407" Type="http://schemas.openxmlformats.org/officeDocument/2006/relationships/hyperlink" Target="https://see.stanford.edu/Course/CS106B" TargetMode="External"/><Relationship Id="rId614" Type="http://schemas.openxmlformats.org/officeDocument/2006/relationships/hyperlink" Target="http://ai.berkeley.edu/lecture_videos.html" TargetMode="External"/><Relationship Id="rId821" Type="http://schemas.openxmlformats.org/officeDocument/2006/relationships/hyperlink" Target="https://www.youtube.com/watch?v=sc-KbuZqGkI" TargetMode="External"/><Relationship Id="rId1037" Type="http://schemas.openxmlformats.org/officeDocument/2006/relationships/hyperlink" Target="http://homes.cs.washington.edu/~galen/" TargetMode="External"/><Relationship Id="rId1244" Type="http://schemas.openxmlformats.org/officeDocument/2006/relationships/hyperlink" Target="http://deeplearning.net/software/theano/" TargetMode="External"/><Relationship Id="rId1451" Type="http://schemas.openxmlformats.org/officeDocument/2006/relationships/hyperlink" Target="https://github.com/ujjwalkarn/DataScienceR" TargetMode="External"/><Relationship Id="rId2502" Type="http://schemas.openxmlformats.org/officeDocument/2006/relationships/hyperlink" Target="https://github.com/NathanEpstein/Pavlov.js" TargetMode="External"/><Relationship Id="rId1104" Type="http://schemas.openxmlformats.org/officeDocument/2006/relationships/hyperlink" Target="http://ai.stanford.edu/~wzou" TargetMode="External"/><Relationship Id="rId1311" Type="http://schemas.openxmlformats.org/officeDocument/2006/relationships/hyperlink" Target="https://github.com/joeledenberg/DigitRecognition" TargetMode="External"/><Relationship Id="rId4467" Type="http://schemas.openxmlformats.org/officeDocument/2006/relationships/hyperlink" Target="http://www.waerfa.com/" TargetMode="External"/><Relationship Id="rId4674" Type="http://schemas.openxmlformats.org/officeDocument/2006/relationships/hyperlink" Target="http://www.datomic.com/" TargetMode="External"/><Relationship Id="rId4881" Type="http://schemas.openxmlformats.org/officeDocument/2006/relationships/hyperlink" Target="http://ngdata.github.io/hbase-indexer/" TargetMode="External"/><Relationship Id="rId3069" Type="http://schemas.openxmlformats.org/officeDocument/2006/relationships/hyperlink" Target="https://github.com/jtoy/awesome-tensorflow" TargetMode="External"/><Relationship Id="rId3276" Type="http://schemas.openxmlformats.org/officeDocument/2006/relationships/hyperlink" Target="https://hifld-dhs-gii.opendata.arcgis.com/" TargetMode="External"/><Relationship Id="rId3483" Type="http://schemas.openxmlformats.org/officeDocument/2006/relationships/hyperlink" Target="http://www.princeton.edu/~ina/" TargetMode="External"/><Relationship Id="rId3690" Type="http://schemas.openxmlformats.org/officeDocument/2006/relationships/hyperlink" Target="http://shop.oreilly.com/product/0636920052289.do" TargetMode="External"/><Relationship Id="rId4327" Type="http://schemas.openxmlformats.org/officeDocument/2006/relationships/hyperlink" Target="http://www.kekaosx.com/" TargetMode="External"/><Relationship Id="rId4534" Type="http://schemas.openxmlformats.org/officeDocument/2006/relationships/hyperlink" Target="https://incubator.apache.org/projects/twill.html" TargetMode="External"/><Relationship Id="rId197" Type="http://schemas.openxmlformats.org/officeDocument/2006/relationships/hyperlink" Target="http://cs.brown.edu/courses/cs173/2012/OnLine/" TargetMode="External"/><Relationship Id="rId2085" Type="http://schemas.openxmlformats.org/officeDocument/2006/relationships/hyperlink" Target="http://nbviewer.jupyter.org/github/donnemartin/data-science-ipython-notebooks/blob/master/matplotlib/04.05-Histograms-and-Binnings.ipynb" TargetMode="External"/><Relationship Id="rId2292" Type="http://schemas.openxmlformats.org/officeDocument/2006/relationships/hyperlink" Target="http://dlib.net/imaging.html" TargetMode="External"/><Relationship Id="rId3136" Type="http://schemas.openxmlformats.org/officeDocument/2006/relationships/hyperlink" Target="https://pubchem.ncbi.nlm.nih.gov/" TargetMode="External"/><Relationship Id="rId3343" Type="http://schemas.openxmlformats.org/officeDocument/2006/relationships/hyperlink" Target="http://labrosa.ee.columbia.edu/millionsong/" TargetMode="External"/><Relationship Id="rId4741" Type="http://schemas.openxmlformats.org/officeDocument/2006/relationships/hyperlink" Target="https://github.com/mozilla-services/heka" TargetMode="External"/><Relationship Id="rId264" Type="http://schemas.openxmlformats.org/officeDocument/2006/relationships/hyperlink" Target="http://people.seas.harvard.edu/~minilek/cs224/fall14/index.html" TargetMode="External"/><Relationship Id="rId471" Type="http://schemas.openxmlformats.org/officeDocument/2006/relationships/hyperlink" Target="http://ocw.mit.edu/courses/electrical-engineering-and-computer-science/6-001-structure-and-interpretation-of-computer-programs-spring-2005/video-lectures" TargetMode="External"/><Relationship Id="rId2152" Type="http://schemas.openxmlformats.org/officeDocument/2006/relationships/hyperlink" Target="https://github.com/Pylons/pyramid" TargetMode="External"/><Relationship Id="rId3550" Type="http://schemas.openxmlformats.org/officeDocument/2006/relationships/hyperlink" Target="https://github.com/datasets/" TargetMode="External"/><Relationship Id="rId4601" Type="http://schemas.openxmlformats.org/officeDocument/2006/relationships/hyperlink" Target="https://github.com/baidu/tera" TargetMode="External"/><Relationship Id="rId124" Type="http://schemas.openxmlformats.org/officeDocument/2006/relationships/hyperlink" Target="http://dcg.ethz.ch/lectures/podc_allstars/" TargetMode="External"/><Relationship Id="rId3203" Type="http://schemas.openxmlformats.org/officeDocument/2006/relationships/hyperlink" Target="http://www.d4d.orange.com/en/home" TargetMode="External"/><Relationship Id="rId3410" Type="http://schemas.openxmlformats.org/officeDocument/2006/relationships/hyperlink" Target="http://lib.stat.cmu.edu/jasadata/" TargetMode="External"/><Relationship Id="rId331" Type="http://schemas.openxmlformats.org/officeDocument/2006/relationships/hyperlink" Target="http://nb.mit.edu/" TargetMode="External"/><Relationship Id="rId2012" Type="http://schemas.openxmlformats.org/officeDocument/2006/relationships/hyperlink" Target="http://nbviewer.ipython.org/github/donnemartin/data-science-ipython-notebooks/blob/master/deep-learning/tensor-flow-examples/notebooks/5_ui/graph_visualization.ipynb" TargetMode="External"/><Relationship Id="rId2969" Type="http://schemas.openxmlformats.org/officeDocument/2006/relationships/hyperlink" Target="http://cran.r-project.org/web/packages/mboost/index.html" TargetMode="External"/><Relationship Id="rId5168" Type="http://schemas.openxmlformats.org/officeDocument/2006/relationships/hyperlink" Target="https://www.youtube.com/watch?v=rIofV14c0tc" TargetMode="External"/><Relationship Id="rId5375" Type="http://schemas.openxmlformats.org/officeDocument/2006/relationships/hyperlink" Target="http://mlg.eng.cam.ac.uk/" TargetMode="External"/><Relationship Id="rId1778" Type="http://schemas.openxmlformats.org/officeDocument/2006/relationships/hyperlink" Target="http://engineeringblog.yelp.com/2015/10/how-we-use-deep-learning-to-classify-business-photos-at-yelp.html" TargetMode="External"/><Relationship Id="rId1985" Type="http://schemas.openxmlformats.org/officeDocument/2006/relationships/hyperlink" Target="https://github.com/donnemartin/data-science-ipython-notebooks" TargetMode="External"/><Relationship Id="rId2829" Type="http://schemas.openxmlformats.org/officeDocument/2006/relationships/hyperlink" Target="https://github.com/ayush1997/visualize_ML" TargetMode="External"/><Relationship Id="rId4184" Type="http://schemas.openxmlformats.org/officeDocument/2006/relationships/hyperlink" Target="http://www.feedsapp.com/" TargetMode="External"/><Relationship Id="rId4391" Type="http://schemas.openxmlformats.org/officeDocument/2006/relationships/hyperlink" Target="https://keeweb.info/" TargetMode="External"/><Relationship Id="rId5028" Type="http://schemas.openxmlformats.org/officeDocument/2006/relationships/hyperlink" Target="http://static.googleusercontent.com/media/research.google.com/en/archive/mapreduce-osdi04.pdf" TargetMode="External"/><Relationship Id="rId5235" Type="http://schemas.openxmlformats.org/officeDocument/2006/relationships/control" Target="activeX/activeX65.xml"/><Relationship Id="rId5442" Type="http://schemas.openxmlformats.org/officeDocument/2006/relationships/hyperlink" Target="https://www.analyticsvidhya.com/blog/2016/09/40-interview-questions-asked-at-startups-in-machine-learning-data-science" TargetMode="External"/><Relationship Id="rId1638" Type="http://schemas.openxmlformats.org/officeDocument/2006/relationships/hyperlink" Target="http://deeplearning.net/2014/11/22/recent-reddit-amas-about-deep-learning/" TargetMode="External"/><Relationship Id="rId4044" Type="http://schemas.openxmlformats.org/officeDocument/2006/relationships/hyperlink" Target="https://itunes.apple.com/cn/app/monosnap/id540348655" TargetMode="External"/><Relationship Id="rId4251" Type="http://schemas.openxmlformats.org/officeDocument/2006/relationships/hyperlink" Target="https://www.transmissionbt.com/" TargetMode="External"/><Relationship Id="rId5302" Type="http://schemas.openxmlformats.org/officeDocument/2006/relationships/control" Target="activeX/activeX94.xml"/><Relationship Id="rId1845" Type="http://schemas.openxmlformats.org/officeDocument/2006/relationships/hyperlink" Target="http://stats.stackexchange.com/questions/95340/svm-v-s-logistic-regression" TargetMode="External"/><Relationship Id="rId3060" Type="http://schemas.openxmlformats.org/officeDocument/2006/relationships/hyperlink" Target="https://github.com/aleph7/BrainCore" TargetMode="External"/><Relationship Id="rId4111" Type="http://schemas.openxmlformats.org/officeDocument/2006/relationships/hyperlink" Target="https://kodi.tv/" TargetMode="External"/><Relationship Id="rId1705" Type="http://schemas.openxmlformats.org/officeDocument/2006/relationships/hyperlink" Target="https://blog.mindorks.com/creating-custom-model-for-android-using-tensorflow-3f963d270bfb" TargetMode="External"/><Relationship Id="rId1912" Type="http://schemas.openxmlformats.org/officeDocument/2006/relationships/hyperlink" Target="http://stats.stackexchange.com/questions/35984/strategy-to-set-the-gbm-parameters" TargetMode="External"/><Relationship Id="rId3877" Type="http://schemas.openxmlformats.org/officeDocument/2006/relationships/hyperlink" Target="http://subversion.apache.org/" TargetMode="External"/><Relationship Id="rId4928" Type="http://schemas.openxmlformats.org/officeDocument/2006/relationships/hyperlink" Target="http://www.meteorite.bi/" TargetMode="External"/><Relationship Id="rId5092" Type="http://schemas.openxmlformats.org/officeDocument/2006/relationships/control" Target="activeX/activeX2.xml"/><Relationship Id="rId798" Type="http://schemas.openxmlformats.org/officeDocument/2006/relationships/hyperlink" Target="https://dl.dropboxusercontent.com/u/6475135/Luger_0136070477_1.pdf" TargetMode="External"/><Relationship Id="rId2479" Type="http://schemas.openxmlformats.org/officeDocument/2006/relationships/hyperlink" Target="https://github.com/emilbayes/clustering.js" TargetMode="External"/><Relationship Id="rId2686" Type="http://schemas.openxmlformats.org/officeDocument/2006/relationships/hyperlink" Target="https://pypi.python.org/pypi/bllipparser/" TargetMode="External"/><Relationship Id="rId2893" Type="http://schemas.openxmlformats.org/officeDocument/2006/relationships/hyperlink" Target="https://github.com/louismullie/treat" TargetMode="External"/><Relationship Id="rId3737" Type="http://schemas.openxmlformats.org/officeDocument/2006/relationships/hyperlink" Target="https://github.com/jaywcjlove/awesome-mac/blob/master/editor-plugin.md" TargetMode="External"/><Relationship Id="rId3944" Type="http://schemas.openxmlformats.org/officeDocument/2006/relationships/hyperlink" Target="https://public.tableau.com/s/" TargetMode="External"/><Relationship Id="rId658" Type="http://schemas.openxmlformats.org/officeDocument/2006/relationships/hyperlink" Target="http://am207.github.io/2016/homework.html" TargetMode="External"/><Relationship Id="rId865" Type="http://schemas.openxmlformats.org/officeDocument/2006/relationships/hyperlink" Target="https://www.battlecode.org/" TargetMode="External"/><Relationship Id="rId1288" Type="http://schemas.openxmlformats.org/officeDocument/2006/relationships/hyperlink" Target="https://github.com/Microsoft/CNTK" TargetMode="External"/><Relationship Id="rId1495" Type="http://schemas.openxmlformats.org/officeDocument/2006/relationships/hyperlink" Target="http://datasciencemasters.org/" TargetMode="External"/><Relationship Id="rId2339" Type="http://schemas.openxmlformats.org/officeDocument/2006/relationships/hyperlink" Target="https://github.com/melisgl/mgl/" TargetMode="External"/><Relationship Id="rId2546" Type="http://schemas.openxmlformats.org/officeDocument/2006/relationships/hyperlink" Target="https://github.com/JuliaGraphs/LightGraphs.jl" TargetMode="External"/><Relationship Id="rId2753" Type="http://schemas.openxmlformats.org/officeDocument/2006/relationships/hyperlink" Target="https://pythonhosted.org/mrjob/" TargetMode="External"/><Relationship Id="rId2960" Type="http://schemas.openxmlformats.org/officeDocument/2006/relationships/hyperlink" Target="http://cran.r-project.org/web/packages/ipred/index.html" TargetMode="External"/><Relationship Id="rId3804" Type="http://schemas.openxmlformats.org/officeDocument/2006/relationships/hyperlink" Target="https://www.zeplin.io/" TargetMode="External"/><Relationship Id="rId518" Type="http://schemas.openxmlformats.org/officeDocument/2006/relationships/hyperlink" Target="http://web.stanford.edu/~boyd/cvxbook/" TargetMode="External"/><Relationship Id="rId725" Type="http://schemas.openxmlformats.org/officeDocument/2006/relationships/hyperlink" Target="http://www.cs.cornell.edu/courses/CS6630/2012sp/schedule.stm" TargetMode="External"/><Relationship Id="rId932" Type="http://schemas.openxmlformats.org/officeDocument/2006/relationships/hyperlink" Target="https://www.youtube.com/watch?v=vShMxxqtDDs&amp;index=3&amp;list=PL78U8qQHXgrhP9aZraxTT5-X1RccTcUYT" TargetMode="External"/><Relationship Id="rId1148" Type="http://schemas.openxmlformats.org/officeDocument/2006/relationships/hyperlink" Target="http://www.anc.ed.ac.uk/~amos/afreightdata.html" TargetMode="External"/><Relationship Id="rId1355" Type="http://schemas.openxmlformats.org/officeDocument/2006/relationships/hyperlink" Target="http://arxiv.org/pdf/1308.0850" TargetMode="External"/><Relationship Id="rId1562" Type="http://schemas.openxmlformats.org/officeDocument/2006/relationships/hyperlink" Target="https://www.quora.com/William-Chen-6/answers" TargetMode="External"/><Relationship Id="rId2406" Type="http://schemas.openxmlformats.org/officeDocument/2006/relationships/hyperlink" Target="http://nlp.stanford.edu/software/tmt/tmt-0.4/" TargetMode="External"/><Relationship Id="rId2613" Type="http://schemas.openxmlformats.org/officeDocument/2006/relationships/hyperlink" Target="http://homepage.tudelft.nl/19j49/t-SNE.html" TargetMode="External"/><Relationship Id="rId1008" Type="http://schemas.openxmlformats.org/officeDocument/2006/relationships/hyperlink" Target="https://github.com/astorfi/TensorFlow-World" TargetMode="External"/><Relationship Id="rId1215" Type="http://schemas.openxmlformats.org/officeDocument/2006/relationships/hyperlink" Target="http://rvl.www.ecn.purdue.edu/RVL/" TargetMode="External"/><Relationship Id="rId1422" Type="http://schemas.openxmlformats.org/officeDocument/2006/relationships/hyperlink" Target="http://arxiv.org/pdf/1508.04025" TargetMode="External"/><Relationship Id="rId2820" Type="http://schemas.openxmlformats.org/officeDocument/2006/relationships/hyperlink" Target="http://seaborn.pydata.org/" TargetMode="External"/><Relationship Id="rId4578" Type="http://schemas.openxmlformats.org/officeDocument/2006/relationships/hyperlink" Target="https://hadoop.apache.org/docs/current/hadoop-azure-datalake/index.html" TargetMode="External"/><Relationship Id="rId61" Type="http://schemas.openxmlformats.org/officeDocument/2006/relationships/hyperlink" Target="http://cs162.eecs.berkeley.edu/" TargetMode="External"/><Relationship Id="rId3387" Type="http://schemas.openxmlformats.org/officeDocument/2006/relationships/hyperlink" Target="http://www.brain-map.org/" TargetMode="External"/><Relationship Id="rId4785" Type="http://schemas.openxmlformats.org/officeDocument/2006/relationships/hyperlink" Target="https://github.com/deeplearning4j" TargetMode="External"/><Relationship Id="rId4992" Type="http://schemas.openxmlformats.org/officeDocument/2006/relationships/hyperlink" Target="https://amplab.cs.berkeley.edu/wp-content/uploads/2013/03/eurosys13-paper83.pdf" TargetMode="External"/><Relationship Id="rId2196" Type="http://schemas.openxmlformats.org/officeDocument/2006/relationships/hyperlink" Target="https://github.com/josephmisiti/awesome-machine-learning" TargetMode="External"/><Relationship Id="rId3594" Type="http://schemas.openxmlformats.org/officeDocument/2006/relationships/hyperlink" Target="https://github.com/tokestermw/tensorflow-shakespeare" TargetMode="External"/><Relationship Id="rId4438" Type="http://schemas.openxmlformats.org/officeDocument/2006/relationships/hyperlink" Target="https://github.com/atnan/QLPrettyPatch" TargetMode="External"/><Relationship Id="rId4645" Type="http://schemas.openxmlformats.org/officeDocument/2006/relationships/hyperlink" Target="https://github.com/paulhoule/infovore" TargetMode="External"/><Relationship Id="rId4852" Type="http://schemas.openxmlformats.org/officeDocument/2006/relationships/hyperlink" Target="https://github.com/Codecademy/EventHub" TargetMode="External"/><Relationship Id="rId168" Type="http://schemas.openxmlformats.org/officeDocument/2006/relationships/hyperlink" Target="https://www.pyret.org/" TargetMode="External"/><Relationship Id="rId3247" Type="http://schemas.openxmlformats.org/officeDocument/2006/relationships/hyperlink" Target="http://www.st.ewi.tudelft.nl/~akshay/dred/" TargetMode="External"/><Relationship Id="rId3454" Type="http://schemas.openxmlformats.org/officeDocument/2006/relationships/hyperlink" Target="https://kdl.cs.umass.edu/display/public/Mobile+Social+Networks" TargetMode="External"/><Relationship Id="rId3661" Type="http://schemas.openxmlformats.org/officeDocument/2006/relationships/hyperlink" Target="https://github.com/amygdala/tensorflow-workshop" TargetMode="External"/><Relationship Id="rId4505" Type="http://schemas.openxmlformats.org/officeDocument/2006/relationships/hyperlink" Target="https://github.com/onurakpolat/awesome-bigdata" TargetMode="External"/><Relationship Id="rId4712" Type="http://schemas.openxmlformats.org/officeDocument/2006/relationships/hyperlink" Target="http://drill.apache.org/" TargetMode="External"/><Relationship Id="rId375" Type="http://schemas.openxmlformats.org/officeDocument/2006/relationships/hyperlink" Target="http://www.cs.cornell.edu/~dsteurer/complexity12/" TargetMode="External"/><Relationship Id="rId582" Type="http://schemas.openxmlformats.org/officeDocument/2006/relationships/hyperlink" Target="http://www.cs.cornell.edu/courses/CS5430/2013sp/" TargetMode="External"/><Relationship Id="rId2056" Type="http://schemas.openxmlformats.org/officeDocument/2006/relationships/hyperlink" Target="http://nbviewer.ipython.org/github/donnemartin/data-science-ipython-notebooks/blob/master/scipy/sampling.ipynb" TargetMode="External"/><Relationship Id="rId2263" Type="http://schemas.openxmlformats.org/officeDocument/2006/relationships/hyperlink" Target="https://github.com/josephmisiti/awesome-machine-learning" TargetMode="External"/><Relationship Id="rId2470" Type="http://schemas.openxmlformats.org/officeDocument/2006/relationships/hyperlink" Target="http://datamaps.github.io/" TargetMode="External"/><Relationship Id="rId3107" Type="http://schemas.openxmlformats.org/officeDocument/2006/relationships/hyperlink" Target="https://github.com/biocore/American-Gut" TargetMode="External"/><Relationship Id="rId3314" Type="http://schemas.openxmlformats.org/officeDocument/2006/relationships/hyperlink" Target="http://attributes.kyb.tuebingen.mpg.de/" TargetMode="External"/><Relationship Id="rId3521" Type="http://schemas.openxmlformats.org/officeDocument/2006/relationships/hyperlink" Target="https://github.com/JeffSackmann/tennis_MatchChartingProject" TargetMode="External"/><Relationship Id="rId235" Type="http://schemas.openxmlformats.org/officeDocument/2006/relationships/hyperlink" Target="http://matt.might.net/teaching/compilers/spring-2015/" TargetMode="External"/><Relationship Id="rId442" Type="http://schemas.openxmlformats.org/officeDocument/2006/relationships/hyperlink" Target="http://www.eng.utah.edu/~cs1410-20/" TargetMode="External"/><Relationship Id="rId1072" Type="http://schemas.openxmlformats.org/officeDocument/2006/relationships/hyperlink" Target="https://www.cisuc.uc.pt/people/show/2028" TargetMode="External"/><Relationship Id="rId2123" Type="http://schemas.openxmlformats.org/officeDocument/2006/relationships/image" Target="media/image16.png"/><Relationship Id="rId2330" Type="http://schemas.openxmlformats.org/officeDocument/2006/relationships/hyperlink" Target="https://github.com/LanguageMachines/libfolia" TargetMode="External"/><Relationship Id="rId5279" Type="http://schemas.openxmlformats.org/officeDocument/2006/relationships/control" Target="activeX/activeX83.xml"/><Relationship Id="rId302" Type="http://schemas.openxmlformats.org/officeDocument/2006/relationships/hyperlink" Target="http://web.cs.ucdavis.edu/~gusfield/cs122f10/videolist.html" TargetMode="External"/><Relationship Id="rId4088" Type="http://schemas.openxmlformats.org/officeDocument/2006/relationships/hyperlink" Target="https://github.com/Voluntarynet/Bitpost" TargetMode="External"/><Relationship Id="rId4295" Type="http://schemas.openxmlformats.org/officeDocument/2006/relationships/hyperlink" Target="https://github.com/zhuhaow/SpechtLite" TargetMode="External"/><Relationship Id="rId5139" Type="http://schemas.openxmlformats.org/officeDocument/2006/relationships/hyperlink" Target="https://medium.com/@ageitgey/machine-learning-is-fun-part-6-how-to-do-speech-recognition-with-deep-learning-28293c162f7a" TargetMode="External"/><Relationship Id="rId5346" Type="http://schemas.openxmlformats.org/officeDocument/2006/relationships/hyperlink" Target="https://medium.com/@suffiyanz/getting-started-with-machine-learning-f15df1c283ea" TargetMode="External"/><Relationship Id="rId1889" Type="http://schemas.openxmlformats.org/officeDocument/2006/relationships/hyperlink" Target="https://en.wikipedia.org/wiki/CHAID" TargetMode="External"/><Relationship Id="rId4155" Type="http://schemas.openxmlformats.org/officeDocument/2006/relationships/hyperlink" Target="https://macroplant.com/adapter" TargetMode="External"/><Relationship Id="rId4362" Type="http://schemas.openxmlformats.org/officeDocument/2006/relationships/hyperlink" Target="http://xscopeapp.com/" TargetMode="External"/><Relationship Id="rId5206" Type="http://schemas.openxmlformats.org/officeDocument/2006/relationships/hyperlink" Target="https://www.amazon.com/Programming-Collective-Intelligence-Building-Applications-ebook/dp/B00F8QDZWG" TargetMode="External"/><Relationship Id="rId1749" Type="http://schemas.openxmlformats.org/officeDocument/2006/relationships/hyperlink" Target="https://github.com/avisingh599/visual-qa" TargetMode="External"/><Relationship Id="rId1956" Type="http://schemas.openxmlformats.org/officeDocument/2006/relationships/hyperlink" Target="http://pages.cs.wisc.edu/~jerryzhu/pub/sslicml07.pdf" TargetMode="External"/><Relationship Id="rId3171" Type="http://schemas.openxmlformats.org/officeDocument/2006/relationships/hyperlink" Target="http://www.dis.uniroma1.it/challenge9/download.shtml" TargetMode="External"/><Relationship Id="rId4015" Type="http://schemas.openxmlformats.org/officeDocument/2006/relationships/hyperlink" Target="http://www.img2icnsapp.com/" TargetMode="External"/><Relationship Id="rId5413" Type="http://schemas.openxmlformats.org/officeDocument/2006/relationships/hyperlink" Target="http://www.thetalkingmachines.com/" TargetMode="External"/><Relationship Id="rId1609" Type="http://schemas.openxmlformats.org/officeDocument/2006/relationships/hyperlink" Target="http://stackoverflow.com/questions/22972854/how-to-implement-a-hold-out-validation-in-r" TargetMode="External"/><Relationship Id="rId1816" Type="http://schemas.openxmlformats.org/officeDocument/2006/relationships/hyperlink" Target="https://www.quora.com/How-does-word2vec-work" TargetMode="External"/><Relationship Id="rId4222" Type="http://schemas.openxmlformats.org/officeDocument/2006/relationships/hyperlink" Target="https://sourceforge.net/projects/scribus/" TargetMode="External"/><Relationship Id="rId3031" Type="http://schemas.openxmlformats.org/officeDocument/2006/relationships/hyperlink" Target="https://github.com/scalanlp/chalk" TargetMode="External"/><Relationship Id="rId3988" Type="http://schemas.openxmlformats.org/officeDocument/2006/relationships/hyperlink" Target="http://jeremyvizzini.com/screentolayers/" TargetMode="External"/><Relationship Id="rId2797" Type="http://schemas.openxmlformats.org/officeDocument/2006/relationships/hyperlink" Target="https://github.com/statsmodels/statsmodels" TargetMode="External"/><Relationship Id="rId3848" Type="http://schemas.openxmlformats.org/officeDocument/2006/relationships/hyperlink" Target="https://github.com/wting/autojump" TargetMode="External"/><Relationship Id="rId769" Type="http://schemas.openxmlformats.org/officeDocument/2006/relationships/hyperlink" Target="https://github.com/owainlewis/awesome-artificial-intelligence" TargetMode="External"/><Relationship Id="rId976" Type="http://schemas.openxmlformats.org/officeDocument/2006/relationships/hyperlink" Target="http://arxiv.org/pdf/1505.00521v1" TargetMode="External"/><Relationship Id="rId1399" Type="http://schemas.openxmlformats.org/officeDocument/2006/relationships/hyperlink" Target="http://homes.cs.washington.edu/~ali/papers/YOLO.pdf" TargetMode="External"/><Relationship Id="rId2657" Type="http://schemas.openxmlformats.org/officeDocument/2006/relationships/hyperlink" Target="https://metacpan.org/search?size=20&amp;q=AI" TargetMode="External"/><Relationship Id="rId5063" Type="http://schemas.openxmlformats.org/officeDocument/2006/relationships/hyperlink" Target="https://github.com/ZuzooVn/machine-learning-for-software-engineers" TargetMode="External"/><Relationship Id="rId5270" Type="http://schemas.openxmlformats.org/officeDocument/2006/relationships/control" Target="activeX/activeX80.xml"/><Relationship Id="rId629" Type="http://schemas.openxmlformats.org/officeDocument/2006/relationships/hyperlink" Target="http://crcv.ucf.edu/courses/CAP5415/" TargetMode="External"/><Relationship Id="rId1259" Type="http://schemas.openxmlformats.org/officeDocument/2006/relationships/hyperlink" Target="http://melisgl.github.io/mgl-pax-world/mgl-manual.html" TargetMode="External"/><Relationship Id="rId1466" Type="http://schemas.openxmlformats.org/officeDocument/2006/relationships/hyperlink" Target="https://github.com/ujjwalkarn/Machine-Learning-Tutorials" TargetMode="External"/><Relationship Id="rId2864" Type="http://schemas.openxmlformats.org/officeDocument/2006/relationships/hyperlink" Target="https://github.com/ericjang/tdb" TargetMode="External"/><Relationship Id="rId3708" Type="http://schemas.openxmlformats.org/officeDocument/2006/relationships/hyperlink" Target="https://github.com/jaywcjlove/awesome-mac" TargetMode="External"/><Relationship Id="rId3915" Type="http://schemas.openxmlformats.org/officeDocument/2006/relationships/hyperlink" Target="https://github.com/garrylachman/ElectroCRUD" TargetMode="External"/><Relationship Id="rId5130" Type="http://schemas.openxmlformats.org/officeDocument/2006/relationships/control" Target="activeX/activeX21.xml"/><Relationship Id="rId836" Type="http://schemas.openxmlformats.org/officeDocument/2006/relationships/hyperlink" Target="http://www.springer.com/journal/146" TargetMode="External"/><Relationship Id="rId1119" Type="http://schemas.openxmlformats.org/officeDocument/2006/relationships/hyperlink" Target="http://cgi.cse.unsw.edu.au/~aishare/" TargetMode="External"/><Relationship Id="rId1673" Type="http://schemas.openxmlformats.org/officeDocument/2006/relationships/hyperlink" Target="http://deeplearning.net/tutorial/logreg.html" TargetMode="External"/><Relationship Id="rId1880" Type="http://schemas.openxmlformats.org/officeDocument/2006/relationships/hyperlink" Target="https://en.wikipedia.org/wiki/Recursive_partitioning" TargetMode="External"/><Relationship Id="rId2517" Type="http://schemas.openxmlformats.org/officeDocument/2006/relationships/hyperlink" Target="https://github.com/dmbates/MixedModels.jl" TargetMode="External"/><Relationship Id="rId2724" Type="http://schemas.openxmlformats.org/officeDocument/2006/relationships/hyperlink" Target="https://github.com/numenta/nupic" TargetMode="External"/><Relationship Id="rId2931" Type="http://schemas.openxmlformats.org/officeDocument/2006/relationships/hyperlink" Target="http://cran.r-project.org/web/packages/Boruta/index.html" TargetMode="External"/><Relationship Id="rId903" Type="http://schemas.openxmlformats.org/officeDocument/2006/relationships/hyperlink" Target="http://work.caltech.edu/lectures.html" TargetMode="External"/><Relationship Id="rId1326" Type="http://schemas.openxmlformats.org/officeDocument/2006/relationships/hyperlink" Target="https://arxiv.org/pdf/1409.1556.pdf" TargetMode="External"/><Relationship Id="rId1533" Type="http://schemas.openxmlformats.org/officeDocument/2006/relationships/hyperlink" Target="http://onlinestatbook.com/2/index.html" TargetMode="External"/><Relationship Id="rId1740" Type="http://schemas.openxmlformats.org/officeDocument/2006/relationships/hyperlink" Target="http://colah.github.io/posts/2015-08-Understanding-LSTMs/" TargetMode="External"/><Relationship Id="rId4689" Type="http://schemas.openxmlformats.org/officeDocument/2006/relationships/hyperlink" Target="http://www.symmetricds.org/" TargetMode="External"/><Relationship Id="rId4896" Type="http://schemas.openxmlformats.org/officeDocument/2006/relationships/hyperlink" Target="http://webscalesql.org/" TargetMode="External"/><Relationship Id="rId32" Type="http://schemas.openxmlformats.org/officeDocument/2006/relationships/hyperlink" Target="https://github.com/prakhar1989/awesome-courses/" TargetMode="External"/><Relationship Id="rId1600" Type="http://schemas.openxmlformats.org/officeDocument/2006/relationships/hyperlink" Target="http://stats.stackexchange.com/questions/1432/what-do-the-residuals-in-a-logistic-regression-mean" TargetMode="External"/><Relationship Id="rId3498" Type="http://schemas.openxmlformats.org/officeDocument/2006/relationships/hyperlink" Target="http://www.tdcj.state.tx.us/death_row/dr_executed_offenders.html" TargetMode="External"/><Relationship Id="rId4549" Type="http://schemas.openxmlformats.org/officeDocument/2006/relationships/hyperlink" Target="http://kitesdk.org/docs/current/" TargetMode="External"/><Relationship Id="rId4756" Type="http://schemas.openxmlformats.org/officeDocument/2006/relationships/hyperlink" Target="http://avro.apache.org/" TargetMode="External"/><Relationship Id="rId4963" Type="http://schemas.openxmlformats.org/officeDocument/2006/relationships/hyperlink" Target="https://github.com/matplotlib/matplotlib" TargetMode="External"/><Relationship Id="rId3358" Type="http://schemas.openxmlformats.org/officeDocument/2006/relationships/hyperlink" Target="https://github.com/tategallery/collection" TargetMode="External"/><Relationship Id="rId3565" Type="http://schemas.openxmlformats.org/officeDocument/2006/relationships/hyperlink" Target="https://github.com/jtoy/awesome-tensorflow" TargetMode="External"/><Relationship Id="rId3772" Type="http://schemas.openxmlformats.org/officeDocument/2006/relationships/hyperlink" Target="http://tools.android.com/" TargetMode="External"/><Relationship Id="rId4409" Type="http://schemas.openxmlformats.org/officeDocument/2006/relationships/hyperlink" Target="http://www.monityapp.com/" TargetMode="External"/><Relationship Id="rId4616" Type="http://schemas.openxmlformats.org/officeDocument/2006/relationships/hyperlink" Target="https://github.com/cbd/edis" TargetMode="External"/><Relationship Id="rId4823" Type="http://schemas.openxmlformats.org/officeDocument/2006/relationships/hyperlink" Target="https://github.com/kotobukki/BDA/" TargetMode="External"/><Relationship Id="rId279" Type="http://schemas.openxmlformats.org/officeDocument/2006/relationships/hyperlink" Target="http://www.cs.cornell.edu/courses/CS4820/2014sp/homework/" TargetMode="External"/><Relationship Id="rId486" Type="http://schemas.openxmlformats.org/officeDocument/2006/relationships/hyperlink" Target="http://cm.dce.harvard.edu/2015/01/14328/publicationListing.shtml" TargetMode="External"/><Relationship Id="rId693" Type="http://schemas.openxmlformats.org/officeDocument/2006/relationships/hyperlink" Target="http://www.cs.cornell.edu/courses/CS4154/2014fa/" TargetMode="External"/><Relationship Id="rId2167" Type="http://schemas.openxmlformats.org/officeDocument/2006/relationships/hyperlink" Target="https://github.com/aymericdamien/TensorFlow-Examples" TargetMode="External"/><Relationship Id="rId2374" Type="http://schemas.openxmlformats.org/officeDocument/2006/relationships/hyperlink" Target="https://github.com/jbrukh/bayesian" TargetMode="External"/><Relationship Id="rId2581" Type="http://schemas.openxmlformats.org/officeDocument/2006/relationships/hyperlink" Target="https://github.com/clementfarabet/vowpal_wabbit" TargetMode="External"/><Relationship Id="rId3218" Type="http://schemas.openxmlformats.org/officeDocument/2006/relationships/hyperlink" Target="https://imos.aodn.org.au/" TargetMode="External"/><Relationship Id="rId3425" Type="http://schemas.openxmlformats.org/officeDocument/2006/relationships/hyperlink" Target="http://www.statsci.org/datasets.html" TargetMode="External"/><Relationship Id="rId3632" Type="http://schemas.openxmlformats.org/officeDocument/2006/relationships/hyperlink" Target="https://github.com/akosiorek/hart" TargetMode="External"/><Relationship Id="rId139" Type="http://schemas.openxmlformats.org/officeDocument/2006/relationships/hyperlink" Target="https://scs.hosted.panopto.com/Panopto/Pages/Sessions/List.aspx" TargetMode="External"/><Relationship Id="rId346" Type="http://schemas.openxmlformats.org/officeDocument/2006/relationships/hyperlink" Target="http://web.stanford.edu/class/cs103/" TargetMode="External"/><Relationship Id="rId553" Type="http://schemas.openxmlformats.org/officeDocument/2006/relationships/hyperlink" Target="http://www.cs.cmu.edu/~epxing/Class/10708-14/index.html" TargetMode="External"/><Relationship Id="rId760" Type="http://schemas.openxmlformats.org/officeDocument/2006/relationships/hyperlink" Target="http://colorfulengineering.org/" TargetMode="External"/><Relationship Id="rId1183" Type="http://schemas.openxmlformats.org/officeDocument/2006/relationships/hyperlink" Target="http://www.ece.ncsu.edu/imaging/Archives/ImageDataBase/index.html" TargetMode="External"/><Relationship Id="rId1390" Type="http://schemas.openxmlformats.org/officeDocument/2006/relationships/hyperlink" Target="https://arxiv.org/abs/1502.05698" TargetMode="External"/><Relationship Id="rId2027" Type="http://schemas.openxmlformats.org/officeDocument/2006/relationships/hyperlink" Target="https://camo.githubusercontent.com/46a7861f9fd3f8b141c64dd3d01145874bf3546e/687474703a2f2f692e696d6775722e636f6d2f4c3435513863322e6a7067" TargetMode="External"/><Relationship Id="rId2234" Type="http://schemas.openxmlformats.org/officeDocument/2006/relationships/hyperlink" Target="https://github.com/josephmisiti/awesome-machine-learning" TargetMode="External"/><Relationship Id="rId2441" Type="http://schemas.openxmlformats.org/officeDocument/2006/relationships/hyperlink" Target="http://flink.apache.org/" TargetMode="External"/><Relationship Id="rId206" Type="http://schemas.openxmlformats.org/officeDocument/2006/relationships/hyperlink" Target="http://www.scs.stanford.edu/14sp-cs240h/labs/lab2.html" TargetMode="External"/><Relationship Id="rId413" Type="http://schemas.openxmlformats.org/officeDocument/2006/relationships/hyperlink" Target="http://see.stanford.edu/see/materials/icsppcs107/assignments.aspx" TargetMode="External"/><Relationship Id="rId1043" Type="http://schemas.openxmlformats.org/officeDocument/2006/relationships/hyperlink" Target="http://brainlogging.wordpress.com/" TargetMode="External"/><Relationship Id="rId4199" Type="http://schemas.openxmlformats.org/officeDocument/2006/relationships/hyperlink" Target="https://github.com/MacDownApp/macdown" TargetMode="External"/><Relationship Id="rId620" Type="http://schemas.openxmlformats.org/officeDocument/2006/relationships/hyperlink" Target="http://www.cs.cornell.edu/courses/CS6700/2013sp/" TargetMode="External"/><Relationship Id="rId1250" Type="http://schemas.openxmlformats.org/officeDocument/2006/relationships/hyperlink" Target="https://github.com/harthur/brain" TargetMode="External"/><Relationship Id="rId2301" Type="http://schemas.openxmlformats.org/officeDocument/2006/relationships/hyperlink" Target="https://github.com/beniz/deepdetect" TargetMode="External"/><Relationship Id="rId4059" Type="http://schemas.openxmlformats.org/officeDocument/2006/relationships/hyperlink" Target="https://veertu.com/" TargetMode="External"/><Relationship Id="rId5457" Type="http://schemas.openxmlformats.org/officeDocument/2006/relationships/control" Target="activeX/activeX142.xml"/><Relationship Id="rId1110" Type="http://schemas.openxmlformats.org/officeDocument/2006/relationships/hyperlink" Target="http://nlp.stanford.edu/" TargetMode="External"/><Relationship Id="rId4266" Type="http://schemas.openxmlformats.org/officeDocument/2006/relationships/hyperlink" Target="https://owncloud.org/" TargetMode="External"/><Relationship Id="rId4473" Type="http://schemas.openxmlformats.org/officeDocument/2006/relationships/hyperlink" Target="http://usefulstuff.io/big-data/" TargetMode="External"/><Relationship Id="rId4680" Type="http://schemas.openxmlformats.org/officeDocument/2006/relationships/hyperlink" Target="https://www.percona.com/doc/percona-server/5.5/performance/handlersocket.html" TargetMode="External"/><Relationship Id="rId5317" Type="http://schemas.openxmlformats.org/officeDocument/2006/relationships/control" Target="activeX/activeX100.xml"/><Relationship Id="rId1927" Type="http://schemas.openxmlformats.org/officeDocument/2006/relationships/hyperlink" Target="http://math.mit.edu/~rothvoss/18.304.3PM/Presentations/1-Eric-Boosting304FinalRpdf.pdf" TargetMode="External"/><Relationship Id="rId3075" Type="http://schemas.openxmlformats.org/officeDocument/2006/relationships/hyperlink" Target="https://github.com/caesar0301/awesome-public-datasets" TargetMode="External"/><Relationship Id="rId3282" Type="http://schemas.openxmlformats.org/officeDocument/2006/relationships/hyperlink" Target="http://wiki.openstreetmap.org/wiki/Downloading_data" TargetMode="External"/><Relationship Id="rId4126" Type="http://schemas.openxmlformats.org/officeDocument/2006/relationships/hyperlink" Target="https://ardour.org/" TargetMode="External"/><Relationship Id="rId4333" Type="http://schemas.openxmlformats.org/officeDocument/2006/relationships/hyperlink" Target="https://github.com/sfsam/itsycal" TargetMode="External"/><Relationship Id="rId4540" Type="http://schemas.openxmlformats.org/officeDocument/2006/relationships/hyperlink" Target="https://www.datatorrent.com/" TargetMode="External"/><Relationship Id="rId2091" Type="http://schemas.openxmlformats.org/officeDocument/2006/relationships/hyperlink" Target="http://nbviewer.jupyter.org/github/donnemartin/data-science-ipython-notebooks/blob/master/matplotlib/04.11-Settings-and-Stylesheets.ipynb" TargetMode="External"/><Relationship Id="rId3142" Type="http://schemas.openxmlformats.org/officeDocument/2006/relationships/hyperlink" Target="http://www.stowers.org/research/publications/odr" TargetMode="External"/><Relationship Id="rId4400" Type="http://schemas.openxmlformats.org/officeDocument/2006/relationships/hyperlink" Target="https://itunes.apple.com/cn/app/id418073146" TargetMode="External"/><Relationship Id="rId270" Type="http://schemas.openxmlformats.org/officeDocument/2006/relationships/hyperlink" Target="https://www.youtube.com/playlist?list=PLEGCF-WLh2RJh2yDxlJJjnKswWdoO8gAc" TargetMode="External"/><Relationship Id="rId3002" Type="http://schemas.openxmlformats.org/officeDocument/2006/relationships/hyperlink" Target="http://cran.r-project.org/web/packages/SDDA/index.html" TargetMode="External"/><Relationship Id="rId130" Type="http://schemas.openxmlformats.org/officeDocument/2006/relationships/hyperlink" Target="http://css.csail.mit.edu/6.824/2014/schedule.html" TargetMode="External"/><Relationship Id="rId3959" Type="http://schemas.openxmlformats.org/officeDocument/2006/relationships/hyperlink" Target="https://abynim.github.io/UserFlows/" TargetMode="External"/><Relationship Id="rId5174" Type="http://schemas.openxmlformats.org/officeDocument/2006/relationships/control" Target="activeX/activeX42.xml"/><Relationship Id="rId5381" Type="http://schemas.openxmlformats.org/officeDocument/2006/relationships/hyperlink" Target="https://medium.com/tag/artificial-intelligence" TargetMode="External"/><Relationship Id="rId2768" Type="http://schemas.openxmlformats.org/officeDocument/2006/relationships/hyperlink" Target="http://optunity.readthedocs.io/en/latest/" TargetMode="External"/><Relationship Id="rId2975" Type="http://schemas.openxmlformats.org/officeDocument/2006/relationships/hyperlink" Target="http://cran.r-project.org/web/packages/oblique.tree/index.html" TargetMode="External"/><Relationship Id="rId3819" Type="http://schemas.openxmlformats.org/officeDocument/2006/relationships/hyperlink" Target="https://github.com/michaeltyson/Reginald" TargetMode="External"/><Relationship Id="rId5034" Type="http://schemas.openxmlformats.org/officeDocument/2006/relationships/hyperlink" Target="https://www.manning.com/books/event-streams-in-action" TargetMode="External"/><Relationship Id="rId947" Type="http://schemas.openxmlformats.org/officeDocument/2006/relationships/hyperlink" Target="https://nips.cc/Conferences/2016/Schedule" TargetMode="External"/><Relationship Id="rId1577" Type="http://schemas.openxmlformats.org/officeDocument/2006/relationships/hyperlink" Target="http://www.dataschool.io/roc-curves-and-auc-explained/" TargetMode="External"/><Relationship Id="rId1784" Type="http://schemas.openxmlformats.org/officeDocument/2006/relationships/hyperlink" Target="http://cs224d.stanford.edu/" TargetMode="External"/><Relationship Id="rId1991" Type="http://schemas.openxmlformats.org/officeDocument/2006/relationships/hyperlink" Target="https://github.com/donnemartin/data-science-ipython-notebooks" TargetMode="External"/><Relationship Id="rId2628" Type="http://schemas.openxmlformats.org/officeDocument/2006/relationships/hyperlink" Target="https://github.com/sergey-tihon/Stanford.NLP.NET/" TargetMode="External"/><Relationship Id="rId2835" Type="http://schemas.openxmlformats.org/officeDocument/2006/relationships/hyperlink" Target="https://github.com/hyperopt/hyperopt-sklearn" TargetMode="External"/><Relationship Id="rId4190" Type="http://schemas.openxmlformats.org/officeDocument/2006/relationships/hyperlink" Target="https://github.com/ViennaRSS/vienna-rss" TargetMode="External"/><Relationship Id="rId5241" Type="http://schemas.openxmlformats.org/officeDocument/2006/relationships/hyperlink" Target="https://blogs.msdn.microsoft.com/querysimon/2015/01/01/book-review-machine-learning-hands-on-for-developers-and-technical-professionals/" TargetMode="External"/><Relationship Id="rId76" Type="http://schemas.openxmlformats.org/officeDocument/2006/relationships/hyperlink" Target="https://courses.engr.illinois.edu/cs241/sp2016/mps.html" TargetMode="External"/><Relationship Id="rId807" Type="http://schemas.openxmlformats.org/officeDocument/2006/relationships/hyperlink" Target="http://ai.stanford.edu/~nilsson/QAI/qai.pdf" TargetMode="External"/><Relationship Id="rId1437" Type="http://schemas.openxmlformats.org/officeDocument/2006/relationships/hyperlink" Target="https://arxiv.org/pdf/1609.03552" TargetMode="External"/><Relationship Id="rId1644" Type="http://schemas.openxmlformats.org/officeDocument/2006/relationships/hyperlink" Target="https://www.youtube.com/playlist?list=PLE6Wd9FR--EfW8dtjAuPoTuPcqmOV53Fu" TargetMode="External"/><Relationship Id="rId1851" Type="http://schemas.openxmlformats.org/officeDocument/2006/relationships/hyperlink" Target="https://www.quora.com/What-are-Kernels-in-Machine-Learning-and-SVM" TargetMode="External"/><Relationship Id="rId2902" Type="http://schemas.openxmlformats.org/officeDocument/2006/relationships/hyperlink" Target="https://github.com/mizoR/machine-learning-ruby" TargetMode="External"/><Relationship Id="rId4050" Type="http://schemas.openxmlformats.org/officeDocument/2006/relationships/hyperlink" Target="https://itunes.apple.com/app/id1101244278?ls=1&amp;mt=12&amp;at=1000lv4R&amp;ct=iPic_me" TargetMode="External"/><Relationship Id="rId5101" Type="http://schemas.openxmlformats.org/officeDocument/2006/relationships/hyperlink" Target="https://www.youtube.com/watch?v=g-jwWYX7Jlo" TargetMode="External"/><Relationship Id="rId1504" Type="http://schemas.openxmlformats.org/officeDocument/2006/relationships/hyperlink" Target="http://www.dataschool.io/learning-data-science-fundamentals/" TargetMode="External"/><Relationship Id="rId1711" Type="http://schemas.openxmlformats.org/officeDocument/2006/relationships/hyperlink" Target="https://takinginitiative.wordpress.com/2008/04/03/basic-neural-network-tutorial-theory/" TargetMode="External"/><Relationship Id="rId4867" Type="http://schemas.openxmlformats.org/officeDocument/2006/relationships/hyperlink" Target="https://www.splunk.com/" TargetMode="External"/><Relationship Id="rId3469" Type="http://schemas.openxmlformats.org/officeDocument/2006/relationships/hyperlink" Target="http://www.systemicpeace.org/" TargetMode="External"/><Relationship Id="rId3676" Type="http://schemas.openxmlformats.org/officeDocument/2006/relationships/hyperlink" Target="http://terrytangyuan.github.io/2016/07/08/understand-and-build-tensorflow-estimator/" TargetMode="External"/><Relationship Id="rId597" Type="http://schemas.openxmlformats.org/officeDocument/2006/relationships/hyperlink" Target="https://www.eecs.umich.edu/courses/eecs588/readings.html" TargetMode="External"/><Relationship Id="rId2278" Type="http://schemas.openxmlformats.org/officeDocument/2006/relationships/hyperlink" Target="https://github.com/josephmisiti/awesome-machine-learning" TargetMode="External"/><Relationship Id="rId2485" Type="http://schemas.openxmlformats.org/officeDocument/2006/relationships/hyperlink" Target="https://github.com/emilbayes/kMeans.js" TargetMode="External"/><Relationship Id="rId3329" Type="http://schemas.openxmlformats.org/officeDocument/2006/relationships/hyperlink" Target="http://www.robots.ox.ac.uk/~vgg/data/pets/" TargetMode="External"/><Relationship Id="rId3883" Type="http://schemas.openxmlformats.org/officeDocument/2006/relationships/hyperlink" Target="https://ohmystarapp.com/" TargetMode="External"/><Relationship Id="rId4727" Type="http://schemas.openxmlformats.org/officeDocument/2006/relationships/hyperlink" Target="https://www.splicemachine.com/" TargetMode="External"/><Relationship Id="rId4934" Type="http://schemas.openxmlformats.org/officeDocument/2006/relationships/hyperlink" Target="http://www.anychart.com/" TargetMode="External"/><Relationship Id="rId457" Type="http://schemas.openxmlformats.org/officeDocument/2006/relationships/hyperlink" Target="http://courses2.cit.cornell.edu/info4302_2012fa/homeworks.php" TargetMode="External"/><Relationship Id="rId1087" Type="http://schemas.openxmlformats.org/officeDocument/2006/relationships/hyperlink" Target="http://ronan.collobert.com/" TargetMode="External"/><Relationship Id="rId1294" Type="http://schemas.openxmlformats.org/officeDocument/2006/relationships/hyperlink" Target="https://github.com/TorontoDeepLearning/convnet" TargetMode="External"/><Relationship Id="rId2138" Type="http://schemas.openxmlformats.org/officeDocument/2006/relationships/hyperlink" Target="http://nbviewer.ipython.org/github/donnemartin/data-science-ipython-notebooks/blob/master/aws/aws.ipynb" TargetMode="External"/><Relationship Id="rId2692" Type="http://schemas.openxmlformats.org/officeDocument/2006/relationships/hyperlink" Target="https://github.com/frcchang/zpar" TargetMode="External"/><Relationship Id="rId3536" Type="http://schemas.openxmlformats.org/officeDocument/2006/relationships/hyperlink" Target="https://archive.org/details/nycTaxiTripData2013" TargetMode="External"/><Relationship Id="rId3743" Type="http://schemas.openxmlformats.org/officeDocument/2006/relationships/hyperlink" Target="https://github.com/jaywcjlove/awesome-mac/blob/master/editor-plugin.md" TargetMode="External"/><Relationship Id="rId3950" Type="http://schemas.openxmlformats.org/officeDocument/2006/relationships/hyperlink" Target="https://affinity.serif.com/en-us/photo/" TargetMode="External"/><Relationship Id="rId664" Type="http://schemas.openxmlformats.org/officeDocument/2006/relationships/hyperlink" Target="http://ocw.tufts.edu/Course/75/Labs" TargetMode="External"/><Relationship Id="rId871" Type="http://schemas.openxmlformats.org/officeDocument/2006/relationships/hyperlink" Target="http://www.imdb.com/title/tt1971325/" TargetMode="External"/><Relationship Id="rId2345" Type="http://schemas.openxmlformats.org/officeDocument/2006/relationships/hyperlink" Target="https://github.com/lspector/Clojush" TargetMode="External"/><Relationship Id="rId2552" Type="http://schemas.openxmlformats.org/officeDocument/2006/relationships/hyperlink" Target="https://github.com/JuliaStats/Stats.jl" TargetMode="External"/><Relationship Id="rId3603" Type="http://schemas.openxmlformats.org/officeDocument/2006/relationships/hyperlink" Target="http://cnnlocalization.csail.mit.edu/" TargetMode="External"/><Relationship Id="rId3810" Type="http://schemas.openxmlformats.org/officeDocument/2006/relationships/hyperlink" Target="https://github.com/mjmlio/mjml" TargetMode="External"/><Relationship Id="rId317" Type="http://schemas.openxmlformats.org/officeDocument/2006/relationships/hyperlink" Target="http://ocw.mit.edu/courses/electrical-engineering-and-computer-science/6-006-introduction-to-algorithms-fall-2011/exams/" TargetMode="External"/><Relationship Id="rId524" Type="http://schemas.openxmlformats.org/officeDocument/2006/relationships/hyperlink" Target="http://techtalks.tv/deep-learning-nyu-spring-2015/" TargetMode="External"/><Relationship Id="rId731" Type="http://schemas.openxmlformats.org/officeDocument/2006/relationships/hyperlink" Target="http://www.cs.cornell.edu/courses/CS6840/2014sp/" TargetMode="External"/><Relationship Id="rId1154" Type="http://schemas.openxmlformats.org/officeDocument/2006/relationships/hyperlink" Target="http://www.ipab.inf.ed.ac.uk/mvu/" TargetMode="External"/><Relationship Id="rId1361" Type="http://schemas.openxmlformats.org/officeDocument/2006/relationships/hyperlink" Target="https://pdfs.semanticscholar.org/f10e/071292d593fef939e6ef4a59baf0bb3a6c2b.pdf" TargetMode="External"/><Relationship Id="rId2205" Type="http://schemas.openxmlformats.org/officeDocument/2006/relationships/hyperlink" Target="https://github.com/josephmisiti/awesome-machine-learning" TargetMode="External"/><Relationship Id="rId2412" Type="http://schemas.openxmlformats.org/officeDocument/2006/relationships/hyperlink" Target="http://ctakes.apache.org/" TargetMode="External"/><Relationship Id="rId1014" Type="http://schemas.openxmlformats.org/officeDocument/2006/relationships/hyperlink" Target="http://users.ics.aalto.fi/alexilin/" TargetMode="External"/><Relationship Id="rId1221" Type="http://schemas.openxmlformats.org/officeDocument/2006/relationships/hyperlink" Target="http://i21www.ira.uka.de/image_sequences" TargetMode="External"/><Relationship Id="rId4377" Type="http://schemas.openxmlformats.org/officeDocument/2006/relationships/hyperlink" Target="https://github.com/jigish/slate" TargetMode="External"/><Relationship Id="rId4584" Type="http://schemas.openxmlformats.org/officeDocument/2006/relationships/hyperlink" Target="https://github.com/baidu/bfs" TargetMode="External"/><Relationship Id="rId4791" Type="http://schemas.openxmlformats.org/officeDocument/2006/relationships/hyperlink" Target="https://github.com/h2oai/h2o-3/" TargetMode="External"/><Relationship Id="rId5428" Type="http://schemas.openxmlformats.org/officeDocument/2006/relationships/hyperlink" Target="https://www.reddit.com/r/bigdata" TargetMode="External"/><Relationship Id="rId3186" Type="http://schemas.openxmlformats.org/officeDocument/2006/relationships/hyperlink" Target="http://www.cise.ufl.edu/research/sparse/matrices/" TargetMode="External"/><Relationship Id="rId3393" Type="http://schemas.openxmlformats.org/officeDocument/2006/relationships/hyperlink" Target="http://www.humanconnectome.org/data/" TargetMode="External"/><Relationship Id="rId4237" Type="http://schemas.openxmlformats.org/officeDocument/2006/relationships/hyperlink" Target="https://github.com/microsoft/reactxp" TargetMode="External"/><Relationship Id="rId4444" Type="http://schemas.openxmlformats.org/officeDocument/2006/relationships/hyperlink" Target="https://github.com/rsodre/QuickLookASE" TargetMode="External"/><Relationship Id="rId4651" Type="http://schemas.openxmlformats.org/officeDocument/2006/relationships/hyperlink" Target="http://thinkaurelius.github.io/titan/" TargetMode="External"/><Relationship Id="rId3046" Type="http://schemas.openxmlformats.org/officeDocument/2006/relationships/hyperlink" Target="https://github.com/stripe/brushfire" TargetMode="External"/><Relationship Id="rId3253" Type="http://schemas.openxmlformats.org/officeDocument/2006/relationships/hyperlink" Target="http://plaidplug.com/" TargetMode="External"/><Relationship Id="rId3460" Type="http://schemas.openxmlformats.org/officeDocument/2006/relationships/hyperlink" Target="http://nlp.uned.es/replab2013/" TargetMode="External"/><Relationship Id="rId4304" Type="http://schemas.openxmlformats.org/officeDocument/2006/relationships/hyperlink" Target="https://www.tunnelbear.com/" TargetMode="External"/><Relationship Id="rId174" Type="http://schemas.openxmlformats.org/officeDocument/2006/relationships/hyperlink" Target="https://github.com/cis198-2016s/homework" TargetMode="External"/><Relationship Id="rId381" Type="http://schemas.openxmlformats.org/officeDocument/2006/relationships/hyperlink" Target="http://www.csce.uark.edu/~sgauch/3193/S11/exams/index.html" TargetMode="External"/><Relationship Id="rId2062" Type="http://schemas.openxmlformats.org/officeDocument/2006/relationships/hyperlink" Target="https://github.com/donnemartin/viz" TargetMode="External"/><Relationship Id="rId3113" Type="http://schemas.openxmlformats.org/officeDocument/2006/relationships/hyperlink" Target="http://www.ebi.ac.uk/pdbe/emdb/index.html/" TargetMode="External"/><Relationship Id="rId4511" Type="http://schemas.openxmlformats.org/officeDocument/2006/relationships/hyperlink" Target="https://www.ibm.com/analytics/us/en/technology/stream-computing/" TargetMode="External"/><Relationship Id="rId241" Type="http://schemas.openxmlformats.org/officeDocument/2006/relationships/hyperlink" Target="http://pgbovine.net/cpython-internals.htm" TargetMode="External"/><Relationship Id="rId3320" Type="http://schemas.openxmlformats.org/officeDocument/2006/relationships/hyperlink" Target="http://www.image-net.org/" TargetMode="External"/><Relationship Id="rId5078" Type="http://schemas.openxmlformats.org/officeDocument/2006/relationships/hyperlink" Target="https://www.quora.com/How-do-I-get-a-job-in-Machine-Learning-as-a-software-programmer-who-self-studies-Machine-Learning-but-never-has-a-chance-to-use-it-at-work/answer/Ross-C-Taylor?srid=oT0p" TargetMode="External"/><Relationship Id="rId2879" Type="http://schemas.openxmlformats.org/officeDocument/2006/relationships/hyperlink" Target="https://github.com/zygmuntz/kaggle-bestbuy_big" TargetMode="External"/><Relationship Id="rId5285" Type="http://schemas.openxmlformats.org/officeDocument/2006/relationships/control" Target="activeX/activeX86.xml"/><Relationship Id="rId101" Type="http://schemas.openxmlformats.org/officeDocument/2006/relationships/hyperlink" Target="http://www.hpcs.cs.tsukuba.ac.jp/~tatebe/lecture/h23/dsys/dsd-tutorial.html" TargetMode="External"/><Relationship Id="rId1688" Type="http://schemas.openxmlformats.org/officeDocument/2006/relationships/hyperlink" Target="https://www.cs.ox.ac.uk/people/nando.defreitas/machinelearning/" TargetMode="External"/><Relationship Id="rId1895" Type="http://schemas.openxmlformats.org/officeDocument/2006/relationships/hyperlink" Target="https://www.kaggle.com/forums/f/15/kaggle-forum/t/4092/how-to-tune-rf-parameters-in-practice" TargetMode="External"/><Relationship Id="rId2739" Type="http://schemas.openxmlformats.org/officeDocument/2006/relationships/hyperlink" Target="https://github.com/AllenDowney/ThinkBayes" TargetMode="External"/><Relationship Id="rId2946" Type="http://schemas.openxmlformats.org/officeDocument/2006/relationships/hyperlink" Target="http://cran.r-project.org/web/packages/forecastHybrid/index.html" TargetMode="External"/><Relationship Id="rId4094" Type="http://schemas.openxmlformats.org/officeDocument/2006/relationships/hyperlink" Target="http://airmailapp.com/" TargetMode="External"/><Relationship Id="rId5145" Type="http://schemas.openxmlformats.org/officeDocument/2006/relationships/control" Target="activeX/activeX28.xml"/><Relationship Id="rId5352" Type="http://schemas.openxmlformats.org/officeDocument/2006/relationships/hyperlink" Target="https://metacademy.org/roadmaps/cjrd/level-up-your-ml" TargetMode="External"/><Relationship Id="rId918" Type="http://schemas.openxmlformats.org/officeDocument/2006/relationships/hyperlink" Target="https://www.udacity.com/course/deep-learning--ud730" TargetMode="External"/><Relationship Id="rId1548" Type="http://schemas.openxmlformats.org/officeDocument/2006/relationships/hyperlink" Target="http://simplystatistics.org/" TargetMode="External"/><Relationship Id="rId1755" Type="http://schemas.openxmlformats.org/officeDocument/2006/relationships/hyperlink" Target="https://github.com/guillaume-chevalier/LSTM-Human-Activity-Recognition/" TargetMode="External"/><Relationship Id="rId4161" Type="http://schemas.openxmlformats.org/officeDocument/2006/relationships/hyperlink" Target="http://www.openoffice.org/download/index.html" TargetMode="External"/><Relationship Id="rId5005" Type="http://schemas.openxmlformats.org/officeDocument/2006/relationships/hyperlink" Target="http://vldb.org/pvldb/vol5/p1771_georgelee_vldb2012.pdf" TargetMode="External"/><Relationship Id="rId5212" Type="http://schemas.openxmlformats.org/officeDocument/2006/relationships/hyperlink" Target="http://shop.oreilly.com/product/0636920030515.do" TargetMode="External"/><Relationship Id="rId1408" Type="http://schemas.openxmlformats.org/officeDocument/2006/relationships/hyperlink" Target="http://www.cvl.isy.liu.se/research/objrec/visualtracking/conttrack/C-COT_ECCV16.pdf" TargetMode="External"/><Relationship Id="rId1962" Type="http://schemas.openxmlformats.org/officeDocument/2006/relationships/hyperlink" Target="http://mlg.eng.cam.ac.uk/zoubin/papers/zgl.pdf" TargetMode="External"/><Relationship Id="rId2806" Type="http://schemas.openxmlformats.org/officeDocument/2006/relationships/hyperlink" Target="https://github.com/yhat/ggpy" TargetMode="External"/><Relationship Id="rId4021" Type="http://schemas.openxmlformats.org/officeDocument/2006/relationships/hyperlink" Target="https://itunes.apple.com/cn/app/jpegmini-lite/id525742250" TargetMode="External"/><Relationship Id="rId47" Type="http://schemas.openxmlformats.org/officeDocument/2006/relationships/hyperlink" Target="https://archive.org/details/ucberkeley-webcast-PL-XXv-cvA_iCl2-D-FS5mk0jFF6cYSJs_?sort=titleSorter" TargetMode="External"/><Relationship Id="rId1615" Type="http://schemas.openxmlformats.org/officeDocument/2006/relationships/hyperlink" Target="http://stats.stackexchange.com/questions/18856/is-cross-validation-a-proper-substitute-for-validation-set" TargetMode="External"/><Relationship Id="rId1822" Type="http://schemas.openxmlformats.org/officeDocument/2006/relationships/hyperlink" Target="https://en.wikipedia.org/wiki/Levenshtein_distance" TargetMode="External"/><Relationship Id="rId4978" Type="http://schemas.openxmlformats.org/officeDocument/2006/relationships/hyperlink" Target="http://edgent.apache.org/" TargetMode="External"/><Relationship Id="rId3787" Type="http://schemas.openxmlformats.org/officeDocument/2006/relationships/hyperlink" Target="http://sourcegear.com/diffmerge/" TargetMode="External"/><Relationship Id="rId3994" Type="http://schemas.openxmlformats.org/officeDocument/2006/relationships/hyperlink" Target="https://www.flinto.com/" TargetMode="External"/><Relationship Id="rId4838" Type="http://schemas.openxmlformats.org/officeDocument/2006/relationships/hyperlink" Target="https://github.com/mesosphere/marathon" TargetMode="External"/><Relationship Id="rId2389" Type="http://schemas.openxmlformats.org/officeDocument/2006/relationships/hyperlink" Target="https://github.com/ajtulloch/dnngraph" TargetMode="External"/><Relationship Id="rId2596" Type="http://schemas.openxmlformats.org/officeDocument/2006/relationships/hyperlink" Target="http://labix.org/lunatic-python" TargetMode="External"/><Relationship Id="rId3647" Type="http://schemas.openxmlformats.org/officeDocument/2006/relationships/hyperlink" Target="https://github.com/transcranial/keras-js" TargetMode="External"/><Relationship Id="rId3854" Type="http://schemas.openxmlformats.org/officeDocument/2006/relationships/hyperlink" Target="https://github.com/brunophilipe/Cakebrew/" TargetMode="External"/><Relationship Id="rId4905" Type="http://schemas.openxmlformats.org/officeDocument/2006/relationships/hyperlink" Target="https://www.facebook.com/notes/facebook-engineering/mcdipper-a-key-value-cache-for-flash-storage/10151347090423920" TargetMode="External"/><Relationship Id="rId568" Type="http://schemas.openxmlformats.org/officeDocument/2006/relationships/hyperlink" Target="https://github.com/yandexdataschool/Practical_RL" TargetMode="External"/><Relationship Id="rId775" Type="http://schemas.openxmlformats.org/officeDocument/2006/relationships/hyperlink" Target="https://github.com/owainlewis/awesome-artificial-intelligence" TargetMode="External"/><Relationship Id="rId982" Type="http://schemas.openxmlformats.org/officeDocument/2006/relationships/hyperlink" Target="http://arxiv.org/pdf/1410.5401v2.pdf" TargetMode="External"/><Relationship Id="rId1198" Type="http://schemas.openxmlformats.org/officeDocument/2006/relationships/hyperlink" Target="http://eewww.eng.ohio-state.edu/~flynn/3DDB/Models/" TargetMode="External"/><Relationship Id="rId2249" Type="http://schemas.openxmlformats.org/officeDocument/2006/relationships/hyperlink" Target="https://github.com/josephmisiti/awesome-machine-learning" TargetMode="External"/><Relationship Id="rId2456" Type="http://schemas.openxmlformats.org/officeDocument/2006/relationships/hyperlink" Target="https://d3js.org/" TargetMode="External"/><Relationship Id="rId2663" Type="http://schemas.openxmlformats.org/officeDocument/2006/relationships/hyperlink" Target="https://github.com/fukuball/jieba-php" TargetMode="External"/><Relationship Id="rId2870" Type="http://schemas.openxmlformats.org/officeDocument/2006/relationships/hyperlink" Target="https://github.com/atmb4u/data-driven-code" TargetMode="External"/><Relationship Id="rId3507" Type="http://schemas.openxmlformats.org/officeDocument/2006/relationships/hyperlink" Target="http://data.worldbank.org/" TargetMode="External"/><Relationship Id="rId3714" Type="http://schemas.openxmlformats.org/officeDocument/2006/relationships/hyperlink" Target="https://github.com/jaywcjlove/awesome-mac" TargetMode="External"/><Relationship Id="rId3921" Type="http://schemas.openxmlformats.org/officeDocument/2006/relationships/hyperlink" Target="https://github.com/PostgresApp/PostgresApp" TargetMode="External"/><Relationship Id="rId428" Type="http://schemas.openxmlformats.org/officeDocument/2006/relationships/hyperlink" Target="http://www.cs.cornell.edu/courses/CS1112/2014fa/Exercises/exercises.html" TargetMode="External"/><Relationship Id="rId635" Type="http://schemas.openxmlformats.org/officeDocument/2006/relationships/hyperlink" Target="http://15462.courses.cs.cmu.edu/fall2015" TargetMode="External"/><Relationship Id="rId842" Type="http://schemas.openxmlformats.org/officeDocument/2006/relationships/hyperlink" Target="http://www.springer.com/journal/10458" TargetMode="External"/><Relationship Id="rId1058" Type="http://schemas.openxmlformats.org/officeDocument/2006/relationships/hyperlink" Target="https://sites.google.com/site/blancousna/" TargetMode="External"/><Relationship Id="rId1265" Type="http://schemas.openxmlformats.org/officeDocument/2006/relationships/hyperlink" Target="http://rnnlm.org/" TargetMode="External"/><Relationship Id="rId1472" Type="http://schemas.openxmlformats.org/officeDocument/2006/relationships/hyperlink" Target="https://github.com/ujjwalkarn/Machine-Learning-Tutorials" TargetMode="External"/><Relationship Id="rId2109" Type="http://schemas.openxmlformats.org/officeDocument/2006/relationships/image" Target="media/image14.png"/><Relationship Id="rId2316" Type="http://schemas.openxmlformats.org/officeDocument/2006/relationships/hyperlink" Target="http://image.diku.dk/shark/sphinx_pages/build/html/index.html" TargetMode="External"/><Relationship Id="rId2523" Type="http://schemas.openxmlformats.org/officeDocument/2006/relationships/hyperlink" Target="https://github.com/brian-j-smith/Mamba.jl" TargetMode="External"/><Relationship Id="rId2730" Type="http://schemas.openxmlformats.org/officeDocument/2006/relationships/hyperlink" Target="https://github.com/hannes-brt/hebel" TargetMode="External"/><Relationship Id="rId702" Type="http://schemas.openxmlformats.org/officeDocument/2006/relationships/hyperlink" Target="http://www.cs.cornell.edu/courses/CS4860/2012fa/schedule.php" TargetMode="External"/><Relationship Id="rId1125" Type="http://schemas.openxmlformats.org/officeDocument/2006/relationships/hyperlink" Target="http://aiweekly.co/" TargetMode="External"/><Relationship Id="rId1332" Type="http://schemas.openxmlformats.org/officeDocument/2006/relationships/hyperlink" Target="http://arxiv.org/pdf/1507.06947" TargetMode="External"/><Relationship Id="rId4488" Type="http://schemas.openxmlformats.org/officeDocument/2006/relationships/hyperlink" Target="https://github.com/onurakpolat/awesome-bigdata" TargetMode="External"/><Relationship Id="rId4695" Type="http://schemas.openxmlformats.org/officeDocument/2006/relationships/hyperlink" Target="http://square.github.io/cube/" TargetMode="External"/><Relationship Id="rId3297" Type="http://schemas.openxmlformats.org/officeDocument/2006/relationships/hyperlink" Target="https://gdc.cancer.gov/" TargetMode="External"/><Relationship Id="rId4348" Type="http://schemas.openxmlformats.org/officeDocument/2006/relationships/hyperlink" Target="http://www.mucommander.com/" TargetMode="External"/><Relationship Id="rId3157" Type="http://schemas.openxmlformats.org/officeDocument/2006/relationships/hyperlink" Target="http://eca.knmi.nl/" TargetMode="External"/><Relationship Id="rId4555" Type="http://schemas.openxmlformats.org/officeDocument/2006/relationships/hyperlink" Target="http://crs4.github.io/pydoop/" TargetMode="External"/><Relationship Id="rId4762" Type="http://schemas.openxmlformats.org/officeDocument/2006/relationships/hyperlink" Target="https://github.com/Hydrospheredata/mist" TargetMode="External"/><Relationship Id="rId285" Type="http://schemas.openxmlformats.org/officeDocument/2006/relationships/hyperlink" Target="http://www-scf.usc.edu/~csci104/20142/resources.html" TargetMode="External"/><Relationship Id="rId3364" Type="http://schemas.openxmlformats.org/officeDocument/2006/relationships/hyperlink" Target="http://lemurproject.org/clueweb12/FACC1/" TargetMode="External"/><Relationship Id="rId3571" Type="http://schemas.openxmlformats.org/officeDocument/2006/relationships/hyperlink" Target="https://github.com/sjchoi86/Tensorflow-101" TargetMode="External"/><Relationship Id="rId4208" Type="http://schemas.openxmlformats.org/officeDocument/2006/relationships/hyperlink" Target="https://www.onenote.com/" TargetMode="External"/><Relationship Id="rId4415" Type="http://schemas.openxmlformats.org/officeDocument/2006/relationships/hyperlink" Target="https://daisydiskapp.com/" TargetMode="External"/><Relationship Id="rId4622" Type="http://schemas.openxmlformats.org/officeDocument/2006/relationships/hyperlink" Target="http://www.project-voldemort.com/voldemort/" TargetMode="External"/><Relationship Id="rId492" Type="http://schemas.openxmlformats.org/officeDocument/2006/relationships/hyperlink" Target="https://work.caltech.edu/lectures.html" TargetMode="External"/><Relationship Id="rId2173" Type="http://schemas.openxmlformats.org/officeDocument/2006/relationships/hyperlink" Target="https://github.com/leriomaggio/deep-learning-keras-tensorflow" TargetMode="External"/><Relationship Id="rId2380" Type="http://schemas.openxmlformats.org/officeDocument/2006/relationships/hyperlink" Target="https://github.com/songtianyi/go-mxnet-predictor" TargetMode="External"/><Relationship Id="rId3017" Type="http://schemas.openxmlformats.org/officeDocument/2006/relationships/hyperlink" Target="https://www.sas.com/en_us/software/analytics/stat.html" TargetMode="External"/><Relationship Id="rId3224" Type="http://schemas.openxmlformats.org/officeDocument/2006/relationships/hyperlink" Target="http://inforumweb.umd.edu/econdata/econdata.html" TargetMode="External"/><Relationship Id="rId3431" Type="http://schemas.openxmlformats.org/officeDocument/2006/relationships/hyperlink" Target="http://academictorrents.com/" TargetMode="External"/><Relationship Id="rId145" Type="http://schemas.openxmlformats.org/officeDocument/2006/relationships/hyperlink" Target="http://15418.courses.cs.cmu.edu/spring2015/reading" TargetMode="External"/><Relationship Id="rId352" Type="http://schemas.openxmlformats.org/officeDocument/2006/relationships/hyperlink" Target="http://www.cs.berkeley.edu/~luca/cs278-08/" TargetMode="External"/><Relationship Id="rId2033" Type="http://schemas.openxmlformats.org/officeDocument/2006/relationships/hyperlink" Target="https://nbviewer.jupyter.org/github/donnemartin/data-science-ipython-notebooks/blob/master/deep-learning/keras-tutorial/1.4%20%28Extra%29%20A%20Simple%20Implementation%20of%20ANN%20for%20MNIST.ipynb" TargetMode="External"/><Relationship Id="rId2240" Type="http://schemas.openxmlformats.org/officeDocument/2006/relationships/hyperlink" Target="https://github.com/josephmisiti/awesome-machine-learning" TargetMode="External"/><Relationship Id="rId5189" Type="http://schemas.openxmlformats.org/officeDocument/2006/relationships/hyperlink" Target="http://www.dataschool.io/comparing-supervised-learning-algorithms/" TargetMode="External"/><Relationship Id="rId5396" Type="http://schemas.openxmlformats.org/officeDocument/2006/relationships/hyperlink" Target="http://www.gvgai.net/" TargetMode="External"/><Relationship Id="rId212" Type="http://schemas.openxmlformats.org/officeDocument/2006/relationships/hyperlink" Target="https://courses.engr.illinois.edu/cs421/fa2014/exams/index.html" TargetMode="External"/><Relationship Id="rId1799" Type="http://schemas.openxmlformats.org/officeDocument/2006/relationships/hyperlink" Target="https://www.quora.com/What-is-an-intuitive-explanation-of-the-Dirichlet-distribution" TargetMode="External"/><Relationship Id="rId2100" Type="http://schemas.openxmlformats.org/officeDocument/2006/relationships/hyperlink" Target="http://nbviewer.jupyter.org/github/donnemartin/data-science-ipython-notebooks/blob/master/numpy/02.02-The-Basics-Of-NumPy-Arrays.ipynb" TargetMode="External"/><Relationship Id="rId5049" Type="http://schemas.openxmlformats.org/officeDocument/2006/relationships/hyperlink" Target="https://github.com/ZuzooVn/machine-learning-for-software-engineers" TargetMode="External"/><Relationship Id="rId5256" Type="http://schemas.openxmlformats.org/officeDocument/2006/relationships/control" Target="activeX/activeX73.xml"/><Relationship Id="rId4065" Type="http://schemas.openxmlformats.org/officeDocument/2006/relationships/hyperlink" Target="https://github.com/electron/electron" TargetMode="External"/><Relationship Id="rId4272" Type="http://schemas.openxmlformats.org/officeDocument/2006/relationships/hyperlink" Target="https://srf.baidu.com/input/mac.html" TargetMode="External"/><Relationship Id="rId5116" Type="http://schemas.openxmlformats.org/officeDocument/2006/relationships/control" Target="activeX/activeX14.xml"/><Relationship Id="rId5323" Type="http://schemas.openxmlformats.org/officeDocument/2006/relationships/control" Target="activeX/activeX103.xml"/><Relationship Id="rId1659" Type="http://schemas.openxmlformats.org/officeDocument/2006/relationships/hyperlink" Target="http://stackoverflow.com/questions/tagged/neural-network?sort=votes&amp;pageSize=50" TargetMode="External"/><Relationship Id="rId1866" Type="http://schemas.openxmlformats.org/officeDocument/2006/relationships/hyperlink" Target="http://www.slideshare.net/pierluca.lanzi/machine-learning-and-data-mining-11-decision-trees" TargetMode="External"/><Relationship Id="rId2917" Type="http://schemas.openxmlformats.org/officeDocument/2006/relationships/hyperlink" Target="https://github.com/kevincobain2000/listof" TargetMode="External"/><Relationship Id="rId3081" Type="http://schemas.openxmlformats.org/officeDocument/2006/relationships/hyperlink" Target="https://github.com/caesar0301/awesome-public-datasets" TargetMode="External"/><Relationship Id="rId4132" Type="http://schemas.openxmlformats.org/officeDocument/2006/relationships/hyperlink" Target="http://mixxx.org/" TargetMode="External"/><Relationship Id="rId1519" Type="http://schemas.openxmlformats.org/officeDocument/2006/relationships/hyperlink" Target="https://ocw.mit.edu/courses/electrical-engineering-and-computer-science/6-034-artificial-intelligence-fall-2010/" TargetMode="External"/><Relationship Id="rId1726" Type="http://schemas.openxmlformats.org/officeDocument/2006/relationships/hyperlink" Target="http://colah.github.io/posts/2014-07-NLP-RNNs-Representations/" TargetMode="External"/><Relationship Id="rId1933" Type="http://schemas.openxmlformats.org/officeDocument/2006/relationships/hyperlink" Target="http://stats.stackexchange.com/questions/26790/ensembling-regression-models" TargetMode="External"/><Relationship Id="rId18" Type="http://schemas.openxmlformats.org/officeDocument/2006/relationships/hyperlink" Target="https://github.com/kailashahirwar" TargetMode="External"/><Relationship Id="rId3898" Type="http://schemas.openxmlformats.org/officeDocument/2006/relationships/hyperlink" Target="https://coding.net/" TargetMode="External"/><Relationship Id="rId4949" Type="http://schemas.openxmlformats.org/officeDocument/2006/relationships/hyperlink" Target="https://github.com/CSNW/d3.compose" TargetMode="External"/><Relationship Id="rId3758" Type="http://schemas.openxmlformats.org/officeDocument/2006/relationships/hyperlink" Target="https://panic.com/coda" TargetMode="External"/><Relationship Id="rId3965" Type="http://schemas.openxmlformats.org/officeDocument/2006/relationships/hyperlink" Target="https://tenonedesign.com/inklet.php" TargetMode="External"/><Relationship Id="rId4809" Type="http://schemas.openxmlformats.org/officeDocument/2006/relationships/hyperlink" Target="https://github.com/amplab/velox-modelserver" TargetMode="External"/><Relationship Id="rId679" Type="http://schemas.openxmlformats.org/officeDocument/2006/relationships/hyperlink" Target="http://see.stanford.edu/see/materials/aiircs223a/assignments.aspx" TargetMode="External"/><Relationship Id="rId886" Type="http://schemas.openxmlformats.org/officeDocument/2006/relationships/hyperlink" Target="https://github.com/ChristosChristofidis/awesome-deep-learning" TargetMode="External"/><Relationship Id="rId2567" Type="http://schemas.openxmlformats.org/officeDocument/2006/relationships/hyperlink" Target="https://github.com/deepmind/torch-randomkit" TargetMode="External"/><Relationship Id="rId2774" Type="http://schemas.openxmlformats.org/officeDocument/2006/relationships/hyperlink" Target="https://github.com/NVIDIA/DIGITS" TargetMode="External"/><Relationship Id="rId3618" Type="http://schemas.openxmlformats.org/officeDocument/2006/relationships/hyperlink" Target="http://arxiv.org/abs/1508.06615" TargetMode="External"/><Relationship Id="rId5180" Type="http://schemas.openxmlformats.org/officeDocument/2006/relationships/control" Target="activeX/activeX45.xml"/><Relationship Id="rId2" Type="http://schemas.openxmlformats.org/officeDocument/2006/relationships/numbering" Target="numbering.xml"/><Relationship Id="rId539" Type="http://schemas.openxmlformats.org/officeDocument/2006/relationships/hyperlink" Target="http://stanford.edu/class/ee103/julia_files" TargetMode="External"/><Relationship Id="rId746" Type="http://schemas.openxmlformats.org/officeDocument/2006/relationships/hyperlink" Target="http://philipmjohnson.org/essays/ase-initial-results.html" TargetMode="External"/><Relationship Id="rId1169" Type="http://schemas.openxmlformats.org/officeDocument/2006/relationships/hyperlink" Target="http://www.gastrointestinalatlas.com/" TargetMode="External"/><Relationship Id="rId1376" Type="http://schemas.openxmlformats.org/officeDocument/2006/relationships/hyperlink" Target="http://arxiv.org/pdf/1503.02531" TargetMode="External"/><Relationship Id="rId1583" Type="http://schemas.openxmlformats.org/officeDocument/2006/relationships/hyperlink" Target="http://people.duke.edu/~rnau/regintro.htm" TargetMode="External"/><Relationship Id="rId2427" Type="http://schemas.openxmlformats.org/officeDocument/2006/relationships/hyperlink" Target="https://github.com/Hydrospheredata/mist" TargetMode="External"/><Relationship Id="rId2981" Type="http://schemas.openxmlformats.org/officeDocument/2006/relationships/hyperlink" Target="http://cran.r-project.org/web/packages/penalizedSVM/index.html" TargetMode="External"/><Relationship Id="rId3825" Type="http://schemas.openxmlformats.org/officeDocument/2006/relationships/hyperlink" Target="https://www.wireshark.org/" TargetMode="External"/><Relationship Id="rId5040" Type="http://schemas.openxmlformats.org/officeDocument/2006/relationships/hyperlink" Target="https://github.com/bayandin/awesome-awesomeness" TargetMode="External"/><Relationship Id="rId953" Type="http://schemas.openxmlformats.org/officeDocument/2006/relationships/hyperlink" Target="http://nlp.stanford.edu/~socherr/pa4_ner.pdf" TargetMode="External"/><Relationship Id="rId1029" Type="http://schemas.openxmlformats.org/officeDocument/2006/relationships/hyperlink" Target="http://www.idsia.ch/~ciresan/" TargetMode="External"/><Relationship Id="rId1236" Type="http://schemas.openxmlformats.org/officeDocument/2006/relationships/hyperlink" Target="http://cvc.yale.edu/projects/yalefacesB/yalefacesB.html" TargetMode="External"/><Relationship Id="rId1790" Type="http://schemas.openxmlformats.org/officeDocument/2006/relationships/hyperlink" Target="https://en.wikipedia.org/wiki/Latent_semantic_analysis" TargetMode="External"/><Relationship Id="rId2634" Type="http://schemas.openxmlformats.org/officeDocument/2006/relationships/hyperlink" Target="https://sourceforge.net/projects/nnd/" TargetMode="External"/><Relationship Id="rId2841" Type="http://schemas.openxmlformats.org/officeDocument/2006/relationships/hyperlink" Target="https://github.com/CamDavidsonPilon/decision-weights" TargetMode="External"/><Relationship Id="rId82" Type="http://schemas.openxmlformats.org/officeDocument/2006/relationships/hyperlink" Target="https://courses.engr.illinois.edu/cs425/fa2016/assignments.html" TargetMode="External"/><Relationship Id="rId606" Type="http://schemas.openxmlformats.org/officeDocument/2006/relationships/hyperlink" Target="http://research.microsoft.com/en-us/people/mickens/" TargetMode="External"/><Relationship Id="rId813" Type="http://schemas.openxmlformats.org/officeDocument/2006/relationships/hyperlink" Target="http://www.scholarpedia.org/article/Encyclopedia_of_computational_intelligence" TargetMode="External"/><Relationship Id="rId1443" Type="http://schemas.openxmlformats.org/officeDocument/2006/relationships/hyperlink" Target="http://arxiv.org/abs/1603.03417" TargetMode="External"/><Relationship Id="rId1650" Type="http://schemas.openxmlformats.org/officeDocument/2006/relationships/hyperlink" Target="http://deeplearning.net/reading-list/" TargetMode="External"/><Relationship Id="rId2701" Type="http://schemas.openxmlformats.org/officeDocument/2006/relationships/hyperlink" Target="https://github.com/dasmith/stanford-corenlp-python" TargetMode="External"/><Relationship Id="rId4599" Type="http://schemas.openxmlformats.org/officeDocument/2006/relationships/hyperlink" Target="http://cassandra.apache.org/" TargetMode="External"/><Relationship Id="rId1303" Type="http://schemas.openxmlformats.org/officeDocument/2006/relationships/hyperlink" Target="https://github.com/kristjankorjus/Replicating-DeepMind" TargetMode="External"/><Relationship Id="rId1510" Type="http://schemas.openxmlformats.org/officeDocument/2006/relationships/hyperlink" Target="http://theherdlocker.com/tweet/popularity/machinelearning" TargetMode="External"/><Relationship Id="rId4459" Type="http://schemas.openxmlformats.org/officeDocument/2006/relationships/hyperlink" Target="http://lifehacker.com/" TargetMode="External"/><Relationship Id="rId4666" Type="http://schemas.openxmlformats.org/officeDocument/2006/relationships/hyperlink" Target="https://github.com/shunfei/indexr" TargetMode="External"/><Relationship Id="rId4873" Type="http://schemas.openxmlformats.org/officeDocument/2006/relationships/hyperlink" Target="https://github.com/strapdata/elassandra" TargetMode="External"/><Relationship Id="rId3268" Type="http://schemas.openxmlformats.org/officeDocument/2006/relationships/hyperlink" Target="http://opendata.arcgis.com/" TargetMode="External"/><Relationship Id="rId3475" Type="http://schemas.openxmlformats.org/officeDocument/2006/relationships/hyperlink" Target="http://fsi.fundforpeace.org/data" TargetMode="External"/><Relationship Id="rId3682" Type="http://schemas.openxmlformats.org/officeDocument/2006/relationships/hyperlink" Target="http://maxmelnick.com/2016/07/04/visualizing-tensorflow-retrain.html" TargetMode="External"/><Relationship Id="rId4319" Type="http://schemas.openxmlformats.org/officeDocument/2006/relationships/hyperlink" Target="https://itunes.apple.com/us/app/manico/id1176077430" TargetMode="External"/><Relationship Id="rId4526" Type="http://schemas.openxmlformats.org/officeDocument/2006/relationships/hyperlink" Target="https://pig.apache.org/" TargetMode="External"/><Relationship Id="rId4733" Type="http://schemas.openxmlformats.org/officeDocument/2006/relationships/hyperlink" Target="http://flume.apache.org/" TargetMode="External"/><Relationship Id="rId4940" Type="http://schemas.openxmlformats.org/officeDocument/2006/relationships/hyperlink" Target="https://github.com/CartoDB/cartodb" TargetMode="External"/><Relationship Id="rId189" Type="http://schemas.openxmlformats.org/officeDocument/2006/relationships/hyperlink" Target="https://sites.google.com/a/bodik.org/cs164/home" TargetMode="External"/><Relationship Id="rId396" Type="http://schemas.openxmlformats.org/officeDocument/2006/relationships/hyperlink" Target="http://cs61a.org/articles/resources.html" TargetMode="External"/><Relationship Id="rId2077" Type="http://schemas.openxmlformats.org/officeDocument/2006/relationships/image" Target="media/image12.png"/><Relationship Id="rId2284" Type="http://schemas.openxmlformats.org/officeDocument/2006/relationships/hyperlink" Target="https://github.com/josephmisiti/awesome-machine-learning" TargetMode="External"/><Relationship Id="rId2491" Type="http://schemas.openxmlformats.org/officeDocument/2006/relationships/hyperlink" Target="https://github.com/nicolaspanel/node-svm" TargetMode="External"/><Relationship Id="rId3128" Type="http://schemas.openxmlformats.org/officeDocument/2006/relationships/hyperlink" Target="http://www.ncbi.nlm.nih.gov/taxonomy" TargetMode="External"/><Relationship Id="rId3335" Type="http://schemas.openxmlformats.org/officeDocument/2006/relationships/hyperlink" Target="http://data.discogs.com/" TargetMode="External"/><Relationship Id="rId3542" Type="http://schemas.openxmlformats.org/officeDocument/2006/relationships/hyperlink" Target="http://www.transtats.bts.gov/Tables.asp?DB_ID=120" TargetMode="External"/><Relationship Id="rId256" Type="http://schemas.openxmlformats.org/officeDocument/2006/relationships/hyperlink" Target="https://www.cl.cam.ac.uk/teaching/1516/L28/" TargetMode="External"/><Relationship Id="rId463" Type="http://schemas.openxmlformats.org/officeDocument/2006/relationships/hyperlink" Target="http://cse1.net/lectures" TargetMode="External"/><Relationship Id="rId670" Type="http://schemas.openxmlformats.org/officeDocument/2006/relationships/hyperlink" Target="http://web.stanford.edu/class/cs193a/lectures.shtml" TargetMode="External"/><Relationship Id="rId1093" Type="http://schemas.openxmlformats.org/officeDocument/2006/relationships/hyperlink" Target="https://sites.google.com/site/tsainath/" TargetMode="External"/><Relationship Id="rId2144" Type="http://schemas.openxmlformats.org/officeDocument/2006/relationships/hyperlink" Target="http://nbviewer.ipython.org/github/donnemartin/data-science-ipython-notebooks/blob/master/commands/linux.ipynb" TargetMode="External"/><Relationship Id="rId2351" Type="http://schemas.openxmlformats.org/officeDocument/2006/relationships/hyperlink" Target="https://github.com/clojurewerkz/statistiker" TargetMode="External"/><Relationship Id="rId3402" Type="http://schemas.openxmlformats.org/officeDocument/2006/relationships/hyperlink" Target="http://www.crystallography.net/" TargetMode="External"/><Relationship Id="rId4800" Type="http://schemas.openxmlformats.org/officeDocument/2006/relationships/hyperlink" Target="http://predictionio.incubator.apache.org/index.html" TargetMode="External"/><Relationship Id="rId116" Type="http://schemas.openxmlformats.org/officeDocument/2006/relationships/hyperlink" Target="https://blue.cse.buffalo.edu/people/gwa/" TargetMode="External"/><Relationship Id="rId323" Type="http://schemas.openxmlformats.org/officeDocument/2006/relationships/hyperlink" Target="http://ocw.mit.edu/courses/electrical-engineering-and-computer-science/6-046j-design-and-analysis-of-algorithms-spring-2015/download-course-materials/" TargetMode="External"/><Relationship Id="rId530" Type="http://schemas.openxmlformats.org/officeDocument/2006/relationships/hyperlink" Target="http://llcao.net/cu-deeplearning15/programming_problem.html" TargetMode="External"/><Relationship Id="rId1160" Type="http://schemas.openxmlformats.org/officeDocument/2006/relationships/hyperlink" Target="http://www.cs.columbia.edu/CAVE/curet/" TargetMode="External"/><Relationship Id="rId2004" Type="http://schemas.openxmlformats.org/officeDocument/2006/relationships/hyperlink" Target="http://nbviewer.ipython.org/github/donnemartin/data-science-ipython-notebooks/blob/master/deep-learning/tensor-flow-examples/notebooks/2_basic_classifiers/linear_regression.ipynb" TargetMode="External"/><Relationship Id="rId2211" Type="http://schemas.openxmlformats.org/officeDocument/2006/relationships/hyperlink" Target="https://github.com/josephmisiti/awesome-machine-learning" TargetMode="External"/><Relationship Id="rId5367" Type="http://schemas.openxmlformats.org/officeDocument/2006/relationships/hyperlink" Target="https://github.com/dformoso/machine-learning-mindmap" TargetMode="External"/><Relationship Id="rId4176" Type="http://schemas.openxmlformats.org/officeDocument/2006/relationships/hyperlink" Target="https://itunes.apple.com/app/id1196268448?mt=12&amp;at=1000lv4R&amp;ct=klib_me" TargetMode="External"/><Relationship Id="rId1020" Type="http://schemas.openxmlformats.org/officeDocument/2006/relationships/hyperlink" Target="http://www.gatsby.ucl.ac.uk/~amnih/" TargetMode="External"/><Relationship Id="rId1977" Type="http://schemas.openxmlformats.org/officeDocument/2006/relationships/hyperlink" Target="https://github.com/donnemartin/data-science-ipython-notebooks" TargetMode="External"/><Relationship Id="rId4383" Type="http://schemas.openxmlformats.org/officeDocument/2006/relationships/hyperlink" Target="http://magnet.crowdcafe.com/" TargetMode="External"/><Relationship Id="rId4590" Type="http://schemas.openxmlformats.org/officeDocument/2006/relationships/hyperlink" Target="http://www.marklogic.com/" TargetMode="External"/><Relationship Id="rId5227" Type="http://schemas.openxmlformats.org/officeDocument/2006/relationships/hyperlink" Target="https://github.com/JWarmenhoven/ISLR-python" TargetMode="External"/><Relationship Id="rId5434" Type="http://schemas.openxmlformats.org/officeDocument/2006/relationships/hyperlink" Target="http://www.iclr.cc/doku.php?id=ICLR2017:main&amp;redirect=1" TargetMode="External"/><Relationship Id="rId1837" Type="http://schemas.openxmlformats.org/officeDocument/2006/relationships/hyperlink" Target="http://www.csie.ntu.edu.tw/~cjlin/talks/freiburg.pdf" TargetMode="External"/><Relationship Id="rId3192" Type="http://schemas.openxmlformats.org/officeDocument/2006/relationships/hyperlink" Target="http://lemurproject.org/clueweb12/" TargetMode="External"/><Relationship Id="rId4036" Type="http://schemas.openxmlformats.org/officeDocument/2006/relationships/hyperlink" Target="https://github.com/justinfrankel/licecap" TargetMode="External"/><Relationship Id="rId4243" Type="http://schemas.openxmlformats.org/officeDocument/2006/relationships/hyperlink" Target="http://hex.youdao.com/zh-cn/index.html" TargetMode="External"/><Relationship Id="rId4450" Type="http://schemas.openxmlformats.org/officeDocument/2006/relationships/hyperlink" Target="https://www.macupdate.com/" TargetMode="External"/><Relationship Id="rId3052" Type="http://schemas.openxmlformats.org/officeDocument/2006/relationships/hyperlink" Target="https://github.com/h2oai/sparkling-water" TargetMode="External"/><Relationship Id="rId4103" Type="http://schemas.openxmlformats.org/officeDocument/2006/relationships/hyperlink" Target="https://newtonhq.com/" TargetMode="External"/><Relationship Id="rId4310" Type="http://schemas.openxmlformats.org/officeDocument/2006/relationships/hyperlink" Target="https://www.locovpn.co/mannul/" TargetMode="External"/><Relationship Id="rId180" Type="http://schemas.openxmlformats.org/officeDocument/2006/relationships/hyperlink" Target="http://www.cs.princeton.edu/~dpw/courses/cos326-12/info.php" TargetMode="External"/><Relationship Id="rId1904" Type="http://schemas.openxmlformats.org/officeDocument/2006/relationships/hyperlink" Target="http://stats.stackexchange.com/questions/21152/obtaining-knowledge-from-a-random-forest" TargetMode="External"/><Relationship Id="rId3869" Type="http://schemas.openxmlformats.org/officeDocument/2006/relationships/hyperlink" Target="http://lnav.org/" TargetMode="External"/><Relationship Id="rId5084" Type="http://schemas.openxmlformats.org/officeDocument/2006/relationships/image" Target="media/image20.wmf"/><Relationship Id="rId5291" Type="http://schemas.openxmlformats.org/officeDocument/2006/relationships/control" Target="activeX/activeX89.xml"/><Relationship Id="rId997" Type="http://schemas.openxmlformats.org/officeDocument/2006/relationships/hyperlink" Target="http://uk.mathworks.com/help/pdf_doc/nnet/nnet_ug.pdf" TargetMode="External"/><Relationship Id="rId2678" Type="http://schemas.openxmlformats.org/officeDocument/2006/relationships/hyperlink" Target="https://github.com/fxsjy/jieba" TargetMode="External"/><Relationship Id="rId2885" Type="http://schemas.openxmlformats.org/officeDocument/2006/relationships/hyperlink" Target="https://github.com/zygmuntz/kaggle-stackoverflow" TargetMode="External"/><Relationship Id="rId3729" Type="http://schemas.openxmlformats.org/officeDocument/2006/relationships/hyperlink" Target="https://github.com/jaywcjlove/awesome-mac" TargetMode="External"/><Relationship Id="rId3936" Type="http://schemas.openxmlformats.org/officeDocument/2006/relationships/hyperlink" Target="http://redisdesktop.com/" TargetMode="External"/><Relationship Id="rId5151" Type="http://schemas.openxmlformats.org/officeDocument/2006/relationships/control" Target="activeX/activeX31.xml"/><Relationship Id="rId857" Type="http://schemas.openxmlformats.org/officeDocument/2006/relationships/hyperlink" Target="http://www.tandf.co.uk/journals/tf/08839514.html" TargetMode="External"/><Relationship Id="rId1487" Type="http://schemas.openxmlformats.org/officeDocument/2006/relationships/hyperlink" Target="https://github.com/ujjwalkarn/Machine-Learning-Tutorials" TargetMode="External"/><Relationship Id="rId1694" Type="http://schemas.openxmlformats.org/officeDocument/2006/relationships/hyperlink" Target="http://tensorflow.org/" TargetMode="External"/><Relationship Id="rId2538" Type="http://schemas.openxmlformats.org/officeDocument/2006/relationships/hyperlink" Target="https://github.com/hshindo/Merlin.jl" TargetMode="External"/><Relationship Id="rId2745" Type="http://schemas.openxmlformats.org/officeDocument/2006/relationships/hyperlink" Target="https://github.com/nilearn/nilearn" TargetMode="External"/><Relationship Id="rId2952" Type="http://schemas.openxmlformats.org/officeDocument/2006/relationships/hyperlink" Target="http://cran.r-project.org/web/packages/glmnet/index.html" TargetMode="External"/><Relationship Id="rId717" Type="http://schemas.openxmlformats.org/officeDocument/2006/relationships/hyperlink" Target="http://courses2.cit.cornell.edu/cs5724/schedule.htm" TargetMode="External"/><Relationship Id="rId924" Type="http://schemas.openxmlformats.org/officeDocument/2006/relationships/hyperlink" Target="http://uvadlc.github.io/" TargetMode="External"/><Relationship Id="rId1347" Type="http://schemas.openxmlformats.org/officeDocument/2006/relationships/hyperlink" Target="http://arxiv.org/pdf/1602.07360" TargetMode="External"/><Relationship Id="rId1554" Type="http://schemas.openxmlformats.org/officeDocument/2006/relationships/hyperlink" Target="http://r4stats.com/" TargetMode="External"/><Relationship Id="rId1761" Type="http://schemas.openxmlformats.org/officeDocument/2006/relationships/hyperlink" Target="http://blog.echen.me/2011/07/18/introduction-to-restricted-boltzmann-machines/" TargetMode="External"/><Relationship Id="rId2605" Type="http://schemas.openxmlformats.org/officeDocument/2006/relationships/hyperlink" Target="http://www.ifp.illinois.edu/~minhdo/software/contourlet_toolbox.tar" TargetMode="External"/><Relationship Id="rId2812" Type="http://schemas.openxmlformats.org/officeDocument/2006/relationships/hyperlink" Target="https://github.com/AirSage/Petrel" TargetMode="External"/><Relationship Id="rId5011" Type="http://schemas.openxmlformats.org/officeDocument/2006/relationships/hyperlink" Target="https://arxiv.org/pdf/1203.5485.pdf" TargetMode="External"/><Relationship Id="rId53" Type="http://schemas.openxmlformats.org/officeDocument/2006/relationships/hyperlink" Target="http://web.stanford.edu/class/cs107/assignments.html" TargetMode="External"/><Relationship Id="rId1207" Type="http://schemas.openxmlformats.org/officeDocument/2006/relationships/hyperlink" Target="http://www.taurusstudio.net/research/pmtexdb/index.htm" TargetMode="External"/><Relationship Id="rId1414" Type="http://schemas.openxmlformats.org/officeDocument/2006/relationships/hyperlink" Target="https://cs.stanford.edu/people/karpathy/cvpr2015.pdf" TargetMode="External"/><Relationship Id="rId1621" Type="http://schemas.openxmlformats.org/officeDocument/2006/relationships/hyperlink" Target="http://www.jmlr.org/papers/volume11/cawley10a/cawley10a.pdf" TargetMode="External"/><Relationship Id="rId4777" Type="http://schemas.openxmlformats.org/officeDocument/2006/relationships/hyperlink" Target="https://github.com/ottogroup/schedoscope" TargetMode="External"/><Relationship Id="rId4984" Type="http://schemas.openxmlformats.org/officeDocument/2006/relationships/hyperlink" Target="https://ifttt.com/" TargetMode="External"/><Relationship Id="rId3379" Type="http://schemas.openxmlformats.org/officeDocument/2006/relationships/hyperlink" Target="https://github.com/ParallelMazen/SaudiNewsNet" TargetMode="External"/><Relationship Id="rId3586" Type="http://schemas.openxmlformats.org/officeDocument/2006/relationships/hyperlink" Target="https://github.com/anishathalye/neural-style" TargetMode="External"/><Relationship Id="rId3793" Type="http://schemas.openxmlformats.org/officeDocument/2006/relationships/hyperlink" Target="https://github.com/TencentOpen/Fanvas" TargetMode="External"/><Relationship Id="rId4637" Type="http://schemas.openxmlformats.org/officeDocument/2006/relationships/hyperlink" Target="https://github.com/krotik/eliasdb" TargetMode="External"/><Relationship Id="rId2188" Type="http://schemas.openxmlformats.org/officeDocument/2006/relationships/hyperlink" Target="https://github.com/josephmisiti/awesome-machine-learning" TargetMode="External"/><Relationship Id="rId2395" Type="http://schemas.openxmlformats.org/officeDocument/2006/relationships/hyperlink" Target="http://nlp.stanford.edu/software/corenlp.shtml" TargetMode="External"/><Relationship Id="rId3239" Type="http://schemas.openxmlformats.org/officeDocument/2006/relationships/hyperlink" Target="http://comtrade.un.org/db/" TargetMode="External"/><Relationship Id="rId3446" Type="http://schemas.openxmlformats.org/officeDocument/2006/relationships/hyperlink" Target="https://aws.amazon.com/datasets/enron-email-data/" TargetMode="External"/><Relationship Id="rId4844" Type="http://schemas.openxmlformats.org/officeDocument/2006/relationships/hyperlink" Target="http://oodt.apache.org/" TargetMode="External"/><Relationship Id="rId367" Type="http://schemas.openxmlformats.org/officeDocument/2006/relationships/hyperlink" Target="http://www.cs.cornell.edu/courses/CS4300/2013fa/lectures.htm" TargetMode="External"/><Relationship Id="rId574" Type="http://schemas.openxmlformats.org/officeDocument/2006/relationships/hyperlink" Target="https://courseware.stanford.edu/pg/courses/349991/cs155-spring-2013" TargetMode="External"/><Relationship Id="rId2048" Type="http://schemas.openxmlformats.org/officeDocument/2006/relationships/hyperlink" Target="http://nbviewer.ipython.org/github/donnemartin/data-science-ipython-notebooks/blob/master/scikit-learn/scikit-learn-random-forest.ipynb" TargetMode="External"/><Relationship Id="rId2255" Type="http://schemas.openxmlformats.org/officeDocument/2006/relationships/hyperlink" Target="https://github.com/josephmisiti/awesome-machine-learning" TargetMode="External"/><Relationship Id="rId3653" Type="http://schemas.openxmlformats.org/officeDocument/2006/relationships/hyperlink" Target="http://bit.ly/1L9IfJx" TargetMode="External"/><Relationship Id="rId3860" Type="http://schemas.openxmlformats.org/officeDocument/2006/relationships/hyperlink" Target="https://fishshell.com/" TargetMode="External"/><Relationship Id="rId4704" Type="http://schemas.openxmlformats.org/officeDocument/2006/relationships/hyperlink" Target="https://github.com/druid-io/druid/" TargetMode="External"/><Relationship Id="rId4911" Type="http://schemas.openxmlformats.org/officeDocument/2006/relationships/hyperlink" Target="https://www.oracle.com/database/berkeley-db/index.html" TargetMode="External"/><Relationship Id="rId227" Type="http://schemas.openxmlformats.org/officeDocument/2006/relationships/hyperlink" Target="http://www.cs.cornell.edu/courses/CS5114/2013sp/syllabus.php" TargetMode="External"/><Relationship Id="rId781" Type="http://schemas.openxmlformats.org/officeDocument/2006/relationships/hyperlink" Target="https://www.class-central.com/mooc/319/udacity-artificial-intelligence-for-robotics" TargetMode="External"/><Relationship Id="rId2462" Type="http://schemas.openxmlformats.org/officeDocument/2006/relationships/hyperlink" Target="https://www.amcharts.com/" TargetMode="External"/><Relationship Id="rId3306" Type="http://schemas.openxmlformats.org/officeDocument/2006/relationships/hyperlink" Target="https://portal.gdc.cancer.gov/" TargetMode="External"/><Relationship Id="rId3513" Type="http://schemas.openxmlformats.org/officeDocument/2006/relationships/hyperlink" Target="http://ergast.com/mrd/db" TargetMode="External"/><Relationship Id="rId3720" Type="http://schemas.openxmlformats.org/officeDocument/2006/relationships/hyperlink" Target="https://github.com/jaywcjlove/awesome-mac" TargetMode="External"/><Relationship Id="rId434" Type="http://schemas.openxmlformats.org/officeDocument/2006/relationships/hyperlink" Target="http://www.cs.cornell.edu/courses/CS1130/2014sp/" TargetMode="External"/><Relationship Id="rId641" Type="http://schemas.openxmlformats.org/officeDocument/2006/relationships/hyperlink" Target="http://cs.brown.edu/courses/csci1230/demos.html" TargetMode="External"/><Relationship Id="rId1064" Type="http://schemas.openxmlformats.org/officeDocument/2006/relationships/hyperlink" Target="http://www.cs.nyu.edu/~ranzato/" TargetMode="External"/><Relationship Id="rId1271" Type="http://schemas.openxmlformats.org/officeDocument/2006/relationships/hyperlink" Target="https://github.com/tensorflow/tensorflow" TargetMode="External"/><Relationship Id="rId2115" Type="http://schemas.openxmlformats.org/officeDocument/2006/relationships/hyperlink" Target="http://nbviewer.ipython.org/github/donnemartin/data-science-ipython-notebooks/blob/master/python-data/pdb.ipynb" TargetMode="External"/><Relationship Id="rId2322" Type="http://schemas.openxmlformats.org/officeDocument/2006/relationships/hyperlink" Target="https://github.com/baidu-research/warp-ctc" TargetMode="External"/><Relationship Id="rId501" Type="http://schemas.openxmlformats.org/officeDocument/2006/relationships/hyperlink" Target="http://people.seas.harvard.edu/~minilek/cs229r/fall15/hmwk.html" TargetMode="External"/><Relationship Id="rId1131" Type="http://schemas.openxmlformats.org/officeDocument/2006/relationships/hyperlink" Target="http://news.startup.ml/" TargetMode="External"/><Relationship Id="rId4287" Type="http://schemas.openxmlformats.org/officeDocument/2006/relationships/hyperlink" Target="https://vivaldi.com/?lang=en_US" TargetMode="External"/><Relationship Id="rId4494" Type="http://schemas.openxmlformats.org/officeDocument/2006/relationships/hyperlink" Target="https://github.com/onurakpolat/awesome-bigdata" TargetMode="External"/><Relationship Id="rId5338" Type="http://schemas.openxmlformats.org/officeDocument/2006/relationships/hyperlink" Target="https://xyclade.github.io/MachineLearning/" TargetMode="External"/><Relationship Id="rId3096" Type="http://schemas.openxmlformats.org/officeDocument/2006/relationships/hyperlink" Target="https://github.com/caesar0301/awesome-public-datasets" TargetMode="External"/><Relationship Id="rId4147" Type="http://schemas.openxmlformats.org/officeDocument/2006/relationships/hyperlink" Target="https://mafintosh.github.io/playback/" TargetMode="External"/><Relationship Id="rId4354" Type="http://schemas.openxmlformats.org/officeDocument/2006/relationships/hyperlink" Target="http://www.shauninman.com/archive/2016/10/20/day_o_2_mac_menu_bar_clock" TargetMode="External"/><Relationship Id="rId4561" Type="http://schemas.openxmlformats.org/officeDocument/2006/relationships/hyperlink" Target="https://github.com/UnderstandLingBV/Tuktu" TargetMode="External"/><Relationship Id="rId5405" Type="http://schemas.openxmlformats.org/officeDocument/2006/relationships/control" Target="activeX/activeX129.xml"/><Relationship Id="rId1948" Type="http://schemas.openxmlformats.org/officeDocument/2006/relationships/hyperlink" Target="http://stats.stackexchange.com/questions/78076/do-ensemble-techniques-increase-vc-dimension" TargetMode="External"/><Relationship Id="rId3163" Type="http://schemas.openxmlformats.org/officeDocument/2006/relationships/hyperlink" Target="https://www.esrl.noaa.gov/gmd/grad/stardata.html" TargetMode="External"/><Relationship Id="rId3370" Type="http://schemas.openxmlformats.org/officeDocument/2006/relationships/hyperlink" Target="https://catalog.ldc.upenn.edu/LDC2006T13" TargetMode="External"/><Relationship Id="rId4007" Type="http://schemas.openxmlformats.org/officeDocument/2006/relationships/hyperlink" Target="https://balsamiq.com/products/mockups/" TargetMode="External"/><Relationship Id="rId4214" Type="http://schemas.openxmlformats.org/officeDocument/2006/relationships/hyperlink" Target="http://www.wiz.cn/download.html" TargetMode="External"/><Relationship Id="rId4421" Type="http://schemas.openxmlformats.org/officeDocument/2006/relationships/hyperlink" Target="https://github.com/newmarcel/KeepingYouAwake" TargetMode="External"/><Relationship Id="rId291" Type="http://schemas.openxmlformats.org/officeDocument/2006/relationships/hyperlink" Target="http://compsci.hunter.cuny.edu/~sweiss/course_materials/csci335/csci335_s14.php" TargetMode="External"/><Relationship Id="rId1808" Type="http://schemas.openxmlformats.org/officeDocument/2006/relationships/hyperlink" Target="https://rare-technologies.com/word2vec-tutorial/" TargetMode="External"/><Relationship Id="rId3023" Type="http://schemas.openxmlformats.org/officeDocument/2006/relationships/hyperlink" Target="https://www.sas.com/en_us/software/analytics/text-miner.html" TargetMode="External"/><Relationship Id="rId151" Type="http://schemas.openxmlformats.org/officeDocument/2006/relationships/hyperlink" Target="http://15721.courses.cs.cmu.edu/spring2016/schedule.html" TargetMode="External"/><Relationship Id="rId3230" Type="http://schemas.openxmlformats.org/officeDocument/2006/relationships/hyperlink" Target="http://www.upcdatabase.com/" TargetMode="External"/><Relationship Id="rId5195" Type="http://schemas.openxmlformats.org/officeDocument/2006/relationships/hyperlink" Target="https://www.amazon.com/Data-Science-Business-Data-Analytic-Thinking/dp/1449361323/" TargetMode="External"/><Relationship Id="rId2789" Type="http://schemas.openxmlformats.org/officeDocument/2006/relationships/hyperlink" Target="https://networkx.github.io/" TargetMode="External"/><Relationship Id="rId2996" Type="http://schemas.openxmlformats.org/officeDocument/2006/relationships/hyperlink" Target="http://cran.r-project.org/web/packages/rpart/index.html" TargetMode="External"/><Relationship Id="rId968" Type="http://schemas.openxmlformats.org/officeDocument/2006/relationships/hyperlink" Target="http://arxiv.org/pdf/1506.00019v1.pdf" TargetMode="External"/><Relationship Id="rId1598" Type="http://schemas.openxmlformats.org/officeDocument/2006/relationships/hyperlink" Target="http://florianhartl.com/logistic-regression-geometric-intuition.html" TargetMode="External"/><Relationship Id="rId2649" Type="http://schemas.openxmlformats.org/officeDocument/2006/relationships/hyperlink" Target="http://libra.cs.uoregon.edu/" TargetMode="External"/><Relationship Id="rId2856" Type="http://schemas.openxmlformats.org/officeDocument/2006/relationships/hyperlink" Target="https://github.com/AllenDowney/DataScience" TargetMode="External"/><Relationship Id="rId3907" Type="http://schemas.openxmlformats.org/officeDocument/2006/relationships/hyperlink" Target="http://dev.mysql.com/downloads/workbench/" TargetMode="External"/><Relationship Id="rId5055" Type="http://schemas.openxmlformats.org/officeDocument/2006/relationships/hyperlink" Target="https://github.com/ZuzooVn/machine-learning-for-software-engineers" TargetMode="External"/><Relationship Id="rId5262" Type="http://schemas.openxmlformats.org/officeDocument/2006/relationships/control" Target="activeX/activeX76.xml"/><Relationship Id="rId97" Type="http://schemas.openxmlformats.org/officeDocument/2006/relationships/hyperlink" Target="http://rust-class.org/pages/syllabus.html" TargetMode="External"/><Relationship Id="rId828" Type="http://schemas.openxmlformats.org/officeDocument/2006/relationships/hyperlink" Target="http://deeplearning.net/" TargetMode="External"/><Relationship Id="rId1458" Type="http://schemas.openxmlformats.org/officeDocument/2006/relationships/hyperlink" Target="https://github.com/ujjwalkarn/Machine-Learning-Tutorials" TargetMode="External"/><Relationship Id="rId1665" Type="http://schemas.openxmlformats.org/officeDocument/2006/relationships/hyperlink" Target="https://devblogs.nvidia.com/parallelforall/deep-speech-accurate-speech-recognition-gpu-accelerated-deep-learning/" TargetMode="External"/><Relationship Id="rId1872" Type="http://schemas.openxmlformats.org/officeDocument/2006/relationships/hyperlink" Target="https://en.wikipedia.org/wiki/Grafting_(decision_trees)" TargetMode="External"/><Relationship Id="rId2509" Type="http://schemas.openxmlformats.org/officeDocument/2006/relationships/hyperlink" Target="https://github.com/mwgg/GreatCircle" TargetMode="External"/><Relationship Id="rId2716" Type="http://schemas.openxmlformats.org/officeDocument/2006/relationships/hyperlink" Target="https://github.com/Hydrospheredata/mist" TargetMode="External"/><Relationship Id="rId4071" Type="http://schemas.openxmlformats.org/officeDocument/2006/relationships/hyperlink" Target="https://github.com/stonesam92/ChitChat" TargetMode="External"/><Relationship Id="rId5122" Type="http://schemas.openxmlformats.org/officeDocument/2006/relationships/control" Target="activeX/activeX17.xml"/><Relationship Id="rId1318" Type="http://schemas.openxmlformats.org/officeDocument/2006/relationships/hyperlink" Target="https://www.youtube.com/channel/UCWN3xxRkmTPmbKwht9FuE5A" TargetMode="External"/><Relationship Id="rId1525" Type="http://schemas.openxmlformats.org/officeDocument/2006/relationships/hyperlink" Target="http://stackoverflow.com/questions/1402370/when-to-use-genetic-algorithms-vs-when-to-use-neural-networks" TargetMode="External"/><Relationship Id="rId2923" Type="http://schemas.openxmlformats.org/officeDocument/2006/relationships/hyperlink" Target="https://medium.com/@mjhirn/tensorflow-wins-89b78b29aafb" TargetMode="External"/><Relationship Id="rId1732" Type="http://schemas.openxmlformats.org/officeDocument/2006/relationships/hyperlink" Target="http://hackaday.com/2015/10/15/73-computer-scientists-created-a-neural-net-and-you-wont-believe-what-happened-next/" TargetMode="External"/><Relationship Id="rId4888" Type="http://schemas.openxmlformats.org/officeDocument/2006/relationships/hyperlink" Target="https://aws.amazon.com/rds/" TargetMode="External"/><Relationship Id="rId24" Type="http://schemas.openxmlformats.org/officeDocument/2006/relationships/hyperlink" Target="https://github.com/bulutyazilim" TargetMode="External"/><Relationship Id="rId2299" Type="http://schemas.openxmlformats.org/officeDocument/2006/relationships/hyperlink" Target="https://code.google.com/p/cuda-convnet/" TargetMode="External"/><Relationship Id="rId3697" Type="http://schemas.openxmlformats.org/officeDocument/2006/relationships/hyperlink" Target="https://camo.githubusercontent.com/27b0c862bc5dee3cc822a00c0645f66104a583b0/68747470733a2f2f6a617977636a6c6f76652e6769746875622e696f2f73622f69636f2f6d696e2d6f73732e737667" TargetMode="External"/><Relationship Id="rId4748" Type="http://schemas.openxmlformats.org/officeDocument/2006/relationships/hyperlink" Target="https://github.com/Netflix/suro" TargetMode="External"/><Relationship Id="rId4955" Type="http://schemas.openxmlformats.org/officeDocument/2006/relationships/hyperlink" Target="https://github.com/gephi/gephi" TargetMode="External"/><Relationship Id="rId3557" Type="http://schemas.openxmlformats.org/officeDocument/2006/relationships/hyperlink" Target="http://rs.io/100-interesting-data-sets-for-statistics/" TargetMode="External"/><Relationship Id="rId3764" Type="http://schemas.openxmlformats.org/officeDocument/2006/relationships/hyperlink" Target="https://plugins.jetbrains.com/plugin/8006?pr=webStorm" TargetMode="External"/><Relationship Id="rId3971" Type="http://schemas.openxmlformats.org/officeDocument/2006/relationships/hyperlink" Target="https://www.gimp.org/source/#gimp-source-code" TargetMode="External"/><Relationship Id="rId4608" Type="http://schemas.openxmlformats.org/officeDocument/2006/relationships/hyperlink" Target="https://blog.twitter.com/engineering/en_us/a/2014/manhattan-our-real-time-multi-tenant-distributed-database-for-twitter-scale.html" TargetMode="External"/><Relationship Id="rId4815" Type="http://schemas.openxmlformats.org/officeDocument/2006/relationships/hyperlink" Target="https://github.com/intel-hadoop/HiBench" TargetMode="External"/><Relationship Id="rId478" Type="http://schemas.openxmlformats.org/officeDocument/2006/relationships/hyperlink" Target="https://github.com/oxford-cs-deepnlp-2017/" TargetMode="External"/><Relationship Id="rId685" Type="http://schemas.openxmlformats.org/officeDocument/2006/relationships/hyperlink" Target="http://www.cs.cornell.edu/courses/CS3152/2014sp/" TargetMode="External"/><Relationship Id="rId892" Type="http://schemas.openxmlformats.org/officeDocument/2006/relationships/hyperlink" Target="https://github.com/ChristosChristofidis/awesome-deep-learning" TargetMode="External"/><Relationship Id="rId2159" Type="http://schemas.openxmlformats.org/officeDocument/2006/relationships/hyperlink" Target="http://conda.pydata.org/miniconda.html" TargetMode="External"/><Relationship Id="rId2366" Type="http://schemas.openxmlformats.org/officeDocument/2006/relationships/hyperlink" Target="https://github.com/Rookii/paicehusk" TargetMode="External"/><Relationship Id="rId2573" Type="http://schemas.openxmlformats.org/officeDocument/2006/relationships/hyperlink" Target="https://github.com/Element-Research/rnn" TargetMode="External"/><Relationship Id="rId2780" Type="http://schemas.openxmlformats.org/officeDocument/2006/relationships/hyperlink" Target="https://github.com/fukatani/rgf_python" TargetMode="External"/><Relationship Id="rId3417" Type="http://schemas.openxmlformats.org/officeDocument/2006/relationships/hyperlink" Target="http://datamarket.azure.com/browse/data?price=free" TargetMode="External"/><Relationship Id="rId3624" Type="http://schemas.openxmlformats.org/officeDocument/2006/relationships/hyperlink" Target="https://github.com/InFoCusp/tf_cnnvis" TargetMode="External"/><Relationship Id="rId3831" Type="http://schemas.openxmlformats.org/officeDocument/2006/relationships/hyperlink" Target="https://mmattozzi.github.io/cocoa-rest-client/" TargetMode="External"/><Relationship Id="rId338" Type="http://schemas.openxmlformats.org/officeDocument/2006/relationships/hyperlink" Target="http://www.cs.cmu.edu/afs/cs/academic/class/15451-f10/www/" TargetMode="External"/><Relationship Id="rId545" Type="http://schemas.openxmlformats.org/officeDocument/2006/relationships/hyperlink" Target="https://www.cs.ox.ac.uk/people/nando.defreitas/machinelearning/" TargetMode="External"/><Relationship Id="rId752" Type="http://schemas.openxmlformats.org/officeDocument/2006/relationships/hyperlink" Target="http://www.informatics.indiana.edu/rocha/lr_form.html" TargetMode="External"/><Relationship Id="rId1175" Type="http://schemas.openxmlformats.org/officeDocument/2006/relationships/hyperlink" Target="http://www-i6.informatik.rwth-aachen.de/" TargetMode="External"/><Relationship Id="rId1382" Type="http://schemas.openxmlformats.org/officeDocument/2006/relationships/hyperlink" Target="http://arxiv.org/pdf/1605.06065" TargetMode="External"/><Relationship Id="rId2019" Type="http://schemas.openxmlformats.org/officeDocument/2006/relationships/hyperlink" Target="http://nbviewer.ipython.org/github/donnemartin/data-science-ipython-notebooks/blob/master/deep-learning/tensor-flow-exercises/6_lstm.ipynb" TargetMode="External"/><Relationship Id="rId2226" Type="http://schemas.openxmlformats.org/officeDocument/2006/relationships/hyperlink" Target="https://github.com/josephmisiti/awesome-machine-learning" TargetMode="External"/><Relationship Id="rId2433" Type="http://schemas.openxmlformats.org/officeDocument/2006/relationships/hyperlink" Target="https://rapidminer.com/" TargetMode="External"/><Relationship Id="rId2640" Type="http://schemas.openxmlformats.org/officeDocument/2006/relationships/hyperlink" Target="https://github.com/nikolaypavlov/MLPNeuralNet" TargetMode="External"/><Relationship Id="rId405" Type="http://schemas.openxmlformats.org/officeDocument/2006/relationships/hyperlink" Target="http://see.stanford.edu/see/materials/icspmcs106a/assignments.aspx" TargetMode="External"/><Relationship Id="rId612" Type="http://schemas.openxmlformats.org/officeDocument/2006/relationships/hyperlink" Target="https://courseware.stanford.edu/pg/courses/334553/18636-spring-2013" TargetMode="External"/><Relationship Id="rId1035" Type="http://schemas.openxmlformats.org/officeDocument/2006/relationships/hyperlink" Target="https://engineering.purdue.edu/BME/People/viewPersonById?resource_id=71333" TargetMode="External"/><Relationship Id="rId1242" Type="http://schemas.openxmlformats.org/officeDocument/2006/relationships/hyperlink" Target="http://caffe.berkeleyvision.org/" TargetMode="External"/><Relationship Id="rId2500" Type="http://schemas.openxmlformats.org/officeDocument/2006/relationships/hyperlink" Target="https://github.com/luccastera/shaman" TargetMode="External"/><Relationship Id="rId4398" Type="http://schemas.openxmlformats.org/officeDocument/2006/relationships/hyperlink" Target="https://www.mediaatelier.com/CheatSheet/" TargetMode="External"/><Relationship Id="rId5449" Type="http://schemas.openxmlformats.org/officeDocument/2006/relationships/control" Target="activeX/activeX138.xml"/><Relationship Id="rId1102" Type="http://schemas.openxmlformats.org/officeDocument/2006/relationships/hyperlink" Target="http://www.iro.umontreal.ca/~bengioy/yoshua_en/index.html" TargetMode="External"/><Relationship Id="rId4258" Type="http://schemas.openxmlformats.org/officeDocument/2006/relationships/hyperlink" Target="http://www.freedownloadmanager.org/" TargetMode="External"/><Relationship Id="rId4465" Type="http://schemas.openxmlformats.org/officeDocument/2006/relationships/hyperlink" Target="http://hack-store.com/" TargetMode="External"/><Relationship Id="rId5309" Type="http://schemas.openxmlformats.org/officeDocument/2006/relationships/control" Target="activeX/activeX96.xml"/><Relationship Id="rId3067" Type="http://schemas.openxmlformats.org/officeDocument/2006/relationships/hyperlink" Target="https://github.com/NilStack/awesome-CoreML-models" TargetMode="External"/><Relationship Id="rId3274" Type="http://schemas.openxmlformats.org/officeDocument/2006/relationships/hyperlink" Target="http://www.geonames.org/" TargetMode="External"/><Relationship Id="rId4118" Type="http://schemas.openxmlformats.org/officeDocument/2006/relationships/hyperlink" Target="http://radiant-player.github.io/radiant-player-mac/" TargetMode="External"/><Relationship Id="rId4672" Type="http://schemas.openxmlformats.org/officeDocument/2006/relationships/hyperlink" Target="https://github.com/cockroachdb/cockroach" TargetMode="External"/><Relationship Id="rId195" Type="http://schemas.openxmlformats.org/officeDocument/2006/relationships/hyperlink" Target="http://papl.cs.brown.edu/2014/index.html" TargetMode="External"/><Relationship Id="rId1919" Type="http://schemas.openxmlformats.org/officeDocument/2006/relationships/hyperlink" Target="https://www.kaggle.com/khozzy/rossmann-store-sales/xgboost-parameter-tuning-template/log" TargetMode="External"/><Relationship Id="rId3481" Type="http://schemas.openxmlformats.org/officeDocument/2006/relationships/hyperlink" Target="http://www.inform-index.org/Results/Global" TargetMode="External"/><Relationship Id="rId4325" Type="http://schemas.openxmlformats.org/officeDocument/2006/relationships/hyperlink" Target="https://www.alfredapp.com/" TargetMode="External"/><Relationship Id="rId4532" Type="http://schemas.openxmlformats.org/officeDocument/2006/relationships/hyperlink" Target="http://samza.apache.org/" TargetMode="External"/><Relationship Id="rId2083" Type="http://schemas.openxmlformats.org/officeDocument/2006/relationships/hyperlink" Target="http://nbviewer.jupyter.org/github/donnemartin/data-science-ipython-notebooks/blob/master/matplotlib/04.03-Errorbars.ipynb" TargetMode="External"/><Relationship Id="rId2290" Type="http://schemas.openxmlformats.org/officeDocument/2006/relationships/hyperlink" Target="http://www.vlfeat.org/" TargetMode="External"/><Relationship Id="rId3134" Type="http://schemas.openxmlformats.org/officeDocument/2006/relationships/hyperlink" Target="http://www.rcsb.org/" TargetMode="External"/><Relationship Id="rId3341" Type="http://schemas.openxmlformats.org/officeDocument/2006/relationships/hyperlink" Target="http://mldata.org/" TargetMode="External"/><Relationship Id="rId262" Type="http://schemas.openxmlformats.org/officeDocument/2006/relationships/hyperlink" Target="http://web.stanford.edu/class/cs97si/" TargetMode="External"/><Relationship Id="rId2150" Type="http://schemas.openxmlformats.org/officeDocument/2006/relationships/hyperlink" Target="http://nbviewer.ipython.org/github/donnemartin/data-science-ipython-notebooks/blob/master/commands/misc.ipynb" TargetMode="External"/><Relationship Id="rId3201" Type="http://schemas.openxmlformats.org/officeDocument/2006/relationships/hyperlink" Target="http://www.chalearn.org/" TargetMode="External"/><Relationship Id="rId5099" Type="http://schemas.openxmlformats.org/officeDocument/2006/relationships/hyperlink" Target="https://metacademy.org/roadmaps/rgrosse/learn_on_your_own" TargetMode="External"/><Relationship Id="rId122" Type="http://schemas.openxmlformats.org/officeDocument/2006/relationships/hyperlink" Target="http://patricklam.ca/p4p/" TargetMode="External"/><Relationship Id="rId2010" Type="http://schemas.openxmlformats.org/officeDocument/2006/relationships/hyperlink" Target="http://nbviewer.ipython.org/github/donnemartin/data-science-ipython-notebooks/blob/master/deep-learning/tensor-flow-examples/notebooks/3_neural_networks/recurrent_network.ipynb" TargetMode="External"/><Relationship Id="rId5166" Type="http://schemas.openxmlformats.org/officeDocument/2006/relationships/hyperlink" Target="https://backchannel.com/you-too-can-become-a-machine-learning-rock-star-no-phd-necessary-107a1624d96b" TargetMode="External"/><Relationship Id="rId5373" Type="http://schemas.openxmlformats.org/officeDocument/2006/relationships/hyperlink" Target="https://www.cs.ox.ac.uk/people/nando.defreitas/machinelearning/" TargetMode="External"/><Relationship Id="rId1569" Type="http://schemas.openxmlformats.org/officeDocument/2006/relationships/hyperlink" Target="http://alexminnaar.com/tag/kaggle-competitions.html" TargetMode="External"/><Relationship Id="rId2967" Type="http://schemas.openxmlformats.org/officeDocument/2006/relationships/hyperlink" Target="https://github.com/johnmyleswhite/ML_for_Hackers" TargetMode="External"/><Relationship Id="rId4182" Type="http://schemas.openxmlformats.org/officeDocument/2006/relationships/hyperlink" Target="http://www.qownnotes.org/" TargetMode="External"/><Relationship Id="rId5026" Type="http://schemas.openxmlformats.org/officeDocument/2006/relationships/hyperlink" Target="http://static.googleusercontent.com/media/research.google.com/en/archive/chubby-osdi06.pdf" TargetMode="External"/><Relationship Id="rId5233" Type="http://schemas.openxmlformats.org/officeDocument/2006/relationships/hyperlink" Target="https://www.packtpub.com/big-data-and-business-intelligence/learning-scikit-learn-machine-learning-python" TargetMode="External"/><Relationship Id="rId5440" Type="http://schemas.openxmlformats.org/officeDocument/2006/relationships/hyperlink" Target="http://blog.udacity.com/2016/05/prepare-machine-learning-interview.html" TargetMode="External"/><Relationship Id="rId939" Type="http://schemas.openxmlformats.org/officeDocument/2006/relationships/hyperlink" Target="https://www.youtube.com/watch?v=3boKlkPBckA" TargetMode="External"/><Relationship Id="rId1776" Type="http://schemas.openxmlformats.org/officeDocument/2006/relationships/hyperlink" Target="http://cs.stanford.edu/people/karpathy/convnetjs/" TargetMode="External"/><Relationship Id="rId1983" Type="http://schemas.openxmlformats.org/officeDocument/2006/relationships/hyperlink" Target="https://github.com/donnemartin/data-science-ipython-notebooks" TargetMode="External"/><Relationship Id="rId2827" Type="http://schemas.openxmlformats.org/officeDocument/2006/relationships/hyperlink" Target="https://github.com/peterwittek/somoclu" TargetMode="External"/><Relationship Id="rId4042" Type="http://schemas.openxmlformats.org/officeDocument/2006/relationships/hyperlink" Target="https://itunes.apple.com/cn/app/monosnap/id1199502670" TargetMode="External"/><Relationship Id="rId68" Type="http://schemas.openxmlformats.org/officeDocument/2006/relationships/hyperlink" Target="http://courses.cms.caltech.edu/cs179/" TargetMode="External"/><Relationship Id="rId1429" Type="http://schemas.openxmlformats.org/officeDocument/2006/relationships/hyperlink" Target="http://arxiv.org/pdf/1603.02199" TargetMode="External"/><Relationship Id="rId1636" Type="http://schemas.openxmlformats.org/officeDocument/2006/relationships/hyperlink" Target="https://www.quora.com/topic/Deep-Learning/faq" TargetMode="External"/><Relationship Id="rId1843" Type="http://schemas.openxmlformats.org/officeDocument/2006/relationships/hyperlink" Target="http://stats.stackexchange.com/questions/43996/kernel-logistic-regression-vs-svm" TargetMode="External"/><Relationship Id="rId4999" Type="http://schemas.openxmlformats.org/officeDocument/2006/relationships/hyperlink" Target="http://db.disi.unitn.eu/pages/VLDBProgram/pdf/industry/p764-rae.pdf" TargetMode="External"/><Relationship Id="rId5300" Type="http://schemas.openxmlformats.org/officeDocument/2006/relationships/control" Target="activeX/activeX93.xml"/><Relationship Id="rId1703" Type="http://schemas.openxmlformats.org/officeDocument/2006/relationships/hyperlink" Target="https://blog.mindorks.com/android-tensorflow-machine-learning-example-ff0e9b2654cc" TargetMode="External"/><Relationship Id="rId1910" Type="http://schemas.openxmlformats.org/officeDocument/2006/relationships/hyperlink" Target="https://en.wikipedia.org/wiki/Gradient_boosting" TargetMode="External"/><Relationship Id="rId4859" Type="http://schemas.openxmlformats.org/officeDocument/2006/relationships/hyperlink" Target="http://kylin.apache.org/" TargetMode="External"/><Relationship Id="rId3668" Type="http://schemas.openxmlformats.org/officeDocument/2006/relationships/hyperlink" Target="http://arxiv.org/abs/1603.06042" TargetMode="External"/><Relationship Id="rId3875" Type="http://schemas.openxmlformats.org/officeDocument/2006/relationships/hyperlink" Target="https://git-scm.com/download/gui/mac" TargetMode="External"/><Relationship Id="rId4719" Type="http://schemas.openxmlformats.org/officeDocument/2006/relationships/hyperlink" Target="http://www.datasalt.com/products/splout-sql/" TargetMode="External"/><Relationship Id="rId4926" Type="http://schemas.openxmlformats.org/officeDocument/2006/relationships/hyperlink" Target="http://www.qlik.com/us/" TargetMode="External"/><Relationship Id="rId589" Type="http://schemas.openxmlformats.org/officeDocument/2006/relationships/hyperlink" Target="https://github.com/RPISEC/Malware" TargetMode="External"/><Relationship Id="rId796" Type="http://schemas.openxmlformats.org/officeDocument/2006/relationships/hyperlink" Target="http://www.amazon.com/Programming-Artificial-Intelligence-International-Computer/dp/0321417461" TargetMode="External"/><Relationship Id="rId2477" Type="http://schemas.openxmlformats.org/officeDocument/2006/relationships/hyperlink" Target="http://cs.stanford.edu/people/karpathy/convnetjs/" TargetMode="External"/><Relationship Id="rId2684" Type="http://schemas.openxmlformats.org/officeDocument/2006/relationships/hyperlink" Target="https://github.com/pprett/nut" TargetMode="External"/><Relationship Id="rId3528" Type="http://schemas.openxmlformats.org/officeDocument/2006/relationships/hyperlink" Target="http://www.bayareabikeshare.com/open-data" TargetMode="External"/><Relationship Id="rId3735" Type="http://schemas.openxmlformats.org/officeDocument/2006/relationships/hyperlink" Target="http://espressoapp.com/" TargetMode="External"/><Relationship Id="rId5090" Type="http://schemas.openxmlformats.org/officeDocument/2006/relationships/hyperlink" Target="https://www.quora.com/Machine-Learning/How-do-I-learn-machine-learning-1" TargetMode="External"/><Relationship Id="rId449" Type="http://schemas.openxmlformats.org/officeDocument/2006/relationships/hyperlink" Target="http://www.cs.cornell.edu/courses/CS2110/2014fa/index.html" TargetMode="External"/><Relationship Id="rId656" Type="http://schemas.openxmlformats.org/officeDocument/2006/relationships/hyperlink" Target="http://am207.github.io/2016/index.html" TargetMode="External"/><Relationship Id="rId863" Type="http://schemas.openxmlformats.org/officeDocument/2006/relationships/hyperlink" Target="http://www.etaij.org/" TargetMode="External"/><Relationship Id="rId1079" Type="http://schemas.openxmlformats.org/officeDocument/2006/relationships/hyperlink" Target="http://www.cs.nyu.edu/~mirowski/" TargetMode="External"/><Relationship Id="rId1286" Type="http://schemas.openxmlformats.org/officeDocument/2006/relationships/hyperlink" Target="https://github.com/deepmind/sonnet" TargetMode="External"/><Relationship Id="rId1493" Type="http://schemas.openxmlformats.org/officeDocument/2006/relationships/hyperlink" Target="https://github.com/fasouto/awesome-dataviz" TargetMode="External"/><Relationship Id="rId2337" Type="http://schemas.openxmlformats.org/officeDocument/2006/relationships/hyperlink" Target="https://github.com/ayoshiaki/tops" TargetMode="External"/><Relationship Id="rId2544" Type="http://schemas.openxmlformats.org/officeDocument/2006/relationships/hyperlink" Target="https://github.com/johnmyleswhite/TextAnalysis.jl" TargetMode="External"/><Relationship Id="rId2891" Type="http://schemas.openxmlformats.org/officeDocument/2006/relationships/hyperlink" Target="https://github.com/mwydmuch/ViZDoom" TargetMode="External"/><Relationship Id="rId3942" Type="http://schemas.openxmlformats.org/officeDocument/2006/relationships/hyperlink" Target="http://www.jetbrains.com/datagrip/" TargetMode="External"/><Relationship Id="rId309" Type="http://schemas.openxmlformats.org/officeDocument/2006/relationships/hyperlink" Target="http://courses.csail.mit.edu/iap/interview/index.php" TargetMode="External"/><Relationship Id="rId516" Type="http://schemas.openxmlformats.org/officeDocument/2006/relationships/hyperlink" Target="http://www.cs.cornell.edu/courses/CS4786/2015sp/lectures.htm" TargetMode="External"/><Relationship Id="rId1146" Type="http://schemas.openxmlformats.org/officeDocument/2006/relationships/hyperlink" Target="http://www.uk.research.att.com/facedatabase.html" TargetMode="External"/><Relationship Id="rId2751" Type="http://schemas.openxmlformats.org/officeDocument/2006/relationships/hyperlink" Target="https://github.com/breze-no-salt/breze" TargetMode="External"/><Relationship Id="rId3802" Type="http://schemas.openxmlformats.org/officeDocument/2006/relationships/hyperlink" Target="http://vagrantmanager.com/" TargetMode="External"/><Relationship Id="rId723" Type="http://schemas.openxmlformats.org/officeDocument/2006/relationships/hyperlink" Target="http://www.cs.cornell.edu/courses/CS6630/2012sp/about.stm" TargetMode="External"/><Relationship Id="rId930" Type="http://schemas.openxmlformats.org/officeDocument/2006/relationships/hyperlink" Target="https://www.youtube.com/watch?v=RIkxVci-R4k" TargetMode="External"/><Relationship Id="rId1006" Type="http://schemas.openxmlformats.org/officeDocument/2006/relationships/hyperlink" Target="https://github.com/guillaume-chevalier/LSTM-Human-Activity-Recognition" TargetMode="External"/><Relationship Id="rId1353" Type="http://schemas.openxmlformats.org/officeDocument/2006/relationships/hyperlink" Target="http://arxiv.org/pdf/1601.06759" TargetMode="External"/><Relationship Id="rId1560" Type="http://schemas.openxmlformats.org/officeDocument/2006/relationships/hyperlink" Target="https://github.com/ethen8181/machine-learning" TargetMode="External"/><Relationship Id="rId2404" Type="http://schemas.openxmlformats.org/officeDocument/2006/relationships/hyperlink" Target="http://nlp.stanford.edu/software/sutime.shtml" TargetMode="External"/><Relationship Id="rId2611" Type="http://schemas.openxmlformats.org/officeDocument/2006/relationships/hyperlink" Target="http://www.cs.toronto.edu/~hinton/MatlabForSciencePaper.html" TargetMode="External"/><Relationship Id="rId1213" Type="http://schemas.openxmlformats.org/officeDocument/2006/relationships/hyperlink" Target="http://www.informatik.uni-stuttgart.de/ipvr/bv/bv_home_engl.html" TargetMode="External"/><Relationship Id="rId1420" Type="http://schemas.openxmlformats.org/officeDocument/2006/relationships/hyperlink" Target="http://arxiv.org/pdf/1410.8206" TargetMode="External"/><Relationship Id="rId4369" Type="http://schemas.openxmlformats.org/officeDocument/2006/relationships/hyperlink" Target="http://www.bettertouchtool.net/" TargetMode="External"/><Relationship Id="rId4576" Type="http://schemas.openxmlformats.org/officeDocument/2006/relationships/hyperlink" Target="https://www.gridgain.com/" TargetMode="External"/><Relationship Id="rId4783" Type="http://schemas.openxmlformats.org/officeDocument/2006/relationships/hyperlink" Target="https://github.com/karpathy/convnetjs" TargetMode="External"/><Relationship Id="rId4990" Type="http://schemas.openxmlformats.org/officeDocument/2006/relationships/hyperlink" Target="http://www.vldb.org/pvldb/vol8/p1804-ching.pdf" TargetMode="External"/><Relationship Id="rId3178" Type="http://schemas.openxmlformats.org/officeDocument/2006/relationships/hyperlink" Target="http://www-personal.umich.edu/~mejn/netdata/" TargetMode="External"/><Relationship Id="rId3385" Type="http://schemas.openxmlformats.org/officeDocument/2006/relationships/hyperlink" Target="https://code.google.com/p/wiki-links/downloads/list" TargetMode="External"/><Relationship Id="rId3592" Type="http://schemas.openxmlformats.org/officeDocument/2006/relationships/hyperlink" Target="https://github.com/carpedm20/NTM-tensorflow" TargetMode="External"/><Relationship Id="rId4229" Type="http://schemas.openxmlformats.org/officeDocument/2006/relationships/hyperlink" Target="http://nwjs.io/" TargetMode="External"/><Relationship Id="rId4436" Type="http://schemas.openxmlformats.org/officeDocument/2006/relationships/hyperlink" Target="https://github.com/toland/qlmarkdown" TargetMode="External"/><Relationship Id="rId4643" Type="http://schemas.openxmlformats.org/officeDocument/2006/relationships/hyperlink" Target="https://amplab.cs.berkeley.edu/publication/graphx-grades/" TargetMode="External"/><Relationship Id="rId4850" Type="http://schemas.openxmlformats.org/officeDocument/2006/relationships/hyperlink" Target="http://www.eclipse.org/birt/" TargetMode="External"/><Relationship Id="rId2194" Type="http://schemas.openxmlformats.org/officeDocument/2006/relationships/hyperlink" Target="https://github.com/josephmisiti/awesome-machine-learning" TargetMode="External"/><Relationship Id="rId3038" Type="http://schemas.openxmlformats.org/officeDocument/2006/relationships/hyperlink" Target="https://github.com/twitter/algebird" TargetMode="External"/><Relationship Id="rId3245" Type="http://schemas.openxmlformats.org/officeDocument/2006/relationships/hyperlink" Target="http://combed.github.io/" TargetMode="External"/><Relationship Id="rId3452" Type="http://schemas.openxmlformats.org/officeDocument/2006/relationships/hyperlink" Target="http://www.sociopatterns.org/datasets/" TargetMode="External"/><Relationship Id="rId4503" Type="http://schemas.openxmlformats.org/officeDocument/2006/relationships/hyperlink" Target="https://github.com/onurakpolat/awesome-bigdata" TargetMode="External"/><Relationship Id="rId4710" Type="http://schemas.openxmlformats.org/officeDocument/2006/relationships/hyperlink" Target="https://github.com/NationalSecurityAgency/timely" TargetMode="External"/><Relationship Id="rId166" Type="http://schemas.openxmlformats.org/officeDocument/2006/relationships/hyperlink" Target="https://github.com/compilers-course-materials/cs75-s16-lectures" TargetMode="External"/><Relationship Id="rId373" Type="http://schemas.openxmlformats.org/officeDocument/2006/relationships/hyperlink" Target="http://www.cs.cornell.edu/~dsteurer/complexity12/" TargetMode="External"/><Relationship Id="rId580" Type="http://schemas.openxmlformats.org/officeDocument/2006/relationships/hyperlink" Target="http://www.cs.cornell.edu/courses/CS5430/2013sp/01.intro.html" TargetMode="External"/><Relationship Id="rId2054" Type="http://schemas.openxmlformats.org/officeDocument/2006/relationships/image" Target="media/image10.png"/><Relationship Id="rId2261" Type="http://schemas.openxmlformats.org/officeDocument/2006/relationships/hyperlink" Target="https://github.com/josephmisiti/awesome-machine-learning" TargetMode="External"/><Relationship Id="rId3105" Type="http://schemas.openxmlformats.org/officeDocument/2006/relationships/hyperlink" Target="https://www.ars.usda.gov/northeast-area/beltsville-md/beltsville-human-nutrition-research-center/nutrient-data-laboratory/docs/sr28-download-files/" TargetMode="External"/><Relationship Id="rId3312" Type="http://schemas.openxmlformats.org/officeDocument/2006/relationships/hyperlink" Target="http://www.openu.ac.il/home/hassner/Adience/data.html" TargetMode="External"/><Relationship Id="rId233" Type="http://schemas.openxmlformats.org/officeDocument/2006/relationships/hyperlink" Target="http://matt.might.net/teaching/compilers/spring-2015/" TargetMode="External"/><Relationship Id="rId440" Type="http://schemas.openxmlformats.org/officeDocument/2006/relationships/hyperlink" Target="http://www.cs.cornell.edu/courses/CS1133/2013fa/lectures/index.php" TargetMode="External"/><Relationship Id="rId1070" Type="http://schemas.openxmlformats.org/officeDocument/2006/relationships/hyperlink" Target="http://nicolas.le-roux.name/" TargetMode="External"/><Relationship Id="rId2121" Type="http://schemas.openxmlformats.org/officeDocument/2006/relationships/hyperlink" Target="http://nbviewer.ipython.org/github/donnemartin/data-science-ipython-notebooks/blob/master/analyses/churn.ipynb" TargetMode="External"/><Relationship Id="rId5277" Type="http://schemas.openxmlformats.org/officeDocument/2006/relationships/hyperlink" Target="https://github.com/justmarkham/scikit-learn-videos" TargetMode="External"/><Relationship Id="rId300" Type="http://schemas.openxmlformats.org/officeDocument/2006/relationships/hyperlink" Target="http://web.cs.ucdavis.edu/~gusfield/" TargetMode="External"/><Relationship Id="rId4086" Type="http://schemas.openxmlformats.org/officeDocument/2006/relationships/hyperlink" Target="https://bearychat.com/" TargetMode="External"/><Relationship Id="rId5137" Type="http://schemas.openxmlformats.org/officeDocument/2006/relationships/hyperlink" Target="https://medium.com/@ageitgey/machine-learning-is-fun-part-5-language-translation-with-deep-learning-and-the-magic-of-sequences-2ace0acca0aa" TargetMode="External"/><Relationship Id="rId1887" Type="http://schemas.openxmlformats.org/officeDocument/2006/relationships/hyperlink" Target="http://stackoverflow.com/questions/13772715/show-volume-in-each-node-using-ctree-plot-in-r" TargetMode="External"/><Relationship Id="rId2938" Type="http://schemas.openxmlformats.org/officeDocument/2006/relationships/hyperlink" Target="http://cran.r-project.org/web/packages/CoxBoost/index.html" TargetMode="External"/><Relationship Id="rId4293" Type="http://schemas.openxmlformats.org/officeDocument/2006/relationships/hyperlink" Target="http://www.eudic.net/eudic/mac_dictionary.aspx" TargetMode="External"/><Relationship Id="rId5344" Type="http://schemas.openxmlformats.org/officeDocument/2006/relationships/hyperlink" Target="http://pythonforengineers.com/machine-learning-for-complete-beginners/" TargetMode="External"/><Relationship Id="rId1747" Type="http://schemas.openxmlformats.org/officeDocument/2006/relationships/hyperlink" Target="http://deeplearning.net/tutorial/lstm.html" TargetMode="External"/><Relationship Id="rId1954" Type="http://schemas.openxmlformats.org/officeDocument/2006/relationships/hyperlink" Target="https://github.com/rlabbe/Kalman-and-Bayesian-Filters-in-Python" TargetMode="External"/><Relationship Id="rId4153" Type="http://schemas.openxmlformats.org/officeDocument/2006/relationships/hyperlink" Target="http://perian.org/" TargetMode="External"/><Relationship Id="rId4360" Type="http://schemas.openxmlformats.org/officeDocument/2006/relationships/hyperlink" Target="https://masterbuilders.io/" TargetMode="External"/><Relationship Id="rId5204" Type="http://schemas.openxmlformats.org/officeDocument/2006/relationships/hyperlink" Target="https://github.com/rasbt/python-machine-learning-book" TargetMode="External"/><Relationship Id="rId5411" Type="http://schemas.openxmlformats.org/officeDocument/2006/relationships/control" Target="activeX/activeX132.xml"/><Relationship Id="rId39" Type="http://schemas.openxmlformats.org/officeDocument/2006/relationships/image" Target="media/image1.png"/><Relationship Id="rId1607" Type="http://schemas.openxmlformats.org/officeDocument/2006/relationships/hyperlink" Target="http://www.dataschool.io/guide-to-logistic-regression/" TargetMode="External"/><Relationship Id="rId1814" Type="http://schemas.openxmlformats.org/officeDocument/2006/relationships/hyperlink" Target="http://rare-technologies.com/making-sense-of-word2vec/" TargetMode="External"/><Relationship Id="rId4013" Type="http://schemas.openxmlformats.org/officeDocument/2006/relationships/hyperlink" Target="https://github.com/kyleduo/TinyPNG4Mac" TargetMode="External"/><Relationship Id="rId4220" Type="http://schemas.openxmlformats.org/officeDocument/2006/relationships/hyperlink" Target="https://github.com/Sigil-Ebook/Sigil" TargetMode="External"/><Relationship Id="rId3779" Type="http://schemas.openxmlformats.org/officeDocument/2006/relationships/hyperlink" Target="https://www.paintcodeapp.com/" TargetMode="External"/><Relationship Id="rId2588" Type="http://schemas.openxmlformats.org/officeDocument/2006/relationships/hyperlink" Target="https://github.com/clementfarabet/lua---imgraph" TargetMode="External"/><Relationship Id="rId3986" Type="http://schemas.openxmlformats.org/officeDocument/2006/relationships/hyperlink" Target="http://principleformac.com/" TargetMode="External"/><Relationship Id="rId1397" Type="http://schemas.openxmlformats.org/officeDocument/2006/relationships/hyperlink" Target="https://pdfs.semanticscholar.org/8f67/64a59f0d17081f2a2a9d06f4ed1cdea1a0ad.pdf" TargetMode="External"/><Relationship Id="rId2795" Type="http://schemas.openxmlformats.org/officeDocument/2006/relationships/hyperlink" Target="http://www.pydy.org/" TargetMode="External"/><Relationship Id="rId3639" Type="http://schemas.openxmlformats.org/officeDocument/2006/relationships/hyperlink" Target="https://github.com/tflearn/tflearn" TargetMode="External"/><Relationship Id="rId3846" Type="http://schemas.openxmlformats.org/officeDocument/2006/relationships/hyperlink" Target="https://github.com/robbyrussell/oh-my-zsh" TargetMode="External"/><Relationship Id="rId5061" Type="http://schemas.openxmlformats.org/officeDocument/2006/relationships/hyperlink" Target="https://github.com/ZuzooVn/machine-learning-for-software-engineers" TargetMode="External"/><Relationship Id="rId767" Type="http://schemas.openxmlformats.org/officeDocument/2006/relationships/hyperlink" Target="https://github.com/owainlewis/awesome-artificial-intelligence" TargetMode="External"/><Relationship Id="rId974" Type="http://schemas.openxmlformats.org/officeDocument/2006/relationships/hyperlink" Target="http://cs224d.stanford.edu/papers/maas_paper.pdf" TargetMode="External"/><Relationship Id="rId2448" Type="http://schemas.openxmlformats.org/officeDocument/2006/relationships/hyperlink" Target="http://www.ee.ucl.ac.uk/~mflanaga/java/" TargetMode="External"/><Relationship Id="rId2655" Type="http://schemas.openxmlformats.org/officeDocument/2006/relationships/hyperlink" Target="https://metacpan.org/pod/Paws::MachineLearning" TargetMode="External"/><Relationship Id="rId2862" Type="http://schemas.openxmlformats.org/officeDocument/2006/relationships/hyperlink" Target="http://optunity.readthedocs.io/en/latest/notebooks/index.html" TargetMode="External"/><Relationship Id="rId3706" Type="http://schemas.openxmlformats.org/officeDocument/2006/relationships/hyperlink" Target="https://github.com/jaywcjlove/awesome-mac" TargetMode="External"/><Relationship Id="rId3913" Type="http://schemas.openxmlformats.org/officeDocument/2006/relationships/hyperlink" Target="https://eggerapps.at/postico/" TargetMode="External"/><Relationship Id="rId627" Type="http://schemas.openxmlformats.org/officeDocument/2006/relationships/hyperlink" Target="http://ocw.mit.edu/courses/electrical-engineering-and-computer-science/6-868j-the-society-of-mind-fall-2011/assignments/" TargetMode="External"/><Relationship Id="rId834" Type="http://schemas.openxmlformats.org/officeDocument/2006/relationships/hyperlink" Target="https://openai.com/about/" TargetMode="External"/><Relationship Id="rId1257" Type="http://schemas.openxmlformats.org/officeDocument/2006/relationships/hyperlink" Target="https://github.com/guoding83128/OpenDL" TargetMode="External"/><Relationship Id="rId1464" Type="http://schemas.openxmlformats.org/officeDocument/2006/relationships/hyperlink" Target="https://github.com/ujjwalkarn/Machine-Learning-Tutorials" TargetMode="External"/><Relationship Id="rId1671" Type="http://schemas.openxmlformats.org/officeDocument/2006/relationships/hyperlink" Target="http://outlace.com/Beginner-Tutorial-Theano/" TargetMode="External"/><Relationship Id="rId2308" Type="http://schemas.openxmlformats.org/officeDocument/2006/relationships/hyperlink" Target="http://igraph.org/c/" TargetMode="External"/><Relationship Id="rId2515" Type="http://schemas.openxmlformats.org/officeDocument/2006/relationships/hyperlink" Target="https://github.com/JuliaStats/Loess.jl" TargetMode="External"/><Relationship Id="rId2722" Type="http://schemas.openxmlformats.org/officeDocument/2006/relationships/hyperlink" Target="https://bigml.com/" TargetMode="External"/><Relationship Id="rId901" Type="http://schemas.openxmlformats.org/officeDocument/2006/relationships/hyperlink" Target="http://arxiv.org/pdf/1404.7828v4.pdf" TargetMode="External"/><Relationship Id="rId1117" Type="http://schemas.openxmlformats.org/officeDocument/2006/relationships/hyperlink" Target="http://www-aig.jpl.nasa.gov/" TargetMode="External"/><Relationship Id="rId1324" Type="http://schemas.openxmlformats.org/officeDocument/2006/relationships/hyperlink" Target="http://www.cs.toronto.edu/~hinton/science.pdf" TargetMode="External"/><Relationship Id="rId1531" Type="http://schemas.openxmlformats.org/officeDocument/2006/relationships/hyperlink" Target="https://github.com/rouseguy/intro2stats" TargetMode="External"/><Relationship Id="rId4687" Type="http://schemas.openxmlformats.org/officeDocument/2006/relationships/hyperlink" Target="http://senseidb.com/" TargetMode="External"/><Relationship Id="rId4894" Type="http://schemas.openxmlformats.org/officeDocument/2006/relationships/hyperlink" Target="https://github.com/renecannao/proxysql" TargetMode="External"/><Relationship Id="rId30" Type="http://schemas.openxmlformats.org/officeDocument/2006/relationships/hyperlink" Target="https://github.com/prakhar1989/awesome-courses/" TargetMode="External"/><Relationship Id="rId3289" Type="http://schemas.openxmlformats.org/officeDocument/2006/relationships/hyperlink" Target="http://geodata.grid.unep.ch/" TargetMode="External"/><Relationship Id="rId3496" Type="http://schemas.openxmlformats.org/officeDocument/2006/relationships/hyperlink" Target="http://data.stackexchange.com/help" TargetMode="External"/><Relationship Id="rId4547" Type="http://schemas.openxmlformats.org/officeDocument/2006/relationships/hyperlink" Target="https://www.ibm.com/analytics/us/en/technology/stream-computing/" TargetMode="External"/><Relationship Id="rId4754" Type="http://schemas.openxmlformats.org/officeDocument/2006/relationships/hyperlink" Target="https://www.alooma.com/integrations/mysql" TargetMode="External"/><Relationship Id="rId2098" Type="http://schemas.openxmlformats.org/officeDocument/2006/relationships/hyperlink" Target="http://nbviewer.jupyter.org/github/donnemartin/data-science-ipython-notebooks/blob/master/numpy/02.00-Introduction-to-NumPy.ipynb" TargetMode="External"/><Relationship Id="rId3149" Type="http://schemas.openxmlformats.org/officeDocument/2006/relationships/hyperlink" Target="http://www.ncbi.nlm.nih.gov/unigene" TargetMode="External"/><Relationship Id="rId3356" Type="http://schemas.openxmlformats.org/officeDocument/2006/relationships/hyperlink" Target="http://data.nhm.ac.uk/" TargetMode="External"/><Relationship Id="rId3563" Type="http://schemas.openxmlformats.org/officeDocument/2006/relationships/hyperlink" Target="https://github.com/jtoy/awesome-tensorflow" TargetMode="External"/><Relationship Id="rId4407" Type="http://schemas.openxmlformats.org/officeDocument/2006/relationships/hyperlink" Target="https://nitroshare.net/" TargetMode="External"/><Relationship Id="rId4961" Type="http://schemas.openxmlformats.org/officeDocument/2006/relationships/hyperlink" Target="https://www.elastic.co/products/kibana" TargetMode="External"/><Relationship Id="rId277" Type="http://schemas.openxmlformats.org/officeDocument/2006/relationships/hyperlink" Target="http://www.cs.cornell.edu/courses/CS4820/2014sp/" TargetMode="External"/><Relationship Id="rId484" Type="http://schemas.openxmlformats.org/officeDocument/2006/relationships/hyperlink" Target="http://www.cs.columbia.edu/~jebara/4771/handouts.html" TargetMode="External"/><Relationship Id="rId2165" Type="http://schemas.openxmlformats.org/officeDocument/2006/relationships/hyperlink" Target="https://github.com/ogrisel/parallel_ml_tutorial" TargetMode="External"/><Relationship Id="rId3009" Type="http://schemas.openxmlformats.org/officeDocument/2006/relationships/hyperlink" Target="https://github.com/tqchen/xgboost/tree/master/R-package" TargetMode="External"/><Relationship Id="rId3216" Type="http://schemas.openxmlformats.org/officeDocument/2006/relationships/hyperlink" Target="http://www.earthmodels.org/" TargetMode="External"/><Relationship Id="rId3770" Type="http://schemas.openxmlformats.org/officeDocument/2006/relationships/hyperlink" Target="https://netbeans.org/community/sources/" TargetMode="External"/><Relationship Id="rId4614" Type="http://schemas.openxmlformats.org/officeDocument/2006/relationships/hyperlink" Target="https://github.com/Bobris/BTDB" TargetMode="External"/><Relationship Id="rId4821" Type="http://schemas.openxmlformats.org/officeDocument/2006/relationships/hyperlink" Target="http://knox.apache.org/" TargetMode="External"/><Relationship Id="rId137" Type="http://schemas.openxmlformats.org/officeDocument/2006/relationships/hyperlink" Target="http://www.cs.cmu.edu/~213/" TargetMode="External"/><Relationship Id="rId344" Type="http://schemas.openxmlformats.org/officeDocument/2006/relationships/hyperlink" Target="http://www.seas.upenn.edu/~cis500/cis500-f14/index.html" TargetMode="External"/><Relationship Id="rId691" Type="http://schemas.openxmlformats.org/officeDocument/2006/relationships/hyperlink" Target="http://www.cs.cornell.edu/courses/CS4152/2014sp/sessions/index.php" TargetMode="External"/><Relationship Id="rId2025" Type="http://schemas.openxmlformats.org/officeDocument/2006/relationships/hyperlink" Target="http://nbviewer.ipython.org/github/donnemartin/data-science-ipython-notebooks/blob/master/deep-learning/theano-tutorial/rnn_tutorial/simple_rnn.ipynb" TargetMode="External"/><Relationship Id="rId2372" Type="http://schemas.openxmlformats.org/officeDocument/2006/relationships/hyperlink" Target="https://github.com/daviddengcn/go-pr" TargetMode="External"/><Relationship Id="rId3423" Type="http://schemas.openxmlformats.org/officeDocument/2006/relationships/hyperlink" Target="http://stat.ethz.ch/R-manual/R-patched/library/datasets/html/00Index.html" TargetMode="External"/><Relationship Id="rId3630" Type="http://schemas.openxmlformats.org/officeDocument/2006/relationships/hyperlink" Target="https://github.com/astorfi/lip-reading-deeplearning" TargetMode="External"/><Relationship Id="rId551" Type="http://schemas.openxmlformats.org/officeDocument/2006/relationships/hyperlink" Target="http://www.cs.cmu.edu/~tom/10701_sp11/lectures.shtml" TargetMode="External"/><Relationship Id="rId1181" Type="http://schemas.openxmlformats.org/officeDocument/2006/relationships/hyperlink" Target="http://www.inria.fr/" TargetMode="External"/><Relationship Id="rId2232" Type="http://schemas.openxmlformats.org/officeDocument/2006/relationships/hyperlink" Target="https://github.com/josephmisiti/awesome-machine-learning" TargetMode="External"/><Relationship Id="rId5388" Type="http://schemas.openxmlformats.org/officeDocument/2006/relationships/hyperlink" Target="https://medium.mybridge.co/algorithm-top-10-articles-in-september-8a0e6afb0807" TargetMode="External"/><Relationship Id="rId204" Type="http://schemas.openxmlformats.org/officeDocument/2006/relationships/hyperlink" Target="http://www.scs.stanford.edu/14sp-cs240h/slides/" TargetMode="External"/><Relationship Id="rId411" Type="http://schemas.openxmlformats.org/officeDocument/2006/relationships/hyperlink" Target="https://see.stanford.edu/Course/CS107" TargetMode="External"/><Relationship Id="rId1041" Type="http://schemas.openxmlformats.org/officeDocument/2006/relationships/hyperlink" Target="http://gregoire.montavon.name/" TargetMode="External"/><Relationship Id="rId1998" Type="http://schemas.openxmlformats.org/officeDocument/2006/relationships/image" Target="media/image6.png"/><Relationship Id="rId4197" Type="http://schemas.openxmlformats.org/officeDocument/2006/relationships/hyperlink" Target="http://www.typora.io/" TargetMode="External"/><Relationship Id="rId5248" Type="http://schemas.openxmlformats.org/officeDocument/2006/relationships/hyperlink" Target="https://github.com/ShangtongZhang/reinforcement-learning-an-introduction" TargetMode="External"/><Relationship Id="rId5455" Type="http://schemas.openxmlformats.org/officeDocument/2006/relationships/control" Target="activeX/activeX141.xml"/><Relationship Id="rId1858" Type="http://schemas.openxmlformats.org/officeDocument/2006/relationships/hyperlink" Target="http://outlace.com/Reinforcement-Learning-Part-2/" TargetMode="External"/><Relationship Id="rId4057" Type="http://schemas.openxmlformats.org/officeDocument/2006/relationships/hyperlink" Target="http://www.virtualbox.org/" TargetMode="External"/><Relationship Id="rId4264" Type="http://schemas.openxmlformats.org/officeDocument/2006/relationships/hyperlink" Target="https://www.jianguoyun.com/s/downloads" TargetMode="External"/><Relationship Id="rId4471" Type="http://schemas.openxmlformats.org/officeDocument/2006/relationships/hyperlink" Target="https://github.com/Sdogruyol/awesome-ruby" TargetMode="External"/><Relationship Id="rId5108" Type="http://schemas.openxmlformats.org/officeDocument/2006/relationships/control" Target="activeX/activeX10.xml"/><Relationship Id="rId5315" Type="http://schemas.openxmlformats.org/officeDocument/2006/relationships/control" Target="activeX/activeX99.xml"/><Relationship Id="rId2909" Type="http://schemas.openxmlformats.org/officeDocument/2006/relationships/hyperlink" Target="https://www.ruby-toolbox.com/projects/ruby-plot" TargetMode="External"/><Relationship Id="rId3073" Type="http://schemas.openxmlformats.org/officeDocument/2006/relationships/hyperlink" Target="https://github.com/caesar0301/awesome-public-datasets" TargetMode="External"/><Relationship Id="rId3280" Type="http://schemas.openxmlformats.org/officeDocument/2006/relationships/hyperlink" Target="http://www.naturalearthdata.com/" TargetMode="External"/><Relationship Id="rId4124" Type="http://schemas.openxmlformats.org/officeDocument/2006/relationships/hyperlink" Target="https://natron.fr/" TargetMode="External"/><Relationship Id="rId4331" Type="http://schemas.openxmlformats.org/officeDocument/2006/relationships/hyperlink" Target="https://itunes.apple.com/app/id1212409035" TargetMode="External"/><Relationship Id="rId1718" Type="http://schemas.openxmlformats.org/officeDocument/2006/relationships/hyperlink" Target="http://stackoverflow.com/questions/15395835/simple-multi-layer-neural-network-implementation" TargetMode="External"/><Relationship Id="rId1925" Type="http://schemas.openxmlformats.org/officeDocument/2006/relationships/hyperlink" Target="http://hamzehal.blogspot.com/2014/06/adaboost-sparse-input-support.html" TargetMode="External"/><Relationship Id="rId3140" Type="http://schemas.openxmlformats.org/officeDocument/2006/relationships/hyperlink" Target="http://www.ncbi.nlm.nih.gov/Traces/sra/" TargetMode="External"/><Relationship Id="rId2699" Type="http://schemas.openxmlformats.org/officeDocument/2006/relationships/hyperlink" Target="https://pypi.python.org/pypi/editdistance" TargetMode="External"/><Relationship Id="rId3000" Type="http://schemas.openxmlformats.org/officeDocument/2006/relationships/hyperlink" Target="http://cran.r-project.org/web/packages/RXshrink/index.html" TargetMode="External"/><Relationship Id="rId3957" Type="http://schemas.openxmlformats.org/officeDocument/2006/relationships/hyperlink" Target="http://utom.design/measure/" TargetMode="External"/><Relationship Id="rId878" Type="http://schemas.openxmlformats.org/officeDocument/2006/relationships/hyperlink" Target="http://www.imdb.com/title/tt0088247/" TargetMode="External"/><Relationship Id="rId2559" Type="http://schemas.openxmlformats.org/officeDocument/2006/relationships/hyperlink" Target="https://github.com/JuliaDSP/DSP.jl" TargetMode="External"/><Relationship Id="rId2766" Type="http://schemas.openxmlformats.org/officeDocument/2006/relationships/hyperlink" Target="https://github.com/NervanaSystems/neon" TargetMode="External"/><Relationship Id="rId2973" Type="http://schemas.openxmlformats.org/officeDocument/2006/relationships/hyperlink" Target="http://cran.r-project.org/web/packages/ncvreg/index.html" TargetMode="External"/><Relationship Id="rId3817" Type="http://schemas.openxmlformats.org/officeDocument/2006/relationships/hyperlink" Target="https://github.com/jimbojsb/launchrocket" TargetMode="External"/><Relationship Id="rId5172" Type="http://schemas.openxmlformats.org/officeDocument/2006/relationships/control" Target="activeX/activeX41.xml"/><Relationship Id="rId738" Type="http://schemas.openxmlformats.org/officeDocument/2006/relationships/hyperlink" Target="http://courses.cs.washington.edu/courses/cse154/14au/homework.shtml" TargetMode="External"/><Relationship Id="rId945" Type="http://schemas.openxmlformats.org/officeDocument/2006/relationships/hyperlink" Target="https://www.youtube.com/watch?v=czLI3oLDe8M" TargetMode="External"/><Relationship Id="rId1368" Type="http://schemas.openxmlformats.org/officeDocument/2006/relationships/hyperlink" Target="http://arxiv.org/pdf/1511.06581" TargetMode="External"/><Relationship Id="rId1575" Type="http://schemas.openxmlformats.org/officeDocument/2006/relationships/hyperlink" Target="http://stackoverflow.com/questions/2595176/when-to-choose-which-machine-learning-classifier" TargetMode="External"/><Relationship Id="rId1782" Type="http://schemas.openxmlformats.org/officeDocument/2006/relationships/hyperlink" Target="http://michaelerasm.us/tf-idf-in-10-minutes/" TargetMode="External"/><Relationship Id="rId2419" Type="http://schemas.openxmlformats.org/officeDocument/2006/relationships/hyperlink" Target="https://github.com/encog/encog-java-core" TargetMode="External"/><Relationship Id="rId2626" Type="http://schemas.openxmlformats.org/officeDocument/2006/relationships/hyperlink" Target="http://www.aforgenet.com/framework/" TargetMode="External"/><Relationship Id="rId2833" Type="http://schemas.openxmlformats.org/officeDocument/2006/relationships/hyperlink" Target="https://github.com/rasbt/pattern_classification" TargetMode="External"/><Relationship Id="rId5032" Type="http://schemas.openxmlformats.org/officeDocument/2006/relationships/hyperlink" Target="http://www.cambridge.org/us/academic/subjects/engineering/communications-and-signal-processing/fundamentals-stream-processing-application-design-systems-and-analytics" TargetMode="External"/><Relationship Id="rId74" Type="http://schemas.openxmlformats.org/officeDocument/2006/relationships/hyperlink" Target="https://sites.google.com/site/cs186fall2013/homeworks" TargetMode="External"/><Relationship Id="rId805" Type="http://schemas.openxmlformats.org/officeDocument/2006/relationships/hyperlink" Target="http://www.amazon.com/G%C3%B6del-Escher-Bach-Eternal-Golden/dp/0465026567" TargetMode="External"/><Relationship Id="rId1228" Type="http://schemas.openxmlformats.org/officeDocument/2006/relationships/hyperlink" Target="http://www.ee.oulu.fi/mvmp/" TargetMode="External"/><Relationship Id="rId1435" Type="http://schemas.openxmlformats.org/officeDocument/2006/relationships/hyperlink" Target="https://research.googleblog.com/2015/06/inceptionism-going-deeper-into-neural.html" TargetMode="External"/><Relationship Id="rId4798" Type="http://schemas.openxmlformats.org/officeDocument/2006/relationships/hyperlink" Target="https://github.com/deeplearning4j/nd4j" TargetMode="External"/><Relationship Id="rId1642" Type="http://schemas.openxmlformats.org/officeDocument/2006/relationships/hyperlink" Target="https://github.com/rouseguy/intro2deeplearning" TargetMode="External"/><Relationship Id="rId2900" Type="http://schemas.openxmlformats.org/officeDocument/2006/relationships/hyperlink" Target="https://github.com/arbox/machine-learning-with-ruby" TargetMode="External"/><Relationship Id="rId1502" Type="http://schemas.openxmlformats.org/officeDocument/2006/relationships/hyperlink" Target="http://www.ai.mit.edu/courses/6.867-f04/lectures.html" TargetMode="External"/><Relationship Id="rId4658" Type="http://schemas.openxmlformats.org/officeDocument/2006/relationships/hyperlink" Target="http://eventql.io/" TargetMode="External"/><Relationship Id="rId4865" Type="http://schemas.openxmlformats.org/officeDocument/2006/relationships/hyperlink" Target="https://github.com/snowplow/snowplow" TargetMode="External"/><Relationship Id="rId388" Type="http://schemas.openxmlformats.org/officeDocument/2006/relationships/hyperlink" Target="http://bjc.berkeley.edu/" TargetMode="External"/><Relationship Id="rId2069" Type="http://schemas.openxmlformats.org/officeDocument/2006/relationships/hyperlink" Target="http://nbviewer.jupyter.org/github/donnemartin/data-science-ipython-notebooks/blob/master/pandas/03.06-Concat-And-Append.ipynb" TargetMode="External"/><Relationship Id="rId3467" Type="http://schemas.openxmlformats.org/officeDocument/2006/relationships/hyperlink" Target="http://www.acleddata.com/" TargetMode="External"/><Relationship Id="rId3674" Type="http://schemas.openxmlformats.org/officeDocument/2006/relationships/hyperlink" Target="http://petewarden.com/2016/02/28/tensorflow-for-poets" TargetMode="External"/><Relationship Id="rId3881" Type="http://schemas.openxmlformats.org/officeDocument/2006/relationships/hyperlink" Target="https://github.com/Shikkic/gitbar" TargetMode="External"/><Relationship Id="rId4518" Type="http://schemas.openxmlformats.org/officeDocument/2006/relationships/hyperlink" Target="http://incubator.apache.org/projects/beam.html" TargetMode="External"/><Relationship Id="rId4725" Type="http://schemas.openxmlformats.org/officeDocument/2006/relationships/hyperlink" Target="https://github.com/apache/spark/tree/master/sql" TargetMode="External"/><Relationship Id="rId4932" Type="http://schemas.openxmlformats.org/officeDocument/2006/relationships/hyperlink" Target="https://github.com/metabase/metabase" TargetMode="External"/><Relationship Id="rId595" Type="http://schemas.openxmlformats.org/officeDocument/2006/relationships/hyperlink" Target="https://jhalderm.com/pub/papers/ivoting-ccs14.pdf" TargetMode="External"/><Relationship Id="rId2276" Type="http://schemas.openxmlformats.org/officeDocument/2006/relationships/hyperlink" Target="https://github.com/josephmisiti/awesome-machine-learning" TargetMode="External"/><Relationship Id="rId2483" Type="http://schemas.openxmlformats.org/officeDocument/2006/relationships/hyperlink" Target="https://github.com/lukapopijac/gaussian-mixture-model" TargetMode="External"/><Relationship Id="rId2690" Type="http://schemas.openxmlformats.org/officeDocument/2006/relationships/hyperlink" Target="https://github.com/proycon/python-frog" TargetMode="External"/><Relationship Id="rId3327" Type="http://schemas.openxmlformats.org/officeDocument/2006/relationships/hyperlink" Target="http://groups.csail.mit.edu/vision/SUN/hierarchy.html" TargetMode="External"/><Relationship Id="rId3534" Type="http://schemas.openxmlformats.org/officeDocument/2006/relationships/hyperlink" Target="https://montreal.bixi.com/en/open-data" TargetMode="External"/><Relationship Id="rId3741" Type="http://schemas.openxmlformats.org/officeDocument/2006/relationships/hyperlink" Target="http://www.barebones.com/products/bbedit/" TargetMode="External"/><Relationship Id="rId248" Type="http://schemas.openxmlformats.org/officeDocument/2006/relationships/hyperlink" Target="http://cs.wheaton.edu/~tvandrun/dmfp/" TargetMode="External"/><Relationship Id="rId455" Type="http://schemas.openxmlformats.org/officeDocument/2006/relationships/hyperlink" Target="http://courses2.cit.cornell.edu/info4302_2012fa/course_information.php" TargetMode="External"/><Relationship Id="rId662" Type="http://schemas.openxmlformats.org/officeDocument/2006/relationships/hyperlink" Target="http://ocw.tufts.edu/Course/75/Learningunits" TargetMode="External"/><Relationship Id="rId1085" Type="http://schemas.openxmlformats.org/officeDocument/2006/relationships/hyperlink" Target="http://homes.cs.washington.edu/~rcg/" TargetMode="External"/><Relationship Id="rId1292" Type="http://schemas.openxmlformats.org/officeDocument/2006/relationships/hyperlink" Target="https://code.google.com/p/word2vec/" TargetMode="External"/><Relationship Id="rId2136" Type="http://schemas.openxmlformats.org/officeDocument/2006/relationships/hyperlink" Target="http://nbviewer.ipython.org/github/donnemartin/data-science-ipython-notebooks/blob/master/aws/aws.ipynb" TargetMode="External"/><Relationship Id="rId2343" Type="http://schemas.openxmlformats.org/officeDocument/2006/relationships/hyperlink" Target="https://github.com/r0man/inflections-clj" TargetMode="External"/><Relationship Id="rId2550" Type="http://schemas.openxmlformats.org/officeDocument/2006/relationships/hyperlink" Target="https://github.com/JuliaStats/HypothesisTests.jl" TargetMode="External"/><Relationship Id="rId3601" Type="http://schemas.openxmlformats.org/officeDocument/2006/relationships/hyperlink" Target="http://arxiv.org/abs/1502.03044" TargetMode="External"/><Relationship Id="rId108" Type="http://schemas.openxmlformats.org/officeDocument/2006/relationships/hyperlink" Target="http://www.cs.nyu.edu/~mwalfish/classes/15sp/index.html" TargetMode="External"/><Relationship Id="rId315" Type="http://schemas.openxmlformats.org/officeDocument/2006/relationships/hyperlink" Target="http://ocw.mit.edu/courses/electrical-engineering-and-computer-science/6-006-introduction-to-algorithms-fall-2011/readings/" TargetMode="External"/><Relationship Id="rId522" Type="http://schemas.openxmlformats.org/officeDocument/2006/relationships/hyperlink" Target="http://www.harchaoui.eu/" TargetMode="External"/><Relationship Id="rId1152" Type="http://schemas.openxmlformats.org/officeDocument/2006/relationships/hyperlink" Target="http://www.cog.brown.edu/~tarr/stimuli.html" TargetMode="External"/><Relationship Id="rId2203" Type="http://schemas.openxmlformats.org/officeDocument/2006/relationships/hyperlink" Target="https://github.com/josephmisiti/awesome-machine-learning" TargetMode="External"/><Relationship Id="rId2410" Type="http://schemas.openxmlformats.org/officeDocument/2006/relationships/hyperlink" Target="http://alias-i.com/lingpipe/index.html" TargetMode="External"/><Relationship Id="rId5359" Type="http://schemas.openxmlformats.org/officeDocument/2006/relationships/hyperlink" Target="https://github.com/hangtwenty/dive-into-machine-learning" TargetMode="External"/><Relationship Id="rId1012" Type="http://schemas.openxmlformats.org/officeDocument/2006/relationships/hyperlink" Target="http://research.microsoft.com/en-us/people/alexac/" TargetMode="External"/><Relationship Id="rId4168" Type="http://schemas.openxmlformats.org/officeDocument/2006/relationships/hyperlink" Target="http://chmox.sourceforge.net/" TargetMode="External"/><Relationship Id="rId4375" Type="http://schemas.openxmlformats.org/officeDocument/2006/relationships/hyperlink" Target="http://manytricks.com/moom/" TargetMode="External"/><Relationship Id="rId5219" Type="http://schemas.openxmlformats.org/officeDocument/2006/relationships/hyperlink" Target="https://www.amazon.com/Machine-Learning-Action-Peter-Harrington/dp/1617290181/" TargetMode="External"/><Relationship Id="rId5426" Type="http://schemas.openxmlformats.org/officeDocument/2006/relationships/hyperlink" Target="https://www.reddit.com/r/languagetechnology" TargetMode="External"/><Relationship Id="rId1969" Type="http://schemas.openxmlformats.org/officeDocument/2006/relationships/hyperlink" Target="http://pages.cs.wisc.edu/~swright/talks/sjw-complearning.pdf" TargetMode="External"/><Relationship Id="rId3184" Type="http://schemas.openxmlformats.org/officeDocument/2006/relationships/hyperlink" Target="http://nexus.igraph.org/" TargetMode="External"/><Relationship Id="rId4028" Type="http://schemas.openxmlformats.org/officeDocument/2006/relationships/hyperlink" Target="http://appersian.net/" TargetMode="External"/><Relationship Id="rId4235" Type="http://schemas.openxmlformats.org/officeDocument/2006/relationships/hyperlink" Target="https://github.com/gabrielbull/react-desktop" TargetMode="External"/><Relationship Id="rId4582" Type="http://schemas.openxmlformats.org/officeDocument/2006/relationships/hyperlink" Target="http://www.alluxio.org/" TargetMode="External"/><Relationship Id="rId1829" Type="http://schemas.openxmlformats.org/officeDocument/2006/relationships/hyperlink" Target="https://gigadom.wordpress.com/2015/10/02/natural-language-processing-what-would-shakespeare-say/" TargetMode="External"/><Relationship Id="rId3391" Type="http://schemas.openxmlformats.org/officeDocument/2006/relationships/hyperlink" Target="http://crcns.org/data-sets" TargetMode="External"/><Relationship Id="rId4442" Type="http://schemas.openxmlformats.org/officeDocument/2006/relationships/hyperlink" Target="https://github.com/dchest/webp-quicklook" TargetMode="External"/><Relationship Id="rId3044" Type="http://schemas.openxmlformats.org/officeDocument/2006/relationships/hyperlink" Target="http://deeplearning.thoughtworks.school/" TargetMode="External"/><Relationship Id="rId3251" Type="http://schemas.openxmlformats.org/officeDocument/2006/relationships/hyperlink" Target="http://hfed.github.io/" TargetMode="External"/><Relationship Id="rId4302" Type="http://schemas.openxmlformats.org/officeDocument/2006/relationships/hyperlink" Target="https://github.com/getlantern/lanter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374EF-E94B-4D45-8945-821B393F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248</Pages>
  <Words>117481</Words>
  <Characters>669647</Characters>
  <Application>Microsoft Office Word</Application>
  <DocSecurity>0</DocSecurity>
  <Lines>5580</Lines>
  <Paragraphs>1571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awu</dc:creator>
  <cp:keywords/>
  <dc:description/>
  <cp:lastModifiedBy>awu</cp:lastModifiedBy>
  <cp:revision>74</cp:revision>
  <dcterms:created xsi:type="dcterms:W3CDTF">2017-09-29T08:56:00Z</dcterms:created>
  <dcterms:modified xsi:type="dcterms:W3CDTF">2017-09-30T06:19:00Z</dcterms:modified>
</cp:coreProperties>
</file>